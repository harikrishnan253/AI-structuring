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E51573" w14:textId="0476A84C" w:rsidR="00590BD2" w:rsidRPr="00486B41" w:rsidRDefault="002F3027" w:rsidP="00112973">
      <w:pPr>
        <w:pStyle w:val="CN"/>
        <w:rPr>
          <w:rFonts w:ascii="Times New Roman" w:hAnsi="Times New Roman" w:cs="Times New Roman"/>
        </w:rPr>
      </w:pPr>
      <w:bookmarkStart w:id="0" w:name="_GoBack"/>
      <w:bookmarkEnd w:id="0"/>
      <w:r w:rsidRPr="00486B41">
        <w:rPr>
          <w:rFonts w:ascii="Times New Roman" w:hAnsi="Times New Roman" w:cs="Times New Roman"/>
          <w:b/>
          <w:bCs/>
        </w:rPr>
        <w:t>&lt;CN&gt;CHAPTER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71</w:t>
      </w:r>
    </w:p>
    <w:p w14:paraId="12355A52" w14:textId="78BA28AE" w:rsidR="00590BD2" w:rsidRPr="00486B41" w:rsidRDefault="0040085D" w:rsidP="00CC1298">
      <w:pPr>
        <w:pStyle w:val="CT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&lt;CT&gt;</w:t>
      </w:r>
      <w:proofErr w:type="gramStart"/>
      <w:r w:rsidRPr="00486B41">
        <w:rPr>
          <w:rFonts w:ascii="Times New Roman" w:hAnsi="Times New Roman" w:cs="Times New Roman"/>
          <w:b/>
        </w:rPr>
        <w:t>Epstein-Barr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Virus</w:t>
      </w:r>
      <w:proofErr w:type="gramEnd"/>
    </w:p>
    <w:p w14:paraId="05DB94F3" w14:textId="222DCFBC" w:rsidR="00590BD2" w:rsidRPr="00486B41" w:rsidRDefault="0040085D" w:rsidP="00CC1298">
      <w:pPr>
        <w:pStyle w:val="CAU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&lt;CAU&gt;</w:t>
      </w:r>
      <w:r w:rsidR="00AC7253" w:rsidRPr="00486B41">
        <w:rPr>
          <w:rFonts w:ascii="Times New Roman" w:hAnsi="Times New Roman" w:cs="Times New Roman"/>
          <w:b/>
        </w:rPr>
        <w:t>Benjamin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1D2E49" w:rsidRPr="00486B41">
        <w:rPr>
          <w:rFonts w:ascii="Times New Roman" w:hAnsi="Times New Roman" w:cs="Times New Roman"/>
          <w:b/>
        </w:rPr>
        <w:t>E.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AC7253" w:rsidRPr="00486B41">
        <w:rPr>
          <w:rFonts w:ascii="Times New Roman" w:hAnsi="Times New Roman" w:cs="Times New Roman"/>
          <w:b/>
        </w:rPr>
        <w:t>Gewurz,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FB2A33" w:rsidRPr="00486B41">
        <w:rPr>
          <w:rFonts w:ascii="Times New Roman" w:hAnsi="Times New Roman" w:cs="Times New Roman"/>
          <w:b/>
        </w:rPr>
        <w:t>Christian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FB2A33" w:rsidRPr="00486B41">
        <w:rPr>
          <w:rFonts w:ascii="Times New Roman" w:hAnsi="Times New Roman" w:cs="Times New Roman"/>
          <w:b/>
        </w:rPr>
        <w:t>Munz,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and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AC7253" w:rsidRPr="00486B41">
        <w:rPr>
          <w:rFonts w:ascii="Times New Roman" w:hAnsi="Times New Roman" w:cs="Times New Roman"/>
          <w:b/>
        </w:rPr>
        <w:t>Jeffrey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AC7253" w:rsidRPr="00486B41">
        <w:rPr>
          <w:rFonts w:ascii="Times New Roman" w:hAnsi="Times New Roman" w:cs="Times New Roman"/>
          <w:b/>
        </w:rPr>
        <w:t>I.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AC7253" w:rsidRPr="00486B41">
        <w:rPr>
          <w:rFonts w:ascii="Times New Roman" w:hAnsi="Times New Roman" w:cs="Times New Roman"/>
          <w:b/>
        </w:rPr>
        <w:t>Cohen</w:t>
      </w:r>
    </w:p>
    <w:p w14:paraId="31428117" w14:textId="77777777" w:rsidR="00590BD2" w:rsidRPr="00486B41" w:rsidRDefault="004529D3" w:rsidP="00590BD2">
      <w:pPr>
        <w:spacing w:line="480" w:lineRule="auto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color w:val="000000" w:themeColor="text1"/>
        </w:rPr>
        <w:t>&lt;COUT&gt;</w:t>
      </w:r>
    </w:p>
    <w:p w14:paraId="4505CC3A" w14:textId="77777777" w:rsidR="00590BD2" w:rsidRPr="00486B41" w:rsidRDefault="00A24E21" w:rsidP="00CC1298">
      <w:pPr>
        <w:pStyle w:val="COUT-1"/>
        <w:rPr>
          <w:rFonts w:cs="Times New Roman"/>
        </w:rPr>
      </w:pPr>
      <w:r w:rsidRPr="00486B41">
        <w:rPr>
          <w:rFonts w:cs="Times New Roman"/>
        </w:rPr>
        <w:t>History</w:t>
      </w:r>
    </w:p>
    <w:p w14:paraId="03CE3D0D" w14:textId="243FF77A" w:rsidR="00A24E21" w:rsidRPr="00486B41" w:rsidRDefault="00A24E21" w:rsidP="00CC1298">
      <w:pPr>
        <w:pStyle w:val="COUT-1"/>
        <w:rPr>
          <w:rFonts w:cs="Times New Roman"/>
        </w:rPr>
      </w:pPr>
      <w:r w:rsidRPr="00486B41">
        <w:rPr>
          <w:rFonts w:cs="Times New Roman"/>
        </w:rPr>
        <w:t>Classification</w:t>
      </w:r>
    </w:p>
    <w:p w14:paraId="1A08D904" w14:textId="232D0480" w:rsidR="002D7F3C" w:rsidRPr="00486B41" w:rsidRDefault="002D7F3C" w:rsidP="00CC1298">
      <w:pPr>
        <w:pStyle w:val="COUT-1"/>
        <w:rPr>
          <w:rFonts w:cs="Times New Roman"/>
          <w:bCs/>
          <w:color w:val="000000" w:themeColor="text1"/>
        </w:rPr>
      </w:pPr>
      <w:r w:rsidRPr="00486B41">
        <w:rPr>
          <w:rFonts w:cs="Times New Roman"/>
          <w:bCs/>
          <w:color w:val="000000" w:themeColor="text1"/>
        </w:rPr>
        <w:t>Virus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Pr="00486B41">
        <w:rPr>
          <w:rFonts w:cs="Times New Roman"/>
          <w:bCs/>
          <w:color w:val="000000" w:themeColor="text1"/>
        </w:rPr>
        <w:t>Structure</w:t>
      </w:r>
    </w:p>
    <w:p w14:paraId="607A3841" w14:textId="09D4CE56" w:rsidR="002D7F3C" w:rsidRPr="00486B41" w:rsidRDefault="002D7F3C" w:rsidP="00CC1298">
      <w:pPr>
        <w:pStyle w:val="COUT-1"/>
        <w:rPr>
          <w:rFonts w:cs="Times New Roman"/>
          <w:bCs/>
          <w:color w:val="000000" w:themeColor="text1"/>
        </w:rPr>
      </w:pPr>
      <w:r w:rsidRPr="00486B41">
        <w:rPr>
          <w:rFonts w:cs="Times New Roman"/>
          <w:bCs/>
          <w:color w:val="000000" w:themeColor="text1"/>
        </w:rPr>
        <w:t>Genome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Pr="00486B41">
        <w:rPr>
          <w:rFonts w:cs="Times New Roman"/>
          <w:bCs/>
          <w:color w:val="000000" w:themeColor="text1"/>
        </w:rPr>
        <w:t>Structure</w:t>
      </w:r>
    </w:p>
    <w:p w14:paraId="4BCD1298" w14:textId="704807CD" w:rsidR="002D7F3C" w:rsidRPr="00486B41" w:rsidRDefault="002D7F3C" w:rsidP="00CC1298">
      <w:pPr>
        <w:pStyle w:val="COUT-1"/>
        <w:rPr>
          <w:rFonts w:cs="Times New Roman"/>
          <w:b/>
          <w:bCs/>
          <w:color w:val="000000" w:themeColor="text1"/>
        </w:rPr>
      </w:pPr>
      <w:r w:rsidRPr="00486B41">
        <w:rPr>
          <w:rFonts w:cs="Times New Roman"/>
          <w:bCs/>
          <w:color w:val="000000" w:themeColor="text1"/>
        </w:rPr>
        <w:t>Steps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Pr="00486B41">
        <w:rPr>
          <w:rFonts w:cs="Times New Roman"/>
          <w:bCs/>
          <w:color w:val="000000" w:themeColor="text1"/>
        </w:rPr>
        <w:t>in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Pr="00486B41">
        <w:rPr>
          <w:rFonts w:cs="Times New Roman"/>
          <w:bCs/>
          <w:color w:val="000000" w:themeColor="text1"/>
        </w:rPr>
        <w:t>Replication</w:t>
      </w:r>
    </w:p>
    <w:p w14:paraId="154F2A29" w14:textId="16F0E57A" w:rsidR="00FB37D5" w:rsidRPr="00486B41" w:rsidRDefault="00FB37D5" w:rsidP="00CC1298">
      <w:pPr>
        <w:pStyle w:val="COUT-2"/>
        <w:rPr>
          <w:rFonts w:cs="Times New Roman"/>
        </w:rPr>
      </w:pPr>
      <w:r w:rsidRPr="00486B41">
        <w:rPr>
          <w:rFonts w:cs="Times New Roman"/>
        </w:rPr>
        <w:t>Attachment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</w:p>
    <w:p w14:paraId="08299E05" w14:textId="49CBB2C7" w:rsidR="00F52B7A" w:rsidRPr="00486B41" w:rsidRDefault="00F52B7A" w:rsidP="00CC1298">
      <w:pPr>
        <w:pStyle w:val="COUT-2"/>
        <w:rPr>
          <w:rFonts w:cs="Times New Roman"/>
        </w:rPr>
      </w:pP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</w:p>
    <w:p w14:paraId="5685094E" w14:textId="6E2E8225" w:rsidR="004646D8" w:rsidRPr="00486B41" w:rsidRDefault="004646D8" w:rsidP="00CC1298">
      <w:pPr>
        <w:pStyle w:val="COUT-2"/>
        <w:rPr>
          <w:rFonts w:cs="Times New Roman"/>
        </w:rPr>
      </w:pP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</w:p>
    <w:p w14:paraId="191131AD" w14:textId="787C4945" w:rsidR="00FB37D5" w:rsidRPr="00486B41" w:rsidRDefault="00FB37D5" w:rsidP="00CC1298">
      <w:pPr>
        <w:pStyle w:val="COUT-2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Programs</w:t>
      </w:r>
    </w:p>
    <w:p w14:paraId="645FAA43" w14:textId="05D4C32D" w:rsidR="004646D8" w:rsidRPr="00486B41" w:rsidRDefault="004646D8" w:rsidP="00CC1298">
      <w:pPr>
        <w:pStyle w:val="COUT-2"/>
        <w:rPr>
          <w:rFonts w:cs="Times New Roman"/>
        </w:rPr>
      </w:pPr>
      <w:r w:rsidRPr="00486B41">
        <w:rPr>
          <w:rFonts w:cs="Times New Roman"/>
        </w:rPr>
        <w:t>Epigenetic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Programs</w:t>
      </w:r>
      <w:r w:rsidR="00414F71" w:rsidRPr="00486B41">
        <w:rPr>
          <w:rFonts w:cs="Times New Roman"/>
        </w:rPr>
        <w:t xml:space="preserve"> </w:t>
      </w:r>
    </w:p>
    <w:p w14:paraId="43AB77F7" w14:textId="5CE54579" w:rsidR="00FB37D5" w:rsidRPr="00486B41" w:rsidRDefault="00FB37D5" w:rsidP="00CC1298">
      <w:pPr>
        <w:pStyle w:val="COUT-2"/>
        <w:rPr>
          <w:rFonts w:cs="Times New Roman"/>
        </w:rPr>
      </w:pP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Functions</w:t>
      </w:r>
    </w:p>
    <w:p w14:paraId="24260876" w14:textId="37FF571B" w:rsidR="00FB37D5" w:rsidRPr="00486B41" w:rsidRDefault="00FB37D5" w:rsidP="00CC1298">
      <w:pPr>
        <w:pStyle w:val="COUT-2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</w:p>
    <w:p w14:paraId="621F6684" w14:textId="30BEBD08" w:rsidR="002D7F3C" w:rsidRPr="00486B41" w:rsidDel="002B433A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Entry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into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Host: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Portals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Entry,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Site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Primary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Infection,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Types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Infected</w:t>
      </w:r>
      <w:r w:rsidR="00414F71" w:rsidRPr="00486B41">
        <w:rPr>
          <w:rFonts w:eastAsia="MS Mincho" w:cs="Times New Roman"/>
        </w:rPr>
        <w:t xml:space="preserve"> </w:t>
      </w:r>
    </w:p>
    <w:p w14:paraId="69ACB303" w14:textId="200C49EA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Immune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Response</w:t>
      </w:r>
    </w:p>
    <w:p w14:paraId="215C6ADC" w14:textId="23CE953B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lastRenderedPageBreak/>
        <w:t>Innate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Immune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Response</w:t>
      </w:r>
      <w:r w:rsidR="00414F71" w:rsidRPr="00486B41">
        <w:rPr>
          <w:rFonts w:eastAsia="MS Mincho" w:cs="Times New Roman"/>
        </w:rPr>
        <w:t xml:space="preserve"> </w:t>
      </w:r>
    </w:p>
    <w:p w14:paraId="717C3B8E" w14:textId="74BACCE3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Antibody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Response</w:t>
      </w:r>
    </w:p>
    <w:p w14:paraId="4605BB49" w14:textId="1E530B20" w:rsidR="002D7F3C" w:rsidRPr="00486B41" w:rsidRDefault="00FB37D5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T</w:t>
      </w:r>
      <w:r w:rsidR="00841701" w:rsidRPr="00486B41">
        <w:rPr>
          <w:rFonts w:eastAsia="MS Mincho" w:cs="Times New Roman"/>
        </w:rPr>
        <w:t>-</w:t>
      </w:r>
      <w:r w:rsidR="002D7F3C" w:rsidRPr="00486B41">
        <w:rPr>
          <w:rFonts w:eastAsia="MS Mincho" w:cs="Times New Roman"/>
        </w:rPr>
        <w:t>Cell</w:t>
      </w:r>
      <w:r w:rsidR="00414F71" w:rsidRPr="00486B41">
        <w:rPr>
          <w:rFonts w:eastAsia="MS Mincho" w:cs="Times New Roman"/>
        </w:rPr>
        <w:t xml:space="preserve"> </w:t>
      </w:r>
      <w:r w:rsidR="002D7F3C" w:rsidRPr="00486B41">
        <w:rPr>
          <w:rFonts w:eastAsia="MS Mincho" w:cs="Times New Roman"/>
        </w:rPr>
        <w:t>Immun</w:t>
      </w:r>
      <w:r w:rsidRPr="00486B41">
        <w:rPr>
          <w:rFonts w:eastAsia="MS Mincho" w:cs="Times New Roman"/>
        </w:rPr>
        <w:t>e</w:t>
      </w:r>
      <w:r w:rsidR="00414F71" w:rsidRPr="00486B41">
        <w:rPr>
          <w:rFonts w:eastAsia="MS Mincho" w:cs="Times New Roman"/>
        </w:rPr>
        <w:t xml:space="preserve"> </w:t>
      </w:r>
      <w:r w:rsidR="002D7F3C" w:rsidRPr="00486B41">
        <w:rPr>
          <w:rFonts w:eastAsia="MS Mincho" w:cs="Times New Roman"/>
        </w:rPr>
        <w:t>Response</w:t>
      </w:r>
    </w:p>
    <w:p w14:paraId="64EEAD5E" w14:textId="6724C861" w:rsidR="002D7F3C" w:rsidRPr="00486B41" w:rsidRDefault="00841701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="00FB37D5" w:rsidRPr="00486B41">
        <w:rPr>
          <w:rFonts w:eastAsia="MS Mincho" w:cs="Times New Roman"/>
        </w:rPr>
        <w:t>Evasion</w:t>
      </w:r>
      <w:r w:rsidR="00414F71" w:rsidRPr="00486B41">
        <w:rPr>
          <w:rFonts w:eastAsia="MS Mincho" w:cs="Times New Roman"/>
        </w:rPr>
        <w:t xml:space="preserve"> </w:t>
      </w:r>
      <w:r w:rsidR="00FB37D5"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="00FB37D5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="002D7F3C" w:rsidRPr="00486B41">
        <w:rPr>
          <w:rFonts w:eastAsia="MS Mincho" w:cs="Times New Roman"/>
        </w:rPr>
        <w:t>Immune</w:t>
      </w:r>
      <w:r w:rsidR="00414F71" w:rsidRPr="00486B41">
        <w:rPr>
          <w:rFonts w:eastAsia="MS Mincho" w:cs="Times New Roman"/>
        </w:rPr>
        <w:t xml:space="preserve"> </w:t>
      </w:r>
      <w:r w:rsidR="00FB37D5" w:rsidRPr="00486B41">
        <w:rPr>
          <w:rFonts w:eastAsia="MS Mincho" w:cs="Times New Roman"/>
        </w:rPr>
        <w:t>Response</w:t>
      </w:r>
      <w:r w:rsidR="00414F71" w:rsidRPr="00486B41">
        <w:rPr>
          <w:rFonts w:eastAsia="MS Mincho" w:cs="Times New Roman"/>
        </w:rPr>
        <w:t xml:space="preserve"> </w:t>
      </w:r>
    </w:p>
    <w:p w14:paraId="337DE4C9" w14:textId="77777777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Epidemiology</w:t>
      </w:r>
    </w:p>
    <w:p w14:paraId="7FBED399" w14:textId="606EADBD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Primary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Infection</w:t>
      </w:r>
    </w:p>
    <w:p w14:paraId="56C899F4" w14:textId="162A6671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Healthy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Carriers</w:t>
      </w:r>
    </w:p>
    <w:p w14:paraId="68C70BC4" w14:textId="2FB19D9C" w:rsidR="002D7F3C" w:rsidRPr="00486B41" w:rsidRDefault="002D7F3C" w:rsidP="00CC1298">
      <w:pPr>
        <w:pStyle w:val="COUT-2"/>
        <w:rPr>
          <w:rFonts w:eastAsia="MS Mincho" w:cs="Times New Roman"/>
        </w:rPr>
      </w:pPr>
      <w:proofErr w:type="gramStart"/>
      <w:r w:rsidRPr="00486B41">
        <w:rPr>
          <w:rFonts w:eastAsia="MS Mincho" w:cs="Times New Roman"/>
        </w:rPr>
        <w:t>Infectious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Mononucleosis.</w:t>
      </w:r>
      <w:proofErr w:type="gramEnd"/>
      <w:r w:rsidR="00414F71" w:rsidRPr="00486B41">
        <w:rPr>
          <w:rFonts w:eastAsia="MS Mincho" w:cs="Times New Roman"/>
        </w:rPr>
        <w:t xml:space="preserve"> </w:t>
      </w:r>
    </w:p>
    <w:p w14:paraId="371B4E26" w14:textId="700332F2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EBV</w:t>
      </w:r>
      <w:r w:rsidR="00841701" w:rsidRPr="00486B41">
        <w:rPr>
          <w:rFonts w:eastAsia="MS Mincho" w:cs="Times New Roman"/>
        </w:rPr>
        <w:t>-</w:t>
      </w:r>
      <w:r w:rsidRPr="00486B41">
        <w:rPr>
          <w:rFonts w:eastAsia="MS Mincho" w:cs="Times New Roman"/>
        </w:rPr>
        <w:t>Associated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Diseases:</w:t>
      </w:r>
      <w:r w:rsidR="00414F71" w:rsidRPr="00486B41">
        <w:rPr>
          <w:rFonts w:eastAsia="MS Mincho" w:cs="Times New Roman"/>
        </w:rPr>
        <w:t xml:space="preserve"> </w:t>
      </w:r>
    </w:p>
    <w:p w14:paraId="2D91C985" w14:textId="4D137CD0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X-linked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Lymphoproliferative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Disease</w:t>
      </w:r>
    </w:p>
    <w:p w14:paraId="4CECB241" w14:textId="77A05988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Chronic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Active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Related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Disorders</w:t>
      </w:r>
    </w:p>
    <w:p w14:paraId="2F7F57A2" w14:textId="0663C176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Lymphoproliferative</w:t>
      </w:r>
      <w:r w:rsidR="00414F71" w:rsidRPr="00486B41">
        <w:rPr>
          <w:rFonts w:eastAsia="MS Mincho" w:cs="Times New Roman"/>
        </w:rPr>
        <w:t xml:space="preserve"> </w:t>
      </w:r>
      <w:r w:rsidR="00841701" w:rsidRPr="00486B41">
        <w:rPr>
          <w:rFonts w:eastAsia="MS Mincho" w:cs="Times New Roman"/>
        </w:rPr>
        <w:t>D</w:t>
      </w:r>
      <w:r w:rsidRPr="00486B41">
        <w:rPr>
          <w:rFonts w:eastAsia="MS Mincho" w:cs="Times New Roman"/>
        </w:rPr>
        <w:t>isease: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Congenital,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Iatrogenic,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Post-transplant</w:t>
      </w:r>
    </w:p>
    <w:p w14:paraId="4351AA88" w14:textId="1EF2767D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Burkitt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Lymphoma</w:t>
      </w:r>
    </w:p>
    <w:p w14:paraId="2F080497" w14:textId="7C163C55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Hodgkin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Lymphoma</w:t>
      </w:r>
    </w:p>
    <w:p w14:paraId="61A4DEE2" w14:textId="62F36875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Nasopharyngeal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Carcinoma</w:t>
      </w:r>
    </w:p>
    <w:p w14:paraId="0D076FA1" w14:textId="7831D9FF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Gastric</w:t>
      </w:r>
      <w:r w:rsidR="00414F71" w:rsidRPr="00486B41">
        <w:rPr>
          <w:rFonts w:eastAsia="MS Mincho" w:cs="Times New Roman"/>
        </w:rPr>
        <w:t xml:space="preserve"> </w:t>
      </w:r>
      <w:r w:rsidR="009A03DC" w:rsidRPr="00486B41">
        <w:rPr>
          <w:rFonts w:eastAsia="MS Mincho" w:cs="Times New Roman"/>
        </w:rPr>
        <w:t>Carcinoma</w:t>
      </w:r>
    </w:p>
    <w:p w14:paraId="715219B3" w14:textId="53641C10" w:rsidR="00FB37D5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Non-Hodgkin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Lymphoma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="009A03DC" w:rsidRPr="00486B41">
        <w:rPr>
          <w:rFonts w:eastAsia="MS Mincho" w:cs="Times New Roman"/>
        </w:rPr>
        <w:t>Other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Malignancies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Non-Immunocompromised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Person</w:t>
      </w:r>
      <w:r w:rsidR="00FB37D5" w:rsidRPr="00486B41">
        <w:rPr>
          <w:rFonts w:eastAsia="MS Mincho" w:cs="Times New Roman"/>
        </w:rPr>
        <w:t>s</w:t>
      </w:r>
    </w:p>
    <w:p w14:paraId="75B0DA4A" w14:textId="342F996C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="009A03DC"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HIV</w:t>
      </w:r>
    </w:p>
    <w:p w14:paraId="1CB3493D" w14:textId="762974C4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lastRenderedPageBreak/>
        <w:t>Model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for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Oncogenesis</w:t>
      </w:r>
    </w:p>
    <w:p w14:paraId="250D627B" w14:textId="150B56F0" w:rsidR="002D7F3C" w:rsidRPr="00486B41" w:rsidRDefault="009A03D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Autoimmune</w:t>
      </w:r>
      <w:r w:rsidR="00414F71" w:rsidRPr="00486B41">
        <w:rPr>
          <w:rFonts w:eastAsia="MS Mincho" w:cs="Times New Roman"/>
        </w:rPr>
        <w:t xml:space="preserve"> </w:t>
      </w:r>
      <w:r w:rsidR="002D7F3C" w:rsidRPr="00486B41">
        <w:rPr>
          <w:rFonts w:eastAsia="MS Mincho" w:cs="Times New Roman"/>
        </w:rPr>
        <w:t>Diseases</w:t>
      </w:r>
      <w:r w:rsidR="00414F71" w:rsidRPr="00486B41">
        <w:rPr>
          <w:rFonts w:eastAsia="MS Mincho" w:cs="Times New Roman"/>
        </w:rPr>
        <w:t xml:space="preserve"> </w:t>
      </w:r>
      <w:r w:rsidR="002D7F3C" w:rsidRPr="00486B41">
        <w:rPr>
          <w:rFonts w:eastAsia="MS Mincho" w:cs="Times New Roman"/>
        </w:rPr>
        <w:t>Associated</w:t>
      </w:r>
      <w:r w:rsidR="00414F71" w:rsidRPr="00486B41">
        <w:rPr>
          <w:rFonts w:eastAsia="MS Mincho" w:cs="Times New Roman"/>
        </w:rPr>
        <w:t xml:space="preserve"> </w:t>
      </w:r>
      <w:r w:rsidR="002D7F3C" w:rsidRPr="00486B41">
        <w:rPr>
          <w:rFonts w:eastAsia="MS Mincho" w:cs="Times New Roman"/>
        </w:rPr>
        <w:t>with</w:t>
      </w:r>
      <w:r w:rsidR="00414F71" w:rsidRPr="00486B41">
        <w:rPr>
          <w:rFonts w:eastAsia="MS Mincho" w:cs="Times New Roman"/>
        </w:rPr>
        <w:t xml:space="preserve"> </w:t>
      </w:r>
      <w:r w:rsidR="002D7F3C" w:rsidRPr="00486B41">
        <w:rPr>
          <w:rFonts w:eastAsia="MS Mincho" w:cs="Times New Roman"/>
        </w:rPr>
        <w:t>EBV</w:t>
      </w:r>
    </w:p>
    <w:p w14:paraId="0D87E0CD" w14:textId="77777777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Diagnosis</w:t>
      </w:r>
    </w:p>
    <w:p w14:paraId="30C7E354" w14:textId="397409FB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Inhibitors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Replication</w:t>
      </w:r>
    </w:p>
    <w:p w14:paraId="7F68D299" w14:textId="77D2C397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Treatment</w:t>
      </w:r>
      <w:r w:rsidR="00414F71" w:rsidRPr="00486B41">
        <w:rPr>
          <w:rFonts w:eastAsia="MS Mincho" w:cs="Times New Roman"/>
        </w:rPr>
        <w:t xml:space="preserve"> </w:t>
      </w:r>
    </w:p>
    <w:p w14:paraId="7364238D" w14:textId="164B3E36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Infectious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Mononucleosis</w:t>
      </w:r>
      <w:r w:rsidR="00414F71" w:rsidRPr="00486B41">
        <w:rPr>
          <w:rFonts w:eastAsia="MS Mincho" w:cs="Times New Roman"/>
        </w:rPr>
        <w:t xml:space="preserve"> </w:t>
      </w:r>
    </w:p>
    <w:p w14:paraId="2138BED0" w14:textId="45668CFF" w:rsidR="00A94DD2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Post-Transplant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Lymphoproliferative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Disease</w:t>
      </w:r>
      <w:r w:rsidR="00414F71" w:rsidRPr="00486B41">
        <w:rPr>
          <w:rFonts w:eastAsia="MS Mincho" w:cs="Times New Roman"/>
        </w:rPr>
        <w:t xml:space="preserve"> </w:t>
      </w:r>
    </w:p>
    <w:p w14:paraId="63B4CEAF" w14:textId="36288A4C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Hodgkin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Lymphoma</w:t>
      </w:r>
    </w:p>
    <w:p w14:paraId="2A69F029" w14:textId="74D8FA25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Nasopharyngeal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Carcinoma</w:t>
      </w:r>
    </w:p>
    <w:p w14:paraId="3D2F0D8A" w14:textId="26B471CA" w:rsidR="002D7F3C" w:rsidRPr="00486B41" w:rsidRDefault="002D7F3C" w:rsidP="00CC1298">
      <w:pPr>
        <w:pStyle w:val="COUT-2"/>
        <w:rPr>
          <w:rFonts w:eastAsia="MS Mincho" w:cs="Times New Roman"/>
        </w:rPr>
      </w:pPr>
      <w:r w:rsidRPr="00486B41">
        <w:rPr>
          <w:rFonts w:eastAsia="MS Mincho" w:cs="Times New Roman"/>
        </w:rPr>
        <w:t>Other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Therapies</w:t>
      </w:r>
    </w:p>
    <w:p w14:paraId="51274D42" w14:textId="7FFF6436" w:rsidR="002D7F3C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Prevention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Vaccines</w:t>
      </w:r>
    </w:p>
    <w:p w14:paraId="62CABF1B" w14:textId="77777777" w:rsidR="00590BD2" w:rsidRPr="00486B41" w:rsidRDefault="002D7F3C" w:rsidP="00CC1298">
      <w:pPr>
        <w:pStyle w:val="COUT-1"/>
        <w:rPr>
          <w:rFonts w:eastAsia="MS Mincho" w:cs="Times New Roman"/>
        </w:rPr>
      </w:pPr>
      <w:r w:rsidRPr="00486B41">
        <w:rPr>
          <w:rFonts w:eastAsia="MS Mincho" w:cs="Times New Roman"/>
        </w:rPr>
        <w:t>Perspective</w:t>
      </w:r>
    </w:p>
    <w:p w14:paraId="3D7A8DCD" w14:textId="6D4E7814" w:rsidR="00A94DD2" w:rsidRPr="00486B41" w:rsidRDefault="00A94DD2" w:rsidP="00CC1298">
      <w:pPr>
        <w:pStyle w:val="COUT-1"/>
        <w:rPr>
          <w:rFonts w:cs="Times New Roman"/>
        </w:rPr>
      </w:pPr>
      <w:r w:rsidRPr="00486B41">
        <w:rPr>
          <w:rFonts w:eastAsia="MS Mincho" w:cs="Times New Roman"/>
        </w:rPr>
        <w:t>Acknowledgments</w:t>
      </w:r>
    </w:p>
    <w:p w14:paraId="188FF8EC" w14:textId="77777777" w:rsidR="00AD7A70" w:rsidRPr="00486B41" w:rsidRDefault="004529D3" w:rsidP="00AD7A70">
      <w:pPr>
        <w:shd w:val="clear" w:color="auto" w:fill="FFFFFF"/>
        <w:spacing w:line="480" w:lineRule="auto"/>
        <w:rPr>
          <w:rFonts w:ascii="Times New Roman" w:hAnsi="Times New Roman" w:cs="Times New Roman"/>
          <w:bCs/>
        </w:rPr>
      </w:pPr>
      <w:r w:rsidRPr="00486B41">
        <w:rPr>
          <w:rFonts w:ascii="Times New Roman" w:hAnsi="Times New Roman" w:cs="Times New Roman"/>
          <w:color w:val="000000" w:themeColor="text1"/>
        </w:rPr>
        <w:t>&lt;/COUT&gt;</w:t>
      </w:r>
    </w:p>
    <w:p w14:paraId="5F31615E" w14:textId="67F335D1" w:rsidR="00AC7253" w:rsidRPr="00486B41" w:rsidRDefault="004529D3" w:rsidP="006A13BD">
      <w:pPr>
        <w:pStyle w:val="H1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  <w:caps/>
        </w:rPr>
        <w:t>&lt;h1&gt;</w:t>
      </w:r>
      <w:r w:rsidR="00AC7253" w:rsidRPr="00486B41">
        <w:rPr>
          <w:rFonts w:ascii="Times New Roman" w:hAnsi="Times New Roman" w:cs="Times New Roman"/>
          <w:b/>
          <w:caps/>
        </w:rPr>
        <w:t>History</w:t>
      </w:r>
    </w:p>
    <w:p w14:paraId="5D169A94" w14:textId="32190DD6" w:rsidR="00AD7A70" w:rsidRPr="00486B41" w:rsidRDefault="00AC7253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1958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holoendemic.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referred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D8566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1964,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Epstein,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Achong,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discovered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5161D" w:rsidRPr="00486B41">
        <w:rPr>
          <w:rFonts w:cs="Times New Roman"/>
        </w:rPr>
        <w:t>cultured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electron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microscopy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particles</w:t>
      </w:r>
      <w:r w:rsidR="00D8566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(EBV).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Gertrude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Werner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Henle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immunofluorescent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1966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D8566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259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1969,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chance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discovery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Henles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serolog</w:t>
      </w:r>
      <w:r w:rsidR="00A955B0" w:rsidRPr="00486B41">
        <w:rPr>
          <w:rFonts w:cs="Times New Roman"/>
        </w:rPr>
        <w:t>ical</w:t>
      </w:r>
      <w:r w:rsidR="00414F71" w:rsidRPr="00486B41">
        <w:rPr>
          <w:rFonts w:cs="Times New Roman"/>
        </w:rPr>
        <w:t xml:space="preserve"> </w:t>
      </w:r>
      <w:r w:rsidR="00171946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171946" w:rsidRPr="00486B41">
        <w:rPr>
          <w:rFonts w:cs="Times New Roman"/>
        </w:rPr>
        <w:t>investigating</w:t>
      </w:r>
      <w:r w:rsidR="00414F71" w:rsidRPr="00486B41">
        <w:rPr>
          <w:rFonts w:cs="Times New Roman"/>
        </w:rPr>
        <w:t xml:space="preserve"> </w:t>
      </w:r>
      <w:r w:rsidR="0017194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1946" w:rsidRPr="00486B41">
        <w:rPr>
          <w:rFonts w:cs="Times New Roman"/>
        </w:rPr>
        <w:t>prevelance</w:t>
      </w:r>
      <w:r w:rsidR="00414F71" w:rsidRPr="00486B41">
        <w:rPr>
          <w:rFonts w:cs="Times New Roman"/>
        </w:rPr>
        <w:t xml:space="preserve"> </w:t>
      </w:r>
      <w:r w:rsidR="0017194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7194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F23E34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causative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agent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mononucleosis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subject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seroconverted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infectious</w:t>
      </w:r>
      <w:r w:rsidR="00414F71" w:rsidRPr="00486B41">
        <w:rPr>
          <w:rFonts w:cs="Times New Roman"/>
        </w:rPr>
        <w:t xml:space="preserve"> </w:t>
      </w:r>
      <w:r w:rsidR="004E67E7" w:rsidRPr="00486B41">
        <w:rPr>
          <w:rFonts w:cs="Times New Roman"/>
        </w:rPr>
        <w:t>mononucleosis</w:t>
      </w:r>
      <w:r w:rsidR="00D8566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Descriptions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resembling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mononucleosis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literature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</w:t>
      </w:r>
      <w:r w:rsidRPr="00486B41">
        <w:rPr>
          <w:rFonts w:cs="Times New Roman"/>
          <w:vertAlign w:val="superscript"/>
        </w:rPr>
        <w:t>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century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mononucleosis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1920</w:t>
      </w:r>
      <w:r w:rsidR="00D8566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Heterophile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mononucleosis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1932</w:t>
      </w:r>
      <w:r w:rsidR="00D8566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5161D" w:rsidRPr="00486B41">
        <w:rPr>
          <w:rFonts w:cs="Times New Roman"/>
        </w:rPr>
        <w:t>196</w:t>
      </w:r>
      <w:r w:rsidR="004E67E7" w:rsidRPr="00486B41">
        <w:rPr>
          <w:rFonts w:cs="Times New Roman"/>
        </w:rPr>
        <w:t>7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immortalize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</w:t>
      </w:r>
      <w:r w:rsidR="00D8566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262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579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1984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D8566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discoveries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laboratory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experimental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virus.</w:t>
      </w:r>
      <w:r w:rsidR="00414F71" w:rsidRPr="00486B41">
        <w:rPr>
          <w:rFonts w:cs="Times New Roman"/>
        </w:rPr>
        <w:t xml:space="preserve"> </w:t>
      </w:r>
      <w:r w:rsidR="00C5161D" w:rsidRPr="00486B41">
        <w:rPr>
          <w:rFonts w:cs="Times New Roman"/>
        </w:rPr>
        <w:t>Sero-</w:t>
      </w:r>
      <w:r w:rsidR="002416B2" w:rsidRPr="00486B41">
        <w:rPr>
          <w:rFonts w:cs="Times New Roman"/>
        </w:rPr>
        <w:t>e</w:t>
      </w:r>
      <w:r w:rsidRPr="00486B41">
        <w:rPr>
          <w:rFonts w:cs="Times New Roman"/>
        </w:rPr>
        <w:t>pidemiologic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pioneering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</w:t>
      </w:r>
      <w:r w:rsidR="00162CF6" w:rsidRPr="00486B41">
        <w:rPr>
          <w:rFonts w:cs="Times New Roman"/>
        </w:rPr>
        <w:t>-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colleagues</w:t>
      </w:r>
      <w:r w:rsidR="00D8566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74CF5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474CF5" w:rsidRPr="00486B41">
        <w:rPr>
          <w:rFonts w:cs="Times New Roman"/>
        </w:rPr>
        <w:t>positivity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discovered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1970</w:t>
      </w:r>
      <w:r w:rsidR="009052E2" w:rsidRPr="00486B41">
        <w:rPr>
          <w:rStyle w:val="citebib"/>
          <w:rFonts w:cs="Times New Roman"/>
          <w:vertAlign w:val="superscript"/>
        </w:rPr>
        <w:t>837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  <w:color w:val="FF0000"/>
        </w:rPr>
        <w:t xml:space="preserve"> </w:t>
      </w:r>
      <w:r w:rsidR="00D124AE" w:rsidRPr="00486B41">
        <w:rPr>
          <w:rFonts w:cs="Times New Roman"/>
        </w:rPr>
        <w:t>lymphoma/lymphoproliferative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post-transplant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13137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42167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="00864581" w:rsidRPr="00486B41">
        <w:rPr>
          <w:rFonts w:cs="Times New Roman"/>
        </w:rPr>
        <w:t>1970</w:t>
      </w:r>
      <w:r w:rsidR="00414F71" w:rsidRPr="00486B41">
        <w:rPr>
          <w:rFonts w:cs="Times New Roman"/>
        </w:rPr>
        <w:t xml:space="preserve"> </w:t>
      </w:r>
      <w:r w:rsidR="00FA00AD" w:rsidRPr="00486B41">
        <w:rPr>
          <w:rFonts w:cs="Times New Roman"/>
        </w:rPr>
        <w:t>a</w:t>
      </w:r>
      <w:r w:rsidR="00D124AE" w:rsidRPr="00486B41">
        <w:rPr>
          <w:rFonts w:cs="Times New Roman"/>
        </w:rPr>
        <w:t>nd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analogous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</w:t>
      </w:r>
      <w:r w:rsidR="007B7AD1" w:rsidRPr="00486B41">
        <w:rPr>
          <w:rFonts w:cs="Times New Roman"/>
        </w:rPr>
        <w:t>-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1982</w:t>
      </w:r>
      <w:r w:rsidR="009052E2" w:rsidRPr="00486B41">
        <w:rPr>
          <w:rStyle w:val="citebib"/>
          <w:rFonts w:cs="Times New Roman"/>
          <w:vertAlign w:val="superscript"/>
        </w:rPr>
        <w:t>832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1988</w:t>
      </w:r>
      <w:r w:rsidR="009052E2" w:rsidRPr="00486B41">
        <w:rPr>
          <w:rStyle w:val="citebib"/>
          <w:rFonts w:cs="Times New Roman"/>
          <w:vertAlign w:val="superscript"/>
        </w:rPr>
        <w:t>315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="00D124A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1989</w:t>
      </w:r>
      <w:r w:rsidR="009052E2" w:rsidRPr="00486B41">
        <w:rPr>
          <w:rStyle w:val="citebib"/>
          <w:rFonts w:cs="Times New Roman"/>
          <w:vertAlign w:val="superscript"/>
        </w:rPr>
        <w:t>776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then</w:t>
      </w:r>
      <w:r w:rsidR="00963F7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63F7C" w:rsidRPr="00486B41">
        <w:rPr>
          <w:rFonts w:cs="Times New Roman"/>
        </w:rPr>
        <w:t>t</w:t>
      </w:r>
      <w:r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1207D7"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="001207D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3E62BF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notably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="003E62B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subset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207D7"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="001207D7" w:rsidRPr="00486B41">
        <w:rPr>
          <w:rFonts w:cs="Times New Roman"/>
        </w:rPr>
        <w:t>carcinoma</w:t>
      </w:r>
      <w:r w:rsidR="00C709E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C709ED" w:rsidRPr="00486B41">
        <w:rPr>
          <w:rFonts w:cs="Times New Roman"/>
        </w:rPr>
        <w:t>I</w:t>
      </w:r>
      <w:r w:rsidRPr="00486B41">
        <w:rPr>
          <w:rFonts w:cs="Times New Roman"/>
        </w:rPr>
        <w:t>ts</w:t>
      </w:r>
      <w:r w:rsidR="00414F71" w:rsidRPr="00486B41">
        <w:rPr>
          <w:rFonts w:cs="Times New Roman"/>
        </w:rPr>
        <w:t xml:space="preserve"> </w:t>
      </w:r>
      <w:r w:rsidR="001207D7" w:rsidRPr="00486B41">
        <w:rPr>
          <w:rFonts w:cs="Times New Roman"/>
        </w:rPr>
        <w:t>potential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relationship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BB554C" w:rsidRPr="00486B41">
        <w:rPr>
          <w:rFonts w:cs="Times New Roman"/>
        </w:rPr>
        <w:t>non-malignant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sclerosis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lupus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erythematosus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continue</w:t>
      </w:r>
      <w:r w:rsidR="00F23E34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discussed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chapter.</w:t>
      </w:r>
    </w:p>
    <w:p w14:paraId="1960F798" w14:textId="460C333E" w:rsidR="00AC7253" w:rsidRPr="00486B41" w:rsidRDefault="00AC04FA" w:rsidP="006A13BD">
      <w:pPr>
        <w:pStyle w:val="H1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  <w:caps/>
        </w:rPr>
        <w:t>&lt;h1&gt;</w:t>
      </w:r>
      <w:r w:rsidR="00AC7253" w:rsidRPr="00486B41">
        <w:rPr>
          <w:rFonts w:ascii="Times New Roman" w:hAnsi="Times New Roman" w:cs="Times New Roman"/>
          <w:b/>
          <w:caps/>
        </w:rPr>
        <w:t>Classification</w:t>
      </w:r>
    </w:p>
    <w:p w14:paraId="380732C6" w14:textId="2881DA4C" w:rsidR="00AC7253" w:rsidRPr="00486B41" w:rsidRDefault="00AC7253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consisting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lymphocryptovirus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(LCV)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lymphocryptovirus</w:t>
      </w:r>
      <w:r w:rsidR="0014584C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A24E2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24E21" w:rsidRPr="00486B41">
        <w:rPr>
          <w:rFonts w:cs="Times New Roman"/>
        </w:rPr>
        <w:t>nonhuman</w:t>
      </w:r>
      <w:r w:rsidR="00414F71" w:rsidRPr="00486B41">
        <w:rPr>
          <w:rFonts w:cs="Times New Roman"/>
        </w:rPr>
        <w:t xml:space="preserve"> </w:t>
      </w:r>
      <w:r w:rsidR="00A24E21" w:rsidRPr="00486B41">
        <w:rPr>
          <w:rFonts w:cs="Times New Roman"/>
        </w:rPr>
        <w:t>primates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rhadinovirus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(RDV)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F23E34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saimiri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(HVS)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Kaposi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sarcoma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(KSHV</w:t>
      </w:r>
      <w:r w:rsidR="009276C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called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HHV8</w:t>
      </w:r>
      <w:r w:rsidR="009276CB" w:rsidRPr="00486B41">
        <w:rPr>
          <w:rFonts w:cs="Times New Roman"/>
        </w:rPr>
        <w:t>)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species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naturally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carry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own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="00546C21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collinearly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RDVs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46C21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sub-primate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mammalian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nucleotide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substantial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colinearity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alpha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B4424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0733A462" w14:textId="37838B81" w:rsidR="00AC7253" w:rsidRPr="00486B41" w:rsidRDefault="00AC725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Amongst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evolved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RDVs.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RDVs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diverse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naturally</w:t>
      </w:r>
      <w:r w:rsidR="00414F71" w:rsidRPr="00486B41">
        <w:rPr>
          <w:rFonts w:cs="Times New Roman"/>
        </w:rPr>
        <w:t xml:space="preserve"> </w:t>
      </w:r>
      <w:r w:rsidR="009276CB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diverse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mammalian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characteristically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F23E34" w:rsidRPr="00486B41">
        <w:rPr>
          <w:rFonts w:cs="Times New Roman"/>
        </w:rPr>
        <w:t>homologs</w:t>
      </w:r>
      <w:r w:rsidR="00414F71" w:rsidRPr="00486B41">
        <w:rPr>
          <w:rFonts w:cs="Times New Roman"/>
        </w:rPr>
        <w:t xml:space="preserve"> </w:t>
      </w:r>
      <w:r w:rsidR="00C5161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</w:t>
      </w:r>
      <w:r w:rsidR="00A24E21" w:rsidRPr="00486B41">
        <w:rPr>
          <w:rFonts w:cs="Times New Roman"/>
        </w:rPr>
        <w:t>l</w:t>
      </w:r>
      <w:r w:rsidRPr="00486B41">
        <w:rPr>
          <w:rFonts w:cs="Times New Roman"/>
        </w:rPr>
        <w:t>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evolved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C5161D" w:rsidRPr="00486B41">
        <w:rPr>
          <w:rFonts w:cs="Times New Roman"/>
        </w:rPr>
        <w:t>-encoding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RDV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C5161D" w:rsidRPr="00486B41">
        <w:rPr>
          <w:rFonts w:cs="Times New Roman"/>
        </w:rPr>
        <w:t>therefore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intermediates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evolution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LCVs.</w:t>
      </w:r>
    </w:p>
    <w:p w14:paraId="6335FDE5" w14:textId="3659CD1A" w:rsidR="00AC7253" w:rsidRPr="00486B41" w:rsidRDefault="00AC725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LCV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organization,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F67D1D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albeit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exceptions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case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which,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commom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marmoset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LCV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interleukin-10,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EBV-enoded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(</w:t>
      </w:r>
      <w:r w:rsidRPr="00486B41">
        <w:rPr>
          <w:rFonts w:cs="Times New Roman"/>
        </w:rPr>
        <w:t>EBERs</w:t>
      </w:r>
      <w:r w:rsidR="00162CF6"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5161D" w:rsidRPr="00486B41">
        <w:rPr>
          <w:rFonts w:cs="Times New Roman"/>
        </w:rPr>
        <w:t>EBV</w:t>
      </w:r>
      <w:r w:rsidR="005B33D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features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0.5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(TR),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(IR1),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(IR2,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IR4).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RDVs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reiterated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EBNA3C,</w:t>
      </w:r>
      <w:r w:rsidR="00414F71" w:rsidRPr="00486B41">
        <w:rPr>
          <w:rFonts w:cs="Times New Roman"/>
        </w:rPr>
        <w:t xml:space="preserve"> </w:t>
      </w:r>
      <w:r w:rsidR="00432D1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32D1C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lymphoblastoid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(LCLs).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="00200117"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200117" w:rsidRPr="00486B41">
        <w:rPr>
          <w:rFonts w:cs="Times New Roman"/>
        </w:rPr>
        <w:t>(LMPs)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non-polyadenylated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spliced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rightward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200117" w:rsidRPr="00486B41">
        <w:rPr>
          <w:rFonts w:cs="Times New Roman"/>
        </w:rPr>
        <w:t>(BARTs)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bcl-2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distinctive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microRNAs</w:t>
      </w:r>
      <w:r w:rsidR="00414F71" w:rsidRPr="00486B41">
        <w:rPr>
          <w:rFonts w:cs="Times New Roman"/>
        </w:rPr>
        <w:t xml:space="preserve"> </w:t>
      </w:r>
      <w:r w:rsidR="004F51D0" w:rsidRPr="00486B41">
        <w:rPr>
          <w:rFonts w:cs="Times New Roman"/>
        </w:rPr>
        <w:t>(miRNAs)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(Table</w:t>
      </w:r>
      <w:r w:rsidR="00414F71" w:rsidRPr="00486B41">
        <w:rPr>
          <w:rFonts w:cs="Times New Roman"/>
        </w:rPr>
        <w:t xml:space="preserve"> </w:t>
      </w:r>
      <w:r w:rsidR="008E1BC6" w:rsidRPr="00486B41">
        <w:rPr>
          <w:rFonts w:cs="Times New Roman"/>
        </w:rPr>
        <w:t>71.</w:t>
      </w:r>
      <w:r w:rsidRPr="00486B41">
        <w:rPr>
          <w:rFonts w:cs="Times New Roman"/>
        </w:rPr>
        <w:t>1).</w:t>
      </w:r>
      <w:r w:rsidR="00414F71" w:rsidRPr="00486B41">
        <w:rPr>
          <w:rFonts w:cs="Times New Roman"/>
        </w:rPr>
        <w:t xml:space="preserve"> </w:t>
      </w:r>
    </w:p>
    <w:p w14:paraId="105BEC65" w14:textId="711EE29A" w:rsidR="00E56B60" w:rsidRPr="00333E38" w:rsidRDefault="00E56B60" w:rsidP="00333E38">
      <w:pPr>
        <w:pStyle w:val="PMI"/>
        <w:rPr>
          <w:rPrChange w:id="1" w:author="S4C" w:date="2026-01-12T08:22:00Z">
            <w:rPr>
              <w:rFonts w:ascii="Times New Roman" w:hAnsi="Times New Roman" w:cs="Times New Roman"/>
            </w:rPr>
          </w:rPrChange>
        </w:rPr>
        <w:pPrChange w:id="2" w:author="S4C" w:date="2026-01-12T08:22:00Z">
          <w:pPr>
            <w:tabs>
              <w:tab w:val="left" w:pos="-720"/>
            </w:tabs>
            <w:spacing w:line="480" w:lineRule="auto"/>
          </w:pPr>
        </w:pPrChange>
      </w:pPr>
      <w:r w:rsidRPr="00486B41">
        <w:rPr>
          <w:rFonts w:ascii="Times New Roman" w:hAnsi="Times New Roman" w:cs="Times New Roman"/>
        </w:rPr>
        <w:t>&lt;TAB71.1&gt;</w:t>
      </w:r>
    </w:p>
    <w:p w14:paraId="295A202C" w14:textId="760B0BEF" w:rsidR="00D41AAD" w:rsidRPr="00486B41" w:rsidRDefault="00AC725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Fig</w:t>
      </w:r>
      <w:r w:rsidR="005C4A60" w:rsidRPr="00486B41">
        <w:rPr>
          <w:rFonts w:cs="Times New Roman"/>
        </w:rPr>
        <w:t>ures</w:t>
      </w:r>
      <w:r w:rsidR="00414F71" w:rsidRPr="00486B41">
        <w:rPr>
          <w:rFonts w:cs="Times New Roman"/>
        </w:rPr>
        <w:t xml:space="preserve"> </w:t>
      </w:r>
      <w:r w:rsidR="008E1BC6" w:rsidRPr="00486B41">
        <w:rPr>
          <w:rFonts w:cs="Times New Roman"/>
        </w:rPr>
        <w:t>71.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E1BC6" w:rsidRPr="00486B41">
        <w:rPr>
          <w:rFonts w:cs="Times New Roman"/>
        </w:rPr>
        <w:t>71.</w:t>
      </w:r>
      <w:r w:rsidRPr="00486B41">
        <w:rPr>
          <w:rFonts w:cs="Times New Roman"/>
        </w:rPr>
        <w:t>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overlapping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fragments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previously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restriction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endonuclease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maps</w:t>
      </w:r>
      <w:r w:rsidR="00414F71" w:rsidRPr="00486B41">
        <w:rPr>
          <w:rFonts w:cs="Times New Roman"/>
        </w:rPr>
        <w:t xml:space="preserve"> </w:t>
      </w:r>
      <w:r w:rsidR="00896B7D" w:rsidRPr="00486B41">
        <w:rPr>
          <w:rFonts w:cs="Times New Roman"/>
        </w:rPr>
        <w:t>generated</w:t>
      </w:r>
      <w:r w:rsidR="00414F71" w:rsidRPr="00486B41">
        <w:rPr>
          <w:rFonts w:cs="Times New Roman"/>
        </w:rPr>
        <w:t xml:space="preserve"> </w:t>
      </w:r>
      <w:r w:rsidR="00896B7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896B7D" w:rsidRPr="00486B41">
        <w:rPr>
          <w:rFonts w:cs="Times New Roman"/>
        </w:rPr>
        <w:t>Elliott</w:t>
      </w:r>
      <w:r w:rsidR="00414F71" w:rsidRPr="00486B41">
        <w:rPr>
          <w:rFonts w:cs="Times New Roman"/>
        </w:rPr>
        <w:t xml:space="preserve"> </w:t>
      </w:r>
      <w:r w:rsidR="00896B7D" w:rsidRPr="00486B41">
        <w:rPr>
          <w:rFonts w:cs="Times New Roman"/>
        </w:rPr>
        <w:t>Kieff’s</w:t>
      </w:r>
      <w:r w:rsidR="00414F71" w:rsidRPr="00486B41">
        <w:rPr>
          <w:rFonts w:cs="Times New Roman"/>
        </w:rPr>
        <w:t xml:space="preserve"> </w:t>
      </w:r>
      <w:r w:rsidR="00896B7D" w:rsidRPr="00486B41">
        <w:rPr>
          <w:rFonts w:cs="Times New Roman"/>
        </w:rPr>
        <w:t>laboratory</w:t>
      </w:r>
      <w:r w:rsidR="00826113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BamHI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digested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fragments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(ORFs)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designated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order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rightward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leftward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BamHI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fragment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letters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fragment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Table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1).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majority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KSHV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predicted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ORFs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collinearly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homologous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ORFs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(Table</w:t>
      </w:r>
      <w:r w:rsidR="00414F71" w:rsidRPr="00486B41">
        <w:rPr>
          <w:rFonts w:cs="Times New Roman"/>
          <w:bCs/>
        </w:rPr>
        <w:t xml:space="preserve"> </w:t>
      </w:r>
      <w:r w:rsidR="00F74FBF" w:rsidRPr="00486B41">
        <w:rPr>
          <w:rFonts w:cs="Times New Roman"/>
          <w:bCs/>
        </w:rPr>
        <w:t>71.</w:t>
      </w:r>
      <w:r w:rsidRPr="00486B41">
        <w:rPr>
          <w:rFonts w:cs="Times New Roman"/>
        </w:rPr>
        <w:t>1)</w:t>
      </w:r>
      <w:r w:rsidR="00414F71" w:rsidRPr="00486B41">
        <w:rPr>
          <w:rFonts w:cs="Times New Roman"/>
        </w:rPr>
        <w:t xml:space="preserve"> </w:t>
      </w:r>
      <w:r w:rsidR="00F67D1D" w:rsidRPr="00486B41">
        <w:rPr>
          <w:rFonts w:cs="Times New Roman"/>
        </w:rPr>
        <w:t>emphasizing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evolutionary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5524C5" w:rsidRPr="00486B41">
        <w:rPr>
          <w:rFonts w:cs="Times New Roman"/>
        </w:rPr>
        <w:t>herpesviruses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RDVs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analogous,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non-homologous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encoding</w:t>
      </w:r>
      <w:r w:rsidR="00414F71" w:rsidRPr="00486B41">
        <w:rPr>
          <w:rFonts w:cs="Times New Roman"/>
          <w:i/>
        </w:rPr>
        <w:t xml:space="preserve"> </w:t>
      </w:r>
      <w:r w:rsidR="00D41AAD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sufficient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persistence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episomes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dividing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cells</w:t>
      </w:r>
      <w:r w:rsidR="00B4424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805</w:t>
      </w:r>
    </w:p>
    <w:p w14:paraId="43FF281D" w14:textId="69F6CD4C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&lt;FIG71.1&gt;&lt;FIG71.2&gt;</w:t>
      </w:r>
    </w:p>
    <w:p w14:paraId="0190F3A2" w14:textId="3BC1B58E" w:rsidR="00AC7253" w:rsidRPr="00486B41" w:rsidRDefault="005524C5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broadly,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alpha,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="00F23E34"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DNAs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distantly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homologous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blocks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order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collinear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predicted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(</w:t>
      </w:r>
      <w:r w:rsidR="00AD7A70" w:rsidRPr="00486B41">
        <w:rPr>
          <w:rFonts w:cs="Times New Roman"/>
        </w:rPr>
        <w:t>s</w:t>
      </w:r>
      <w:r w:rsidR="00AC7253" w:rsidRPr="00486B41">
        <w:rPr>
          <w:rFonts w:cs="Times New Roman"/>
        </w:rPr>
        <w:t>ee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Chapter</w:t>
      </w:r>
      <w:r w:rsidR="00414F71" w:rsidRPr="00486B41">
        <w:rPr>
          <w:rFonts w:cs="Times New Roman"/>
        </w:rPr>
        <w:t xml:space="preserve"> </w:t>
      </w:r>
      <w:r w:rsidR="008E1BC6" w:rsidRPr="00486B41">
        <w:rPr>
          <w:rFonts w:cs="Times New Roman"/>
        </w:rPr>
        <w:t>68</w:t>
      </w:r>
      <w:r w:rsidR="00AC7253" w:rsidRPr="00486B41">
        <w:rPr>
          <w:rFonts w:cs="Times New Roman"/>
        </w:rPr>
        <w:t>)</w:t>
      </w:r>
      <w:r w:rsidR="005B33D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primarily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involved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nucleotide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metabolism,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replicate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process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DNA,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comprise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structural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virion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capsid,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tegument,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envelope.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</w:t>
      </w:r>
      <w:r w:rsidR="00546C2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46C21" w:rsidRPr="00486B41">
        <w:rPr>
          <w:rFonts w:cs="Times New Roman"/>
        </w:rPr>
        <w:t>g</w:t>
      </w:r>
      <w:r w:rsidR="00AC7253" w:rsidRPr="00486B41">
        <w:rPr>
          <w:rFonts w:cs="Times New Roman"/>
        </w:rPr>
        <w:t>enes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shared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herpesviruses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limited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representation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herpesviruses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BRLF1,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immediate-early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regulators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BALF1,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bcl-2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homologue,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LMP2A,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integral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12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spanning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domains,</w:t>
      </w:r>
      <w:r w:rsidR="00414F71" w:rsidRPr="00486B41">
        <w:rPr>
          <w:rFonts w:cs="Times New Roman"/>
        </w:rPr>
        <w:t xml:space="preserve"> </w:t>
      </w:r>
      <w:r w:rsidR="00AC7253" w:rsidRPr="00486B41">
        <w:rPr>
          <w:rFonts w:cs="Times New Roman"/>
        </w:rPr>
        <w:t>respectively.</w:t>
      </w:r>
      <w:r w:rsidR="00414F71" w:rsidRPr="00486B41">
        <w:rPr>
          <w:rFonts w:cs="Times New Roman"/>
        </w:rPr>
        <w:t xml:space="preserve"> </w:t>
      </w:r>
    </w:p>
    <w:p w14:paraId="30DF3172" w14:textId="251C86BF" w:rsidR="00AC7253" w:rsidRPr="00486B41" w:rsidRDefault="00AC725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established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biologic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properties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restricted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establish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regard.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HHV-6,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HHV-7,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CMV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hematopoietic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Segregation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nucleotide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collinearity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phylogenic</w:t>
      </w:r>
      <w:r w:rsidR="00414F71" w:rsidRPr="00486B41">
        <w:rPr>
          <w:rFonts w:cs="Times New Roman"/>
        </w:rPr>
        <w:t xml:space="preserve"> </w:t>
      </w:r>
      <w:r w:rsidR="005B33D0" w:rsidRPr="00486B41">
        <w:rPr>
          <w:rFonts w:cs="Times New Roman"/>
        </w:rPr>
        <w:t>classification.</w:t>
      </w:r>
      <w:r w:rsidR="009052E2" w:rsidRPr="00486B41">
        <w:rPr>
          <w:rStyle w:val="citebib"/>
          <w:rFonts w:cs="Times New Roman"/>
          <w:vertAlign w:val="superscript"/>
        </w:rPr>
        <w:t>159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Taxonomists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(HHV4),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used.</w:t>
      </w:r>
      <w:r w:rsidR="00414F71" w:rsidRPr="00486B41">
        <w:rPr>
          <w:rFonts w:cs="Times New Roman"/>
        </w:rPr>
        <w:t xml:space="preserve"> </w:t>
      </w:r>
    </w:p>
    <w:p w14:paraId="6176A055" w14:textId="3FA6D2D8" w:rsidR="00AD7A70" w:rsidRPr="00486B41" w:rsidRDefault="00AC725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circulate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162CF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respectively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B311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8B311A"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="008B311A" w:rsidRPr="00486B41">
        <w:rPr>
          <w:rFonts w:cs="Times New Roman"/>
        </w:rPr>
        <w:t>(EBNA)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7B7AD1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B311A" w:rsidRPr="00486B41">
        <w:rPr>
          <w:rFonts w:cs="Times New Roman"/>
        </w:rPr>
        <w:t>LCLs</w:t>
      </w:r>
      <w:r w:rsidR="005B33D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635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="004F51D0" w:rsidRPr="00486B41">
        <w:rPr>
          <w:rFonts w:cs="Times New Roman"/>
        </w:rPr>
        <w:t>EBNA</w:t>
      </w:r>
      <w:r w:rsidRPr="00486B41">
        <w:rPr>
          <w:rFonts w:cs="Times New Roman"/>
        </w:rPr>
        <w:t>3A,</w:t>
      </w:r>
      <w:r w:rsidR="00414F71" w:rsidRPr="00486B41">
        <w:rPr>
          <w:rFonts w:cs="Times New Roman"/>
        </w:rPr>
        <w:t xml:space="preserve"> </w:t>
      </w:r>
      <w:r w:rsidR="004F51D0" w:rsidRPr="00486B41">
        <w:rPr>
          <w:rFonts w:cs="Times New Roman"/>
        </w:rPr>
        <w:t>EBNA</w:t>
      </w:r>
      <w:r w:rsidRPr="00486B41">
        <w:rPr>
          <w:rFonts w:cs="Times New Roman"/>
        </w:rPr>
        <w:t>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F51D0" w:rsidRPr="00486B41">
        <w:rPr>
          <w:rFonts w:cs="Times New Roman"/>
        </w:rPr>
        <w:t>EBNA</w:t>
      </w:r>
      <w:r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47%,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16%,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20%,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28%,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respectively.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worldwide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="004612EA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populations,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world,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reaches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higest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prevalence</w:t>
      </w:r>
      <w:r w:rsidR="00414F71" w:rsidRPr="00486B41">
        <w:rPr>
          <w:rFonts w:cs="Times New Roman"/>
        </w:rPr>
        <w:t xml:space="preserve"> </w:t>
      </w:r>
      <w:r w:rsidR="00D219A8"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people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equatorial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Guinea</w:t>
      </w:r>
      <w:r w:rsidR="005B33D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8B311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washings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immunocompromised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people,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colonized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="00431BE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types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Intertypic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recombinants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</w:t>
      </w:r>
      <w:r w:rsidR="008B311A" w:rsidRPr="00486B41">
        <w:rPr>
          <w:rFonts w:cs="Times New Roman"/>
        </w:rPr>
        <w:t>o</w:t>
      </w:r>
      <w:r w:rsidRPr="00486B41">
        <w:rPr>
          <w:rFonts w:cs="Times New Roman"/>
        </w:rPr>
        <w:t>compromised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people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otherwise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people</w:t>
      </w:r>
      <w:r w:rsidR="005B33D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differences,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little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F23E34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="004B5BCD" w:rsidRPr="00486B41">
        <w:rPr>
          <w:rFonts w:cs="Times New Roman"/>
        </w:rPr>
        <w:t>individ</w:t>
      </w:r>
      <w:r w:rsidR="00D41AAD" w:rsidRPr="00486B41">
        <w:rPr>
          <w:rFonts w:cs="Times New Roman"/>
        </w:rPr>
        <w:t>ual</w:t>
      </w:r>
      <w:r w:rsidR="00414F71" w:rsidRPr="00486B41">
        <w:rPr>
          <w:rFonts w:cs="Times New Roman"/>
        </w:rPr>
        <w:t xml:space="preserve"> </w:t>
      </w:r>
      <w:r w:rsidR="00D41AAD" w:rsidRPr="00486B41">
        <w:rPr>
          <w:rFonts w:cs="Times New Roman"/>
        </w:rPr>
        <w:t>s</w:t>
      </w:r>
      <w:r w:rsidRPr="00486B41">
        <w:rPr>
          <w:rFonts w:cs="Times New Roman"/>
        </w:rPr>
        <w:t>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intra-genic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Similarities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geographic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</w:t>
      </w:r>
      <w:r w:rsidR="008B311A" w:rsidRPr="00486B41">
        <w:rPr>
          <w:rFonts w:cs="Times New Roman"/>
        </w:rPr>
        <w:t>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epidemiologically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</w:p>
    <w:p w14:paraId="4455F384" w14:textId="041408C5" w:rsidR="00AC7253" w:rsidRPr="00486B41" w:rsidRDefault="008C1A4B" w:rsidP="006A13BD">
      <w:pPr>
        <w:pStyle w:val="H1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&lt;H1&gt;</w:t>
      </w:r>
      <w:r w:rsidR="00AC7253" w:rsidRPr="00486B41">
        <w:rPr>
          <w:rFonts w:ascii="Times New Roman" w:hAnsi="Times New Roman" w:cs="Times New Roman"/>
          <w:b/>
          <w:caps/>
        </w:rPr>
        <w:t>Virus</w:t>
      </w:r>
      <w:r w:rsidR="00414F71" w:rsidRPr="00486B41">
        <w:rPr>
          <w:rFonts w:ascii="Times New Roman" w:hAnsi="Times New Roman" w:cs="Times New Roman"/>
          <w:b/>
          <w:caps/>
        </w:rPr>
        <w:t xml:space="preserve"> </w:t>
      </w:r>
      <w:r w:rsidR="00AC7253" w:rsidRPr="00486B41">
        <w:rPr>
          <w:rFonts w:ascii="Times New Roman" w:hAnsi="Times New Roman" w:cs="Times New Roman"/>
          <w:b/>
          <w:caps/>
        </w:rPr>
        <w:t>Structure</w:t>
      </w:r>
    </w:p>
    <w:p w14:paraId="306BE413" w14:textId="1C9BC9D8" w:rsidR="00AC7253" w:rsidRPr="00486B41" w:rsidRDefault="00AC7253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toroid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162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capsomeres,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envelope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spikes,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envelope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3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purified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155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8B311A" w:rsidRPr="00486B41">
        <w:rPr>
          <w:rFonts w:cs="Times New Roman"/>
        </w:rPr>
        <w:t>BcLF1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portal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8B311A" w:rsidRPr="00486B41">
        <w:rPr>
          <w:rFonts w:cs="Times New Roman"/>
        </w:rPr>
        <w:t>BBRF1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BPLF1,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140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myristylated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BBLF1,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myristylated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BVRF1,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palmitylated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BSRF1,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serine-threonine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BGLF4,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teguments</w:t>
      </w:r>
      <w:r w:rsidR="005B33D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140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BNRF1,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BLRF2,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BRRF2,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BDLF2,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42kD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BKRF4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A00BE0" w:rsidRPr="00486B41">
        <w:rPr>
          <w:rFonts w:cs="Times New Roman"/>
        </w:rPr>
        <w:t>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A00BE0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HSP70,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cofilin,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β-</w:t>
      </w:r>
      <w:r w:rsidR="00E4745A" w:rsidRPr="00486B41">
        <w:rPr>
          <w:rFonts w:cs="Times New Roman"/>
        </w:rPr>
        <w:t>t</w:t>
      </w:r>
      <w:r w:rsidRPr="00486B41">
        <w:rPr>
          <w:rFonts w:cs="Times New Roman"/>
        </w:rPr>
        <w:t>ubulin,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enolase,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Hsp90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re-envelopment.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envelope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(BLLF1),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(BXLF2),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(BALF4),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(BZLF2),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(BBRF3),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gp78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(BILF2),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(BLRF1),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gp150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(BDLF3),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(BKRF2)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B7655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0B7655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0B7655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0B765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0B7655" w:rsidRPr="00486B41">
        <w:rPr>
          <w:rFonts w:cs="Times New Roman"/>
        </w:rPr>
        <w:t>virions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313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="004B5BCD" w:rsidRPr="00486B41">
        <w:rPr>
          <w:rFonts w:cs="Times New Roman"/>
        </w:rPr>
        <w:t>EBV-</w:t>
      </w:r>
      <w:r w:rsidR="00162CF6" w:rsidRPr="00486B41">
        <w:rPr>
          <w:rFonts w:cs="Times New Roman"/>
        </w:rPr>
        <w:t>en</w:t>
      </w:r>
      <w:r w:rsidR="004B5BCD" w:rsidRPr="00486B41">
        <w:rPr>
          <w:rFonts w:cs="Times New Roman"/>
        </w:rPr>
        <w:t>coded</w:t>
      </w:r>
      <w:r w:rsidR="00414F71" w:rsidRPr="00486B41">
        <w:rPr>
          <w:rFonts w:cs="Times New Roman"/>
        </w:rPr>
        <w:t xml:space="preserve"> </w:t>
      </w:r>
      <w:r w:rsidR="004B5BCD"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="004B5BCD" w:rsidRPr="00486B41">
        <w:rPr>
          <w:rFonts w:cs="Times New Roman"/>
        </w:rPr>
        <w:t>notably</w:t>
      </w:r>
      <w:r w:rsidR="00414F71" w:rsidRPr="00486B41">
        <w:rPr>
          <w:rFonts w:cs="Times New Roman"/>
        </w:rPr>
        <w:t xml:space="preserve"> </w:t>
      </w:r>
      <w:r w:rsidR="000B765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0B7655" w:rsidRPr="00486B41">
        <w:rPr>
          <w:rFonts w:cs="Times New Roman"/>
        </w:rPr>
        <w:t>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gp64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(BILF1),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B5BC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B5BCD" w:rsidRPr="00486B41">
        <w:rPr>
          <w:rFonts w:cs="Times New Roman"/>
        </w:rPr>
        <w:t>homologs</w:t>
      </w:r>
      <w:r w:rsidR="00414F71" w:rsidRPr="00486B41">
        <w:rPr>
          <w:rFonts w:cs="Times New Roman"/>
        </w:rPr>
        <w:t xml:space="preserve"> </w:t>
      </w:r>
      <w:r w:rsidR="004B5BC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(BBRF2),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UL14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(BGLF3),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UL31</w:t>
      </w:r>
      <w:r w:rsidR="000B765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(BFLF2),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UL34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(BFRF1)</w:t>
      </w:r>
      <w:r w:rsidR="00414F71" w:rsidRPr="00486B41">
        <w:rPr>
          <w:rFonts w:cs="Times New Roman"/>
        </w:rPr>
        <w:t xml:space="preserve"> </w:t>
      </w:r>
      <w:r w:rsidR="00FE0F69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313</w:t>
      </w:r>
      <w:r w:rsidR="00414F71" w:rsidRPr="00486B41">
        <w:rPr>
          <w:rFonts w:cs="Times New Roman"/>
        </w:rPr>
        <w:t xml:space="preserve"> </w:t>
      </w:r>
    </w:p>
    <w:p w14:paraId="114B3326" w14:textId="77777777" w:rsidR="00AD7A7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&lt;FIG71.3&gt;</w:t>
      </w:r>
    </w:p>
    <w:p w14:paraId="088D2427" w14:textId="1FF3A3BD" w:rsidR="00AC7253" w:rsidRPr="00486B41" w:rsidRDefault="008C1A4B" w:rsidP="006A13BD">
      <w:pPr>
        <w:pStyle w:val="H1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&lt;H1&gt;</w:t>
      </w:r>
      <w:r w:rsidR="00AC7253" w:rsidRPr="00486B41">
        <w:rPr>
          <w:rFonts w:ascii="Times New Roman" w:hAnsi="Times New Roman" w:cs="Times New Roman"/>
          <w:b/>
          <w:caps/>
        </w:rPr>
        <w:t>Genome</w:t>
      </w:r>
      <w:r w:rsidR="00414F71" w:rsidRPr="00486B41">
        <w:rPr>
          <w:rFonts w:ascii="Times New Roman" w:hAnsi="Times New Roman" w:cs="Times New Roman"/>
          <w:b/>
          <w:caps/>
        </w:rPr>
        <w:t xml:space="preserve"> </w:t>
      </w:r>
      <w:r w:rsidR="00AC7253" w:rsidRPr="00486B41">
        <w:rPr>
          <w:rFonts w:ascii="Times New Roman" w:hAnsi="Times New Roman" w:cs="Times New Roman"/>
          <w:b/>
          <w:caps/>
        </w:rPr>
        <w:t>structure</w:t>
      </w:r>
    </w:p>
    <w:p w14:paraId="048CA460" w14:textId="6D56A16C" w:rsidR="00AD7A70" w:rsidRPr="00486B41" w:rsidRDefault="00AC7253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linear,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double-stranded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guanine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cytosine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344</w:t>
      </w:r>
      <w:r w:rsidR="00414F71" w:rsidRPr="00486B41">
        <w:rPr>
          <w:rFonts w:cs="Times New Roman"/>
        </w:rPr>
        <w:t xml:space="preserve"> </w:t>
      </w:r>
      <w:r w:rsidR="0089796B" w:rsidRPr="00486B41">
        <w:rPr>
          <w:rFonts w:cs="Times New Roman"/>
        </w:rPr>
        <w:t>T</w:t>
      </w:r>
      <w:r w:rsidR="0016590C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F23E34" w:rsidRPr="00486B41">
        <w:rPr>
          <w:rFonts w:cs="Times New Roman"/>
        </w:rPr>
        <w:t>fully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sequenced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conventional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subcloning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Sanger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sequen</w:t>
      </w:r>
      <w:r w:rsidR="00F23E34" w:rsidRPr="00486B41">
        <w:rPr>
          <w:rFonts w:cs="Times New Roman"/>
        </w:rPr>
        <w:t>c</w:t>
      </w:r>
      <w:r w:rsidR="0016590C" w:rsidRPr="00486B41">
        <w:rPr>
          <w:rFonts w:cs="Times New Roman"/>
        </w:rPr>
        <w:t>ing</w:t>
      </w:r>
      <w:r w:rsidR="00414F71" w:rsidRPr="00486B41">
        <w:rPr>
          <w:rFonts w:cs="Times New Roman"/>
        </w:rPr>
        <w:t xml:space="preserve"> </w:t>
      </w:r>
      <w:r w:rsidR="0016590C" w:rsidRPr="00486B41">
        <w:rPr>
          <w:rFonts w:cs="Times New Roman"/>
        </w:rPr>
        <w:t>strategy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prototypic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(171,</w:t>
      </w:r>
      <w:r w:rsidR="00F23E34" w:rsidRPr="00486B41">
        <w:rPr>
          <w:rFonts w:cs="Times New Roman"/>
        </w:rPr>
        <w:t>823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bp)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NCBI</w:t>
      </w:r>
      <w:r w:rsidR="00414F71" w:rsidRPr="00486B41">
        <w:rPr>
          <w:rFonts w:cs="Times New Roman"/>
        </w:rPr>
        <w:t xml:space="preserve"> </w:t>
      </w:r>
      <w:r w:rsidR="00F23E34" w:rsidRPr="00486B41">
        <w:rPr>
          <w:rFonts w:cs="Times New Roman"/>
        </w:rPr>
        <w:t>(GI:82503188)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8377DE" w:rsidRPr="00486B41">
        <w:rPr>
          <w:rFonts w:cs="Times New Roman"/>
        </w:rPr>
        <w:t xml:space="preserve"> 95–98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Raji,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carry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A44514" w:rsidRPr="00486B41">
        <w:rPr>
          <w:rFonts w:cs="Times New Roman"/>
        </w:rPr>
        <w:t>occurred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passage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="00210756" w:rsidRPr="00486B41">
        <w:rPr>
          <w:rFonts w:cs="Times New Roman"/>
        </w:rPr>
        <w:t>see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Fig.</w:t>
      </w:r>
      <w:r w:rsidR="00414F71" w:rsidRPr="00486B41">
        <w:rPr>
          <w:rFonts w:cs="Times New Roman"/>
        </w:rPr>
        <w:t xml:space="preserve"> </w:t>
      </w:r>
      <w:r w:rsidR="008E1BC6" w:rsidRPr="00486B41">
        <w:rPr>
          <w:rFonts w:cs="Times New Roman"/>
        </w:rPr>
        <w:t>71.</w:t>
      </w:r>
      <w:r w:rsidRPr="00486B41">
        <w:rPr>
          <w:rFonts w:cs="Times New Roman"/>
        </w:rPr>
        <w:t>1)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542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555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B</w:t>
      </w:r>
      <w:r w:rsidR="008377DE" w:rsidRPr="00486B41">
        <w:rPr>
          <w:rFonts w:cs="Times New Roman"/>
        </w:rPr>
        <w:t xml:space="preserve"> 95–98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selected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culture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444DE" w:rsidRPr="00486B41">
        <w:rPr>
          <w:rFonts w:cs="Times New Roman"/>
        </w:rPr>
        <w:t>BART</w:t>
      </w:r>
      <w:r w:rsidR="00A955B0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C04F93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C04F93" w:rsidRPr="00486B41">
        <w:rPr>
          <w:rFonts w:cs="Times New Roman"/>
        </w:rPr>
        <w:t>discussed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section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54185F" w:rsidRPr="00486B41">
        <w:rPr>
          <w:rFonts w:cs="Times New Roman"/>
        </w:rPr>
        <w:t>chapter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594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676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B</w:t>
      </w:r>
      <w:r w:rsidR="008377DE" w:rsidRPr="00486B41">
        <w:rPr>
          <w:rFonts w:cs="Times New Roman"/>
        </w:rPr>
        <w:t xml:space="preserve"> 95–98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remains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extensively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studied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D4C38" w:rsidRPr="00486B41">
        <w:rPr>
          <w:rFonts w:cs="Times New Roman"/>
        </w:rPr>
        <w:t>strain.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P3HR1</w:t>
      </w:r>
      <w:r w:rsidR="0073332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virus,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153143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153143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discovery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manipulation</w:t>
      </w:r>
      <w:r w:rsidR="00414F71" w:rsidRPr="00486B41">
        <w:rPr>
          <w:rFonts w:cs="Times New Roman"/>
        </w:rPr>
        <w:t xml:space="preserve"> </w:t>
      </w:r>
      <w:r w:rsidR="0017194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4003B8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4003B8" w:rsidRPr="00486B41">
        <w:rPr>
          <w:rFonts w:cs="Times New Roman"/>
        </w:rPr>
        <w:t>possible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(See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lastRenderedPageBreak/>
        <w:t>section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chapter)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955B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Z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94E7C" w:rsidRPr="00486B41">
        <w:rPr>
          <w:rFonts w:cs="Times New Roman"/>
        </w:rPr>
        <w:t>initiation</w:t>
      </w:r>
      <w:r w:rsidR="00414F71" w:rsidRPr="00486B41">
        <w:rPr>
          <w:rFonts w:cs="Times New Roman"/>
        </w:rPr>
        <w:t xml:space="preserve"> </w:t>
      </w:r>
      <w:r w:rsidR="00E94E7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2C4D9F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(See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6549C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733329" w:rsidRPr="00486B41">
        <w:rPr>
          <w:rFonts w:cs="Times New Roman"/>
        </w:rPr>
        <w:t>chaper)</w:t>
      </w:r>
      <w:r w:rsidR="005C611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4569B8" w:rsidRPr="00486B41">
        <w:rPr>
          <w:rFonts w:cs="Times New Roman"/>
        </w:rPr>
        <w:t>T</w:t>
      </w:r>
      <w:r w:rsidRPr="00486B41">
        <w:rPr>
          <w:rFonts w:cs="Times New Roman"/>
        </w:rPr>
        <w:t>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prototypic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</w:t>
      </w:r>
      <w:r w:rsidR="00A31802" w:rsidRPr="00486B41">
        <w:rPr>
          <w:rFonts w:cs="Times New Roman"/>
        </w:rPr>
        <w:t>r</w:t>
      </w:r>
      <w:r w:rsidRPr="00486B41">
        <w:rPr>
          <w:rFonts w:cs="Times New Roman"/>
        </w:rPr>
        <w:t>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deposited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NCB</w:t>
      </w:r>
      <w:r w:rsidR="00A31802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A00BE0" w:rsidRPr="00486B41">
        <w:rPr>
          <w:rFonts w:cs="Times New Roman"/>
        </w:rPr>
        <w:t>(AG876)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172,760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F23E34" w:rsidRPr="00486B41">
        <w:rPr>
          <w:rFonts w:cs="Times New Roman"/>
        </w:rPr>
        <w:t>EBV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F10AC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strain</w:t>
      </w:r>
      <w:r w:rsidR="00414F71" w:rsidRPr="00486B41">
        <w:rPr>
          <w:rFonts w:cs="Times New Roman"/>
        </w:rPr>
        <w:t xml:space="preserve"> </w:t>
      </w:r>
      <w:r w:rsidR="00153143" w:rsidRPr="00486B41">
        <w:rPr>
          <w:rFonts w:cs="Times New Roman"/>
        </w:rPr>
        <w:t>(</w:t>
      </w:r>
      <w:r w:rsidRPr="00486B41">
        <w:rPr>
          <w:rFonts w:cs="Times New Roman"/>
        </w:rPr>
        <w:t>M81</w:t>
      </w:r>
      <w:r w:rsidR="00153143"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1B016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162CF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replicaton</w:t>
      </w:r>
      <w:r w:rsidR="00162CF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83175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837B5"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subtype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features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lymphocryptovirus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include: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arrangement,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(b)</w:t>
      </w:r>
      <w:r w:rsidR="00414F71" w:rsidRPr="00486B41">
        <w:rPr>
          <w:rFonts w:cs="Times New Roman"/>
        </w:rPr>
        <w:t xml:space="preserve"> </w:t>
      </w:r>
      <w:r w:rsidR="00A00BE0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00BE0" w:rsidRPr="00486B41">
        <w:rPr>
          <w:rFonts w:cs="Times New Roman"/>
        </w:rPr>
        <w:t>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0.5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(TR),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(c)</w:t>
      </w:r>
      <w:r w:rsidR="00414F71" w:rsidRPr="00486B41">
        <w:rPr>
          <w:rFonts w:cs="Times New Roman"/>
        </w:rPr>
        <w:t xml:space="preserve"> </w:t>
      </w:r>
      <w:r w:rsidR="00A00BE0"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00BE0" w:rsidRPr="00486B41">
        <w:rPr>
          <w:rFonts w:cs="Times New Roman"/>
        </w:rPr>
        <w:t>12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reiterations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(IR1),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capacity,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imperfect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duplicated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left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conserved,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G-C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rich,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125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00BE0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adjacent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IR4,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G-C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rich,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125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divisible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three,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iterations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frames,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unusual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5C611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246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reiteration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average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progeny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parental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parental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joining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non-permissive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permissive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continued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progeny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Homogeneity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heterogeneity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determining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progenitor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progenitors</w:t>
      </w:r>
      <w:r w:rsidR="00C816B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595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among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progeny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difficult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heterogeneity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18-30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size.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imperfect,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reiterated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sufficiently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isolate.</w:t>
      </w:r>
      <w:r w:rsidR="00414F71" w:rsidRPr="00486B41">
        <w:rPr>
          <w:rFonts w:cs="Times New Roman"/>
        </w:rPr>
        <w:t xml:space="preserve"> </w:t>
      </w:r>
    </w:p>
    <w:p w14:paraId="75AF833D" w14:textId="54A088EB" w:rsidR="00AD7A70" w:rsidRPr="00486B41" w:rsidRDefault="008C1A4B" w:rsidP="006A13BD">
      <w:pPr>
        <w:pStyle w:val="H1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&lt;H1&gt;</w:t>
      </w:r>
      <w:r w:rsidR="009C1864" w:rsidRPr="00486B41">
        <w:rPr>
          <w:rFonts w:ascii="Times New Roman" w:hAnsi="Times New Roman" w:cs="Times New Roman"/>
          <w:b/>
          <w:caps/>
          <w:spacing w:val="-3"/>
        </w:rPr>
        <w:t>Steps</w:t>
      </w:r>
      <w:r w:rsidR="00414F71" w:rsidRPr="00486B41">
        <w:rPr>
          <w:rFonts w:ascii="Times New Roman" w:hAnsi="Times New Roman" w:cs="Times New Roman"/>
          <w:b/>
          <w:caps/>
          <w:spacing w:val="-3"/>
        </w:rPr>
        <w:t xml:space="preserve"> </w:t>
      </w:r>
      <w:r w:rsidR="009C1864" w:rsidRPr="00486B41">
        <w:rPr>
          <w:rFonts w:ascii="Times New Roman" w:hAnsi="Times New Roman" w:cs="Times New Roman"/>
          <w:b/>
          <w:caps/>
          <w:spacing w:val="-3"/>
        </w:rPr>
        <w:t>in</w:t>
      </w:r>
      <w:r w:rsidR="00414F71" w:rsidRPr="00486B41">
        <w:rPr>
          <w:rFonts w:ascii="Times New Roman" w:hAnsi="Times New Roman" w:cs="Times New Roman"/>
          <w:b/>
          <w:caps/>
          <w:spacing w:val="-3"/>
        </w:rPr>
        <w:t xml:space="preserve"> </w:t>
      </w:r>
      <w:r w:rsidR="009C1864" w:rsidRPr="00486B41">
        <w:rPr>
          <w:rFonts w:ascii="Times New Roman" w:hAnsi="Times New Roman" w:cs="Times New Roman"/>
          <w:b/>
          <w:caps/>
          <w:spacing w:val="-3"/>
        </w:rPr>
        <w:t>Replication</w:t>
      </w:r>
      <w:r w:rsidR="00414F71" w:rsidRPr="00486B41">
        <w:rPr>
          <w:rFonts w:ascii="Times New Roman" w:hAnsi="Times New Roman" w:cs="Times New Roman"/>
          <w:b/>
          <w:spacing w:val="-3"/>
        </w:rPr>
        <w:t xml:space="preserve"> </w:t>
      </w:r>
    </w:p>
    <w:p w14:paraId="0F483CC7" w14:textId="43A788D8" w:rsidR="00F56465" w:rsidRPr="00486B41" w:rsidRDefault="008C1A4B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&lt;H2&gt;</w:t>
      </w:r>
      <w:r w:rsidR="00F56465" w:rsidRPr="00486B41">
        <w:rPr>
          <w:rFonts w:ascii="Times New Roman" w:hAnsi="Times New Roman" w:cs="Times New Roman"/>
          <w:b/>
        </w:rPr>
        <w:t>Attachment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F56465" w:rsidRPr="00486B41">
        <w:rPr>
          <w:rFonts w:ascii="Times New Roman" w:hAnsi="Times New Roman" w:cs="Times New Roman"/>
          <w:b/>
        </w:rPr>
        <w:t>and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F56465" w:rsidRPr="00486B41">
        <w:rPr>
          <w:rFonts w:ascii="Times New Roman" w:hAnsi="Times New Roman" w:cs="Times New Roman"/>
          <w:b/>
        </w:rPr>
        <w:t>Entry</w:t>
      </w:r>
    </w:p>
    <w:p w14:paraId="615050DE" w14:textId="205ABAE9" w:rsidR="00F56465" w:rsidRPr="00486B41" w:rsidRDefault="00F56465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4</w:t>
      </w:r>
      <w:r w:rsidRPr="00486B41">
        <w:rPr>
          <w:rFonts w:cs="Times New Roman"/>
        </w:rPr>
        <w:t>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</w:t>
      </w:r>
      <w:r w:rsidR="00864581" w:rsidRPr="00486B41">
        <w:rPr>
          <w:rFonts w:cs="Times New Roman"/>
        </w:rPr>
        <w:t>B</w:t>
      </w:r>
      <w:proofErr w:type="gramEnd"/>
      <w:r w:rsidR="00414F71" w:rsidRPr="00486B41">
        <w:rPr>
          <w:rFonts w:cs="Times New Roman"/>
        </w:rPr>
        <w:t xml:space="preserve"> </w:t>
      </w:r>
      <w:r w:rsidR="006549CD" w:rsidRPr="00486B41">
        <w:rPr>
          <w:rFonts w:cs="Times New Roman"/>
        </w:rPr>
        <w:t>(orign</w:t>
      </w:r>
      <w:r w:rsidR="00FA00AD" w:rsidRPr="00486B41">
        <w:rPr>
          <w:rFonts w:cs="Times New Roman"/>
        </w:rPr>
        <w:t>ally</w:t>
      </w:r>
      <w:r w:rsidR="00414F71" w:rsidRPr="00486B41">
        <w:rPr>
          <w:rFonts w:cs="Times New Roman"/>
        </w:rPr>
        <w:t xml:space="preserve"> </w:t>
      </w:r>
      <w:r w:rsidR="00FA00AD" w:rsidRPr="00486B41">
        <w:rPr>
          <w:rFonts w:cs="Times New Roman"/>
        </w:rPr>
        <w:t>designated</w:t>
      </w:r>
      <w:r w:rsidR="00414F71" w:rsidRPr="00486B41">
        <w:rPr>
          <w:rFonts w:cs="Times New Roman"/>
        </w:rPr>
        <w:t xml:space="preserve"> </w:t>
      </w:r>
      <w:r w:rsidR="00FA00AD" w:rsidRPr="00486B41">
        <w:rPr>
          <w:rFonts w:cs="Times New Roman"/>
        </w:rPr>
        <w:t>gp110)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="00A22FA2" w:rsidRPr="00486B41">
        <w:rPr>
          <w:rFonts w:cs="Times New Roman"/>
        </w:rPr>
        <w:t>originally</w:t>
      </w:r>
      <w:r w:rsidR="00414F71" w:rsidRPr="00486B41">
        <w:rPr>
          <w:rFonts w:cs="Times New Roman"/>
        </w:rPr>
        <w:t xml:space="preserve"> </w:t>
      </w:r>
      <w:r w:rsidR="00A22FA2" w:rsidRPr="00486B41">
        <w:rPr>
          <w:rFonts w:cs="Times New Roman"/>
        </w:rPr>
        <w:t>designated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gp85/gp25).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C816B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640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680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fusogen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trimers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gB</w:t>
      </w:r>
      <w:r w:rsidR="00363B8B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solved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low-pH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vesicular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stomatitis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virus.</w:t>
      </w:r>
      <w:r w:rsidR="009052E2" w:rsidRPr="00486B41">
        <w:rPr>
          <w:rStyle w:val="citebib"/>
          <w:rFonts w:cs="Times New Roman"/>
          <w:vertAlign w:val="superscript"/>
        </w:rPr>
        <w:t>26</w:t>
      </w:r>
      <w:r w:rsidR="00414F71" w:rsidRPr="00486B41">
        <w:rPr>
          <w:rFonts w:cs="Times New Roman"/>
        </w:rPr>
        <w:t xml:space="preserve"> </w:t>
      </w:r>
    </w:p>
    <w:p w14:paraId="7D26C104" w14:textId="77777777" w:rsidR="00AD7A7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&lt;FIG71.4&gt;</w:t>
      </w:r>
    </w:p>
    <w:p w14:paraId="21DA3D47" w14:textId="36E12C9C" w:rsidR="004C614C" w:rsidRPr="00486B41" w:rsidRDefault="008C1A4B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&lt;H2&gt;</w:t>
      </w:r>
      <w:r w:rsidR="00F56465" w:rsidRPr="00486B41">
        <w:rPr>
          <w:rFonts w:ascii="Times New Roman" w:hAnsi="Times New Roman" w:cs="Times New Roman"/>
          <w:b/>
          <w:kern w:val="28"/>
        </w:rPr>
        <w:t>B</w:t>
      </w:r>
      <w:r w:rsidR="00414F71" w:rsidRPr="00486B41">
        <w:rPr>
          <w:rFonts w:ascii="Times New Roman" w:hAnsi="Times New Roman" w:cs="Times New Roman"/>
          <w:b/>
          <w:kern w:val="28"/>
        </w:rPr>
        <w:t xml:space="preserve"> </w:t>
      </w:r>
      <w:r w:rsidR="00F52B7A" w:rsidRPr="00486B41">
        <w:rPr>
          <w:rFonts w:ascii="Times New Roman" w:hAnsi="Times New Roman" w:cs="Times New Roman"/>
          <w:b/>
          <w:kern w:val="28"/>
        </w:rPr>
        <w:t>Lymphocytes</w:t>
      </w:r>
    </w:p>
    <w:p w14:paraId="766BFA03" w14:textId="65EFB008" w:rsidR="00F56465" w:rsidRPr="00486B41" w:rsidRDefault="00F56465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="00C709E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1B016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(CR2)</w:t>
      </w:r>
      <w:r w:rsidR="001B016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1B0169" w:rsidRPr="00486B41">
        <w:rPr>
          <w:rFonts w:cs="Times New Roman"/>
        </w:rPr>
        <w:t>entry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Reflecting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363B8B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 w:themeColor="text1"/>
        </w:rPr>
        <w:t>primate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gamma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herpesviruses,</w:t>
      </w:r>
      <w:r w:rsidR="00414F71" w:rsidRPr="00486B41">
        <w:rPr>
          <w:rFonts w:cs="Times New Roman"/>
        </w:rPr>
        <w:t xml:space="preserve"> </w:t>
      </w:r>
      <w:r w:rsidR="00F52FE2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F52FE2"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="00F52FE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herpesviruses.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C26D18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C26D18" w:rsidRPr="00486B41">
        <w:rPr>
          <w:rFonts w:cs="Times New Roman"/>
        </w:rPr>
        <w:t>subset</w:t>
      </w:r>
      <w:r w:rsidR="00414F71" w:rsidRPr="00486B41">
        <w:rPr>
          <w:rFonts w:cs="Times New Roman"/>
        </w:rPr>
        <w:t xml:space="preserve"> </w:t>
      </w:r>
      <w:r w:rsidR="00C26D1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mature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CD3+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naive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subsets</w:t>
      </w:r>
      <w:r w:rsidR="00414F71" w:rsidRPr="00486B41">
        <w:rPr>
          <w:rFonts w:cs="Times New Roman"/>
        </w:rPr>
        <w:t xml:space="preserve"> </w:t>
      </w:r>
      <w:r w:rsidR="0001151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8C1BB1" w:rsidRPr="00486B41">
        <w:rPr>
          <w:rFonts w:cs="Times New Roman"/>
        </w:rPr>
        <w:t>T</w:t>
      </w:r>
      <w:r w:rsidR="00846586" w:rsidRPr="00486B41">
        <w:rPr>
          <w:rFonts w:cs="Times New Roman"/>
        </w:rPr>
        <w:t>-cells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frame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287</w:t>
      </w:r>
      <w:r w:rsidR="00414F71" w:rsidRPr="00486B41">
        <w:rPr>
          <w:rFonts w:cs="Times New Roman"/>
        </w:rPr>
        <w:t xml:space="preserve"> </w:t>
      </w:r>
      <w:r w:rsidR="00D249F5" w:rsidRPr="00486B41">
        <w:rPr>
          <w:rFonts w:cs="Times New Roman"/>
        </w:rPr>
        <w:t>N</w:t>
      </w:r>
      <w:r w:rsidRPr="00486B41">
        <w:rPr>
          <w:rFonts w:cs="Times New Roman"/>
        </w:rPr>
        <w:t>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distinct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determined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CD35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attachment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543</w:t>
      </w:r>
      <w:r w:rsidR="00414F71" w:rsidRPr="00486B41">
        <w:rPr>
          <w:rFonts w:cs="Times New Roman"/>
        </w:rPr>
        <w:t xml:space="preserve"> </w:t>
      </w:r>
    </w:p>
    <w:p w14:paraId="27633B1B" w14:textId="2CA5DDA6" w:rsidR="00F56465" w:rsidRPr="00486B41" w:rsidRDefault="00F56465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C3d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consensus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(SCR).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307</w:t>
      </w:r>
      <w:r w:rsidR="00414F71" w:rsidRPr="00486B41">
        <w:rPr>
          <w:rFonts w:cs="Times New Roman"/>
        </w:rPr>
        <w:t xml:space="preserve"> </w:t>
      </w:r>
      <w:r w:rsidR="00835A8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35A8B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835A8B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835A8B"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="00835A8B"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="00835A8B" w:rsidRPr="00486B41">
        <w:rPr>
          <w:rFonts w:cs="Times New Roman"/>
        </w:rPr>
        <w:t>cells.</w:t>
      </w:r>
      <w:r w:rsidR="009052E2" w:rsidRPr="00486B41">
        <w:rPr>
          <w:rStyle w:val="citebib"/>
          <w:rFonts w:cs="Times New Roman"/>
          <w:vertAlign w:val="superscript"/>
        </w:rPr>
        <w:t>678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SCR-1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SCR-2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C3d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317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425</w:t>
      </w:r>
      <w:r w:rsidR="00414F71" w:rsidRPr="00486B41">
        <w:rPr>
          <w:rStyle w:val="CommentReference"/>
          <w:rFonts w:cs="Times New Roman"/>
          <w:sz w:val="24"/>
          <w:szCs w:val="24"/>
        </w:rPr>
        <w:t xml:space="preserve"> </w:t>
      </w:r>
      <w:r w:rsidRPr="00486B41">
        <w:rPr>
          <w:rFonts w:cs="Times New Roman"/>
        </w:rPr>
        <w:t>Soluble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9A08D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solved</w:t>
      </w:r>
      <w:r w:rsidR="009052E2" w:rsidRPr="00486B41">
        <w:rPr>
          <w:rStyle w:val="citebib"/>
          <w:rFonts w:cs="Times New Roman"/>
          <w:vertAlign w:val="superscript"/>
        </w:rPr>
        <w:t>590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portion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glycosylated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Compatible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finding,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deglycosylated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glycosylated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708</w:t>
      </w:r>
      <w:r w:rsidR="00414F71" w:rsidRPr="00486B41">
        <w:rPr>
          <w:rFonts w:cs="Times New Roman"/>
        </w:rPr>
        <w:t xml:space="preserve"> </w:t>
      </w:r>
    </w:p>
    <w:p w14:paraId="24DF3195" w14:textId="6D04F482" w:rsidR="00F56465" w:rsidRPr="00486B41" w:rsidRDefault="00F56465" w:rsidP="00CC1D3F">
      <w:pPr>
        <w:pStyle w:val="TXT"/>
        <w:rPr>
          <w:rFonts w:cs="Times New Roman"/>
          <w:color w:val="000000" w:themeColor="text1"/>
        </w:rPr>
      </w:pPr>
      <w:proofErr w:type="gramStart"/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soluble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endocytosis</w:t>
      </w:r>
      <w:r w:rsidR="00471C2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putative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parallels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gC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proteoglycans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tethering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absolutely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vitro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infections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performed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0518EA" w:rsidRPr="00486B41">
        <w:rPr>
          <w:rFonts w:cs="Times New Roman"/>
        </w:rPr>
        <w:t>titers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endocytosed</w:t>
      </w:r>
      <w:r w:rsidR="009052E2" w:rsidRPr="00486B41">
        <w:rPr>
          <w:rStyle w:val="citebib"/>
          <w:rFonts w:cs="Times New Roman"/>
          <w:vertAlign w:val="superscript"/>
        </w:rPr>
        <w:t>492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217DF281" w14:textId="34D9114B" w:rsidR="00F56465" w:rsidRPr="00486B41" w:rsidRDefault="00F56465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HLA-DR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library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screen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soluble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9052E2" w:rsidRPr="00486B41">
        <w:rPr>
          <w:rStyle w:val="citebib"/>
          <w:rFonts w:cs="Times New Roman"/>
          <w:vertAlign w:val="superscript"/>
        </w:rPr>
        <w:t>695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features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lectin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9052E2" w:rsidRPr="00486B41">
        <w:rPr>
          <w:rStyle w:val="citebib"/>
          <w:rFonts w:cs="Times New Roman"/>
          <w:vertAlign w:val="superscript"/>
        </w:rPr>
        <w:t>510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695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gp42/HLA-DR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HLA-DR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9052E2" w:rsidRPr="00486B41">
        <w:rPr>
          <w:rStyle w:val="citebib"/>
          <w:rFonts w:cs="Times New Roman"/>
          <w:vertAlign w:val="superscript"/>
        </w:rPr>
        <w:t>397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491</w:t>
      </w:r>
      <w:proofErr w:type="gramEnd"/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soluble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polyethylene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770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virosomes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383A5A" w:rsidRPr="00486B41">
        <w:rPr>
          <w:rFonts w:cs="Times New Roman"/>
        </w:rPr>
        <w:t>un</w:t>
      </w:r>
      <w:r w:rsidRPr="00486B41">
        <w:rPr>
          <w:rFonts w:cs="Times New Roman"/>
        </w:rPr>
        <w:t>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fuse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mutagenesis</w:t>
      </w:r>
      <w:r w:rsidR="009052E2" w:rsidRPr="00486B41">
        <w:rPr>
          <w:rStyle w:val="citebib"/>
          <w:rFonts w:cs="Times New Roman"/>
          <w:vertAlign w:val="superscript"/>
        </w:rPr>
        <w:t>244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crystallography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HLA-DR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396</w:t>
      </w:r>
      <w:r w:rsidR="005B33D0" w:rsidRPr="00486B41">
        <w:rPr>
          <w:rFonts w:cs="Times New Roman"/>
          <w:noProof/>
          <w:vertAlign w:val="superscript"/>
        </w:rPr>
        <w:t>,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117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695</w:t>
      </w:r>
    </w:p>
    <w:p w14:paraId="77CCFC60" w14:textId="6AD20EE9" w:rsidR="0029157A" w:rsidRPr="00486B41" w:rsidRDefault="00F56465" w:rsidP="00CC1D3F">
      <w:pPr>
        <w:pStyle w:val="TXT"/>
        <w:rPr>
          <w:rFonts w:cs="Times New Roman"/>
        </w:rPr>
      </w:pPr>
      <w:proofErr w:type="gramStart"/>
      <w:r w:rsidRPr="00486B41">
        <w:rPr>
          <w:rFonts w:cs="Times New Roman"/>
        </w:rPr>
        <w:t>gp42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gB.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conformational</w:t>
      </w:r>
      <w:r w:rsidR="00414F71" w:rsidRPr="00486B41">
        <w:rPr>
          <w:rFonts w:cs="Times New Roman"/>
        </w:rPr>
        <w:t xml:space="preserve"> </w:t>
      </w:r>
      <w:r w:rsidR="00162CF6" w:rsidRPr="00486B41">
        <w:rPr>
          <w:rFonts w:cs="Times New Roman"/>
        </w:rPr>
        <w:t>change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widening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hydrophobic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pocket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conformational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engaging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solved</w:t>
      </w:r>
      <w:r w:rsidR="009052E2" w:rsidRPr="00486B41">
        <w:rPr>
          <w:rStyle w:val="citebib"/>
          <w:rFonts w:cs="Times New Roman"/>
          <w:vertAlign w:val="superscript"/>
        </w:rPr>
        <w:t>467</w:t>
      </w:r>
      <w:r w:rsidR="001B016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revealing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elongated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rod-like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shape</w:t>
      </w:r>
      <w:r w:rsidR="001B016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middle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widest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1B0169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29157A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29157A" w:rsidRPr="00486B41">
        <w:rPr>
          <w:rFonts w:cs="Times New Roman"/>
        </w:rPr>
        <w:t>features</w:t>
      </w:r>
      <w:r w:rsidR="00414F71" w:rsidRPr="00486B41">
        <w:rPr>
          <w:rFonts w:cs="Times New Roman"/>
        </w:rPr>
        <w:t xml:space="preserve"> </w:t>
      </w:r>
      <w:r w:rsidR="0029157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compatible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chaperone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processing,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transport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803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KGD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="0029157A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implicated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467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Validating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glycosylation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tail,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</w:t>
      </w:r>
      <w:r w:rsidR="007A4AD1" w:rsidRPr="00486B41">
        <w:rPr>
          <w:rFonts w:cs="Times New Roman"/>
        </w:rPr>
        <w:t>o</w:t>
      </w:r>
      <w:r w:rsidRPr="00486B41">
        <w:rPr>
          <w:rFonts w:cs="Times New Roman"/>
        </w:rPr>
        <w:t>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separates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109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110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499</w:t>
      </w:r>
      <w:proofErr w:type="gramEnd"/>
      <w:r w:rsidR="00414F71" w:rsidRPr="00486B41">
        <w:rPr>
          <w:rFonts w:cs="Times New Roman"/>
        </w:rPr>
        <w:t xml:space="preserve"> </w:t>
      </w:r>
    </w:p>
    <w:p w14:paraId="0DFAF3F3" w14:textId="1AFE2701" w:rsidR="00F56465" w:rsidRPr="00486B41" w:rsidRDefault="00F56465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gH/gL/gp42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(E1D1)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solved</w:t>
      </w:r>
      <w:r w:rsidR="009A08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638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In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outside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lectin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9A08D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p42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E1D1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engage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distinct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assembly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putative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6325E8" w:rsidRPr="00486B41">
        <w:rPr>
          <w:rFonts w:cs="Times New Roman"/>
          <w:bCs/>
        </w:rPr>
        <w:t>5</w:t>
      </w:r>
      <w:r w:rsidRPr="00486B41">
        <w:rPr>
          <w:rFonts w:cs="Times New Roman"/>
          <w:bCs/>
        </w:rPr>
        <w:t>)</w:t>
      </w:r>
      <w:r w:rsidR="009A08D8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639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These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studies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provide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snapshot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intermediate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state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entry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highlight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potential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triggering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complex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bring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two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membrane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bilayers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proximity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interactions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constituents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complex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based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“open”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“closed”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form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complex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observed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CryoEM.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These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open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closed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forms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resemble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those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previous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seen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Cryo-ET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studies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done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HSV-1</w:t>
      </w:r>
      <w:r w:rsidR="009A08D8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Interestingly,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this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assembled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complex,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gH/gL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interacts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gp42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hydrophobic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pocket</w:t>
      </w:r>
      <w:r w:rsidR="0029157A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="0029157A" w:rsidRPr="00486B41">
        <w:rPr>
          <w:rFonts w:cs="Times New Roman"/>
          <w:bCs/>
        </w:rPr>
        <w:t>This</w:t>
      </w:r>
      <w:r w:rsidR="00414F71" w:rsidRPr="00486B41">
        <w:rPr>
          <w:rFonts w:cs="Times New Roman"/>
          <w:bCs/>
        </w:rPr>
        <w:t xml:space="preserve"> </w:t>
      </w:r>
      <w:r w:rsidR="0029157A" w:rsidRPr="00486B41">
        <w:rPr>
          <w:rFonts w:cs="Times New Roman"/>
          <w:bCs/>
        </w:rPr>
        <w:t>result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suggest</w:t>
      </w:r>
      <w:r w:rsidR="0029157A" w:rsidRPr="00486B41">
        <w:rPr>
          <w:rFonts w:cs="Times New Roman"/>
          <w:bCs/>
        </w:rPr>
        <w:t>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that</w:t>
      </w:r>
      <w:r w:rsidR="00414F71" w:rsidRPr="00486B41">
        <w:rPr>
          <w:rFonts w:cs="Times New Roman"/>
          <w:bCs/>
        </w:rPr>
        <w:t xml:space="preserve"> </w:t>
      </w:r>
      <w:r w:rsidR="0029157A" w:rsidRPr="00486B41">
        <w:rPr>
          <w:rFonts w:cs="Times New Roman"/>
          <w:bCs/>
        </w:rPr>
        <w:t>following</w:t>
      </w:r>
      <w:r w:rsidR="00414F71" w:rsidRPr="00486B41">
        <w:rPr>
          <w:rFonts w:cs="Times New Roman"/>
          <w:bCs/>
        </w:rPr>
        <w:t xml:space="preserve"> </w:t>
      </w:r>
      <w:r w:rsidR="0029157A" w:rsidRPr="00486B41">
        <w:rPr>
          <w:rFonts w:cs="Times New Roman"/>
          <w:bCs/>
        </w:rPr>
        <w:t>receptor</w:t>
      </w:r>
      <w:r w:rsidR="00414F71" w:rsidRPr="00486B41">
        <w:rPr>
          <w:rFonts w:cs="Times New Roman"/>
          <w:bCs/>
        </w:rPr>
        <w:t xml:space="preserve"> </w:t>
      </w:r>
      <w:r w:rsidR="0029157A" w:rsidRPr="00486B41">
        <w:rPr>
          <w:rFonts w:cs="Times New Roman"/>
          <w:bCs/>
        </w:rPr>
        <w:t>engagement,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binding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gp42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may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drive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fusion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mediated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gH/gL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proofErr w:type="gramStart"/>
      <w:r w:rsidRPr="00486B41">
        <w:rPr>
          <w:rFonts w:cs="Times New Roman"/>
          <w:bCs/>
        </w:rPr>
        <w:t>gB</w:t>
      </w:r>
      <w:proofErr w:type="gramEnd"/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bringing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viral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cellular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membranes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together.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Previous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studies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indicated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that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domain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containing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amino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acids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Q54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K94</w:t>
      </w:r>
      <w:r w:rsidR="009052E2" w:rsidRPr="00486B41">
        <w:rPr>
          <w:rStyle w:val="citebib"/>
          <w:rFonts w:cs="Times New Roman"/>
          <w:vertAlign w:val="superscript"/>
        </w:rPr>
        <w:t>576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important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triggering</w:t>
      </w:r>
      <w:r w:rsidR="00414F71" w:rsidRPr="00486B41">
        <w:rPr>
          <w:rFonts w:cs="Times New Roman"/>
          <w:bCs/>
        </w:rPr>
        <w:t xml:space="preserve"> </w:t>
      </w:r>
      <w:proofErr w:type="gramStart"/>
      <w:r w:rsidRPr="00486B41">
        <w:rPr>
          <w:rFonts w:cs="Times New Roman"/>
          <w:bCs/>
        </w:rPr>
        <w:t>gB</w:t>
      </w:r>
      <w:proofErr w:type="gramEnd"/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may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specifically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interact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gB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trigger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fusion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(Fig.</w:t>
      </w:r>
      <w:r w:rsidR="00414F71" w:rsidRPr="00486B41">
        <w:rPr>
          <w:rFonts w:cs="Times New Roman"/>
          <w:bCs/>
        </w:rPr>
        <w:t xml:space="preserve"> </w:t>
      </w:r>
      <w:bookmarkStart w:id="3" w:name="_Hlk188815741"/>
      <w:r w:rsidR="008E1BC6" w:rsidRPr="00486B41">
        <w:rPr>
          <w:rFonts w:cs="Times New Roman"/>
          <w:bCs/>
        </w:rPr>
        <w:t>71.</w:t>
      </w:r>
      <w:bookmarkEnd w:id="3"/>
      <w:r w:rsidR="006325E8" w:rsidRPr="00486B41">
        <w:rPr>
          <w:rFonts w:cs="Times New Roman"/>
          <w:bCs/>
        </w:rPr>
        <w:t>5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</w:p>
    <w:p w14:paraId="325EC3FD" w14:textId="7861F2D3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&lt;FIG71.5&gt;</w:t>
      </w:r>
    </w:p>
    <w:p w14:paraId="0794A2F5" w14:textId="64CF300F" w:rsidR="004C614C" w:rsidRPr="00486B41" w:rsidRDefault="00F56465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56642E" w:rsidRPr="00486B41">
        <w:rPr>
          <w:rFonts w:cs="Times New Roman"/>
        </w:rPr>
        <w:t>ha</w:t>
      </w:r>
      <w:r w:rsidR="0017118F" w:rsidRPr="00486B41">
        <w:rPr>
          <w:rFonts w:cs="Times New Roman"/>
        </w:rPr>
        <w:t>ve</w:t>
      </w:r>
      <w:r w:rsidR="00414F71" w:rsidRPr="00486B41">
        <w:rPr>
          <w:rFonts w:cs="Times New Roman"/>
        </w:rPr>
        <w:t xml:space="preserve"> </w:t>
      </w:r>
      <w:r w:rsidR="0056642E"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8F58E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8F58E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replication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infectivity,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infectivity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enables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engage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B216E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otherwise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occluded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egress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lymphocytes.</w:t>
      </w:r>
      <w:r w:rsidR="00414F71" w:rsidRPr="00486B41">
        <w:rPr>
          <w:rFonts w:cs="Times New Roman"/>
        </w:rPr>
        <w:t xml:space="preserve"> </w:t>
      </w:r>
    </w:p>
    <w:p w14:paraId="7AB7E451" w14:textId="2006CCC4" w:rsidR="00F56465" w:rsidRPr="00486B41" w:rsidRDefault="008C1A4B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&lt;H2&gt;</w:t>
      </w:r>
      <w:r w:rsidR="00F56465" w:rsidRPr="00486B41">
        <w:rPr>
          <w:rFonts w:ascii="Times New Roman" w:hAnsi="Times New Roman" w:cs="Times New Roman"/>
          <w:b/>
        </w:rPr>
        <w:t>Epithelial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F56465" w:rsidRPr="00486B41">
        <w:rPr>
          <w:rFonts w:ascii="Times New Roman" w:hAnsi="Times New Roman" w:cs="Times New Roman"/>
          <w:b/>
        </w:rPr>
        <w:t>Cells</w:t>
      </w:r>
    </w:p>
    <w:p w14:paraId="7BBEF8C0" w14:textId="66C807E6" w:rsidR="00413259" w:rsidRPr="00486B41" w:rsidRDefault="00F56465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endocytosis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492</w:t>
      </w:r>
      <w:r w:rsidR="00414F71" w:rsidRPr="00486B41">
        <w:rPr>
          <w:rFonts w:cs="Times New Roman"/>
        </w:rPr>
        <w:t xml:space="preserve"> </w:t>
      </w:r>
      <w:bookmarkStart w:id="4" w:name="OLE_LINK15"/>
      <w:bookmarkStart w:id="5" w:name="OLE_LINK16"/>
      <w:bookmarkStart w:id="6" w:name="OLE_LINK17"/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bookmarkEnd w:id="4"/>
      <w:bookmarkEnd w:id="5"/>
      <w:bookmarkEnd w:id="6"/>
      <w:r w:rsidR="003F4491" w:rsidRPr="00486B41">
        <w:rPr>
          <w:rFonts w:cs="Times New Roman"/>
        </w:rPr>
        <w:t>tonsil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epithelium,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epithelium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buccal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mucosa,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uvula,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soft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palate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3F4491" w:rsidRPr="00486B41">
        <w:rPr>
          <w:rFonts w:cs="Times New Roman"/>
        </w:rPr>
        <w:t>tongue</w:t>
      </w:r>
      <w:r w:rsidR="00414F71" w:rsidRPr="00486B41">
        <w:rPr>
          <w:rFonts w:cs="Times New Roman"/>
        </w:rPr>
        <w:t xml:space="preserve"> </w:t>
      </w:r>
      <w:r w:rsidR="00FB62E1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FB62E1" w:rsidRPr="00486B41">
        <w:rPr>
          <w:rFonts w:cs="Times New Roman"/>
        </w:rPr>
        <w:t>RT-PCR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multispan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RGD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5,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integrins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792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This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polarized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737</w:t>
      </w:r>
      <w:r w:rsidR="00B216E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5</w:t>
      </w:r>
      <w:r w:rsidRPr="00486B41">
        <w:rPr>
          <w:rFonts w:cs="Times New Roman"/>
        </w:rPr>
        <w:sym w:font="Symbol" w:char="F062"/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polarized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basolateral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</w:t>
      </w:r>
      <w:r w:rsidR="009052E2" w:rsidRPr="00486B41">
        <w:rPr>
          <w:rStyle w:val="citebib"/>
          <w:rFonts w:cs="Times New Roman"/>
          <w:vertAlign w:val="superscript"/>
        </w:rPr>
        <w:t>313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B216E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216E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B216E5" w:rsidRPr="00486B41">
        <w:rPr>
          <w:rFonts w:cs="Times New Roman"/>
        </w:rPr>
        <w:t>Kaposi</w:t>
      </w:r>
      <w:r w:rsidR="00414F71" w:rsidRPr="00486B41">
        <w:rPr>
          <w:rFonts w:cs="Times New Roman"/>
        </w:rPr>
        <w:t xml:space="preserve"> </w:t>
      </w:r>
      <w:r w:rsidR="00B216E5" w:rsidRPr="00486B41">
        <w:rPr>
          <w:rFonts w:cs="Times New Roman"/>
        </w:rPr>
        <w:t>sarcoma</w:t>
      </w:r>
      <w:r w:rsidR="00414F71" w:rsidRPr="00486B41">
        <w:rPr>
          <w:rFonts w:cs="Times New Roman"/>
        </w:rPr>
        <w:t xml:space="preserve"> </w:t>
      </w:r>
      <w:r w:rsidR="00B216E5"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="00B216E5" w:rsidRPr="00486B41">
        <w:rPr>
          <w:rFonts w:cs="Times New Roman"/>
        </w:rPr>
        <w:t>(KSHV)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2E5C49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V</w:t>
      </w:r>
      <w:r w:rsidRPr="00486B41">
        <w:rPr>
          <w:rFonts w:cs="Times New Roman"/>
        </w:rPr>
        <w:sym w:font="Symbol" w:char="F062"/>
      </w:r>
      <w:r w:rsidRPr="00486B41">
        <w:rPr>
          <w:rFonts w:cs="Times New Roman"/>
        </w:rPr>
        <w:t>5,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V</w:t>
      </w:r>
      <w:r w:rsidRPr="00486B41">
        <w:rPr>
          <w:rFonts w:cs="Times New Roman"/>
        </w:rPr>
        <w:sym w:font="Symbol" w:char="F062"/>
      </w:r>
      <w:r w:rsidRPr="00486B41">
        <w:rPr>
          <w:rFonts w:cs="Times New Roman"/>
        </w:rPr>
        <w:t>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V</w:t>
      </w:r>
      <w:r w:rsidRPr="00486B41">
        <w:rPr>
          <w:rFonts w:cs="Times New Roman"/>
        </w:rPr>
        <w:sym w:font="Symbol" w:char="F062"/>
      </w:r>
      <w:r w:rsidRPr="00486B41">
        <w:rPr>
          <w:rFonts w:cs="Times New Roman"/>
        </w:rPr>
        <w:t>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9052E2" w:rsidRPr="00486B41">
        <w:rPr>
          <w:rStyle w:val="citebib"/>
          <w:rFonts w:cs="Times New Roman"/>
          <w:vertAlign w:val="superscript"/>
        </w:rPr>
        <w:t>117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Earlier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soluble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5B33D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gH-null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500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knock-out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HEK293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CRISPR-Cas9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</w:t>
      </w:r>
      <w:r w:rsidR="00B216E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B216E5" w:rsidRPr="00486B41">
        <w:rPr>
          <w:rFonts w:cs="Times New Roman"/>
        </w:rPr>
        <w:t>N</w:t>
      </w:r>
      <w:r w:rsidRPr="00486B41">
        <w:rPr>
          <w:rFonts w:cs="Times New Roman"/>
        </w:rPr>
        <w:t>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HEK293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sym w:font="Symbol" w:char="F061"/>
      </w:r>
      <w:r w:rsidRPr="00486B41">
        <w:rPr>
          <w:rFonts w:cs="Times New Roman"/>
        </w:rPr>
        <w:t>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knock-out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HEK293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B216E5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B216E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HEK293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mediators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111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Ephrin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(EphA2)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111</w:t>
      </w:r>
      <w:r w:rsidR="008F526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F5268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8F5268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independently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8F526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F5268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F5268"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="008F5268" w:rsidRPr="00486B41">
        <w:rPr>
          <w:rFonts w:cs="Times New Roman"/>
        </w:rPr>
        <w:t>study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812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EphA2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belongs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(RTK)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boundary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migration,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axon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guidance,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synapse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angiogenesis,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EphA2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KSHV,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gammaherpesvirus</w:t>
      </w:r>
      <w:r w:rsidR="002E5C49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IFITM</w:t>
      </w:r>
      <w:r w:rsidR="003A0E49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blocks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EphA2-mediated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cells</w:t>
      </w:r>
      <w:r w:rsidR="003A0E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802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Neuropilin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bind</w:t>
      </w:r>
      <w:r w:rsidR="003A0E49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serve</w:t>
      </w:r>
      <w:r w:rsidR="003A0E49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mediator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macropinocytosis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li</w:t>
      </w:r>
      <w:r w:rsidR="00A135A3" w:rsidRPr="00486B41">
        <w:rPr>
          <w:rFonts w:cs="Times New Roman"/>
        </w:rPr>
        <w:t>pid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raft-dependent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endocytosis</w:t>
      </w:r>
      <w:r w:rsidR="009052E2" w:rsidRPr="00486B41">
        <w:rPr>
          <w:rStyle w:val="citebib"/>
          <w:rFonts w:cs="Times New Roman"/>
          <w:vertAlign w:val="superscript"/>
        </w:rPr>
        <w:t>759</w:t>
      </w:r>
      <w:r w:rsidR="009F646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413259" w:rsidRPr="00486B41">
        <w:rPr>
          <w:rFonts w:cs="Times New Roman"/>
        </w:rPr>
        <w:t>while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nonmuscle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myosin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heavy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chain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IIA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interacts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with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gH/gL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and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is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also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important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for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entry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of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the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virus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into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epithelial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13259" w:rsidRPr="00486B41">
        <w:rPr>
          <w:rFonts w:cs="Times New Roman"/>
          <w:color w:val="212121"/>
          <w:shd w:val="clear" w:color="auto" w:fill="FFFFFF"/>
        </w:rPr>
        <w:t>cells</w:t>
      </w:r>
      <w:r w:rsidR="009F646E" w:rsidRPr="00486B41">
        <w:rPr>
          <w:rFonts w:cs="Times New Roman"/>
          <w:color w:val="212121"/>
          <w:shd w:val="clear" w:color="auto" w:fill="FFFFFF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793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R9AP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(also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RGS9BP)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mediates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E021F0"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398</w:t>
      </w:r>
      <w:r w:rsidR="00E021F0" w:rsidRPr="00486B41">
        <w:rPr>
          <w:rFonts w:cs="Times New Roman"/>
        </w:rPr>
        <w:t>.</w:t>
      </w:r>
    </w:p>
    <w:p w14:paraId="3F43FA2C" w14:textId="0322FA53" w:rsidR="004C614C" w:rsidRPr="00486B41" w:rsidRDefault="00F56465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exist</w:t>
      </w:r>
      <w:r w:rsidR="00414F71" w:rsidRPr="00486B41">
        <w:rPr>
          <w:rFonts w:cs="Times New Roman"/>
        </w:rPr>
        <w:t xml:space="preserve"> </w:t>
      </w:r>
      <w:r w:rsidR="00625793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625793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625793" w:rsidRPr="00486B41">
        <w:rPr>
          <w:rFonts w:cs="Times New Roman"/>
        </w:rPr>
        <w:t>entry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Ig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polymeric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relevant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134C9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transcytosed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polarized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directed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interactions</w:t>
      </w:r>
      <w:r w:rsidR="00134C9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738</w:t>
      </w:r>
      <w:r w:rsidR="00414F71" w:rsidRPr="00486B41">
        <w:rPr>
          <w:rFonts w:cs="Times New Roman"/>
        </w:rPr>
        <w:t xml:space="preserve"> </w:t>
      </w:r>
      <w:r w:rsidR="00045CEF" w:rsidRPr="00486B41">
        <w:rPr>
          <w:rFonts w:cs="Times New Roman"/>
        </w:rPr>
        <w:t>C</w:t>
      </w:r>
      <w:r w:rsidRPr="00486B41">
        <w:rPr>
          <w:rFonts w:cs="Times New Roman"/>
        </w:rPr>
        <w:t>ell-associated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2E5C49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R</w:t>
      </w:r>
      <w:r w:rsidR="00FA0CF6" w:rsidRPr="00486B41">
        <w:rPr>
          <w:rFonts w:cs="Times New Roman"/>
        </w:rPr>
        <w:t>ecently,</w:t>
      </w:r>
      <w:r w:rsidR="00414F71" w:rsidRPr="00486B41">
        <w:rPr>
          <w:rFonts w:cs="Times New Roman"/>
        </w:rPr>
        <w:t xml:space="preserve"> </w:t>
      </w:r>
      <w:r w:rsidR="00F42F29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novel</w:t>
      </w:r>
      <w:r w:rsidR="00414F71" w:rsidRPr="00486B41">
        <w:rPr>
          <w:rFonts w:cs="Times New Roman"/>
        </w:rPr>
        <w:t xml:space="preserve"> </w:t>
      </w:r>
      <w:r w:rsidR="00F42F29" w:rsidRPr="00486B41">
        <w:rPr>
          <w:rFonts w:cs="Times New Roman"/>
        </w:rPr>
        <w:t>mechanism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non</w:t>
      </w:r>
      <w:r w:rsidR="00F42F29" w:rsidRPr="00486B41">
        <w:rPr>
          <w:rFonts w:cs="Times New Roman"/>
        </w:rPr>
        <w:t>-</w:t>
      </w:r>
      <w:r w:rsidR="00E355BA" w:rsidRPr="00486B41">
        <w:rPr>
          <w:rFonts w:cs="Times New Roman"/>
        </w:rPr>
        <w:t>susceptible</w:t>
      </w:r>
      <w:r w:rsidR="00414F71" w:rsidRPr="00486B41">
        <w:rPr>
          <w:rFonts w:cs="Times New Roman"/>
        </w:rPr>
        <w:t xml:space="preserve"> </w:t>
      </w:r>
      <w:r w:rsidR="009A4EE2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9A4EE2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formation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cell-in-cell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structures</w:t>
      </w:r>
      <w:r w:rsidR="002E5C49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529</w:t>
      </w:r>
      <w:r w:rsidR="00414F71" w:rsidRPr="00486B41">
        <w:rPr>
          <w:rFonts w:cs="Times New Roman"/>
        </w:rPr>
        <w:t xml:space="preserve"> </w:t>
      </w:r>
      <w:r w:rsidR="000F0311" w:rsidRPr="00486B41">
        <w:rPr>
          <w:rFonts w:cs="Times New Roman"/>
        </w:rPr>
        <w:t>E</w:t>
      </w:r>
      <w:r w:rsidR="00FA0CF6" w:rsidRPr="00486B41">
        <w:rPr>
          <w:rFonts w:cs="Times New Roman"/>
        </w:rPr>
        <w:t>pithelial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CNE-2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642EB8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resistant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invaded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Akata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cell-in-cell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structures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vitro.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structures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biopsies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FA0CF6" w:rsidRPr="00486B41">
        <w:rPr>
          <w:rFonts w:cs="Times New Roman"/>
        </w:rPr>
        <w:t>carcinoma.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How</w:t>
      </w:r>
      <w:r w:rsidR="00414F71" w:rsidRPr="00486B41">
        <w:rPr>
          <w:rFonts w:cs="Times New Roman"/>
        </w:rPr>
        <w:t xml:space="preserve"> </w:t>
      </w:r>
      <w:r w:rsidR="00A74F9C" w:rsidRPr="00486B41">
        <w:rPr>
          <w:rFonts w:cs="Times New Roman"/>
        </w:rPr>
        <w:t>t</w:t>
      </w:r>
      <w:r w:rsidR="00A14FF3" w:rsidRPr="00486B41">
        <w:rPr>
          <w:rFonts w:cs="Times New Roman"/>
        </w:rPr>
        <w:t>hese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="00E355BA" w:rsidRPr="00486B41">
        <w:rPr>
          <w:rFonts w:cs="Times New Roman"/>
        </w:rPr>
        <w:t>routes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656A9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E656A9" w:rsidRPr="00486B41">
        <w:rPr>
          <w:rFonts w:cs="Times New Roman"/>
        </w:rPr>
        <w:t>impact</w:t>
      </w:r>
      <w:r w:rsidR="00414F71" w:rsidRPr="00486B41">
        <w:rPr>
          <w:rFonts w:cs="Times New Roman"/>
        </w:rPr>
        <w:t xml:space="preserve"> </w:t>
      </w:r>
      <w:r w:rsidR="000F0311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humans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requires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A14FF3" w:rsidRPr="00486B41">
        <w:rPr>
          <w:rFonts w:cs="Times New Roman"/>
        </w:rPr>
        <w:t>investigation.</w:t>
      </w:r>
      <w:r w:rsidR="00414F71" w:rsidRPr="00486B41">
        <w:rPr>
          <w:rFonts w:cs="Times New Roman"/>
        </w:rPr>
        <w:t xml:space="preserve"> </w:t>
      </w:r>
      <w:r w:rsidR="0004341A"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spread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stratified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BDLF2</w:t>
      </w:r>
      <w:r w:rsidR="009F646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754</w:t>
      </w:r>
    </w:p>
    <w:p w14:paraId="26194071" w14:textId="4C124F6F" w:rsidR="0030363B" w:rsidRPr="00486B41" w:rsidRDefault="008C1A4B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&lt;H2&gt;</w:t>
      </w:r>
      <w:r w:rsidR="009C1864" w:rsidRPr="00486B41">
        <w:rPr>
          <w:rFonts w:ascii="Times New Roman" w:hAnsi="Times New Roman" w:cs="Times New Roman"/>
          <w:b/>
          <w:lang w:val="fr-FR"/>
        </w:rPr>
        <w:t>EBV</w:t>
      </w:r>
      <w:r w:rsidR="00414F71" w:rsidRPr="00486B41">
        <w:rPr>
          <w:rFonts w:ascii="Times New Roman" w:hAnsi="Times New Roman" w:cs="Times New Roman"/>
          <w:b/>
          <w:lang w:val="fr-FR"/>
        </w:rPr>
        <w:t xml:space="preserve"> </w:t>
      </w:r>
      <w:r w:rsidR="009C1864" w:rsidRPr="00486B41">
        <w:rPr>
          <w:rFonts w:ascii="Times New Roman" w:hAnsi="Times New Roman" w:cs="Times New Roman"/>
          <w:b/>
          <w:lang w:val="fr-FR"/>
        </w:rPr>
        <w:t>Latency</w:t>
      </w:r>
      <w:r w:rsidR="00414F71" w:rsidRPr="00486B41">
        <w:rPr>
          <w:rFonts w:ascii="Times New Roman" w:hAnsi="Times New Roman" w:cs="Times New Roman"/>
          <w:b/>
          <w:lang w:val="fr-FR"/>
        </w:rPr>
        <w:t xml:space="preserve"> </w:t>
      </w:r>
      <w:r w:rsidR="00ED54E3" w:rsidRPr="00486B41">
        <w:rPr>
          <w:rFonts w:ascii="Times New Roman" w:hAnsi="Times New Roman" w:cs="Times New Roman"/>
          <w:b/>
          <w:lang w:val="fr-FR"/>
        </w:rPr>
        <w:t>Programs</w:t>
      </w:r>
    </w:p>
    <w:p w14:paraId="31C9E8F9" w14:textId="1D343905" w:rsidR="005208B9" w:rsidRPr="00486B41" w:rsidRDefault="005A580D" w:rsidP="004B7E08">
      <w:pPr>
        <w:pStyle w:val="TXT-FLUSH"/>
        <w:rPr>
          <w:rFonts w:cs="Times New Roman"/>
          <w:color w:val="800000"/>
        </w:rPr>
      </w:pPr>
      <w:r w:rsidRPr="00486B41">
        <w:rPr>
          <w:rFonts w:cs="Times New Roman"/>
          <w:lang w:bidi="en-US"/>
        </w:rPr>
        <w:t>An</w:t>
      </w:r>
      <w:r w:rsidR="00414F71" w:rsidRPr="00486B41">
        <w:rPr>
          <w:rFonts w:cs="Times New Roman"/>
          <w:lang w:bidi="en-US"/>
        </w:rPr>
        <w:t xml:space="preserve"> </w:t>
      </w:r>
      <w:r w:rsidRPr="00486B41">
        <w:rPr>
          <w:rFonts w:cs="Times New Roman"/>
          <w:lang w:bidi="en-US"/>
        </w:rPr>
        <w:t>intriguing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aspect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of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EBV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is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its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ability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to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establish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different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types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of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latent</w:t>
      </w:r>
      <w:r w:rsidR="00414F71" w:rsidRPr="00486B41">
        <w:rPr>
          <w:rFonts w:cs="Times New Roman"/>
          <w:lang w:bidi="en-US"/>
        </w:rPr>
        <w:t xml:space="preserve"> </w:t>
      </w:r>
      <w:r w:rsidR="00475E39" w:rsidRPr="00486B41">
        <w:rPr>
          <w:rFonts w:cs="Times New Roman"/>
          <w:lang w:bidi="en-US"/>
        </w:rPr>
        <w:t>B-cell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infection</w:t>
      </w:r>
      <w:r w:rsidRPr="00486B41">
        <w:rPr>
          <w:rFonts w:cs="Times New Roman"/>
          <w:lang w:bidi="en-US"/>
        </w:rPr>
        <w:t>.</w:t>
      </w:r>
      <w:r w:rsidR="00414F71" w:rsidRPr="00486B41">
        <w:rPr>
          <w:rFonts w:cs="Times New Roman"/>
          <w:lang w:bidi="en-US"/>
        </w:rPr>
        <w:t xml:space="preserve"> </w:t>
      </w:r>
      <w:r w:rsidRPr="00486B41">
        <w:rPr>
          <w:rFonts w:cs="Times New Roman"/>
          <w:lang w:bidi="en-US"/>
        </w:rPr>
        <w:t>EBV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switches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between</w:t>
      </w:r>
      <w:r w:rsidR="00414F71" w:rsidRPr="00486B41">
        <w:rPr>
          <w:rFonts w:cs="Times New Roman"/>
          <w:lang w:bidi="en-US"/>
        </w:rPr>
        <w:t xml:space="preserve"> </w:t>
      </w:r>
      <w:r w:rsidR="0034368D" w:rsidRPr="00486B41">
        <w:rPr>
          <w:rFonts w:cs="Times New Roman"/>
          <w:lang w:bidi="en-US"/>
        </w:rPr>
        <w:t>latency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programs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to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navigate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the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B-cell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compartment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and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to</w:t>
      </w:r>
      <w:r w:rsidR="00414F71" w:rsidRPr="00486B41">
        <w:rPr>
          <w:rFonts w:cs="Times New Roman"/>
          <w:lang w:bidi="en-US"/>
        </w:rPr>
        <w:t xml:space="preserve"> </w:t>
      </w:r>
      <w:r w:rsidRPr="00486B41">
        <w:rPr>
          <w:rFonts w:cs="Times New Roman"/>
          <w:lang w:bidi="en-US"/>
        </w:rPr>
        <w:t>colonize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memory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B-cell</w:t>
      </w:r>
      <w:r w:rsidR="0034368D" w:rsidRPr="00486B41">
        <w:rPr>
          <w:rFonts w:cs="Times New Roman"/>
          <w:lang w:bidi="en-US"/>
        </w:rPr>
        <w:t>s</w:t>
      </w:r>
      <w:r w:rsidR="007D3605" w:rsidRPr="00486B41">
        <w:rPr>
          <w:rFonts w:cs="Times New Roman"/>
          <w:lang w:bidi="en-US"/>
        </w:rPr>
        <w:t>,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the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reservoir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for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lifelong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EBV</w:t>
      </w:r>
      <w:r w:rsidR="00414F71" w:rsidRPr="00486B41">
        <w:rPr>
          <w:rFonts w:cs="Times New Roman"/>
          <w:lang w:bidi="en-US"/>
        </w:rPr>
        <w:t xml:space="preserve"> </w:t>
      </w:r>
      <w:r w:rsidR="007D3605" w:rsidRPr="00486B41">
        <w:rPr>
          <w:rFonts w:cs="Times New Roman"/>
          <w:lang w:bidi="en-US"/>
        </w:rPr>
        <w:t>infection.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Up</w:t>
      </w:r>
      <w:r w:rsidR="00414F71" w:rsidRPr="00486B41">
        <w:rPr>
          <w:rFonts w:cs="Times New Roman"/>
          <w:lang w:bidi="en-US"/>
        </w:rPr>
        <w:t xml:space="preserve"> </w:t>
      </w:r>
      <w:r w:rsidR="005208B9" w:rsidRPr="00486B41">
        <w:rPr>
          <w:rFonts w:cs="Times New Roman"/>
          <w:lang w:bidi="en-US"/>
        </w:rPr>
        <w:t>to</w:t>
      </w:r>
      <w:r w:rsidR="00414F71" w:rsidRPr="00486B41">
        <w:rPr>
          <w:rFonts w:cs="Times New Roman"/>
          <w:lang w:bidi="en-US"/>
        </w:rPr>
        <w:t xml:space="preserve"> </w:t>
      </w:r>
      <w:r w:rsidR="004F51D0" w:rsidRPr="00486B41">
        <w:rPr>
          <w:rFonts w:cs="Times New Roman"/>
          <w:lang w:bidi="en-US"/>
        </w:rPr>
        <w:t>9</w:t>
      </w:r>
      <w:r w:rsidR="00414F71" w:rsidRPr="00486B41">
        <w:rPr>
          <w:rFonts w:cs="Times New Roman"/>
          <w:lang w:bidi="en-US"/>
        </w:rPr>
        <w:t xml:space="preserve"> </w:t>
      </w:r>
      <w:r w:rsidR="0034368D" w:rsidRPr="00486B41">
        <w:rPr>
          <w:rFonts w:cs="Times New Roman"/>
          <w:lang w:bidi="en-US"/>
        </w:rPr>
        <w:t>EBV</w:t>
      </w:r>
      <w:r w:rsidR="00414F71" w:rsidRPr="00486B41">
        <w:rPr>
          <w:rFonts w:cs="Times New Roman"/>
          <w:lang w:bidi="en-US"/>
        </w:rPr>
        <w:t xml:space="preserve"> </w:t>
      </w:r>
      <w:r w:rsidR="0034368D" w:rsidRPr="00486B41">
        <w:rPr>
          <w:rFonts w:cs="Times New Roman"/>
          <w:lang w:bidi="en-US"/>
        </w:rPr>
        <w:t>proteins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5208B9" w:rsidRPr="00486B41">
        <w:rPr>
          <w:rFonts w:cs="Times New Roman"/>
          <w:color w:val="000000" w:themeColor="text1"/>
          <w:lang w:bidi="en-US"/>
        </w:rPr>
        <w:t>are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5208B9" w:rsidRPr="00486B41">
        <w:rPr>
          <w:rFonts w:cs="Times New Roman"/>
          <w:color w:val="000000" w:themeColor="text1"/>
          <w:lang w:bidi="en-US"/>
        </w:rPr>
        <w:t>expressed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C125A3" w:rsidRPr="00486B41">
        <w:rPr>
          <w:rFonts w:cs="Times New Roman"/>
          <w:color w:val="000000" w:themeColor="text1"/>
          <w:lang w:bidi="en-US"/>
        </w:rPr>
        <w:t>in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6675D3" w:rsidRPr="00486B41">
        <w:rPr>
          <w:rFonts w:cs="Times New Roman"/>
          <w:color w:val="000000" w:themeColor="text1"/>
          <w:lang w:bidi="en-US"/>
        </w:rPr>
        <w:t>EBV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6675D3" w:rsidRPr="00486B41">
        <w:rPr>
          <w:rFonts w:cs="Times New Roman"/>
          <w:color w:val="000000" w:themeColor="text1"/>
          <w:lang w:bidi="en-US"/>
        </w:rPr>
        <w:t>latency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6675D3" w:rsidRPr="00486B41">
        <w:rPr>
          <w:rFonts w:cs="Times New Roman"/>
          <w:color w:val="000000" w:themeColor="text1"/>
          <w:lang w:bidi="en-US"/>
        </w:rPr>
        <w:t>programs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5208B9" w:rsidRPr="00486B41">
        <w:rPr>
          <w:rFonts w:cs="Times New Roman"/>
          <w:color w:val="000000" w:themeColor="text1"/>
          <w:lang w:bidi="en-US"/>
        </w:rPr>
        <w:t>(</w:t>
      </w:r>
      <w:r w:rsidR="00565A96" w:rsidRPr="00486B41">
        <w:rPr>
          <w:rFonts w:cs="Times New Roman"/>
          <w:color w:val="000000" w:themeColor="text1"/>
          <w:lang w:bidi="en-US"/>
        </w:rPr>
        <w:t>see</w:t>
      </w:r>
      <w:r w:rsidR="00414F71" w:rsidRPr="00486B41">
        <w:rPr>
          <w:rFonts w:cs="Times New Roman"/>
          <w:color w:val="000000" w:themeColor="text1"/>
          <w:lang w:bidi="en-US"/>
        </w:rPr>
        <w:t xml:space="preserve"> </w:t>
      </w:r>
      <w:r w:rsidR="005208B9" w:rsidRPr="00486B41">
        <w:rPr>
          <w:rFonts w:cs="Times New Roman"/>
          <w:bCs/>
          <w:color w:val="000000" w:themeColor="text1"/>
          <w:lang w:bidi="en-US"/>
        </w:rPr>
        <w:t>Table</w:t>
      </w:r>
      <w:r w:rsidR="00414F71" w:rsidRPr="00486B41">
        <w:rPr>
          <w:rFonts w:cs="Times New Roman"/>
          <w:bCs/>
          <w:color w:val="000000" w:themeColor="text1"/>
          <w:lang w:bidi="en-US"/>
        </w:rPr>
        <w:t xml:space="preserve"> </w:t>
      </w:r>
      <w:r w:rsidR="00F74FBF" w:rsidRPr="00486B41">
        <w:rPr>
          <w:rFonts w:cs="Times New Roman"/>
          <w:bCs/>
        </w:rPr>
        <w:t>71.</w:t>
      </w:r>
      <w:r w:rsidR="005208B9" w:rsidRPr="00486B41">
        <w:rPr>
          <w:rFonts w:cs="Times New Roman"/>
          <w:bCs/>
          <w:color w:val="000000" w:themeColor="text1"/>
          <w:lang w:bidi="en-US"/>
        </w:rPr>
        <w:t>1)</w:t>
      </w:r>
      <w:r w:rsidR="00D24D07" w:rsidRPr="00486B41">
        <w:rPr>
          <w:rFonts w:cs="Times New Roman"/>
          <w:bCs/>
          <w:color w:val="000000" w:themeColor="text1"/>
          <w:lang w:bidi="en-US"/>
        </w:rPr>
        <w:t>.</w:t>
      </w:r>
      <w:r w:rsidR="00414F71" w:rsidRPr="00486B41">
        <w:rPr>
          <w:rFonts w:cs="Times New Roman"/>
          <w:bCs/>
          <w:color w:val="000000" w:themeColor="text1"/>
          <w:lang w:bidi="en-US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These</w:t>
      </w:r>
      <w:r w:rsidR="00414F71" w:rsidRPr="00486B41">
        <w:rPr>
          <w:rFonts w:cs="Times New Roman"/>
          <w:bCs/>
          <w:color w:val="000000"/>
        </w:rPr>
        <w:t xml:space="preserve"> </w:t>
      </w:r>
      <w:r w:rsidR="005208B9" w:rsidRPr="00486B41">
        <w:rPr>
          <w:rFonts w:cs="Times New Roman"/>
          <w:bCs/>
          <w:color w:val="000000"/>
        </w:rPr>
        <w:t>include</w:t>
      </w:r>
      <w:r w:rsidR="00414F71" w:rsidRPr="00486B41">
        <w:rPr>
          <w:rFonts w:cs="Times New Roman"/>
          <w:bCs/>
          <w:color w:val="000000"/>
        </w:rPr>
        <w:t xml:space="preserve"> </w:t>
      </w:r>
      <w:r w:rsidR="004F51D0" w:rsidRPr="00486B41">
        <w:rPr>
          <w:rFonts w:cs="Times New Roman"/>
          <w:bCs/>
          <w:color w:val="000000"/>
        </w:rPr>
        <w:t>6</w:t>
      </w:r>
      <w:r w:rsidR="00414F71" w:rsidRPr="00486B41">
        <w:rPr>
          <w:rFonts w:cs="Times New Roman"/>
          <w:bCs/>
          <w:color w:val="000000"/>
        </w:rPr>
        <w:t xml:space="preserve"> </w:t>
      </w:r>
      <w:r w:rsidR="005208B9" w:rsidRPr="00486B41">
        <w:rPr>
          <w:rFonts w:cs="Times New Roman"/>
          <w:bCs/>
          <w:color w:val="000000"/>
        </w:rPr>
        <w:t>EBNA</w:t>
      </w:r>
      <w:r w:rsidR="004F51D0" w:rsidRPr="00486B41">
        <w:rPr>
          <w:rFonts w:cs="Times New Roman"/>
          <w:bCs/>
          <w:color w:val="000000"/>
        </w:rPr>
        <w:t>s</w:t>
      </w:r>
      <w:r w:rsidR="00BA4B86" w:rsidRPr="00486B41">
        <w:rPr>
          <w:rFonts w:cs="Times New Roman"/>
          <w:bCs/>
          <w:color w:val="000000"/>
        </w:rPr>
        <w:t>,</w:t>
      </w:r>
      <w:r w:rsidR="00414F71" w:rsidRPr="00486B41">
        <w:rPr>
          <w:rFonts w:cs="Times New Roman"/>
          <w:bCs/>
          <w:color w:val="000000"/>
        </w:rPr>
        <w:t xml:space="preserve"> </w:t>
      </w:r>
      <w:r w:rsidR="004F51D0" w:rsidRPr="00486B41">
        <w:rPr>
          <w:rFonts w:cs="Times New Roman"/>
          <w:bCs/>
          <w:color w:val="000000" w:themeColor="text1"/>
        </w:rPr>
        <w:t>2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LMP</w:t>
      </w:r>
      <w:r w:rsidR="004F51D0" w:rsidRPr="00486B41">
        <w:rPr>
          <w:rFonts w:cs="Times New Roman"/>
          <w:bCs/>
          <w:color w:val="000000" w:themeColor="text1"/>
        </w:rPr>
        <w:t>s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BA4B86" w:rsidRPr="00486B41">
        <w:rPr>
          <w:rFonts w:cs="Times New Roman"/>
          <w:bCs/>
          <w:color w:val="000000" w:themeColor="text1"/>
        </w:rPr>
        <w:t>and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BA4B86" w:rsidRPr="00486B41">
        <w:rPr>
          <w:rFonts w:cs="Times New Roman"/>
          <w:bCs/>
          <w:color w:val="000000" w:themeColor="text1"/>
        </w:rPr>
        <w:t>the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BA4B86" w:rsidRPr="00486B41">
        <w:rPr>
          <w:rFonts w:cs="Times New Roman"/>
          <w:bCs/>
          <w:color w:val="000000" w:themeColor="text1"/>
        </w:rPr>
        <w:t>viral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BA4B86" w:rsidRPr="00486B41">
        <w:rPr>
          <w:rFonts w:cs="Times New Roman"/>
          <w:bCs/>
          <w:color w:val="000000" w:themeColor="text1"/>
        </w:rPr>
        <w:t>B</w:t>
      </w:r>
      <w:r w:rsidR="00C125A3" w:rsidRPr="00486B41">
        <w:rPr>
          <w:rFonts w:cs="Times New Roman"/>
          <w:bCs/>
          <w:color w:val="000000" w:themeColor="text1"/>
        </w:rPr>
        <w:t>CL</w:t>
      </w:r>
      <w:r w:rsidR="00BA4B86" w:rsidRPr="00486B41">
        <w:rPr>
          <w:rFonts w:cs="Times New Roman"/>
          <w:bCs/>
          <w:color w:val="000000" w:themeColor="text1"/>
        </w:rPr>
        <w:t>2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BA4B86" w:rsidRPr="00486B41">
        <w:rPr>
          <w:rFonts w:cs="Times New Roman"/>
          <w:bCs/>
          <w:color w:val="000000" w:themeColor="text1"/>
        </w:rPr>
        <w:t>homologue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BA4B86" w:rsidRPr="00486B41">
        <w:rPr>
          <w:rFonts w:cs="Times New Roman"/>
          <w:bCs/>
          <w:color w:val="000000" w:themeColor="text1"/>
        </w:rPr>
        <w:t>BHRF1</w:t>
      </w:r>
      <w:r w:rsidR="005208B9" w:rsidRPr="00486B41">
        <w:rPr>
          <w:rFonts w:cs="Times New Roman"/>
          <w:bCs/>
          <w:color w:val="000000" w:themeColor="text1"/>
        </w:rPr>
        <w:t>.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Their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key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functions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are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shown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in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5208B9" w:rsidRPr="00486B41">
        <w:rPr>
          <w:rFonts w:cs="Times New Roman"/>
          <w:bCs/>
          <w:color w:val="000000" w:themeColor="text1"/>
        </w:rPr>
        <w:t>Table</w:t>
      </w:r>
      <w:r w:rsidR="00414F71" w:rsidRPr="00486B41">
        <w:rPr>
          <w:rFonts w:cs="Times New Roman"/>
          <w:bCs/>
          <w:color w:val="000000" w:themeColor="text1"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5208B9" w:rsidRPr="00486B41">
        <w:rPr>
          <w:rFonts w:cs="Times New Roman"/>
          <w:bCs/>
          <w:color w:val="000000" w:themeColor="text1"/>
        </w:rPr>
        <w:t>1.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EBV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latency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/>
        </w:rPr>
        <w:t>genes</w:t>
      </w:r>
      <w:r w:rsidR="00414F71" w:rsidRPr="00486B41">
        <w:rPr>
          <w:rFonts w:cs="Times New Roman"/>
          <w:color w:val="000000"/>
        </w:rPr>
        <w:t xml:space="preserve"> </w:t>
      </w:r>
      <w:r w:rsidR="005208B9" w:rsidRPr="00486B41">
        <w:rPr>
          <w:rFonts w:cs="Times New Roman"/>
          <w:color w:val="000000"/>
        </w:rPr>
        <w:t>are</w:t>
      </w:r>
      <w:r w:rsidR="00414F71" w:rsidRPr="00486B41">
        <w:rPr>
          <w:rFonts w:cs="Times New Roman"/>
          <w:color w:val="000000"/>
        </w:rPr>
        <w:t xml:space="preserve"> </w:t>
      </w:r>
      <w:r w:rsidR="005208B9" w:rsidRPr="00486B41">
        <w:rPr>
          <w:rFonts w:cs="Times New Roman"/>
          <w:color w:val="000000"/>
        </w:rPr>
        <w:t>conserved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with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closely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related</w:t>
      </w:r>
      <w:r w:rsidR="00414F71" w:rsidRPr="00486B41">
        <w:rPr>
          <w:rFonts w:cs="Times New Roman"/>
          <w:color w:val="000000"/>
        </w:rPr>
        <w:t xml:space="preserve"> </w:t>
      </w:r>
      <w:r w:rsidR="005208B9" w:rsidRPr="00486B41">
        <w:rPr>
          <w:rFonts w:cs="Times New Roman"/>
          <w:color w:val="000000"/>
        </w:rPr>
        <w:t>primate</w:t>
      </w:r>
      <w:r w:rsidR="00414F71" w:rsidRPr="00486B41">
        <w:rPr>
          <w:rFonts w:cs="Times New Roman"/>
          <w:color w:val="000000"/>
        </w:rPr>
        <w:t xml:space="preserve"> </w:t>
      </w:r>
      <w:r w:rsidR="005208B9" w:rsidRPr="00486B41">
        <w:rPr>
          <w:rFonts w:cs="Times New Roman"/>
          <w:color w:val="000000"/>
        </w:rPr>
        <w:t>lymphocryptoviruses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but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not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with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other</w:t>
      </w:r>
      <w:r w:rsidR="00414F71" w:rsidRPr="00486B41">
        <w:rPr>
          <w:rFonts w:cs="Times New Roman"/>
          <w:color w:val="000000"/>
        </w:rPr>
        <w:t xml:space="preserve"> </w:t>
      </w:r>
      <w:r w:rsidR="0034368D" w:rsidRPr="00486B41">
        <w:rPr>
          <w:rFonts w:cs="Times New Roman"/>
          <w:color w:val="000000"/>
        </w:rPr>
        <w:t>herpesviruses</w:t>
      </w:r>
      <w:proofErr w:type="gramStart"/>
      <w:r w:rsidR="00E92BDC" w:rsidRPr="00486B41">
        <w:rPr>
          <w:rFonts w:cs="Times New Roman"/>
          <w:color w:val="000000"/>
        </w:rPr>
        <w:t>.</w:t>
      </w:r>
      <w:r w:rsidR="005208B9" w:rsidRPr="00486B41">
        <w:rPr>
          <w:rStyle w:val="CommentReference"/>
          <w:rFonts w:cs="Times New Roman"/>
          <w:vanish/>
          <w:sz w:val="24"/>
          <w:szCs w:val="24"/>
        </w:rPr>
        <w:t>.</w:t>
      </w:r>
      <w:proofErr w:type="gramEnd"/>
      <w:r w:rsidR="00414F71" w:rsidRPr="00486B41">
        <w:rPr>
          <w:rFonts w:cs="Times New Roman"/>
          <w:color w:val="000000"/>
        </w:rPr>
        <w:t xml:space="preserve"> </w:t>
      </w:r>
      <w:r w:rsidR="005208B9" w:rsidRPr="00486B41">
        <w:rPr>
          <w:rFonts w:cs="Times New Roman"/>
          <w:color w:val="000000" w:themeColor="text1"/>
        </w:rPr>
        <w:t>In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addition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to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protein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products,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F51D0" w:rsidRPr="00486B41">
        <w:rPr>
          <w:rFonts w:cs="Times New Roman"/>
          <w:color w:val="000000" w:themeColor="text1"/>
        </w:rPr>
        <w:t>2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highly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abundant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Epstein-Barr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encoded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RNAs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(EBERs)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and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up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to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5208B9" w:rsidRPr="00486B41">
        <w:rPr>
          <w:rFonts w:cs="Times New Roman"/>
          <w:color w:val="000000" w:themeColor="text1"/>
        </w:rPr>
        <w:t>44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75E39" w:rsidRPr="00486B41">
        <w:rPr>
          <w:rFonts w:cs="Times New Roman"/>
          <w:color w:val="000000" w:themeColor="text1"/>
        </w:rPr>
        <w:t>viral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C125A3" w:rsidRPr="00486B41">
        <w:rPr>
          <w:rFonts w:cs="Times New Roman"/>
          <w:color w:val="000000" w:themeColor="text1"/>
        </w:rPr>
        <w:t>miRNAs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75E39" w:rsidRPr="00486B41">
        <w:rPr>
          <w:rFonts w:cs="Times New Roman"/>
          <w:color w:val="000000" w:themeColor="text1"/>
        </w:rPr>
        <w:t>are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75E39" w:rsidRPr="00486B41">
        <w:rPr>
          <w:rFonts w:cs="Times New Roman"/>
          <w:color w:val="000000" w:themeColor="text1"/>
        </w:rPr>
        <w:t>expressed</w:t>
      </w:r>
      <w:r w:rsidR="005208B9" w:rsidRPr="00486B41">
        <w:rPr>
          <w:rFonts w:cs="Times New Roman"/>
          <w:color w:val="000000" w:themeColor="text1"/>
        </w:rPr>
        <w:t>.</w:t>
      </w:r>
      <w:r w:rsidR="00414F71" w:rsidRPr="00486B41">
        <w:rPr>
          <w:rFonts w:cs="Times New Roman"/>
          <w:color w:val="000000" w:themeColor="text1"/>
        </w:rPr>
        <w:t xml:space="preserve"> </w:t>
      </w:r>
    </w:p>
    <w:p w14:paraId="29FB5B98" w14:textId="0915E666" w:rsidR="003E7AC2" w:rsidRPr="00486B41" w:rsidRDefault="009250C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Following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="000D281A" w:rsidRPr="00486B41">
        <w:rPr>
          <w:rFonts w:cs="Times New Roman"/>
        </w:rPr>
        <w:t>t</w:t>
      </w:r>
      <w:r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/>
          <w:iCs/>
        </w:rPr>
        <w:t>Wp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="00A5361E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4368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A5361E" w:rsidRPr="00486B41">
        <w:rPr>
          <w:rFonts w:cs="Times New Roman"/>
        </w:rPr>
        <w:t>message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34368D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</w:t>
      </w:r>
      <w:r w:rsidR="00996503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427512" w:rsidRPr="00486B41">
        <w:rPr>
          <w:rFonts w:cs="Times New Roman"/>
          <w:bCs/>
        </w:rPr>
        <w:t>6</w:t>
      </w:r>
      <w:r w:rsidRPr="00486B41">
        <w:rPr>
          <w:rFonts w:cs="Times New Roman"/>
          <w:bCs/>
        </w:rPr>
        <w:t>)</w:t>
      </w:r>
      <w:bookmarkStart w:id="7" w:name="_Hlk47789569"/>
      <w:r w:rsidR="00D24D07" w:rsidRPr="00486B41">
        <w:rPr>
          <w:rFonts w:cs="Times New Roman"/>
          <w:bCs/>
        </w:rPr>
        <w:t>.</w:t>
      </w:r>
      <w:bookmarkEnd w:id="7"/>
      <w:r w:rsidR="009052E2" w:rsidRPr="00486B41">
        <w:rPr>
          <w:rStyle w:val="citebib"/>
          <w:rFonts w:cs="Times New Roman"/>
          <w:vertAlign w:val="superscript"/>
        </w:rPr>
        <w:t>508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message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six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EBNAs,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very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points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pre</w:t>
      </w:r>
      <w:r w:rsidR="00615439" w:rsidRPr="00486B41">
        <w:rPr>
          <w:rFonts w:cs="Times New Roman"/>
        </w:rPr>
        <w:t>fe</w:t>
      </w:r>
      <w:r w:rsidR="00996503" w:rsidRPr="00486B41">
        <w:rPr>
          <w:rFonts w:cs="Times New Roman"/>
        </w:rPr>
        <w:t>rentially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expressed.</w:t>
      </w:r>
      <w:r w:rsidR="00414F71" w:rsidRPr="00486B41">
        <w:rPr>
          <w:rFonts w:cs="Times New Roman"/>
        </w:rPr>
        <w:t xml:space="preserve"> </w:t>
      </w:r>
      <w:r w:rsidR="0034368D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996503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E5739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E5739F"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="00E5739F" w:rsidRPr="00486B41">
        <w:rPr>
          <w:rFonts w:cs="Times New Roman"/>
        </w:rPr>
        <w:t>levels</w:t>
      </w:r>
      <w:r w:rsidR="003E3BBF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cells</w:t>
      </w:r>
      <w:r w:rsidR="00D24D0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64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335</w:t>
      </w:r>
      <w:proofErr w:type="gramEnd"/>
      <w:r w:rsidR="00414F71" w:rsidRPr="00486B41">
        <w:rPr>
          <w:rFonts w:cs="Times New Roman"/>
        </w:rPr>
        <w:t xml:space="preserve"> </w:t>
      </w:r>
      <w:r w:rsidR="0034368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  <w:i/>
          <w:iCs/>
        </w:rPr>
        <w:t>Wp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element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YY1,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Pax5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="0034368D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tropic</w:t>
      </w:r>
      <w:r w:rsidR="00414F71" w:rsidRPr="00486B41">
        <w:rPr>
          <w:rFonts w:cs="Times New Roman"/>
        </w:rPr>
        <w:t xml:space="preserve"> </w:t>
      </w:r>
      <w:r w:rsidR="00E42D07" w:rsidRPr="00486B41">
        <w:rPr>
          <w:rFonts w:cs="Times New Roman"/>
        </w:rPr>
        <w:t>expression.</w:t>
      </w:r>
    </w:p>
    <w:p w14:paraId="2BF85706" w14:textId="67591380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&lt;FIG71.6&gt;</w:t>
      </w:r>
    </w:p>
    <w:p w14:paraId="2AF5A678" w14:textId="004A4190" w:rsidR="0073123A" w:rsidRPr="00486B41" w:rsidRDefault="007C1DD0" w:rsidP="00CC1D3F">
      <w:pPr>
        <w:pStyle w:val="TXT"/>
        <w:rPr>
          <w:rFonts w:cs="Times New Roman"/>
          <w:color w:val="000000" w:themeColor="text1"/>
        </w:rPr>
      </w:pPr>
      <w:r w:rsidRPr="00486B41">
        <w:rPr>
          <w:rFonts w:cs="Times New Roman"/>
          <w:color w:val="000000" w:themeColor="text1"/>
        </w:rPr>
        <w:lastRenderedPageBreak/>
        <w:t>EB</w:t>
      </w:r>
      <w:r w:rsidRPr="00486B41">
        <w:rPr>
          <w:rFonts w:cs="Times New Roman"/>
        </w:rPr>
        <w:t>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9052E2" w:rsidRPr="00486B41">
        <w:rPr>
          <w:rStyle w:val="citebib"/>
          <w:rFonts w:cs="Times New Roman"/>
          <w:vertAlign w:val="superscript"/>
        </w:rPr>
        <w:t>508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767</w:t>
      </w:r>
      <w:proofErr w:type="gramEnd"/>
      <w:r w:rsidR="00E943F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contributing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1F3FBF" w:rsidRPr="00486B41">
        <w:rPr>
          <w:rFonts w:cs="Times New Roman"/>
        </w:rPr>
        <w:t>transcriptome</w:t>
      </w:r>
      <w:r w:rsidR="00414F71" w:rsidRPr="00486B41">
        <w:rPr>
          <w:rFonts w:cs="Times New Roman"/>
        </w:rPr>
        <w:t xml:space="preserve"> </w:t>
      </w:r>
      <w:r w:rsidR="001F3FB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F3FBF" w:rsidRPr="00486B41">
        <w:rPr>
          <w:rFonts w:cs="Times New Roman"/>
        </w:rPr>
        <w:t>proteome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remodeling</w:t>
      </w:r>
      <w:r w:rsidR="001F3FBF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8458FC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1F3FBF" w:rsidRPr="00486B41">
        <w:rPr>
          <w:rFonts w:cs="Times New Roman"/>
        </w:rPr>
        <w:t>72</w:t>
      </w:r>
      <w:r w:rsidR="00414F71" w:rsidRPr="00486B41">
        <w:rPr>
          <w:rFonts w:cs="Times New Roman"/>
        </w:rPr>
        <w:t xml:space="preserve"> </w:t>
      </w:r>
      <w:r w:rsidR="001F3FBF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8458FC" w:rsidRPr="00486B41">
        <w:rPr>
          <w:rFonts w:cs="Times New Roman"/>
        </w:rPr>
        <w:t>post-infection,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="001F3FBF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1F3FBF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rapidly</w:t>
      </w:r>
      <w:r w:rsidR="00414F71" w:rsidRPr="00486B41">
        <w:rPr>
          <w:rFonts w:cs="Times New Roman"/>
        </w:rPr>
        <w:t xml:space="preserve"> </w:t>
      </w:r>
      <w:r w:rsidR="008458FC" w:rsidRPr="00486B41">
        <w:rPr>
          <w:rFonts w:cs="Times New Roman"/>
        </w:rPr>
        <w:t>proliferate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534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573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768</w:t>
      </w:r>
      <w:proofErr w:type="gramEnd"/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T</w:t>
      </w:r>
      <w:r w:rsidRPr="00486B41">
        <w:rPr>
          <w:rFonts w:cs="Times New Roman"/>
        </w:rPr>
        <w:t>ogether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E943F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</w:t>
      </w:r>
      <w:r w:rsidR="00E943FB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E943F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(</w:t>
      </w:r>
      <w:r w:rsidR="00653664" w:rsidRPr="00486B41">
        <w:rPr>
          <w:rFonts w:cs="Times New Roman"/>
          <w:i/>
          <w:iCs/>
        </w:rPr>
        <w:t>C</w:t>
      </w:r>
      <w:r w:rsidR="009250CC" w:rsidRPr="00486B41">
        <w:rPr>
          <w:rFonts w:cs="Times New Roman"/>
          <w:i/>
          <w:iCs/>
        </w:rPr>
        <w:t>p</w:t>
      </w:r>
      <w:r w:rsidR="00653664"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="006E0673"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i/>
          <w:iCs/>
          <w:color w:val="000000" w:themeColor="text1"/>
        </w:rPr>
        <w:t>Cp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CBF1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region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associates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with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6E0673" w:rsidRPr="00486B41">
        <w:rPr>
          <w:rFonts w:cs="Times New Roman"/>
          <w:color w:val="000000" w:themeColor="text1"/>
        </w:rPr>
        <w:t>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which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recruits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EBNA2.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CBF2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region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recruits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0673" w:rsidRPr="00486B41">
        <w:rPr>
          <w:rFonts w:cs="Times New Roman"/>
          <w:color w:val="000000" w:themeColor="text1"/>
        </w:rPr>
        <w:t>Pax5</w:t>
      </w:r>
      <w:r w:rsidR="00C6533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728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A40EA0" w:rsidRPr="00486B41">
        <w:rPr>
          <w:rFonts w:cs="Times New Roman"/>
          <w:color w:val="000000" w:themeColor="text1"/>
        </w:rPr>
        <w:t>Interestingly,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A40EA0" w:rsidRPr="00486B41">
        <w:rPr>
          <w:rFonts w:cs="Times New Roman"/>
          <w:i/>
          <w:iCs/>
          <w:color w:val="000000"/>
        </w:rPr>
        <w:t>Cp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i/>
          <w:iCs/>
          <w:color w:val="000000"/>
        </w:rPr>
        <w:t>Wp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are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mutually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exclusive,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post-transcriptional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mechanisms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represses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i/>
          <w:iCs/>
          <w:color w:val="000000"/>
        </w:rPr>
        <w:t>Wp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upon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i/>
          <w:iCs/>
          <w:color w:val="000000"/>
        </w:rPr>
        <w:t>Cp</w:t>
      </w:r>
      <w:r w:rsidR="00414F71" w:rsidRPr="00486B41">
        <w:rPr>
          <w:rFonts w:cs="Times New Roman"/>
          <w:color w:val="000000"/>
        </w:rPr>
        <w:t xml:space="preserve"> </w:t>
      </w:r>
      <w:r w:rsidR="00A40EA0" w:rsidRPr="00486B41">
        <w:rPr>
          <w:rFonts w:cs="Times New Roman"/>
          <w:color w:val="000000"/>
        </w:rPr>
        <w:t>activation</w:t>
      </w:r>
      <w:r w:rsidR="00C65334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280</w:t>
      </w:r>
      <w:proofErr w:type="gramStart"/>
      <w:r w:rsidR="009052E2" w:rsidRPr="00486B41">
        <w:rPr>
          <w:rFonts w:cs="Times New Roman"/>
          <w:noProof/>
          <w:color w:val="00000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591</w:t>
      </w:r>
      <w:proofErr w:type="gramEnd"/>
    </w:p>
    <w:p w14:paraId="2D0011AD" w14:textId="4F72C2F6" w:rsidR="00177A6B" w:rsidRPr="00486B41" w:rsidRDefault="00177A6B" w:rsidP="00CC1D3F">
      <w:pPr>
        <w:pStyle w:val="TXT"/>
        <w:rPr>
          <w:rFonts w:cs="Times New Roman"/>
        </w:rPr>
      </w:pPr>
      <w:r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i/>
          <w:iCs/>
        </w:rPr>
        <w:t>Wp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complex.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RBP-Jκ/CBF1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sites.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EBNA2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  <w:i/>
          <w:iCs/>
        </w:rPr>
        <w:t>Cp</w:t>
      </w:r>
      <w:r w:rsidR="00746A07" w:rsidRPr="00486B41">
        <w:rPr>
          <w:rFonts w:cs="Times New Roman"/>
        </w:rPr>
        <w:t>/</w:t>
      </w:r>
      <w:r w:rsidR="00746A07" w:rsidRPr="00486B41">
        <w:rPr>
          <w:rFonts w:cs="Times New Roman"/>
          <w:i/>
          <w:iCs/>
        </w:rPr>
        <w:t>Wp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CBF1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downmodulate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314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458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609</w:t>
      </w:r>
      <w:proofErr w:type="gramEnd"/>
    </w:p>
    <w:p w14:paraId="76B2E9A5" w14:textId="44107A99" w:rsidR="00653664" w:rsidRPr="00486B41" w:rsidRDefault="00A40EA0" w:rsidP="00CC1D3F">
      <w:pPr>
        <w:pStyle w:val="TXT"/>
        <w:rPr>
          <w:rFonts w:cs="Times New Roman"/>
        </w:rPr>
      </w:pPr>
      <w:r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E714C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~125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kilobase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</w:t>
      </w:r>
      <w:r w:rsidR="00414F71" w:rsidRPr="00486B41">
        <w:rPr>
          <w:rFonts w:cs="Times New Roman"/>
        </w:rPr>
        <w:t xml:space="preserve"> </w:t>
      </w:r>
      <w:r w:rsidR="00755BC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55BC6" w:rsidRPr="00486B41">
        <w:rPr>
          <w:rFonts w:cs="Times New Roman"/>
        </w:rPr>
        <w:t>alternatively</w:t>
      </w:r>
      <w:r w:rsidR="00414F71" w:rsidRPr="00486B41">
        <w:rPr>
          <w:rFonts w:cs="Times New Roman"/>
        </w:rPr>
        <w:t xml:space="preserve"> </w:t>
      </w:r>
      <w:r w:rsidR="00755BC6" w:rsidRPr="00486B41">
        <w:rPr>
          <w:rFonts w:cs="Times New Roman"/>
        </w:rPr>
        <w:t>spliced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755BC6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755BC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55BC6" w:rsidRPr="00486B41">
        <w:rPr>
          <w:rFonts w:cs="Times New Roman"/>
        </w:rPr>
        <w:t>six</w:t>
      </w:r>
      <w:r w:rsidR="00414F71" w:rsidRPr="00486B41">
        <w:rPr>
          <w:rFonts w:cs="Times New Roman"/>
        </w:rPr>
        <w:t xml:space="preserve"> </w:t>
      </w:r>
      <w:r w:rsidR="00755BC6" w:rsidRPr="00486B41">
        <w:rPr>
          <w:rFonts w:cs="Times New Roman"/>
        </w:rPr>
        <w:t>EBNAs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567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633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694</w:t>
      </w:r>
      <w:r w:rsidR="00414F71" w:rsidRPr="00486B41">
        <w:rPr>
          <w:rStyle w:val="CommentReference"/>
          <w:rFonts w:cs="Times New Roman"/>
          <w:sz w:val="24"/>
          <w:szCs w:val="24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508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EBNA3A</w:t>
      </w:r>
      <w:r w:rsidR="00F9714F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EBNA3B</w:t>
      </w:r>
      <w:r w:rsidR="00F9714F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F9714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F9714F" w:rsidRPr="00486B41">
        <w:rPr>
          <w:rFonts w:cs="Times New Roman"/>
        </w:rPr>
        <w:t>reach</w:t>
      </w:r>
      <w:r w:rsidR="00414F71" w:rsidRPr="00486B41">
        <w:rPr>
          <w:rFonts w:cs="Times New Roman"/>
        </w:rPr>
        <w:t xml:space="preserve"> </w:t>
      </w:r>
      <w:r w:rsidR="00F9714F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F9714F"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="00F9714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9714F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~</w:t>
      </w:r>
      <w:r w:rsidR="00F9714F" w:rsidRPr="00486B41">
        <w:rPr>
          <w:rFonts w:cs="Times New Roman"/>
        </w:rPr>
        <w:t>72</w:t>
      </w:r>
      <w:r w:rsidR="00414F71" w:rsidRPr="00486B41">
        <w:rPr>
          <w:rFonts w:cs="Times New Roman"/>
        </w:rPr>
        <w:t xml:space="preserve"> </w:t>
      </w:r>
      <w:r w:rsidR="00F9714F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746A07" w:rsidRPr="00486B41">
        <w:rPr>
          <w:rFonts w:cs="Times New Roman"/>
        </w:rPr>
        <w:t>post-</w:t>
      </w:r>
      <w:r w:rsidR="00F9714F" w:rsidRPr="00486B41">
        <w:rPr>
          <w:rFonts w:cs="Times New Roman"/>
        </w:rPr>
        <w:t>infection</w:t>
      </w:r>
      <w:r w:rsidR="009052E2" w:rsidRPr="00486B41">
        <w:rPr>
          <w:rStyle w:val="citebib"/>
          <w:rFonts w:cs="Times New Roman"/>
          <w:vertAlign w:val="superscript"/>
        </w:rPr>
        <w:t>767</w:t>
      </w:r>
      <w:r w:rsidR="005B33D0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508</w:t>
      </w:r>
      <w:r w:rsidR="00F9714F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Pol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stalling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promotes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regulating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nucleosome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assembly,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recruiting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pTEFb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maintaining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Pol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653664" w:rsidRPr="00486B41">
        <w:rPr>
          <w:rFonts w:cs="Times New Roman"/>
        </w:rPr>
        <w:t>phosphorylation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549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8F639E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8F639E" w:rsidRPr="00486B41">
        <w:rPr>
          <w:rFonts w:cs="Times New Roman"/>
        </w:rPr>
        <w:t>increase,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assure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transmission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progeny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enhance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around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  <w:i/>
          <w:iCs/>
        </w:rPr>
        <w:t>oriP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</w:rPr>
        <w:t>(the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</w:rPr>
        <w:t>repliciation)</w:t>
      </w:r>
      <w:r w:rsidR="00A267F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includes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A267F6" w:rsidRPr="00486B41">
        <w:rPr>
          <w:rFonts w:cs="Times New Roman"/>
        </w:rPr>
        <w:t>origin</w:t>
      </w:r>
      <w:r w:rsidR="00C6533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48BA49F0" w14:textId="0283345E" w:rsidR="00EF606B" w:rsidRPr="00486B41" w:rsidRDefault="00A40EA0" w:rsidP="00CC1D3F">
      <w:pPr>
        <w:pStyle w:val="TXT"/>
        <w:rPr>
          <w:rFonts w:cs="Times New Roman"/>
        </w:rPr>
      </w:pPr>
      <w:proofErr w:type="gramStart"/>
      <w:r w:rsidRPr="00486B41">
        <w:rPr>
          <w:rFonts w:cs="Times New Roman"/>
          <w:i/>
          <w:iCs/>
        </w:rPr>
        <w:t>Wp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vitro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proofErr w:type="gramStart"/>
      <w:r w:rsidR="00F15C5A" w:rsidRPr="00486B41">
        <w:rPr>
          <w:rFonts w:cs="Times New Roman"/>
        </w:rPr>
        <w:t>Wp</w:t>
      </w:r>
      <w:proofErr w:type="gramEnd"/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IR-1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therefore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copies.</w:t>
      </w:r>
      <w:r w:rsidR="00414F71" w:rsidRPr="00486B41">
        <w:rPr>
          <w:rFonts w:cs="Times New Roman"/>
        </w:rPr>
        <w:t xml:space="preserve"> </w:t>
      </w:r>
      <w:r w:rsidR="001E086B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1E086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cis-regulatory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element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mapping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-169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-369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base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pairs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proofErr w:type="gramStart"/>
      <w:r w:rsidR="00F15C5A" w:rsidRPr="00486B41">
        <w:rPr>
          <w:rFonts w:cs="Times New Roman"/>
          <w:i/>
          <w:iCs/>
        </w:rPr>
        <w:t>Wp</w:t>
      </w:r>
      <w:proofErr w:type="gramEnd"/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copy,</w:t>
      </w:r>
      <w:r w:rsidR="00414F71" w:rsidRPr="00486B41">
        <w:rPr>
          <w:rFonts w:cs="Times New Roman"/>
        </w:rPr>
        <w:t xml:space="preserve"> </w:t>
      </w:r>
      <w:r w:rsidR="001E086B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C1DD0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7C1DD0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1E086B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1E086B" w:rsidRPr="00486B41">
        <w:rPr>
          <w:rFonts w:cs="Times New Roman"/>
        </w:rPr>
        <w:t>activity,</w:t>
      </w:r>
      <w:r w:rsidR="00414F71" w:rsidRPr="00486B41">
        <w:rPr>
          <w:rFonts w:cs="Times New Roman"/>
        </w:rPr>
        <w:t xml:space="preserve"> </w:t>
      </w:r>
      <w:r w:rsidR="001E086B" w:rsidRPr="00486B41">
        <w:rPr>
          <w:rFonts w:cs="Times New Roman"/>
          <w:color w:val="000000" w:themeColor="text1"/>
        </w:rPr>
        <w:t>decrease</w:t>
      </w:r>
      <w:r w:rsidRPr="00486B41">
        <w:rPr>
          <w:rFonts w:cs="Times New Roman"/>
          <w:color w:val="000000" w:themeColor="text1"/>
        </w:rPr>
        <w:t>s</w:t>
      </w:r>
      <w:r w:rsidR="00414F71" w:rsidRPr="00486B41">
        <w:rPr>
          <w:rFonts w:cs="Times New Roman"/>
          <w:i/>
          <w:color w:val="000000" w:themeColor="text1"/>
        </w:rPr>
        <w:t xml:space="preserve"> </w:t>
      </w:r>
      <w:r w:rsidR="001E086B" w:rsidRPr="00486B41">
        <w:rPr>
          <w:rFonts w:cs="Times New Roman"/>
          <w:i/>
          <w:color w:val="000000" w:themeColor="text1"/>
        </w:rPr>
        <w:t>in</w:t>
      </w:r>
      <w:r w:rsidR="00414F71" w:rsidRPr="00486B41">
        <w:rPr>
          <w:rFonts w:cs="Times New Roman"/>
          <w:i/>
          <w:color w:val="000000" w:themeColor="text1"/>
        </w:rPr>
        <w:t xml:space="preserve"> </w:t>
      </w:r>
      <w:r w:rsidR="001E086B" w:rsidRPr="00486B41">
        <w:rPr>
          <w:rFonts w:cs="Times New Roman"/>
          <w:i/>
          <w:color w:val="000000" w:themeColor="text1"/>
        </w:rPr>
        <w:t>vitro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E086B" w:rsidRPr="00486B41">
        <w:rPr>
          <w:rFonts w:cs="Times New Roman"/>
          <w:color w:val="000000" w:themeColor="text1"/>
        </w:rPr>
        <w:t>B-cell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E086B" w:rsidRPr="00486B41">
        <w:rPr>
          <w:rFonts w:cs="Times New Roman"/>
          <w:color w:val="000000" w:themeColor="text1"/>
        </w:rPr>
        <w:t>transformation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E086B" w:rsidRPr="00486B41">
        <w:rPr>
          <w:rFonts w:cs="Times New Roman"/>
          <w:color w:val="000000" w:themeColor="text1"/>
        </w:rPr>
        <w:t>efficiency</w:t>
      </w:r>
      <w:r w:rsidRPr="00486B41">
        <w:rPr>
          <w:rFonts w:cs="Times New Roman"/>
          <w:color w:val="000000" w:themeColor="text1"/>
        </w:rPr>
        <w:t>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</w:t>
      </w:r>
      <w:r w:rsidRPr="00486B41">
        <w:rPr>
          <w:rFonts w:cs="Times New Roman"/>
        </w:rPr>
        <w:t>ompensatory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downstream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i/>
          <w:iCs/>
          <w:color w:val="000000" w:themeColor="text1"/>
        </w:rPr>
        <w:t>Wp</w:t>
      </w:r>
      <w:proofErr w:type="gramEnd"/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copies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allows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for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reduced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level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B-cell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outgrowth</w:t>
      </w:r>
      <w:r w:rsidR="009052E2" w:rsidRPr="00486B41">
        <w:rPr>
          <w:rStyle w:val="citebib"/>
          <w:rFonts w:cs="Times New Roman"/>
          <w:vertAlign w:val="superscript"/>
        </w:rPr>
        <w:t>810</w:t>
      </w:r>
      <w:r w:rsidR="001E086B" w:rsidRPr="00486B41">
        <w:rPr>
          <w:rFonts w:cs="Times New Roman"/>
          <w:color w:val="000000" w:themeColor="text1"/>
        </w:rPr>
        <w:t>.</w:t>
      </w:r>
      <w:r w:rsidR="00414F71" w:rsidRPr="00486B41">
        <w:rPr>
          <w:rFonts w:cs="Times New Roman"/>
        </w:rPr>
        <w:t xml:space="preserve"> </w:t>
      </w:r>
      <w:r w:rsidR="00092B29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FA7104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092B29" w:rsidRPr="00486B41">
        <w:rPr>
          <w:rFonts w:cs="Times New Roman"/>
        </w:rPr>
        <w:t>reduce</w:t>
      </w:r>
      <w:r w:rsidR="00FA7104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CB5CF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CB5CF4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579D9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5579D9" w:rsidRPr="00486B41">
        <w:rPr>
          <w:rFonts w:cs="Times New Roman"/>
        </w:rPr>
        <w:t>efficiency</w:t>
      </w:r>
      <w:r w:rsidR="00414F71" w:rsidRPr="00486B41">
        <w:rPr>
          <w:rFonts w:cs="Times New Roman"/>
        </w:rPr>
        <w:t xml:space="preserve"> </w:t>
      </w:r>
      <w:r w:rsidR="005579D9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579D9" w:rsidRPr="00486B41">
        <w:rPr>
          <w:rFonts w:cs="Times New Roman"/>
        </w:rPr>
        <w:lastRenderedPageBreak/>
        <w:t>&gt;100-fold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705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derived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wild</w:t>
      </w:r>
      <w:r w:rsidR="00AB039E" w:rsidRPr="00486B41">
        <w:rPr>
          <w:rFonts w:cs="Times New Roman"/>
        </w:rPr>
        <w:t>-</w:t>
      </w:r>
      <w:r w:rsidR="003B0EAD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mutant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0006D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3B0EAD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="00D0006D" w:rsidRPr="00486B41">
        <w:rPr>
          <w:rFonts w:cs="Times New Roman"/>
        </w:rPr>
        <w:t>levels</w:t>
      </w:r>
      <w:r w:rsidR="000E204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  <w:i/>
          <w:iCs/>
        </w:rPr>
        <w:t>Wp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oncoprotein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E2047" w:rsidRPr="00486B41">
        <w:rPr>
          <w:rFonts w:cs="Times New Roman"/>
          <w:i/>
          <w:iCs/>
        </w:rPr>
        <w:t>Cp</w:t>
      </w:r>
      <w:r w:rsidR="00C65334" w:rsidRPr="00486B41">
        <w:rPr>
          <w:rFonts w:cs="Times New Roman"/>
          <w:i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728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809</w:t>
      </w:r>
      <w:proofErr w:type="gramEnd"/>
      <w:r w:rsidR="00414F71" w:rsidRPr="00486B41">
        <w:rPr>
          <w:rFonts w:cs="Times New Roman"/>
        </w:rPr>
        <w:t xml:space="preserve"> </w:t>
      </w:r>
    </w:p>
    <w:p w14:paraId="2DB364B7" w14:textId="18956982" w:rsidR="00A267F6" w:rsidRPr="00486B41" w:rsidRDefault="00F33E97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</w:t>
      </w:r>
      <w:r w:rsidR="00DE714C" w:rsidRPr="00486B41">
        <w:rPr>
          <w:rFonts w:cs="Times New Roman"/>
        </w:rPr>
        <w:t>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960382" w:rsidRPr="00486B41">
        <w:rPr>
          <w:rFonts w:cs="Times New Roman"/>
        </w:rPr>
        <w:t>ls</w:t>
      </w:r>
      <w:r w:rsidR="00D426EC" w:rsidRPr="00486B41">
        <w:rPr>
          <w:rFonts w:cs="Times New Roman"/>
        </w:rPr>
        <w:t>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called</w:t>
      </w:r>
      <w:r w:rsidR="00414F71" w:rsidRPr="00486B41">
        <w:rPr>
          <w:rFonts w:cs="Times New Roman"/>
        </w:rPr>
        <w:t xml:space="preserve"> </w:t>
      </w:r>
      <w:r w:rsidR="00D426E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426E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426EC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D426EC" w:rsidRPr="00486B41">
        <w:rPr>
          <w:rFonts w:cs="Times New Roman"/>
        </w:rPr>
        <w:t>program</w:t>
      </w:r>
      <w:r w:rsidR="0096038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426E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ED54E3" w:rsidRPr="00486B41">
        <w:rPr>
          <w:rFonts w:cs="Times New Roman"/>
        </w:rPr>
        <w:t>defined</w:t>
      </w:r>
      <w:r w:rsidR="00414F71" w:rsidRPr="00486B41">
        <w:rPr>
          <w:rFonts w:cs="Times New Roman"/>
        </w:rPr>
        <w:t xml:space="preserve"> </w:t>
      </w:r>
      <w:r w:rsidR="00ED54E3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426E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D54E3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  <w:lang w:bidi="en-US"/>
        </w:rPr>
        <w:t xml:space="preserve"> </w:t>
      </w:r>
      <w:r w:rsidRPr="00486B41">
        <w:rPr>
          <w:rFonts w:cs="Times New Roman"/>
          <w:lang w:bidi="en-US"/>
        </w:rPr>
        <w:t>expression</w:t>
      </w:r>
      <w:r w:rsidR="00414F71" w:rsidRPr="00486B41">
        <w:rPr>
          <w:rFonts w:cs="Times New Roman"/>
          <w:lang w:bidi="en-US"/>
        </w:rPr>
        <w:t xml:space="preserve"> </w:t>
      </w:r>
      <w:r w:rsidRPr="00486B41">
        <w:rPr>
          <w:rFonts w:cs="Times New Roman"/>
          <w:lang w:bidi="en-US"/>
        </w:rPr>
        <w:t>of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six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nuclear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antigens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(</w:t>
      </w:r>
      <w:r w:rsidR="00CC16FF" w:rsidRPr="00486B41">
        <w:rPr>
          <w:rFonts w:cs="Times New Roman"/>
        </w:rPr>
        <w:t>EBNA</w:t>
      </w:r>
      <w:r w:rsidR="00462F46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1,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2,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LP,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3A,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3B</w:t>
      </w:r>
      <w:r w:rsidR="00462F4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3C</w:t>
      </w:r>
      <w:r w:rsidR="00462F46" w:rsidRPr="00486B41">
        <w:rPr>
          <w:rFonts w:cs="Times New Roman"/>
        </w:rPr>
        <w:t>),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(</w:t>
      </w:r>
      <w:r w:rsidR="00CC16FF" w:rsidRPr="00486B41">
        <w:rPr>
          <w:rFonts w:cs="Times New Roman"/>
        </w:rPr>
        <w:t>LMP1,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C16FF" w:rsidRPr="00486B41">
        <w:rPr>
          <w:rFonts w:cs="Times New Roman"/>
        </w:rPr>
        <w:t>LMP2B</w:t>
      </w:r>
      <w:r w:rsidR="00462F46" w:rsidRPr="00486B41">
        <w:rPr>
          <w:rFonts w:cs="Times New Roman"/>
        </w:rPr>
        <w:t>)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246A0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46A08" w:rsidRPr="00486B41">
        <w:rPr>
          <w:rFonts w:cs="Times New Roman"/>
        </w:rPr>
        <w:t>non-coding</w:t>
      </w:r>
      <w:r w:rsidR="00414F71" w:rsidRPr="00486B41">
        <w:rPr>
          <w:rFonts w:cs="Times New Roman"/>
        </w:rPr>
        <w:t xml:space="preserve"> </w:t>
      </w:r>
      <w:r w:rsidR="00246A08" w:rsidRPr="00486B41">
        <w:rPr>
          <w:rFonts w:cs="Times New Roman"/>
        </w:rPr>
        <w:t>RNAs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724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BNRF1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="00462F46" w:rsidRPr="00486B41">
        <w:rPr>
          <w:rFonts w:cs="Times New Roman"/>
        </w:rPr>
        <w:t>levels</w:t>
      </w:r>
      <w:r w:rsidR="00F15C5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clones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BNRF1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peptide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F15C5A"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generated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immediate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knockout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EBV</w:t>
      </w:r>
      <w:r w:rsidR="00C65334" w:rsidRPr="00486B41">
        <w:rPr>
          <w:rFonts w:cs="Times New Roman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4</w:t>
      </w:r>
      <w:r w:rsidR="00470A48" w:rsidRPr="00486B41">
        <w:rPr>
          <w:rFonts w:cs="Times New Roman"/>
          <w:noProof/>
          <w:vertAlign w:val="superscript"/>
        </w:rPr>
        <w:t>,</w:t>
      </w:r>
      <w:r w:rsidR="00470A48" w:rsidRPr="00486B41">
        <w:rPr>
          <w:rStyle w:val="citebib"/>
          <w:rFonts w:cs="Times New Roman"/>
          <w:vertAlign w:val="superscript"/>
        </w:rPr>
        <w:t>6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LMP2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post-infection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588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960382"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AP-2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960382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7D57C8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7D57C8" w:rsidRPr="00486B41">
        <w:rPr>
          <w:rFonts w:cs="Times New Roman"/>
        </w:rPr>
        <w:t>upregulate</w:t>
      </w:r>
      <w:r w:rsidR="00414F71" w:rsidRPr="00486B41">
        <w:rPr>
          <w:rFonts w:cs="Times New Roman"/>
        </w:rPr>
        <w:t xml:space="preserve"> </w:t>
      </w:r>
      <w:r w:rsidR="007D57C8"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="007D57C8" w:rsidRPr="00486B41">
        <w:rPr>
          <w:rFonts w:cs="Times New Roman"/>
        </w:rPr>
        <w:t>promoters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520</w:t>
      </w:r>
      <w:r w:rsidR="00414F71" w:rsidRPr="00486B41">
        <w:rPr>
          <w:rFonts w:cs="Times New Roman"/>
        </w:rPr>
        <w:t xml:space="preserve"> </w:t>
      </w:r>
    </w:p>
    <w:p w14:paraId="562B82DE" w14:textId="35F8BA9B" w:rsidR="00ED54E3" w:rsidRPr="00486B41" w:rsidRDefault="007D57C8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</w:t>
      </w:r>
      <w:r w:rsidR="00A6176E" w:rsidRPr="00486B41">
        <w:rPr>
          <w:rFonts w:cs="Times New Roman"/>
        </w:rPr>
        <w:t>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serves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expand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pool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A6176E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61543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15439" w:rsidRPr="00486B41">
        <w:rPr>
          <w:rFonts w:cs="Times New Roman"/>
        </w:rPr>
        <w:t>vivo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drives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continous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LCL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proliferation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in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tissue</w:t>
      </w:r>
      <w:r w:rsidR="00414F71" w:rsidRPr="00486B41">
        <w:rPr>
          <w:rFonts w:cs="Times New Roman"/>
          <w:lang w:bidi="en-US"/>
        </w:rPr>
        <w:t xml:space="preserve"> </w:t>
      </w:r>
      <w:r w:rsidR="00462F46" w:rsidRPr="00486B41">
        <w:rPr>
          <w:rFonts w:cs="Times New Roman"/>
          <w:lang w:bidi="en-US"/>
        </w:rPr>
        <w:t>culture.</w:t>
      </w:r>
      <w:r w:rsidR="00414F71" w:rsidRPr="00486B41">
        <w:rPr>
          <w:rFonts w:cs="Times New Roman"/>
          <w:lang w:bidi="en-US"/>
        </w:rPr>
        <w:t xml:space="preserve"> </w:t>
      </w:r>
      <w:r w:rsidR="00641C54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adhesion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receptors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node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centers,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possibly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differentiation.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center,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641C54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switch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l</w:t>
      </w:r>
      <w:r w:rsidR="00A6176E" w:rsidRPr="00486B41">
        <w:rPr>
          <w:rFonts w:cs="Times New Roman"/>
        </w:rPr>
        <w:t>a</w:t>
      </w:r>
      <w:r w:rsidR="00ED54E3" w:rsidRPr="00486B41">
        <w:rPr>
          <w:rFonts w:cs="Times New Roman"/>
        </w:rPr>
        <w:t>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program,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ED54E3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D54E3" w:rsidRPr="00486B41">
        <w:rPr>
          <w:rFonts w:cs="Times New Roman"/>
        </w:rPr>
        <w:t>LMP1</w:t>
      </w:r>
      <w:r w:rsidR="00792E6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D54E3"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non-coding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expression</w:t>
      </w:r>
      <w:r w:rsidR="00792E67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T</w:t>
      </w:r>
      <w:r w:rsidR="00792E67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Q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(</w:t>
      </w:r>
      <w:proofErr w:type="gramStart"/>
      <w:r w:rsidR="00792E67" w:rsidRPr="00486B41">
        <w:rPr>
          <w:rFonts w:cs="Times New Roman"/>
          <w:i/>
          <w:iCs/>
        </w:rPr>
        <w:t>Qp</w:t>
      </w:r>
      <w:proofErr w:type="gramEnd"/>
      <w:r w:rsidR="00792E67"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="00BA400C" w:rsidRPr="00486B41">
        <w:rPr>
          <w:rFonts w:cs="Times New Roman"/>
        </w:rPr>
        <w:t>(</w:t>
      </w:r>
      <w:r w:rsidR="00BA400C" w:rsidRPr="00486B41">
        <w:rPr>
          <w:rFonts w:cs="Times New Roman"/>
          <w:i/>
          <w:iCs/>
        </w:rPr>
        <w:t>LMP</w:t>
      </w:r>
      <w:r w:rsidR="00792E67" w:rsidRPr="00486B41">
        <w:rPr>
          <w:rFonts w:cs="Times New Roman"/>
          <w:i/>
          <w:iCs/>
        </w:rPr>
        <w:t>p</w:t>
      </w:r>
      <w:r w:rsidR="00BA400C"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792E67" w:rsidRPr="00486B41">
        <w:rPr>
          <w:rFonts w:cs="Times New Roman"/>
        </w:rPr>
        <w:t>LMP1/2.</w:t>
      </w:r>
      <w:r w:rsidR="00414F71" w:rsidRPr="00486B41">
        <w:rPr>
          <w:rFonts w:cs="Times New Roman"/>
        </w:rPr>
        <w:t xml:space="preserve"> </w:t>
      </w:r>
    </w:p>
    <w:p w14:paraId="5E4855F0" w14:textId="7C02B45C" w:rsidR="005712D3" w:rsidRPr="00486B41" w:rsidRDefault="00E920D3" w:rsidP="00CC1D3F">
      <w:pPr>
        <w:pStyle w:val="TXT"/>
        <w:rPr>
          <w:rFonts w:cs="Times New Roman"/>
          <w:color w:val="403838"/>
        </w:rPr>
      </w:pPr>
      <w:r w:rsidRPr="00486B41">
        <w:rPr>
          <w:rFonts w:cs="Times New Roman"/>
        </w:rPr>
        <w:t>L</w:t>
      </w:r>
      <w:r w:rsidR="009250CC" w:rsidRPr="00486B41">
        <w:rPr>
          <w:rFonts w:cs="Times New Roman"/>
        </w:rPr>
        <w:t>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E4369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9250C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9250CC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3A62C0" w:rsidRPr="00486B41">
        <w:rPr>
          <w:rFonts w:cs="Times New Roman"/>
        </w:rPr>
        <w:t>(Table</w:t>
      </w:r>
      <w:r w:rsidR="00414F71" w:rsidRPr="00486B41">
        <w:rPr>
          <w:rFonts w:cs="Times New Roman"/>
        </w:rPr>
        <w:t xml:space="preserve"> </w:t>
      </w:r>
      <w:r w:rsidR="00F74FBF" w:rsidRPr="00486B41">
        <w:rPr>
          <w:rFonts w:cs="Times New Roman"/>
          <w:bCs/>
        </w:rPr>
        <w:t>71.</w:t>
      </w:r>
      <w:r w:rsidR="003A62C0" w:rsidRPr="00486B41">
        <w:rPr>
          <w:rFonts w:cs="Times New Roman"/>
        </w:rPr>
        <w:t>2)</w:t>
      </w:r>
      <w:r w:rsidR="009250CC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E64CE8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proofErr w:type="gramStart"/>
      <w:r w:rsidR="00E64CE8" w:rsidRPr="00486B41">
        <w:rPr>
          <w:rFonts w:cs="Times New Roman"/>
        </w:rPr>
        <w:t>is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E64CE8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E64CE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64CE8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E64CE8" w:rsidRPr="00486B41">
        <w:rPr>
          <w:rFonts w:cs="Times New Roman"/>
        </w:rPr>
        <w:t>EBV</w:t>
      </w:r>
      <w:r w:rsidR="00793F05" w:rsidRPr="00486B41">
        <w:rPr>
          <w:rFonts w:cs="Times New Roman"/>
        </w:rPr>
        <w:t>-positive</w:t>
      </w:r>
      <w:r w:rsidR="00414F71" w:rsidRPr="00486B41">
        <w:rPr>
          <w:rFonts w:cs="Times New Roman"/>
        </w:rPr>
        <w:t xml:space="preserve"> </w:t>
      </w:r>
      <w:r w:rsidR="00E64CE8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E64CE8" w:rsidRPr="00486B41">
        <w:rPr>
          <w:rFonts w:cs="Times New Roman"/>
        </w:rPr>
        <w:t>lymphomas.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proofErr w:type="gramStart"/>
      <w:r w:rsidR="00CC46F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,</w:t>
      </w:r>
      <w:proofErr w:type="gramEnd"/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="004E3D2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  <w:i/>
          <w:iCs/>
        </w:rPr>
        <w:t>Qp</w:t>
      </w:r>
      <w:r w:rsidR="003848B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50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kb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downstream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9E7997" w:rsidRPr="00486B41">
        <w:rPr>
          <w:rFonts w:cs="Times New Roman"/>
          <w:i/>
          <w:iCs/>
        </w:rPr>
        <w:t>Cp</w:t>
      </w:r>
      <w:r w:rsidR="00C65334" w:rsidRPr="00486B41">
        <w:rPr>
          <w:rFonts w:cs="Times New Roman"/>
          <w:i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514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540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642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643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negatively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regulates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  <w:i/>
          <w:iCs/>
        </w:rPr>
        <w:t>Qp</w:t>
      </w:r>
      <w:r w:rsidR="005A627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allowing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immunoevasion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632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translated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0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state,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evades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reservoir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silencing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5A627B" w:rsidRPr="00486B41">
        <w:rPr>
          <w:rFonts w:cs="Times New Roman"/>
        </w:rPr>
        <w:t>proteins.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15439"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="0061543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15%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BLs,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proofErr w:type="gramStart"/>
      <w:r w:rsidR="003636FC" w:rsidRPr="00486B41">
        <w:rPr>
          <w:rFonts w:cs="Times New Roman"/>
          <w:i/>
          <w:iCs/>
        </w:rPr>
        <w:t>Wp</w:t>
      </w:r>
      <w:proofErr w:type="gramEnd"/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activation,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broadening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s</w:t>
      </w:r>
      <w:r w:rsidR="003636FC" w:rsidRPr="00486B41">
        <w:rPr>
          <w:rFonts w:cs="Times New Roman"/>
        </w:rPr>
        <w:t>een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636FC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335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addition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EBNAs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3,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  <w:i/>
          <w:iCs/>
        </w:rPr>
        <w:t>Wp</w:t>
      </w:r>
      <w:r w:rsidR="001E5725" w:rsidRPr="00486B41">
        <w:rPr>
          <w:rFonts w:cs="Times New Roman"/>
        </w:rPr>
        <w:t>-restricted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BHRF1.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  <w:color w:val="403838"/>
        </w:rPr>
        <w:t>BHRF1</w:t>
      </w:r>
      <w:r w:rsidR="00414F71" w:rsidRPr="00486B41">
        <w:rPr>
          <w:rFonts w:cs="Times New Roman"/>
          <w:color w:val="403838"/>
        </w:rPr>
        <w:t xml:space="preserve"> </w:t>
      </w:r>
      <w:r w:rsidR="003E3BBF"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pro-apoptotic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BH3-only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members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BIM,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BID,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PUMA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BAK,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lastRenderedPageBreak/>
        <w:t>confers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resistance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apoptotic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stimuli,</w:t>
      </w:r>
      <w:r w:rsidR="00414F71" w:rsidRPr="00486B41">
        <w:rPr>
          <w:rFonts w:cs="Times New Roman"/>
        </w:rPr>
        <w:t xml:space="preserve"> </w:t>
      </w:r>
      <w:r w:rsidR="001E572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accelerates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MYC-driven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transgenic</w:t>
      </w:r>
      <w:r w:rsidR="00414F71" w:rsidRPr="00486B41">
        <w:rPr>
          <w:rFonts w:cs="Times New Roman"/>
        </w:rPr>
        <w:t xml:space="preserve"> </w:t>
      </w:r>
      <w:r w:rsidR="003E3BBF" w:rsidRPr="00486B41">
        <w:rPr>
          <w:rFonts w:cs="Times New Roman"/>
        </w:rPr>
        <w:t>model</w:t>
      </w:r>
      <w:r w:rsidR="00C6533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205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repress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murine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EBV</w:t>
      </w:r>
      <w:r w:rsidR="00DA450A" w:rsidRPr="00486B41">
        <w:rPr>
          <w:rFonts w:cs="Times New Roman"/>
        </w:rPr>
        <w:t>-positive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model.</w:t>
      </w:r>
      <w:r w:rsidR="009052E2" w:rsidRPr="00486B41">
        <w:rPr>
          <w:rStyle w:val="citebib"/>
          <w:rFonts w:cs="Times New Roman"/>
          <w:vertAlign w:val="superscript"/>
        </w:rPr>
        <w:t>62</w:t>
      </w:r>
    </w:p>
    <w:p w14:paraId="73BE847F" w14:textId="622B68FE" w:rsidR="00E56B60" w:rsidRPr="00333E38" w:rsidRDefault="00E56B60" w:rsidP="00333E38">
      <w:pPr>
        <w:pStyle w:val="PMI"/>
        <w:rPr>
          <w:rPrChange w:id="8" w:author="S4C" w:date="2026-01-12T08:22:00Z">
            <w:rPr>
              <w:rFonts w:ascii="Times New Roman" w:hAnsi="Times New Roman" w:cs="Times New Roman"/>
              <w:color w:val="403838"/>
            </w:rPr>
          </w:rPrChange>
        </w:rPr>
        <w:pPrChange w:id="9" w:author="S4C" w:date="2026-01-12T08:22:00Z">
          <w:pPr>
            <w:tabs>
              <w:tab w:val="left" w:pos="-720"/>
            </w:tabs>
            <w:spacing w:line="480" w:lineRule="auto"/>
          </w:pPr>
        </w:pPrChange>
      </w:pPr>
      <w:r w:rsidRPr="00486B41">
        <w:rPr>
          <w:rFonts w:ascii="Times New Roman" w:hAnsi="Times New Roman" w:cs="Times New Roman"/>
        </w:rPr>
        <w:t>&lt;TAB71.2&gt;</w:t>
      </w:r>
    </w:p>
    <w:p w14:paraId="02887006" w14:textId="785B652A" w:rsidR="00004312" w:rsidRPr="00486B41" w:rsidRDefault="009A25B6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analyses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highlighted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features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resminiscent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dark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zone,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zone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master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suppressed</w:t>
      </w:r>
      <w:r w:rsidR="006524C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152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688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689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MEF2C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NFE2L2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phenotypes</w:t>
      </w:r>
      <w:r w:rsidR="005D7B1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689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analyses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highlighted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similarities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states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analogous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secondary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lym</w:t>
      </w:r>
      <w:r w:rsidR="00951CA0" w:rsidRPr="00486B41">
        <w:rPr>
          <w:rFonts w:cs="Times New Roman"/>
        </w:rPr>
        <w:t>ph</w:t>
      </w:r>
      <w:r w:rsidR="005B07A5" w:rsidRPr="00486B41">
        <w:rPr>
          <w:rFonts w:cs="Times New Roman"/>
        </w:rPr>
        <w:t>oid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states,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population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atypical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potential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disorders</w:t>
      </w:r>
      <w:r w:rsidR="009052E2" w:rsidRPr="00486B41">
        <w:rPr>
          <w:rStyle w:val="citebib"/>
          <w:rFonts w:cs="Times New Roman"/>
          <w:vertAlign w:val="superscript"/>
        </w:rPr>
        <w:t>688</w:t>
      </w:r>
      <w:r w:rsidR="005D7B1A" w:rsidRPr="00486B41">
        <w:rPr>
          <w:rFonts w:cs="Times New Roman"/>
        </w:rPr>
        <w:t>.</w:t>
      </w:r>
    </w:p>
    <w:p w14:paraId="0BB2C9E9" w14:textId="58E07105" w:rsidR="00177A6B" w:rsidRPr="00486B41" w:rsidRDefault="008C1A4B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&lt;H2&gt;</w:t>
      </w:r>
      <w:r w:rsidR="00CE69E3" w:rsidRPr="00486B41">
        <w:rPr>
          <w:rFonts w:ascii="Times New Roman" w:hAnsi="Times New Roman" w:cs="Times New Roman"/>
          <w:b/>
        </w:rPr>
        <w:t>Epigenetic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004312" w:rsidRPr="00486B41">
        <w:rPr>
          <w:rFonts w:ascii="Times New Roman" w:hAnsi="Times New Roman" w:cs="Times New Roman"/>
          <w:b/>
        </w:rPr>
        <w:t>Regulation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CE69E3" w:rsidRPr="00486B41">
        <w:rPr>
          <w:rFonts w:ascii="Times New Roman" w:hAnsi="Times New Roman" w:cs="Times New Roman"/>
          <w:b/>
        </w:rPr>
        <w:t>of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CE69E3" w:rsidRPr="00486B41">
        <w:rPr>
          <w:rFonts w:ascii="Times New Roman" w:hAnsi="Times New Roman" w:cs="Times New Roman"/>
          <w:b/>
        </w:rPr>
        <w:t>EBV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="00004312" w:rsidRPr="00486B41">
        <w:rPr>
          <w:rFonts w:ascii="Times New Roman" w:hAnsi="Times New Roman" w:cs="Times New Roman"/>
          <w:b/>
        </w:rPr>
        <w:t>Programs</w:t>
      </w:r>
      <w:r w:rsidR="00414F71" w:rsidRPr="00486B41">
        <w:rPr>
          <w:rFonts w:ascii="Times New Roman" w:hAnsi="Times New Roman" w:cs="Times New Roman"/>
          <w:b/>
        </w:rPr>
        <w:t xml:space="preserve"> </w:t>
      </w:r>
    </w:p>
    <w:p w14:paraId="64F8B733" w14:textId="0DDC04F4" w:rsidR="009E4A80" w:rsidRPr="00486B41" w:rsidRDefault="00533340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T</w:t>
      </w:r>
      <w:r w:rsidR="005D10D7" w:rsidRPr="00486B41">
        <w:rPr>
          <w:rFonts w:cs="Times New Roman"/>
          <w:snapToGrid w:val="0"/>
        </w:rPr>
        <w:t>he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viral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epigenetic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state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resets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each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lytic</w:t>
      </w:r>
      <w:r w:rsidR="00414F71" w:rsidRPr="00486B41">
        <w:rPr>
          <w:rFonts w:cs="Times New Roman"/>
          <w:snapToGrid w:val="0"/>
        </w:rPr>
        <w:t xml:space="preserve"> </w:t>
      </w:r>
      <w:r w:rsidR="005D10D7" w:rsidRPr="00486B41">
        <w:rPr>
          <w:rFonts w:cs="Times New Roman"/>
          <w:snapToGrid w:val="0"/>
        </w:rPr>
        <w:t>cycle</w:t>
      </w:r>
      <w:r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produces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unmethylated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unchromatinized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DNA</w:t>
      </w:r>
      <w:r w:rsidR="00AD053A" w:rsidRPr="00486B41">
        <w:rPr>
          <w:rFonts w:cs="Times New Roman"/>
          <w:snapToGrid w:val="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122</w:t>
      </w:r>
      <w:proofErr w:type="gramStart"/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319</w:t>
      </w:r>
      <w:proofErr w:type="gramEnd"/>
      <w:r w:rsidR="00414F71" w:rsidRPr="00486B41">
        <w:rPr>
          <w:rFonts w:cs="Times New Roman"/>
          <w:color w:val="141413"/>
        </w:rPr>
        <w:t xml:space="preserve"> </w:t>
      </w:r>
      <w:r w:rsidR="00210032" w:rsidRPr="00486B41">
        <w:rPr>
          <w:rFonts w:cs="Times New Roman"/>
        </w:rPr>
        <w:t>L</w:t>
      </w:r>
      <w:r w:rsidR="00791D35" w:rsidRPr="00486B41">
        <w:rPr>
          <w:rFonts w:cs="Times New Roman"/>
          <w:bCs/>
        </w:rPr>
        <w:t>inear</w:t>
      </w:r>
      <w:r w:rsidR="00414F71" w:rsidRPr="00486B41">
        <w:rPr>
          <w:rFonts w:cs="Times New Roman"/>
          <w:bCs/>
        </w:rPr>
        <w:t xml:space="preserve"> </w:t>
      </w:r>
      <w:r w:rsidR="00791D35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791D35" w:rsidRPr="00486B41">
        <w:rPr>
          <w:rFonts w:cs="Times New Roman"/>
          <w:bCs/>
        </w:rPr>
        <w:t>genomes</w:t>
      </w:r>
      <w:r w:rsidR="00414F71" w:rsidRPr="00486B41">
        <w:rPr>
          <w:rFonts w:cs="Times New Roman"/>
          <w:bCs/>
        </w:rPr>
        <w:t xml:space="preserve"> </w:t>
      </w:r>
      <w:r w:rsidR="003A0BC8"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="00791D35" w:rsidRPr="00486B41">
        <w:rPr>
          <w:rFonts w:cs="Times New Roman"/>
          <w:bCs/>
        </w:rPr>
        <w:t>chromatinized</w:t>
      </w:r>
      <w:r w:rsidR="00414F71" w:rsidRPr="00486B41">
        <w:rPr>
          <w:rFonts w:cs="Times New Roman"/>
          <w:bCs/>
        </w:rPr>
        <w:t xml:space="preserve"> </w:t>
      </w:r>
      <w:r w:rsidR="00210032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210032" w:rsidRPr="00486B41">
        <w:rPr>
          <w:rFonts w:cs="Times New Roman"/>
          <w:bCs/>
        </w:rPr>
        <w:t>circularize</w:t>
      </w:r>
      <w:r w:rsidR="00414F71" w:rsidRPr="00486B41">
        <w:rPr>
          <w:rFonts w:cs="Times New Roman"/>
          <w:bCs/>
        </w:rPr>
        <w:t xml:space="preserve"> </w:t>
      </w:r>
      <w:r w:rsidR="00210032" w:rsidRPr="00486B41">
        <w:rPr>
          <w:rFonts w:cs="Times New Roman"/>
          <w:bCs/>
        </w:rPr>
        <w:t>early</w:t>
      </w:r>
      <w:r w:rsidR="00414F71" w:rsidRPr="00486B41">
        <w:rPr>
          <w:rFonts w:cs="Times New Roman"/>
          <w:bCs/>
        </w:rPr>
        <w:t xml:space="preserve"> </w:t>
      </w:r>
      <w:r w:rsidR="00210032" w:rsidRPr="00486B41">
        <w:rPr>
          <w:rFonts w:cs="Times New Roman"/>
          <w:bCs/>
        </w:rPr>
        <w:t>after</w:t>
      </w:r>
      <w:r w:rsidR="00414F71" w:rsidRPr="00486B41">
        <w:rPr>
          <w:rFonts w:cs="Times New Roman"/>
          <w:bCs/>
        </w:rPr>
        <w:t xml:space="preserve"> </w:t>
      </w:r>
      <w:r w:rsidR="00210032" w:rsidRPr="00486B41">
        <w:rPr>
          <w:rFonts w:cs="Times New Roman"/>
          <w:bCs/>
        </w:rPr>
        <w:t>infection</w:t>
      </w:r>
      <w:r w:rsidR="0082440C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123</w:t>
      </w:r>
      <w:r w:rsidR="009052E2" w:rsidRPr="00486B41">
        <w:rPr>
          <w:rFonts w:cs="Times New Roman"/>
          <w:bCs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406</w:t>
      </w:r>
      <w:r w:rsidR="009052E2" w:rsidRPr="00486B41">
        <w:rPr>
          <w:rFonts w:cs="Times New Roman"/>
          <w:bCs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424</w:t>
      </w:r>
      <w:r w:rsidR="00414F71" w:rsidRPr="00486B41">
        <w:rPr>
          <w:rFonts w:cs="Times New Roman"/>
          <w:b/>
        </w:rPr>
        <w:t xml:space="preserve"> </w:t>
      </w:r>
      <w:r w:rsidR="00210032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layers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epigenetic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enable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establishment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latency,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program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selection,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ultimately</w:t>
      </w:r>
      <w:r w:rsidR="00414F71" w:rsidRPr="00486B41">
        <w:rPr>
          <w:rFonts w:cs="Times New Roman"/>
        </w:rPr>
        <w:t xml:space="preserve"> </w:t>
      </w:r>
      <w:r w:rsidR="008C0A48"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210032" w:rsidRPr="00486B41">
        <w:rPr>
          <w:rFonts w:cs="Times New Roman"/>
        </w:rPr>
        <w:t>rectivation</w:t>
      </w:r>
      <w:r w:rsidR="00791D35" w:rsidRPr="00486B41">
        <w:rPr>
          <w:rFonts w:cs="Times New Roman"/>
        </w:rPr>
        <w:t>.</w:t>
      </w:r>
    </w:p>
    <w:p w14:paraId="34990B46" w14:textId="2FEE2D26" w:rsidR="009E4A80" w:rsidRPr="00486B41" w:rsidRDefault="00266147" w:rsidP="00CC1D3F">
      <w:pPr>
        <w:pStyle w:val="TXT"/>
        <w:rPr>
          <w:rFonts w:cs="Times New Roman"/>
          <w:snapToGrid w:val="0"/>
        </w:rPr>
      </w:pPr>
      <w:r w:rsidRPr="00486B41">
        <w:rPr>
          <w:rFonts w:cs="Times New Roman"/>
          <w:color w:val="141413"/>
        </w:rPr>
        <w:t>BZLF1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preferentially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activates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promoters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</w:t>
      </w:r>
      <w:r w:rsidR="00004312" w:rsidRPr="00486B41">
        <w:rPr>
          <w:rFonts w:cs="Times New Roman"/>
        </w:rPr>
        <w:t>′</w:t>
      </w:r>
      <w:r w:rsidRPr="00486B41">
        <w:rPr>
          <w:rFonts w:cs="Times New Roman"/>
        </w:rPr>
        <w:t>-cytosine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(5mC),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meZREs</w:t>
      </w:r>
      <w:r w:rsidR="009052E2" w:rsidRPr="00486B41">
        <w:rPr>
          <w:rStyle w:val="citebib"/>
          <w:rFonts w:cs="Times New Roman"/>
          <w:vertAlign w:val="superscript"/>
        </w:rPr>
        <w:t>41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319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320</w:t>
      </w:r>
      <w:proofErr w:type="gramEnd"/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141413"/>
        </w:rPr>
        <w:t>limiting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leaky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lytic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gene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expression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in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newly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infected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B-cells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snapToGrid w:val="0"/>
        </w:rPr>
        <w:t>DNA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methylation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levels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progressively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increase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following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EBV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B-cell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infection,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higher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levels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achieved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over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first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50-100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cycles</w:t>
      </w:r>
      <w:r w:rsidR="00DA06BD" w:rsidRPr="00486B41">
        <w:rPr>
          <w:rFonts w:cs="Times New Roman"/>
          <w:snapToGrid w:val="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320</w:t>
      </w:r>
      <w:r w:rsidR="00414F71" w:rsidRPr="00486B41">
        <w:rPr>
          <w:rFonts w:cs="Times New Roman"/>
          <w:snapToGrid w:val="0"/>
        </w:rPr>
        <w:t xml:space="preserve"> </w:t>
      </w:r>
      <w:proofErr w:type="gramStart"/>
      <w:r w:rsidRPr="00486B41">
        <w:rPr>
          <w:rFonts w:cs="Times New Roman"/>
          <w:snapToGrid w:val="0"/>
        </w:rPr>
        <w:t>The</w:t>
      </w:r>
      <w:proofErr w:type="gramEnd"/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extent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methylation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limited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EBNA2,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induces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cytosine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demethylase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TET2.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EBNA2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colocalizes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TET2,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EBF1.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TET2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depletion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triggers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lytic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gene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DA06BD" w:rsidRPr="00486B41">
        <w:rPr>
          <w:rFonts w:cs="Times New Roman"/>
          <w:snapToGrid w:val="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427</w:t>
      </w:r>
      <w:proofErr w:type="gramStart"/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783</w:t>
      </w:r>
      <w:proofErr w:type="gramEnd"/>
      <w:r w:rsidR="00414F71" w:rsidRPr="00486B41">
        <w:rPr>
          <w:rFonts w:cs="Times New Roman"/>
          <w:b/>
          <w:snapToGrid w:val="0"/>
        </w:rPr>
        <w:t xml:space="preserve"> </w:t>
      </w:r>
      <w:r w:rsidRPr="00486B41">
        <w:rPr>
          <w:rFonts w:cs="Times New Roman"/>
          <w:snapToGrid w:val="0"/>
        </w:rPr>
        <w:t>EBV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also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results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hypermethylation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oral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epithelial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infection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model</w:t>
      </w:r>
      <w:r w:rsidR="00DA06BD" w:rsidRPr="00486B41">
        <w:rPr>
          <w:rFonts w:cs="Times New Roman"/>
          <w:snapToGrid w:val="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</w:t>
      </w:r>
      <w:r w:rsidR="00414F71" w:rsidRPr="00486B41">
        <w:rPr>
          <w:rFonts w:cs="Times New Roman"/>
          <w:snapToGrid w:val="0"/>
        </w:rPr>
        <w:t xml:space="preserve"> </w:t>
      </w:r>
      <w:r w:rsidR="00540AE0" w:rsidRPr="00486B41">
        <w:rPr>
          <w:rFonts w:cs="Times New Roman"/>
          <w:color w:val="141413"/>
        </w:rPr>
        <w:lastRenderedPageBreak/>
        <w:t>By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contrast,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as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detailed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below,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BRLF1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immediate</w:t>
      </w:r>
      <w:r w:rsidR="006412B6" w:rsidRPr="00486B41">
        <w:rPr>
          <w:rFonts w:cs="Times New Roman"/>
          <w:color w:val="141413"/>
        </w:rPr>
        <w:t>-</w:t>
      </w:r>
      <w:r w:rsidR="00540AE0" w:rsidRPr="00486B41">
        <w:rPr>
          <w:rFonts w:cs="Times New Roman"/>
          <w:color w:val="141413"/>
        </w:rPr>
        <w:t>early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transcription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factor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activates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unmethylated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sites,</w:t>
      </w:r>
      <w:r w:rsidR="00414F71" w:rsidRPr="00486B41">
        <w:rPr>
          <w:rFonts w:cs="Times New Roman"/>
          <w:color w:val="141413"/>
        </w:rPr>
        <w:t xml:space="preserve"> </w:t>
      </w:r>
      <w:r w:rsidR="009B1083" w:rsidRPr="00486B41">
        <w:rPr>
          <w:rFonts w:cs="Times New Roman"/>
          <w:color w:val="141413"/>
        </w:rPr>
        <w:t>which</w:t>
      </w:r>
      <w:r w:rsidR="00414F71" w:rsidRPr="00486B41">
        <w:rPr>
          <w:rFonts w:cs="Times New Roman"/>
          <w:color w:val="141413"/>
        </w:rPr>
        <w:t xml:space="preserve"> </w:t>
      </w:r>
      <w:r w:rsidR="009B1083" w:rsidRPr="00486B41">
        <w:rPr>
          <w:rFonts w:cs="Times New Roman"/>
          <w:color w:val="141413"/>
        </w:rPr>
        <w:t>facilitates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induction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of</w:t>
      </w:r>
      <w:r w:rsidR="00414F71" w:rsidRPr="00486B41">
        <w:rPr>
          <w:rFonts w:cs="Times New Roman"/>
          <w:color w:val="141413"/>
        </w:rPr>
        <w:t xml:space="preserve"> </w:t>
      </w:r>
      <w:r w:rsidR="00E40EAC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lytic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cycle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in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newly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infected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epithelial</w:t>
      </w:r>
      <w:r w:rsidR="00414F71" w:rsidRPr="00486B41">
        <w:rPr>
          <w:rFonts w:cs="Times New Roman"/>
          <w:color w:val="141413"/>
        </w:rPr>
        <w:t xml:space="preserve"> </w:t>
      </w:r>
      <w:r w:rsidR="00540AE0" w:rsidRPr="00486B41">
        <w:rPr>
          <w:rFonts w:cs="Times New Roman"/>
          <w:color w:val="141413"/>
        </w:rPr>
        <w:t>cells</w:t>
      </w:r>
      <w:r w:rsidR="00DA06BD" w:rsidRPr="00486B41">
        <w:rPr>
          <w:rFonts w:cs="Times New Roman"/>
          <w:color w:val="141413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785</w:t>
      </w:r>
    </w:p>
    <w:p w14:paraId="6E525DE9" w14:textId="1507D18E" w:rsidR="009E4A80" w:rsidRPr="00486B41" w:rsidRDefault="009E4A80" w:rsidP="00CC1D3F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Chromatinization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silencing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7F129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vi</w:t>
      </w:r>
      <w:r w:rsidR="00B51175" w:rsidRPr="00486B41">
        <w:rPr>
          <w:rFonts w:cs="Times New Roman"/>
        </w:rPr>
        <w:t>r</w:t>
      </w:r>
      <w:r w:rsidR="007F129A" w:rsidRPr="00486B41">
        <w:rPr>
          <w:rFonts w:cs="Times New Roman"/>
        </w:rPr>
        <w:t>al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chromatinized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48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post-infection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post-infection,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51175" w:rsidRPr="00486B41">
        <w:rPr>
          <w:rFonts w:cs="Times New Roman"/>
        </w:rPr>
        <w:t>(virion-associated)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BNRF1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supports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disrupting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chaperone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ATRX/DAXX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complexes,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would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otherwise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deposit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3.3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complexes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BNRF1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disrupts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DAXX/ATRX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complexes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PML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bodies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7F129A" w:rsidRPr="00486B41">
        <w:rPr>
          <w:rFonts w:cs="Times New Roman"/>
        </w:rPr>
        <w:t>duction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734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BNRF1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also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targets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SMC5/6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cohesin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complexes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degradation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newly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infected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upon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lytic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reactivation</w:t>
      </w:r>
      <w:r w:rsidR="009052E2" w:rsidRPr="00486B41">
        <w:rPr>
          <w:rStyle w:val="citebib"/>
          <w:rFonts w:cs="Times New Roman"/>
          <w:vertAlign w:val="superscript"/>
        </w:rPr>
        <w:t>807</w:t>
      </w:r>
      <w:r w:rsidR="005D7B1A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Since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SMC5/6</w:t>
      </w:r>
      <w:r w:rsidR="00414F71" w:rsidRPr="00486B41">
        <w:rPr>
          <w:rFonts w:cs="Times New Roman"/>
          <w:bCs/>
        </w:rPr>
        <w:t xml:space="preserve"> </w:t>
      </w:r>
      <w:r w:rsidR="00951CA0" w:rsidRPr="00486B41">
        <w:rPr>
          <w:rFonts w:cs="Times New Roman"/>
          <w:bCs/>
        </w:rPr>
        <w:t>complexes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have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key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roles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chromosome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maintenance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DNA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damage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repair,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this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finding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may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likely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releate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observation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that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BNRF1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induces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centrosome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amplification,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observed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also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at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elevated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levels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infected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wild</w:t>
      </w:r>
      <w:r w:rsidR="00303B67" w:rsidRPr="00486B41">
        <w:rPr>
          <w:rFonts w:cs="Times New Roman"/>
          <w:bCs/>
        </w:rPr>
        <w:t>-</w:t>
      </w:r>
      <w:r w:rsidR="005712D3" w:rsidRPr="00486B41">
        <w:rPr>
          <w:rFonts w:cs="Times New Roman"/>
          <w:bCs/>
        </w:rPr>
        <w:t>type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but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not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BNRF1-deficienct</w:t>
      </w:r>
      <w:r w:rsidR="00414F71" w:rsidRPr="00486B41">
        <w:rPr>
          <w:rFonts w:cs="Times New Roman"/>
          <w:bCs/>
        </w:rPr>
        <w:t xml:space="preserve"> </w:t>
      </w:r>
      <w:r w:rsidR="005712D3" w:rsidRPr="00486B41">
        <w:rPr>
          <w:rFonts w:cs="Times New Roman"/>
          <w:bCs/>
        </w:rPr>
        <w:t>EBV</w:t>
      </w:r>
      <w:r w:rsidR="005D7B1A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660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Polycomb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repressive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complex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(PRC2)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deposits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repressive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histone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3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lysine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27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trimethyl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(H3K27me3)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genome,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histone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3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lysine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9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tri-methyl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(H3K9me3)</w:t>
      </w:r>
      <w:r w:rsidR="00414F71" w:rsidRPr="00486B41">
        <w:rPr>
          <w:rFonts w:cs="Times New Roman"/>
          <w:bCs/>
        </w:rPr>
        <w:t xml:space="preserve"> </w:t>
      </w:r>
      <w:r w:rsidR="004E5726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also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deposited</w:t>
      </w:r>
      <w:r w:rsidR="00DA06BD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</w:t>
      </w:r>
      <w:r w:rsidR="009052E2" w:rsidRPr="00486B41">
        <w:rPr>
          <w:rFonts w:cs="Times New Roman"/>
          <w:bCs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405</w:t>
      </w:r>
      <w:r w:rsidR="009052E2" w:rsidRPr="00486B41">
        <w:rPr>
          <w:rFonts w:cs="Times New Roman"/>
          <w:bCs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720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color w:val="000000" w:themeColor="text1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nucleosomal,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149</w:t>
      </w:r>
    </w:p>
    <w:p w14:paraId="68E9998B" w14:textId="5484CB18" w:rsidR="009E4A80" w:rsidRPr="00486B41" w:rsidRDefault="0021542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exerts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selection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suppress</w:t>
      </w:r>
      <w:r w:rsidR="003409AC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524D0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24D09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524D0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24D09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524D09" w:rsidRPr="00486B41">
        <w:rPr>
          <w:rFonts w:cs="Times New Roman"/>
        </w:rPr>
        <w:t>cells</w:t>
      </w:r>
      <w:r w:rsidR="005D7B1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15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585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787</w:t>
      </w:r>
      <w:proofErr w:type="gramEnd"/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histones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epigenetic</w:t>
      </w:r>
      <w:r w:rsidR="00414F71" w:rsidRPr="00486B41">
        <w:rPr>
          <w:rFonts w:cs="Times New Roman"/>
        </w:rPr>
        <w:t xml:space="preserve"> </w:t>
      </w:r>
      <w:r w:rsidR="00730F01" w:rsidRPr="00486B41">
        <w:rPr>
          <w:rFonts w:cs="Times New Roman"/>
        </w:rPr>
        <w:t>marks.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utilizes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hyper-methylation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silence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genes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624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enter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centers,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methyl</w:t>
      </w:r>
      <w:r w:rsidR="00427512" w:rsidRPr="00486B41">
        <w:rPr>
          <w:rFonts w:cs="Times New Roman"/>
        </w:rPr>
        <w:t>at</w:t>
      </w:r>
      <w:r w:rsidR="009E4A80" w:rsidRPr="00486B41">
        <w:rPr>
          <w:rFonts w:cs="Times New Roman"/>
        </w:rPr>
        <w:t>ion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cytokines,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="00AE64C7" w:rsidRPr="00486B41">
        <w:rPr>
          <w:rFonts w:cs="Times New Roman"/>
        </w:rPr>
        <w:t>IL-21</w:t>
      </w:r>
      <w:r w:rsidR="009052E2" w:rsidRPr="00486B41">
        <w:rPr>
          <w:rStyle w:val="citebib"/>
          <w:rFonts w:cs="Times New Roman"/>
          <w:vertAlign w:val="superscript"/>
        </w:rPr>
        <w:t>353</w:t>
      </w:r>
      <w:r w:rsidR="00AE64C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transition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  <w:color w:val="000000" w:themeColor="text1"/>
        </w:rPr>
        <w:t>III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  <w:color w:val="000000" w:themeColor="text1"/>
        </w:rPr>
        <w:t>II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(</w:t>
      </w:r>
      <w:r w:rsidR="009E4A80" w:rsidRPr="00486B41">
        <w:rPr>
          <w:rFonts w:cs="Times New Roman"/>
          <w:bCs/>
        </w:rPr>
        <w:t>Fig</w:t>
      </w:r>
      <w:r w:rsidR="0056232A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427512" w:rsidRPr="00486B41">
        <w:rPr>
          <w:rFonts w:cs="Times New Roman"/>
          <w:bCs/>
        </w:rPr>
        <w:t>7</w:t>
      </w:r>
      <w:r w:rsidR="009E4A80"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Initiator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methyltransferase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DNMT3B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B-cells.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epigenetic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enzymes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UHRF1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DNMT1,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marks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parental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synthesized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strands,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infection</w:t>
      </w:r>
      <w:r w:rsidR="007F129A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UHRF1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DNMT1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maintain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marks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differentiate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  <w:color w:val="000000" w:themeColor="text1"/>
        </w:rPr>
        <w:t>I</w:t>
      </w:r>
      <w:r w:rsidR="00414F71" w:rsidRPr="00486B41">
        <w:rPr>
          <w:rFonts w:cs="Times New Roman"/>
        </w:rPr>
        <w:t xml:space="preserve"> </w:t>
      </w:r>
      <w:r w:rsidR="00F635CD" w:rsidRPr="00486B41">
        <w:rPr>
          <w:rFonts w:cs="Times New Roman"/>
        </w:rPr>
        <w:t>expression.</w:t>
      </w:r>
      <w:r w:rsidR="00414F71" w:rsidRPr="00486B41">
        <w:rPr>
          <w:rFonts w:cs="Times New Roman"/>
        </w:rPr>
        <w:t xml:space="preserve"> </w:t>
      </w:r>
      <w:r w:rsidR="00264002" w:rsidRPr="00486B41">
        <w:rPr>
          <w:rFonts w:cs="Times New Roman"/>
        </w:rPr>
        <w:lastRenderedPageBreak/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de-repressed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treated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hypomethylating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agents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F129A" w:rsidRPr="00486B41">
        <w:rPr>
          <w:rFonts w:cs="Times New Roman"/>
        </w:rPr>
        <w:t>UHRF1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243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465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610</w:t>
      </w:r>
      <w:proofErr w:type="gramEnd"/>
      <w:r w:rsidR="00414F71" w:rsidRPr="00486B41">
        <w:rPr>
          <w:rFonts w:cs="Times New Roman"/>
          <w:color w:val="000000" w:themeColor="text1"/>
        </w:rPr>
        <w:t xml:space="preserve"> </w:t>
      </w:r>
      <w:r w:rsidR="009E4A80" w:rsidRPr="00486B41">
        <w:rPr>
          <w:rFonts w:cs="Times New Roman"/>
        </w:rPr>
        <w:t>Polycomb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(PRC1)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controls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add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layer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program</w:t>
      </w:r>
      <w:r w:rsidR="00414F71" w:rsidRPr="00486B41">
        <w:rPr>
          <w:rFonts w:cs="Times New Roman"/>
        </w:rPr>
        <w:t xml:space="preserve"> </w:t>
      </w:r>
      <w:r w:rsidR="00540AE0" w:rsidRPr="00486B41">
        <w:rPr>
          <w:rFonts w:cs="Times New Roman"/>
        </w:rPr>
        <w:t>switching</w:t>
      </w:r>
      <w:r w:rsidR="009E4A8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PRC1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subunits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de-represse</w:t>
      </w:r>
      <w:r w:rsidR="00427512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PRC1-mediated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lysine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119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monoubiquitination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(H2Ub119Ub1)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marks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abundant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9E4A80" w:rsidRPr="00486B41">
        <w:rPr>
          <w:rFonts w:cs="Times New Roman"/>
        </w:rPr>
        <w:t>programs</w:t>
      </w:r>
      <w:r w:rsidR="009052E2" w:rsidRPr="00486B41">
        <w:rPr>
          <w:rStyle w:val="citebib"/>
          <w:rFonts w:cs="Times New Roman"/>
          <w:vertAlign w:val="superscript"/>
        </w:rPr>
        <w:t>243</w:t>
      </w:r>
      <w:r w:rsidR="00414F71" w:rsidRPr="00486B41">
        <w:rPr>
          <w:rFonts w:cs="Times New Roman"/>
        </w:rPr>
        <w:t xml:space="preserve"> </w:t>
      </w:r>
      <w:r w:rsidR="00F47B7E" w:rsidRPr="00486B41">
        <w:rPr>
          <w:rFonts w:cs="Times New Roman"/>
        </w:rPr>
        <w:t>(</w:t>
      </w:r>
      <w:r w:rsidR="00F47B7E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427512" w:rsidRPr="00486B41">
        <w:rPr>
          <w:rFonts w:cs="Times New Roman"/>
          <w:bCs/>
        </w:rPr>
        <w:t>7</w:t>
      </w:r>
      <w:r w:rsidR="00F47B7E" w:rsidRPr="00486B41">
        <w:rPr>
          <w:rFonts w:cs="Times New Roman"/>
        </w:rPr>
        <w:t>)</w:t>
      </w:r>
      <w:r w:rsidR="009E4A8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6FC59981" w14:textId="5DB8E47F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&lt;FIG71.7&gt;</w:t>
      </w:r>
    </w:p>
    <w:p w14:paraId="64B46AE5" w14:textId="679F1E09" w:rsidR="00672FD5" w:rsidRPr="00486B41" w:rsidRDefault="008E712E" w:rsidP="00CC1D3F">
      <w:pPr>
        <w:pStyle w:val="TXT"/>
        <w:rPr>
          <w:rFonts w:cs="Times New Roman"/>
          <w:color w:val="141413"/>
        </w:rPr>
      </w:pPr>
      <w:r w:rsidRPr="00486B41">
        <w:rPr>
          <w:rFonts w:cs="Times New Roman"/>
          <w:color w:val="141413"/>
        </w:rPr>
        <w:t>Higher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order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DNA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structure</w:t>
      </w:r>
      <w:r w:rsidR="00414F71" w:rsidRPr="00486B41">
        <w:rPr>
          <w:rFonts w:cs="Times New Roman"/>
          <w:color w:val="141413"/>
        </w:rPr>
        <w:t xml:space="preserve"> </w:t>
      </w:r>
      <w:r w:rsidR="00311FA2" w:rsidRPr="00486B41">
        <w:rPr>
          <w:rFonts w:cs="Times New Roman"/>
          <w:color w:val="141413"/>
        </w:rPr>
        <w:t>also</w:t>
      </w:r>
      <w:r w:rsidR="00414F71" w:rsidRPr="00486B41">
        <w:rPr>
          <w:rFonts w:cs="Times New Roman"/>
          <w:color w:val="141413"/>
        </w:rPr>
        <w:t xml:space="preserve"> </w:t>
      </w:r>
      <w:r w:rsidR="00311FA2" w:rsidRPr="00486B41">
        <w:rPr>
          <w:rFonts w:cs="Times New Roman"/>
          <w:color w:val="141413"/>
        </w:rPr>
        <w:t>regulates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gene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expression.</w:t>
      </w:r>
      <w:r w:rsidR="00414F71" w:rsidRPr="00486B41">
        <w:rPr>
          <w:rFonts w:cs="Times New Roman"/>
          <w:color w:val="141413"/>
        </w:rPr>
        <w:t xml:space="preserve"> </w:t>
      </w:r>
      <w:r w:rsidR="00500CB7" w:rsidRPr="00486B41">
        <w:rPr>
          <w:rFonts w:cs="Times New Roman"/>
        </w:rPr>
        <w:t>T</w:t>
      </w:r>
      <w:r w:rsidR="00215422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CCCTC-binding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(CTCF</w:t>
      </w:r>
      <w:r w:rsidR="00500CB7"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B240B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mediat</w:t>
      </w:r>
      <w:r w:rsidR="00B240BB"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long-range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B240BB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B240B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B240BB" w:rsidRPr="00486B41">
        <w:rPr>
          <w:rFonts w:cs="Times New Roman"/>
        </w:rPr>
        <w:t>insulate</w:t>
      </w:r>
      <w:r w:rsidR="00414F71" w:rsidRPr="00486B41">
        <w:rPr>
          <w:rFonts w:cs="Times New Roman"/>
        </w:rPr>
        <w:t xml:space="preserve"> </w:t>
      </w:r>
      <w:r w:rsidR="00B240BB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B240BB" w:rsidRPr="00486B41">
        <w:rPr>
          <w:rFonts w:cs="Times New Roman"/>
        </w:rPr>
        <w:t>regions</w:t>
      </w:r>
      <w:r w:rsidR="00215422" w:rsidRPr="00486B41">
        <w:rPr>
          <w:rFonts w:cs="Times New Roman"/>
          <w:color w:val="231F20"/>
        </w:rPr>
        <w:t>.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CTCF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binding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to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the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EBV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genome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may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anchor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it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to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the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nuclear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matrix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and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231F20"/>
        </w:rPr>
        <w:t>direct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  <w:color w:val="000000"/>
        </w:rPr>
        <w:t>specific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chromatin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architectures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that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can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mediate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alternative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promoter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targeting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by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the</w:t>
      </w:r>
      <w:r w:rsidR="00414F71" w:rsidRPr="00486B41">
        <w:rPr>
          <w:rFonts w:cs="Times New Roman"/>
          <w:color w:val="000000"/>
        </w:rPr>
        <w:t xml:space="preserve"> </w:t>
      </w:r>
      <w:r w:rsidR="0084372D" w:rsidRPr="00486B41">
        <w:rPr>
          <w:rFonts w:cs="Times New Roman"/>
          <w:i/>
          <w:iCs/>
          <w:color w:val="000000"/>
        </w:rPr>
        <w:t>o</w:t>
      </w:r>
      <w:r w:rsidR="00215422" w:rsidRPr="00486B41">
        <w:rPr>
          <w:rFonts w:cs="Times New Roman"/>
          <w:i/>
          <w:iCs/>
          <w:color w:val="000000"/>
        </w:rPr>
        <w:t>riP</w:t>
      </w:r>
      <w:r w:rsidR="00414F71" w:rsidRPr="00486B41">
        <w:rPr>
          <w:rFonts w:cs="Times New Roman"/>
          <w:color w:val="000000"/>
        </w:rPr>
        <w:t xml:space="preserve"> </w:t>
      </w:r>
      <w:r w:rsidR="00215422" w:rsidRPr="00486B41">
        <w:rPr>
          <w:rFonts w:cs="Times New Roman"/>
          <w:color w:val="000000"/>
        </w:rPr>
        <w:t>enhancer.</w:t>
      </w:r>
      <w:r w:rsidR="00414F71" w:rsidRPr="00486B41">
        <w:rPr>
          <w:rFonts w:cs="Times New Roman"/>
          <w:color w:val="000000"/>
        </w:rPr>
        <w:t xml:space="preserve"> </w:t>
      </w:r>
      <w:r w:rsidR="00B240BB" w:rsidRPr="00486B41">
        <w:rPr>
          <w:rFonts w:cs="Times New Roman"/>
        </w:rPr>
        <w:t>T</w:t>
      </w:r>
      <w:r w:rsidR="00215422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  <w:i/>
          <w:iCs/>
        </w:rPr>
        <w:t>o</w:t>
      </w:r>
      <w:r w:rsidR="00215422" w:rsidRPr="00486B41">
        <w:rPr>
          <w:rFonts w:cs="Times New Roman"/>
          <w:i/>
          <w:iCs/>
        </w:rPr>
        <w:t>riP</w:t>
      </w:r>
      <w:r w:rsidR="00414F71" w:rsidRPr="00486B41">
        <w:rPr>
          <w:rFonts w:cs="Times New Roman"/>
          <w:i/>
          <w:iCs/>
        </w:rPr>
        <w:t xml:space="preserve"> </w:t>
      </w:r>
      <w:r w:rsidR="00215422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facultatively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proofErr w:type="gramStart"/>
      <w:r w:rsidR="0084372D" w:rsidRPr="00486B41">
        <w:rPr>
          <w:rFonts w:cs="Times New Roman"/>
          <w:i/>
          <w:iCs/>
        </w:rPr>
        <w:t>Qp</w:t>
      </w:r>
      <w:proofErr w:type="gramEnd"/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719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Mechanistically,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participates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loops,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disruption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perturbs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formation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loop,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highlighting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how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coopts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three-dimensional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organizing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maintenance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epigenetically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states.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Furthermore,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functions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as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a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chromatin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insulator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at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EBV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genomic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sites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including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proofErr w:type="gramStart"/>
      <w:r w:rsidR="0084372D" w:rsidRPr="00486B41">
        <w:rPr>
          <w:rFonts w:cs="Times New Roman"/>
          <w:i/>
          <w:iCs/>
          <w:color w:val="212121"/>
          <w:shd w:val="clear" w:color="auto" w:fill="FFFFFF"/>
        </w:rPr>
        <w:t>Qp</w:t>
      </w:r>
      <w:proofErr w:type="gramEnd"/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to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block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epigenetic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silencing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and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to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prevent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promiscuous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transcription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of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surrounding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215422" w:rsidRPr="00486B41">
        <w:rPr>
          <w:rFonts w:cs="Times New Roman"/>
          <w:color w:val="212121"/>
          <w:shd w:val="clear" w:color="auto" w:fill="FFFFFF"/>
        </w:rPr>
        <w:t>genes</w:t>
      </w:r>
      <w:r w:rsidR="00215422" w:rsidRPr="00486B41">
        <w:rPr>
          <w:rFonts w:cs="Times New Roman"/>
          <w:color w:val="231F20"/>
        </w:rPr>
        <w:t>.</w:t>
      </w:r>
      <w:r w:rsidR="00414F71" w:rsidRPr="00486B41">
        <w:rPr>
          <w:rFonts w:cs="Times New Roman"/>
          <w:color w:val="231F20"/>
        </w:rPr>
        <w:t xml:space="preserve"> </w:t>
      </w:r>
      <w:r w:rsidR="00215422" w:rsidRPr="00486B41">
        <w:rPr>
          <w:rFonts w:cs="Times New Roman"/>
        </w:rPr>
        <w:t>Likewise,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mutagenesis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site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epigenetic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reprogramming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281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post-translationally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enzyme</w:t>
      </w:r>
      <w:r w:rsidR="00414F71" w:rsidRPr="00486B41">
        <w:rPr>
          <w:rFonts w:cs="Times New Roman"/>
        </w:rPr>
        <w:t xml:space="preserve"> </w:t>
      </w:r>
      <w:proofErr w:type="gramStart"/>
      <w:r w:rsidR="00215422" w:rsidRPr="00486B41">
        <w:rPr>
          <w:rFonts w:cs="Times New Roman"/>
        </w:rPr>
        <w:t>Poly(</w:t>
      </w:r>
      <w:proofErr w:type="gramEnd"/>
      <w:r w:rsidR="00215422" w:rsidRPr="00486B41">
        <w:rPr>
          <w:rFonts w:cs="Times New Roman"/>
        </w:rPr>
        <w:t>ADP-ribose)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polymerase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(PARP1)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methylation.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PARP1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colocalize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sites,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PARP1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stabilizes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occupancy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434</w:t>
      </w:r>
      <w:r w:rsidR="00414F71" w:rsidRPr="00486B41">
        <w:rPr>
          <w:rFonts w:cs="Times New Roman"/>
          <w:b/>
        </w:rPr>
        <w:t xml:space="preserve"> </w:t>
      </w:r>
      <w:r w:rsidR="00215422" w:rsidRPr="00486B41">
        <w:rPr>
          <w:rFonts w:cs="Times New Roman"/>
        </w:rPr>
        <w:t>PARP1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CTCF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suppress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  <w:i/>
        </w:rPr>
        <w:t>BZLF1</w:t>
      </w:r>
      <w:r w:rsidR="00414F71" w:rsidRPr="00486B41">
        <w:rPr>
          <w:rFonts w:cs="Times New Roman"/>
        </w:rPr>
        <w:t xml:space="preserve"> </w:t>
      </w:r>
      <w:r w:rsidR="00215422" w:rsidRPr="00486B41">
        <w:rPr>
          <w:rFonts w:cs="Times New Roman"/>
        </w:rPr>
        <w:t>promoter.</w:t>
      </w:r>
      <w:r w:rsidR="00414F71" w:rsidRPr="00486B41">
        <w:rPr>
          <w:rFonts w:cs="Times New Roman"/>
        </w:rPr>
        <w:t xml:space="preserve"> </w:t>
      </w:r>
    </w:p>
    <w:p w14:paraId="7AA5AC21" w14:textId="7DFAB293" w:rsidR="00004312" w:rsidRPr="00486B41" w:rsidRDefault="00500CB7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EBV-induced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occupies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</w:t>
      </w:r>
      <w:r w:rsidR="0084372D"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/>
        </w:rPr>
        <w:t>oriLyt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looping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immediate</w:t>
      </w:r>
      <w:r w:rsidR="006412B6" w:rsidRPr="00486B41">
        <w:rPr>
          <w:rFonts w:cs="Times New Roman"/>
        </w:rPr>
        <w:t>-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242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three-dimensional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reorganization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juxtaposes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  <w:i/>
        </w:rPr>
        <w:t>oriLyt</w:t>
      </w:r>
      <w:r w:rsidR="00414F71" w:rsidRPr="00486B41">
        <w:rPr>
          <w:rFonts w:cs="Times New Roman"/>
          <w:i/>
        </w:rPr>
        <w:t xml:space="preserve"> </w:t>
      </w:r>
      <w:r w:rsidR="00672FD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  <w:i/>
        </w:rPr>
        <w:lastRenderedPageBreak/>
        <w:t>BZLF1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region.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Blimp1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suppresses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evolved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mechanism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sense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abundance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link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672FD5" w:rsidRPr="00486B41">
        <w:rPr>
          <w:rFonts w:cs="Times New Roman"/>
        </w:rPr>
        <w:t>differentiation.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9052E2" w:rsidRPr="00486B41">
        <w:rPr>
          <w:rStyle w:val="citebib"/>
          <w:rFonts w:cs="Times New Roman"/>
          <w:vertAlign w:val="superscript"/>
        </w:rPr>
        <w:t>587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highlighting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relationship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preferentially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heterochromatin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densities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H3K9me3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towards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chromatin</w:t>
      </w:r>
      <w:r w:rsidR="00DA06B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347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503</w:t>
      </w:r>
      <w:proofErr w:type="gramEnd"/>
      <w:r w:rsidR="00414F71" w:rsidRPr="00486B41">
        <w:rPr>
          <w:rFonts w:cs="Times New Roman"/>
        </w:rPr>
        <w:t xml:space="preserve"> </w:t>
      </w:r>
    </w:p>
    <w:p w14:paraId="1F9566E6" w14:textId="5EDECE31" w:rsidR="00004312" w:rsidRPr="00486B41" w:rsidRDefault="008C1A4B" w:rsidP="006A13BD">
      <w:pPr>
        <w:pStyle w:val="H2"/>
        <w:rPr>
          <w:rFonts w:ascii="Times New Roman" w:hAnsi="Times New Roman" w:cs="Times New Roman"/>
          <w:color w:val="141413"/>
        </w:rPr>
      </w:pPr>
      <w:r w:rsidRPr="00486B41">
        <w:rPr>
          <w:rFonts w:ascii="Times New Roman" w:hAnsi="Times New Roman" w:cs="Times New Roman"/>
          <w:b/>
        </w:rPr>
        <w:t>&lt;H2&gt;</w:t>
      </w:r>
      <w:r w:rsidR="00442A89" w:rsidRPr="00486B41">
        <w:rPr>
          <w:rFonts w:ascii="Times New Roman" w:hAnsi="Times New Roman" w:cs="Times New Roman"/>
          <w:b/>
          <w:bCs/>
        </w:rPr>
        <w:t>Latency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004312" w:rsidRPr="00486B41">
        <w:rPr>
          <w:rFonts w:ascii="Times New Roman" w:hAnsi="Times New Roman" w:cs="Times New Roman"/>
          <w:b/>
          <w:bCs/>
        </w:rPr>
        <w:t>Gene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004312" w:rsidRPr="00486B41">
        <w:rPr>
          <w:rFonts w:ascii="Times New Roman" w:hAnsi="Times New Roman" w:cs="Times New Roman"/>
          <w:b/>
          <w:bCs/>
        </w:rPr>
        <w:t>Functions</w:t>
      </w:r>
    </w:p>
    <w:p w14:paraId="3015F49C" w14:textId="08DCF450" w:rsidR="0005161C" w:rsidRPr="00486B41" w:rsidRDefault="008C1A4B" w:rsidP="006A13BD">
      <w:pPr>
        <w:pStyle w:val="H3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Cs/>
        </w:rPr>
        <w:t>&lt;H3&gt;</w:t>
      </w:r>
      <w:r w:rsidR="00530BEB" w:rsidRPr="00486B41">
        <w:rPr>
          <w:rFonts w:ascii="Times New Roman" w:hAnsi="Times New Roman" w:cs="Times New Roman"/>
          <w:bCs/>
          <w:i/>
        </w:rPr>
        <w:t>EBNA1</w:t>
      </w:r>
    </w:p>
    <w:p w14:paraId="5555DC1D" w14:textId="46041879" w:rsidR="00772E2A" w:rsidRPr="00486B41" w:rsidRDefault="00530BEB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(</w:t>
      </w:r>
      <w:r w:rsidR="00F85BCD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84372D" w:rsidRPr="00486B41">
        <w:rPr>
          <w:rFonts w:cs="Times New Roman"/>
          <w:bCs/>
        </w:rPr>
        <w:t>8</w:t>
      </w:r>
      <w:r w:rsidR="00F85BCD" w:rsidRPr="00486B41">
        <w:rPr>
          <w:rFonts w:cs="Times New Roman"/>
          <w:bCs/>
        </w:rPr>
        <w:t>A)</w:t>
      </w:r>
      <w:r w:rsidR="00414F71" w:rsidRPr="00486B41">
        <w:rPr>
          <w:rFonts w:cs="Times New Roman"/>
          <w:b/>
        </w:rPr>
        <w:t xml:space="preserve"> </w:t>
      </w:r>
      <w:r w:rsidR="00F85BC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E</w:t>
      </w:r>
      <w:r w:rsidR="004E5726" w:rsidRPr="00486B41">
        <w:rPr>
          <w:rFonts w:cs="Times New Roman"/>
        </w:rPr>
        <w:t>BNA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directly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F85BCD" w:rsidRPr="00486B41">
        <w:rPr>
          <w:rFonts w:cs="Times New Roman"/>
        </w:rPr>
        <w:t>DNA.</w:t>
      </w:r>
      <w:r w:rsidR="00414F71" w:rsidRPr="00486B41">
        <w:rPr>
          <w:rFonts w:cs="Times New Roman"/>
        </w:rPr>
        <w:t xml:space="preserve"> </w:t>
      </w:r>
      <w:r w:rsidR="006C1B1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C1B11" w:rsidRPr="00486B41">
        <w:rPr>
          <w:rFonts w:cs="Times New Roman"/>
        </w:rPr>
        <w:t>ensure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maintenance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genomes</w:t>
      </w:r>
      <w:r w:rsidR="006C1B1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6C1B11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6C1B1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C1B1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6C1B11"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="006C1B1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serves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tether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chromosomes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96F39" w:rsidRPr="00486B41">
        <w:rPr>
          <w:rFonts w:cs="Times New Roman"/>
        </w:rPr>
        <w:t>mitosis</w:t>
      </w:r>
      <w:r w:rsidR="00C419E3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4372D" w:rsidRPr="00486B41">
        <w:rPr>
          <w:rFonts w:cs="Times New Roman"/>
          <w:i/>
          <w:iCs/>
        </w:rPr>
        <w:t>oriP</w:t>
      </w:r>
      <w:r w:rsidR="00DC46E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C46E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43444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043444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43444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latenc</w:t>
      </w:r>
      <w:r w:rsidR="00043444" w:rsidRPr="00486B41">
        <w:rPr>
          <w:rFonts w:cs="Times New Roman"/>
        </w:rPr>
        <w:t>y</w:t>
      </w:r>
      <w:r w:rsidR="005B001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602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804</w:t>
      </w:r>
      <w:proofErr w:type="gramEnd"/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Remarkably,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discovered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  <w:i/>
        </w:rPr>
        <w:t>oriP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515AB" w:rsidRPr="00486B41">
        <w:rPr>
          <w:rFonts w:cs="Times New Roman"/>
        </w:rPr>
        <w:t>sufficient</w:t>
      </w:r>
      <w:r w:rsidR="00414F71" w:rsidRPr="00486B41">
        <w:rPr>
          <w:rFonts w:cs="Times New Roman"/>
        </w:rPr>
        <w:t xml:space="preserve"> </w:t>
      </w:r>
      <w:r w:rsidR="005515AB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partitioning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genomes</w:t>
      </w:r>
      <w:r w:rsidR="00772E2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plasmids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  <w:i/>
          <w:iCs/>
        </w:rPr>
        <w:t>oriP</w:t>
      </w:r>
      <w:r w:rsidR="00772E2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progeny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cells</w:t>
      </w:r>
      <w:r w:rsidR="005B001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527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  <w:i/>
        </w:rPr>
        <w:t>oriP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maintain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FE520E" w:rsidRPr="00486B41">
        <w:rPr>
          <w:rFonts w:cs="Times New Roman"/>
        </w:rPr>
        <w:t>replicon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copied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machinery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once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S-phase</w:t>
      </w:r>
      <w:r w:rsidR="00FE520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Catenation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replicated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appears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lead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pairing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sister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chromatids,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serves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equal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partitioning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episomes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daughter</w:t>
      </w:r>
      <w:r w:rsidR="00414F71" w:rsidRPr="00486B41">
        <w:rPr>
          <w:rFonts w:cs="Times New Roman"/>
        </w:rPr>
        <w:t xml:space="preserve"> </w:t>
      </w:r>
      <w:r w:rsidR="00772E2A" w:rsidRPr="00486B41">
        <w:rPr>
          <w:rFonts w:cs="Times New Roman"/>
        </w:rPr>
        <w:t>cells</w:t>
      </w:r>
      <w:r w:rsidR="005B001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247</w:t>
      </w:r>
    </w:p>
    <w:p w14:paraId="5D64C54A" w14:textId="685A9336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&lt;FIG71.8&gt;</w:t>
      </w:r>
    </w:p>
    <w:p w14:paraId="59EA1D66" w14:textId="61EEA845" w:rsidR="00BF2963" w:rsidRPr="00486B41" w:rsidRDefault="00520CE0" w:rsidP="00FD20F4">
      <w:pPr>
        <w:pStyle w:val="TXT"/>
        <w:rPr>
          <w:rFonts w:cs="Times New Roman"/>
          <w:bCs/>
        </w:rPr>
      </w:pPr>
      <w:r w:rsidRPr="00486B41">
        <w:rPr>
          <w:rFonts w:cs="Times New Roman"/>
        </w:rPr>
        <w:t>T</w:t>
      </w:r>
      <w:r w:rsidR="0076552E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oriP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(FR)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symmetry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(DS)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</w:t>
      </w:r>
      <w:r w:rsidR="004E572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cis-acting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="00850E3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850E3C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850E3C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50E3C" w:rsidRPr="00486B41">
        <w:rPr>
          <w:rFonts w:cs="Times New Roman"/>
        </w:rPr>
        <w:t>maintanence</w:t>
      </w:r>
      <w:r w:rsidR="00414F71" w:rsidRPr="00486B41">
        <w:rPr>
          <w:rFonts w:cs="Times New Roman"/>
        </w:rPr>
        <w:t xml:space="preserve"> </w:t>
      </w:r>
      <w:r w:rsidR="00850E3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50E3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850E3C" w:rsidRPr="00486B41">
        <w:rPr>
          <w:rFonts w:cs="Times New Roman"/>
        </w:rPr>
        <w:t>episomes</w:t>
      </w:r>
      <w:r w:rsidR="00E857AA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FR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serves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~650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bp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maintenance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element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activity</w:t>
      </w:r>
      <w:bookmarkStart w:id="10" w:name="_Hlk47790704"/>
      <w:r w:rsidR="005B001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220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247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570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577</w:t>
      </w:r>
      <w:bookmarkEnd w:id="10"/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FR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~1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kb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DS</w:t>
      </w:r>
      <w:r w:rsidR="00414F71" w:rsidRPr="00486B41">
        <w:rPr>
          <w:rFonts w:cs="Times New Roman"/>
        </w:rPr>
        <w:t xml:space="preserve"> </w:t>
      </w:r>
      <w:r w:rsidR="00372BC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857AA" w:rsidRPr="00486B41">
        <w:rPr>
          <w:rFonts w:cs="Times New Roman"/>
        </w:rPr>
        <w:t>contain</w:t>
      </w:r>
      <w:r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18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bp</w:t>
      </w:r>
      <w:r w:rsidR="00414F71" w:rsidRPr="00486B41">
        <w:rPr>
          <w:rFonts w:cs="Times New Roman"/>
        </w:rPr>
        <w:t xml:space="preserve"> </w:t>
      </w:r>
      <w:r w:rsidR="00E857AA" w:rsidRPr="00486B41">
        <w:rPr>
          <w:rFonts w:cs="Times New Roman"/>
        </w:rPr>
        <w:t>copies</w:t>
      </w:r>
      <w:r w:rsidR="00414F71" w:rsidRPr="00486B41">
        <w:rPr>
          <w:rFonts w:cs="Times New Roman"/>
        </w:rPr>
        <w:t xml:space="preserve"> </w:t>
      </w:r>
      <w:r w:rsidR="00E857A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857AA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sequence</w:t>
      </w:r>
      <w:r w:rsidR="009052E2" w:rsidRPr="00486B41">
        <w:rPr>
          <w:rStyle w:val="citebib"/>
          <w:rFonts w:cs="Times New Roman"/>
          <w:vertAlign w:val="superscript"/>
        </w:rPr>
        <w:t>436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599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602</w:t>
      </w:r>
      <w:r w:rsidR="00414F71" w:rsidRPr="00486B41">
        <w:rPr>
          <w:rFonts w:cs="Times New Roman"/>
        </w:rPr>
        <w:t xml:space="preserve"> </w:t>
      </w:r>
      <w:r w:rsidR="0076552E" w:rsidRPr="00486B41">
        <w:rPr>
          <w:rFonts w:cs="Times New Roman"/>
        </w:rPr>
        <w:t>(</w:t>
      </w:r>
      <w:r w:rsidR="0076552E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5711F7" w:rsidRPr="00486B41">
        <w:rPr>
          <w:rFonts w:cs="Times New Roman"/>
          <w:bCs/>
        </w:rPr>
        <w:t>8</w:t>
      </w:r>
      <w:r w:rsidR="0076552E" w:rsidRPr="00486B41">
        <w:rPr>
          <w:rFonts w:cs="Times New Roman"/>
          <w:bCs/>
        </w:rPr>
        <w:t>B).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EBNA1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N</w:t>
      </w:r>
      <w:r w:rsidR="00E307C9" w:rsidRPr="00486B41">
        <w:rPr>
          <w:rFonts w:cs="Times New Roman"/>
          <w:bCs/>
        </w:rPr>
        <w:t>-</w:t>
      </w:r>
      <w:r w:rsidR="00372BCB" w:rsidRPr="00486B41">
        <w:rPr>
          <w:rFonts w:cs="Times New Roman"/>
          <w:bCs/>
        </w:rPr>
        <w:t>terminus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binds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perichromatic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regions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enriched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histone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methylation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marks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that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lastRenderedPageBreak/>
        <w:t>hallmarks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transcriptionally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active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regions</w:t>
      </w:r>
      <w:r w:rsidR="005B001E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167</w:t>
      </w:r>
      <w:r w:rsidR="00414F71" w:rsidRPr="00486B41">
        <w:rPr>
          <w:rFonts w:cs="Times New Roman"/>
          <w:bCs/>
        </w:rPr>
        <w:t xml:space="preserve"> </w:t>
      </w:r>
      <w:proofErr w:type="gramStart"/>
      <w:r w:rsidR="00372BCB" w:rsidRPr="00486B41">
        <w:rPr>
          <w:rFonts w:cs="Times New Roman"/>
          <w:bCs/>
        </w:rPr>
        <w:t>In</w:t>
      </w:r>
      <w:proofErr w:type="gramEnd"/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this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manner,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EBNA1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tethers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FR-bound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episomes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condensed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mitotic</w:t>
      </w:r>
      <w:r w:rsidR="00414F71" w:rsidRPr="00486B41">
        <w:rPr>
          <w:rFonts w:cs="Times New Roman"/>
          <w:bCs/>
        </w:rPr>
        <w:t xml:space="preserve"> </w:t>
      </w:r>
      <w:r w:rsidR="00372BCB" w:rsidRPr="00486B41">
        <w:rPr>
          <w:rFonts w:cs="Times New Roman"/>
          <w:bCs/>
        </w:rPr>
        <w:t>chromosomes.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DS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serves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as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latency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origin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episome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DNA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synthesis.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It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contains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4</w:t>
      </w:r>
      <w:r w:rsidR="00414F71" w:rsidRPr="00486B41">
        <w:rPr>
          <w:rFonts w:cs="Times New Roman"/>
          <w:bCs/>
        </w:rPr>
        <w:t xml:space="preserve"> </w:t>
      </w:r>
      <w:r w:rsidR="00530BEB" w:rsidRPr="00486B41">
        <w:rPr>
          <w:rFonts w:cs="Times New Roman"/>
          <w:bCs/>
        </w:rPr>
        <w:t>EBNA1</w:t>
      </w:r>
      <w:r w:rsidR="00414F71" w:rsidRPr="00486B41">
        <w:rPr>
          <w:rFonts w:cs="Times New Roman"/>
          <w:bCs/>
        </w:rPr>
        <w:t xml:space="preserve"> </w:t>
      </w:r>
      <w:r w:rsidR="00AD23A8" w:rsidRPr="00486B41">
        <w:rPr>
          <w:rFonts w:cs="Times New Roman"/>
          <w:bCs/>
        </w:rPr>
        <w:t>recognition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sites</w:t>
      </w:r>
      <w:r w:rsidR="00414F71" w:rsidRPr="00486B41">
        <w:rPr>
          <w:rFonts w:cs="Times New Roman"/>
          <w:bCs/>
        </w:rPr>
        <w:t xml:space="preserve"> </w:t>
      </w:r>
      <w:r w:rsidR="00FE520E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a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65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bp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region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dyad</w:t>
      </w:r>
      <w:r w:rsidR="00414F71" w:rsidRPr="00486B41">
        <w:rPr>
          <w:rFonts w:cs="Times New Roman"/>
          <w:bCs/>
        </w:rPr>
        <w:t xml:space="preserve"> </w:t>
      </w:r>
      <w:r w:rsidR="009C1864" w:rsidRPr="00486B41">
        <w:rPr>
          <w:rFonts w:cs="Times New Roman"/>
          <w:bCs/>
        </w:rPr>
        <w:t>symmetry</w:t>
      </w:r>
      <w:r w:rsidR="005B001E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760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DS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necessary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EBNA1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dependent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plasmid</w:t>
      </w:r>
      <w:r w:rsidR="00414F71" w:rsidRPr="00486B41">
        <w:rPr>
          <w:rFonts w:cs="Times New Roman"/>
          <w:bCs/>
        </w:rPr>
        <w:t xml:space="preserve"> </w:t>
      </w:r>
      <w:r w:rsidR="00612BF7" w:rsidRPr="00486B41">
        <w:rPr>
          <w:rFonts w:cs="Times New Roman"/>
          <w:bCs/>
        </w:rPr>
        <w:t>replication</w:t>
      </w:r>
      <w:r w:rsidR="005B001E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247</w:t>
      </w:r>
      <w:r w:rsidR="00414F71" w:rsidRPr="00486B41">
        <w:rPr>
          <w:rFonts w:cs="Times New Roman"/>
          <w:bCs/>
        </w:rPr>
        <w:t xml:space="preserve"> </w:t>
      </w:r>
    </w:p>
    <w:p w14:paraId="371FE5AC" w14:textId="307D9644" w:rsidR="002B151A" w:rsidRPr="00486B41" w:rsidRDefault="000D536F" w:rsidP="00CC1D3F">
      <w:pPr>
        <w:pStyle w:val="TXT"/>
        <w:rPr>
          <w:rFonts w:cs="Times New Roman"/>
        </w:rPr>
      </w:pPr>
      <w:r w:rsidRPr="00486B41">
        <w:rPr>
          <w:rFonts w:cs="Times New Roman"/>
          <w:bCs/>
        </w:rPr>
        <w:t>EBNA1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binds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DNA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homodimer</w:t>
      </w:r>
      <w:r w:rsidR="00414F71" w:rsidRPr="00486B41">
        <w:rPr>
          <w:rFonts w:cs="Times New Roman"/>
          <w:bCs/>
        </w:rPr>
        <w:t xml:space="preserve"> </w:t>
      </w:r>
      <w:r w:rsidR="002B151A" w:rsidRPr="00486B41">
        <w:rPr>
          <w:rFonts w:cs="Times New Roman"/>
          <w:bCs/>
        </w:rPr>
        <w:t>(Fig.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5711F7" w:rsidRPr="00486B41">
        <w:rPr>
          <w:rFonts w:cs="Times New Roman"/>
          <w:bCs/>
        </w:rPr>
        <w:t>8</w:t>
      </w:r>
      <w:r w:rsidRPr="00486B41">
        <w:rPr>
          <w:rFonts w:cs="Times New Roman"/>
          <w:bCs/>
        </w:rPr>
        <w:t>B</w:t>
      </w:r>
      <w:r w:rsidR="002B151A" w:rsidRPr="00486B41">
        <w:rPr>
          <w:rFonts w:cs="Times New Roman"/>
          <w:bCs/>
        </w:rPr>
        <w:t>-D</w:t>
      </w:r>
      <w:r w:rsidR="002B151A"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dimerization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extends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504-604.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470-503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helix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projects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groove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extended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chain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moves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along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minor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groove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makes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="002B151A" w:rsidRPr="00486B41">
        <w:rPr>
          <w:rFonts w:cs="Times New Roman"/>
        </w:rPr>
        <w:t>contacts.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Smooth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stabilizes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dimers</w:t>
      </w:r>
      <w:r w:rsidR="005B001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448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An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hydrogen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network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connects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dimer-dimer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interface,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disruption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compromises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oriP</w:t>
      </w:r>
      <w:r w:rsidRPr="00486B41">
        <w:rPr>
          <w:rFonts w:cs="Times New Roman"/>
        </w:rPr>
        <w:t>-dependent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MCM3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oriP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strong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bending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angle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DS</w:t>
      </w:r>
      <w:r w:rsidR="007016A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478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D</w:t>
      </w:r>
      <w:r w:rsidR="00303B67" w:rsidRPr="00486B41">
        <w:rPr>
          <w:rFonts w:cs="Times New Roman"/>
        </w:rPr>
        <w:t>NA</w:t>
      </w:r>
      <w:r w:rsidR="00414F71" w:rsidRPr="00486B41">
        <w:rPr>
          <w:rFonts w:cs="Times New Roman"/>
        </w:rPr>
        <w:t xml:space="preserve"> </w:t>
      </w:r>
      <w:r w:rsidR="00303B67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303B67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arm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makes</w:t>
      </w:r>
      <w:r w:rsidR="00414F71" w:rsidRPr="00486B41">
        <w:rPr>
          <w:rFonts w:cs="Times New Roman"/>
        </w:rPr>
        <w:t xml:space="preserve"> </w:t>
      </w:r>
      <w:r w:rsidR="00303B67" w:rsidRPr="00486B41">
        <w:rPr>
          <w:rFonts w:cs="Times New Roman"/>
        </w:rPr>
        <w:t>substantial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contact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wraps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around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minor</w:t>
      </w:r>
      <w:r w:rsidR="00414F71" w:rsidRPr="00486B41">
        <w:rPr>
          <w:rFonts w:cs="Times New Roman"/>
        </w:rPr>
        <w:t xml:space="preserve"> </w:t>
      </w:r>
      <w:r w:rsidR="00215EF9" w:rsidRPr="00486B41">
        <w:rPr>
          <w:rFonts w:cs="Times New Roman"/>
        </w:rPr>
        <w:t>groove</w:t>
      </w:r>
      <w:r w:rsidR="00CA602B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</w:t>
      </w:r>
      <w:r w:rsidR="007D33A2"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DNA-binding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D87A30" w:rsidRPr="00486B41">
        <w:rPr>
          <w:rFonts w:cs="Times New Roman"/>
        </w:rPr>
        <w:t>itself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forms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hexameric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ring,</w:t>
      </w:r>
      <w:r w:rsidR="00414F71" w:rsidRPr="00486B41">
        <w:rPr>
          <w:rFonts w:cs="Times New Roman"/>
        </w:rPr>
        <w:t xml:space="preserve"> </w:t>
      </w:r>
      <w:r w:rsidR="00313431" w:rsidRPr="00486B41">
        <w:rPr>
          <w:rFonts w:cs="Times New Roman"/>
        </w:rPr>
        <w:t>highlighting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dimers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assemble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higher-order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structures.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Point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oligomeric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interface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destabilize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higher-order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formation,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alter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cooperative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binding,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positively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negatively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a</w:t>
      </w:r>
      <w:r w:rsidR="007D33A2" w:rsidRPr="00486B41">
        <w:rPr>
          <w:rFonts w:cs="Times New Roman"/>
        </w:rPr>
        <w:t>ffect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EBNA1-dep</w:t>
      </w:r>
      <w:r w:rsidR="005711F7" w:rsidRPr="00486B41">
        <w:rPr>
          <w:rFonts w:cs="Times New Roman"/>
        </w:rPr>
        <w:t>en</w:t>
      </w:r>
      <w:r w:rsidR="007D33A2" w:rsidRPr="00486B41">
        <w:rPr>
          <w:rFonts w:cs="Times New Roman"/>
        </w:rPr>
        <w:t>dent</w:t>
      </w:r>
      <w:r w:rsidR="00414F71" w:rsidRPr="00486B41">
        <w:rPr>
          <w:rFonts w:cs="Times New Roman"/>
        </w:rPr>
        <w:t xml:space="preserve"> </w:t>
      </w:r>
      <w:r w:rsidR="007D33A2" w:rsidRPr="00486B41">
        <w:rPr>
          <w:rFonts w:cs="Times New Roman"/>
        </w:rPr>
        <w:t>functions</w:t>
      </w:r>
      <w:r w:rsidR="005B001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164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fragment-based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approach,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molecule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identified.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impair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915B30" w:rsidRPr="00486B41">
        <w:rPr>
          <w:rFonts w:cs="Times New Roman"/>
          <w:i/>
          <w:iCs/>
        </w:rPr>
        <w:t>vitro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xenograft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</w:rPr>
        <w:t>models</w:t>
      </w:r>
      <w:r w:rsidR="00414F71" w:rsidRPr="00486B41">
        <w:rPr>
          <w:rFonts w:cs="Times New Roman"/>
        </w:rPr>
        <w:t xml:space="preserve"> </w:t>
      </w:r>
      <w:r w:rsidR="00915B30"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="00915B30" w:rsidRPr="00486B41">
        <w:rPr>
          <w:rFonts w:cs="Times New Roman"/>
          <w:i/>
        </w:rPr>
        <w:t>vivo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484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forms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cycle-dependent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crosslink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  <w:i/>
          <w:iCs/>
        </w:rPr>
        <w:t>oriP</w:t>
      </w:r>
      <w:r w:rsidR="00CA602B" w:rsidRPr="00486B41">
        <w:rPr>
          <w:rFonts w:cs="Times New Roman"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170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Intriguingly,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covalent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attachment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518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  <w:i/>
          <w:iCs/>
        </w:rPr>
        <w:t>oriP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fork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termination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  <w:i/>
          <w:iCs/>
        </w:rPr>
        <w:t>oriP</w:t>
      </w:r>
      <w:r w:rsidR="00DC1F6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EBVepisome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maintenance</w:t>
      </w:r>
      <w:r w:rsidR="00303B6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establishment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C1F60" w:rsidRPr="00486B41">
        <w:rPr>
          <w:rFonts w:cs="Times New Roman"/>
        </w:rPr>
        <w:t>LCLs.</w:t>
      </w:r>
      <w:r w:rsidR="009052E2" w:rsidRPr="00486B41">
        <w:rPr>
          <w:rStyle w:val="citebib"/>
          <w:rFonts w:cs="Times New Roman"/>
          <w:vertAlign w:val="superscript"/>
        </w:rPr>
        <w:t>170</w:t>
      </w:r>
    </w:p>
    <w:p w14:paraId="6084CB46" w14:textId="54E59138" w:rsidR="00CA4F1C" w:rsidRPr="00486B41" w:rsidRDefault="0067266F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oriP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0F2F1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Cp</w:t>
      </w:r>
      <w:r w:rsidR="00D7211C" w:rsidRPr="00486B41">
        <w:rPr>
          <w:rFonts w:cs="Times New Roman"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215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247</w:t>
      </w:r>
      <w:proofErr w:type="gramEnd"/>
      <w:r w:rsidR="00414F71" w:rsidRPr="00486B41">
        <w:rPr>
          <w:rFonts w:cs="Times New Roman"/>
        </w:rPr>
        <w:t xml:space="preserve"> </w:t>
      </w:r>
      <w:r w:rsidR="00313431" w:rsidRPr="00486B41">
        <w:rPr>
          <w:rFonts w:cs="Times New Roman"/>
        </w:rPr>
        <w:t>H</w:t>
      </w:r>
      <w:r w:rsidR="00F74D0E" w:rsidRPr="00486B41">
        <w:rPr>
          <w:rFonts w:cs="Times New Roman"/>
        </w:rPr>
        <w:t>ost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(HCF1)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octamer-binding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(OCT2)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cooperatively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o</w:t>
      </w:r>
      <w:r w:rsidR="00F74D0E" w:rsidRPr="00486B41">
        <w:rPr>
          <w:rFonts w:cs="Times New Roman"/>
          <w:i/>
        </w:rPr>
        <w:t>riP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F74D0E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  <w:i/>
        </w:rPr>
        <w:t>oriP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H3K4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trimethylation,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  <w:i/>
          <w:iCs/>
        </w:rPr>
        <w:t>Qp</w:t>
      </w:r>
      <w:r w:rsidR="00414F71" w:rsidRPr="00486B41">
        <w:rPr>
          <w:rFonts w:cs="Times New Roman"/>
        </w:rPr>
        <w:t xml:space="preserve"> </w:t>
      </w:r>
      <w:r w:rsidR="00313431" w:rsidRPr="00486B41">
        <w:rPr>
          <w:rFonts w:cs="Times New Roman"/>
        </w:rPr>
        <w:t>activity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171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HCF1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knockdown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cause</w:t>
      </w:r>
      <w:r w:rsidR="00FC1C96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lastRenderedPageBreak/>
        <w:t>lymphoma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potential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HCF1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maintenance</w:t>
      </w:r>
      <w:r w:rsidR="00414F71" w:rsidRPr="00486B41">
        <w:rPr>
          <w:rFonts w:cs="Times New Roman"/>
        </w:rPr>
        <w:t xml:space="preserve"> </w:t>
      </w:r>
      <w:r w:rsidR="00063CFE" w:rsidRPr="00486B41">
        <w:rPr>
          <w:rFonts w:cs="Times New Roman"/>
        </w:rPr>
        <w:t>role.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EBP2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chromosomes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metaphase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metaphase</w:t>
      </w:r>
      <w:r w:rsidR="00414F71" w:rsidRPr="00486B41">
        <w:rPr>
          <w:rFonts w:cs="Times New Roman"/>
        </w:rPr>
        <w:t xml:space="preserve"> </w:t>
      </w:r>
      <w:r w:rsidR="00953C68" w:rsidRPr="00486B41">
        <w:rPr>
          <w:rFonts w:cs="Times New Roman"/>
        </w:rPr>
        <w:t>chromosomes</w:t>
      </w:r>
      <w:r w:rsidR="00D82AE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D82AE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E1E2B" w:rsidRPr="00486B41">
        <w:rPr>
          <w:rFonts w:cs="Times New Roman"/>
        </w:rPr>
        <w:t>MCM</w:t>
      </w:r>
      <w:r w:rsidR="00414F71" w:rsidRPr="00486B41">
        <w:rPr>
          <w:rFonts w:cs="Times New Roman"/>
        </w:rPr>
        <w:t xml:space="preserve"> </w:t>
      </w:r>
      <w:r w:rsidR="00D82AE2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associate</w:t>
      </w:r>
      <w:r w:rsidR="00D82AE2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DS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initiation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licensing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replication.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facilitate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ORC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DS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disrupting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nucleosomes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ORC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3B590A" w:rsidRPr="00486B41">
        <w:rPr>
          <w:rFonts w:cs="Times New Roman"/>
        </w:rPr>
        <w:t>access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215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Timeless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timeless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interacting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stabilizing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forks,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82AE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recruited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  <w:i/>
        </w:rPr>
        <w:t>oriP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169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Timeless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closed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circular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episomes,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accumulation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linear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double-strand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breaks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  <w:i/>
        </w:rPr>
        <w:t>oriP</w:t>
      </w:r>
      <w:r w:rsidR="003B452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fork</w:t>
      </w:r>
      <w:r w:rsidR="00414F71" w:rsidRPr="00486B41">
        <w:rPr>
          <w:rFonts w:cs="Times New Roman"/>
        </w:rPr>
        <w:t xml:space="preserve"> </w:t>
      </w:r>
      <w:r w:rsidR="003B4526" w:rsidRPr="00486B41">
        <w:rPr>
          <w:rFonts w:cs="Times New Roman"/>
        </w:rPr>
        <w:t>stabilization</w:t>
      </w:r>
      <w:r w:rsidR="00414F71" w:rsidRPr="00486B41">
        <w:rPr>
          <w:rFonts w:cs="Times New Roman"/>
        </w:rPr>
        <w:t xml:space="preserve"> </w:t>
      </w:r>
      <w:r w:rsidR="00344BE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44BE3"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="00344BE3" w:rsidRPr="00486B41">
        <w:rPr>
          <w:rFonts w:cs="Times New Roman"/>
        </w:rPr>
        <w:t>maintenance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169</w:t>
      </w:r>
      <w:r w:rsidR="00414F71" w:rsidRPr="00486B41">
        <w:rPr>
          <w:rFonts w:cs="Times New Roman"/>
        </w:rPr>
        <w:t xml:space="preserve"> </w:t>
      </w:r>
    </w:p>
    <w:p w14:paraId="61772E18" w14:textId="20EF7752" w:rsidR="00E8454E" w:rsidRPr="00486B41" w:rsidRDefault="005047B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USP7,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p53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Mdm2</w:t>
      </w:r>
      <w:r w:rsidR="00E8454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stimulates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activity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USP7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E8454E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ternary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DNA-bound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9052E2" w:rsidRPr="00486B41">
        <w:rPr>
          <w:rStyle w:val="citebib"/>
          <w:rFonts w:cs="Times New Roman"/>
          <w:vertAlign w:val="superscript"/>
        </w:rPr>
        <w:t>637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deubiquitylating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complex.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USP7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monoubiquitylated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H2B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FR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decreases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E8454E" w:rsidRPr="00486B41">
        <w:rPr>
          <w:rFonts w:cs="Times New Roman"/>
        </w:rPr>
        <w:t>activity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Crystallographic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reveal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p53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USP7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pocket,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makes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USP7.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USP7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challenge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p53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depletion.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protects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them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p53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overexpression-driven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apoptosis</w:t>
      </w:r>
      <w:r w:rsidR="009052E2" w:rsidRPr="00486B41">
        <w:rPr>
          <w:rStyle w:val="citebib"/>
          <w:rFonts w:cs="Times New Roman"/>
          <w:vertAlign w:val="superscript"/>
        </w:rPr>
        <w:t>636</w:t>
      </w:r>
      <w:r w:rsidR="009C550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Conversely,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687F34"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subset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338</w:t>
      </w:r>
      <w:r w:rsidR="00687F3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USP7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joint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disruption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PML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417B28" w:rsidRPr="00486B41">
        <w:rPr>
          <w:rFonts w:cs="Times New Roman"/>
        </w:rPr>
        <w:t>bodies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215</w:t>
      </w:r>
    </w:p>
    <w:p w14:paraId="34303D9D" w14:textId="5C4754E9" w:rsidR="00593C58" w:rsidRPr="00486B41" w:rsidRDefault="00530BEB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completely</w:t>
      </w:r>
      <w:r w:rsidR="00414F71" w:rsidRPr="00486B41">
        <w:rPr>
          <w:rFonts w:cs="Times New Roman"/>
        </w:rPr>
        <w:t xml:space="preserve"> </w:t>
      </w:r>
      <w:r w:rsidR="006D7EC8" w:rsidRPr="00486B41">
        <w:rPr>
          <w:rFonts w:cs="Times New Roman"/>
        </w:rPr>
        <w:t>prevent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outgrowth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establishment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LCLs</w:t>
      </w:r>
      <w:r w:rsidR="009052E2" w:rsidRPr="00486B41">
        <w:rPr>
          <w:rStyle w:val="citebib"/>
          <w:rFonts w:cs="Times New Roman"/>
          <w:vertAlign w:val="superscript"/>
        </w:rPr>
        <w:t>286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573</w:t>
      </w:r>
      <w:proofErr w:type="gramEnd"/>
      <w:r w:rsidR="00F874C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integration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chromosomes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enables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maintenance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786BD6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apparently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rare,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emerge</w:t>
      </w:r>
      <w:r w:rsidR="00414F71" w:rsidRPr="00486B41">
        <w:rPr>
          <w:rFonts w:cs="Times New Roman"/>
        </w:rPr>
        <w:t xml:space="preserve"> </w:t>
      </w:r>
      <w:r w:rsidR="00471DE3"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="00E95DFA" w:rsidRPr="00486B41">
        <w:rPr>
          <w:rFonts w:cs="Times New Roman"/>
        </w:rPr>
        <w:t>1000-fold</w:t>
      </w:r>
      <w:r w:rsidR="00414F71" w:rsidRPr="00486B41">
        <w:rPr>
          <w:rFonts w:cs="Times New Roman"/>
        </w:rPr>
        <w:t xml:space="preserve"> </w:t>
      </w:r>
      <w:r w:rsidR="00E95DFA"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="00E95DFA"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virus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286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established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="00786BD6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v</w:t>
      </w:r>
      <w:r w:rsidR="005711F7" w:rsidRPr="00486B41">
        <w:rPr>
          <w:rFonts w:cs="Times New Roman"/>
        </w:rPr>
        <w:t>er</w:t>
      </w:r>
      <w:r w:rsidR="00786BD6" w:rsidRPr="00486B41">
        <w:rPr>
          <w:rFonts w:cs="Times New Roman"/>
        </w:rPr>
        <w:t>s</w:t>
      </w:r>
      <w:r w:rsidR="005711F7" w:rsidRPr="00486B41">
        <w:rPr>
          <w:rFonts w:cs="Times New Roman"/>
        </w:rPr>
        <w:t>us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mutant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gr</w:t>
      </w:r>
      <w:r w:rsidR="00910DDC" w:rsidRPr="00486B41">
        <w:rPr>
          <w:rFonts w:cs="Times New Roman"/>
        </w:rPr>
        <w:t>o</w:t>
      </w:r>
      <w:r w:rsidR="00786BD6"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comparable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c</w:t>
      </w:r>
      <w:r w:rsidR="00910DDC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xenografts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SCID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mice.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Thus,</w:t>
      </w:r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contribution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immortalization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outside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laten</w:t>
      </w:r>
      <w:r w:rsidR="009C5508" w:rsidRPr="00486B41">
        <w:rPr>
          <w:rFonts w:cs="Times New Roman"/>
        </w:rPr>
        <w:t>cy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genes</w:t>
      </w:r>
      <w:r w:rsidR="00470A48" w:rsidRPr="00486B41">
        <w:rPr>
          <w:rStyle w:val="citebib"/>
          <w:rFonts w:cs="Times New Roman"/>
          <w:vertAlign w:val="superscript"/>
        </w:rPr>
        <w:t>14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maintaining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lastRenderedPageBreak/>
        <w:t>EBV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genome</w:t>
      </w:r>
      <w:r w:rsidR="00786BD6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proofErr w:type="gramStart"/>
      <w:r w:rsidR="009C1864" w:rsidRPr="00486B41">
        <w:rPr>
          <w:rFonts w:cs="Times New Roman"/>
        </w:rPr>
        <w:t>cells,</w:t>
      </w:r>
      <w:proofErr w:type="gramEnd"/>
      <w:r w:rsidR="00414F71" w:rsidRPr="00486B41">
        <w:rPr>
          <w:rFonts w:cs="Times New Roman"/>
        </w:rPr>
        <w:t xml:space="preserve"> </w:t>
      </w:r>
      <w:r w:rsidR="00786BD6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limited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comparison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A399E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7A399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C37BA9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C37BA9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7C26DA" w:rsidRPr="00486B41">
        <w:rPr>
          <w:rFonts w:cs="Times New Roman"/>
        </w:rPr>
        <w:t>oncoproteins</w:t>
      </w:r>
      <w:r w:rsidR="009C186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0E5A98D8" w14:textId="536F1385" w:rsidR="00004312" w:rsidRPr="00486B41" w:rsidRDefault="00A23D7F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07D4C" w:rsidRPr="00486B41">
        <w:rPr>
          <w:rFonts w:cs="Times New Roman"/>
        </w:rPr>
        <w:t>putative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FD6AEB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ChIP-seq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RNA-seq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following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LCLs,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cells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718</w:t>
      </w:r>
      <w:r w:rsidR="00414F71" w:rsidRPr="00486B41">
        <w:rPr>
          <w:rFonts w:cs="Times New Roman"/>
        </w:rPr>
        <w:t xml:space="preserve"> </w:t>
      </w:r>
      <w:proofErr w:type="gramStart"/>
      <w:r w:rsidR="00FD6AEB" w:rsidRPr="00486B41">
        <w:rPr>
          <w:rFonts w:cs="Times New Roman"/>
        </w:rPr>
        <w:t>Interestingly</w:t>
      </w:r>
      <w:proofErr w:type="gramEnd"/>
      <w:r w:rsidR="00FD6AE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~1,000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910DDC" w:rsidRPr="00486B41">
        <w:rPr>
          <w:rFonts w:cs="Times New Roman"/>
        </w:rPr>
        <w:t>a</w:t>
      </w:r>
      <w:r w:rsidR="00FD6AEB" w:rsidRPr="00486B41">
        <w:rPr>
          <w:rFonts w:cs="Times New Roman"/>
        </w:rPr>
        <w:t>re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mostly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across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types,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share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consensus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motif,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proximal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start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sites,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genes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428</w:t>
      </w:r>
      <w:r w:rsidR="00414F71" w:rsidRPr="00486B41">
        <w:rPr>
          <w:rFonts w:cs="Times New Roman"/>
        </w:rPr>
        <w:t xml:space="preserve"> </w:t>
      </w:r>
      <w:r w:rsidR="00546F3F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546F3F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546F3F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910DDC" w:rsidRPr="00486B41">
        <w:rPr>
          <w:rFonts w:cs="Times New Roman"/>
        </w:rPr>
        <w:t>a</w:t>
      </w:r>
      <w:r w:rsidR="00546F3F" w:rsidRPr="00486B41">
        <w:rPr>
          <w:rFonts w:cs="Times New Roman"/>
        </w:rPr>
        <w:t>re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546F3F" w:rsidRPr="00486B41">
        <w:rPr>
          <w:rFonts w:cs="Times New Roman"/>
        </w:rPr>
        <w:t>enriched</w:t>
      </w:r>
      <w:r w:rsidR="00414F71" w:rsidRPr="00486B41">
        <w:rPr>
          <w:rFonts w:cs="Times New Roman"/>
        </w:rPr>
        <w:t xml:space="preserve"> </w:t>
      </w:r>
      <w:r w:rsidR="00502443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546F3F" w:rsidRPr="00486B41">
        <w:rPr>
          <w:rFonts w:cs="Times New Roman"/>
        </w:rPr>
        <w:t>LINE</w:t>
      </w:r>
      <w:r w:rsidR="00414F71" w:rsidRPr="00486B41">
        <w:rPr>
          <w:rFonts w:cs="Times New Roman"/>
        </w:rPr>
        <w:t xml:space="preserve"> </w:t>
      </w:r>
      <w:r w:rsidR="00546F3F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546F3F" w:rsidRPr="00486B41">
        <w:rPr>
          <w:rFonts w:cs="Times New Roman"/>
        </w:rPr>
        <w:t>retrotransposons</w:t>
      </w:r>
      <w:r w:rsidR="00F07D4C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FD6AEB" w:rsidRPr="00486B41">
        <w:rPr>
          <w:rFonts w:cs="Times New Roman"/>
        </w:rPr>
        <w:t>T</w:t>
      </w:r>
      <w:r w:rsidR="00F07D4C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F07D4C" w:rsidRPr="00486B41">
        <w:rPr>
          <w:rFonts w:cs="Times New Roman"/>
        </w:rPr>
        <w:t>anti-apoptotic</w:t>
      </w:r>
      <w:r w:rsidR="00414F71" w:rsidRPr="00486B41">
        <w:rPr>
          <w:rFonts w:cs="Times New Roman"/>
        </w:rPr>
        <w:t xml:space="preserve"> </w:t>
      </w:r>
      <w:r w:rsidR="00F07D4C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F07D4C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F07D4C" w:rsidRPr="00486B41">
        <w:rPr>
          <w:rFonts w:cs="Times New Roman"/>
        </w:rPr>
        <w:t>s</w:t>
      </w:r>
      <w:r w:rsidR="009C1864" w:rsidRPr="00486B41">
        <w:rPr>
          <w:rFonts w:cs="Times New Roman"/>
        </w:rPr>
        <w:t>urvivin</w:t>
      </w:r>
      <w:r w:rsidR="00414F71" w:rsidRPr="00486B41">
        <w:rPr>
          <w:rFonts w:cs="Times New Roman"/>
        </w:rPr>
        <w:t xml:space="preserve"> </w:t>
      </w:r>
      <w:r w:rsidR="00F07D4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upregulated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D7211C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40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cluster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tandemly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repeated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chromosome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11q23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reminiscent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  <w:i/>
          <w:iCs/>
        </w:rPr>
        <w:t>oriP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FR.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trigger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breakage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11q23,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potential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relevance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5718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57183" w:rsidRPr="00486B41">
        <w:rPr>
          <w:rFonts w:cs="Times New Roman"/>
        </w:rPr>
        <w:t>pathogenesis</w:t>
      </w:r>
      <w:r w:rsidR="00414F71" w:rsidRPr="00486B41">
        <w:rPr>
          <w:rFonts w:cs="Times New Roman"/>
        </w:rPr>
        <w:t xml:space="preserve"> </w:t>
      </w:r>
      <w:r w:rsidR="00A5718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CA4F1C" w:rsidRPr="00486B41">
        <w:rPr>
          <w:rFonts w:cs="Times New Roman"/>
        </w:rPr>
        <w:t>carcinoma.</w:t>
      </w:r>
      <w:r w:rsidR="009052E2" w:rsidRPr="00486B41">
        <w:rPr>
          <w:rStyle w:val="citebib"/>
          <w:rFonts w:cs="Times New Roman"/>
          <w:vertAlign w:val="superscript"/>
        </w:rPr>
        <w:t>395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suppresses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natural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killer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downregulating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ULBP1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ULBP5,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NKG2D</w:t>
      </w:r>
      <w:r w:rsidR="00414F71" w:rsidRPr="00486B41">
        <w:rPr>
          <w:rFonts w:cs="Times New Roman"/>
        </w:rPr>
        <w:t xml:space="preserve"> </w:t>
      </w:r>
      <w:r w:rsidR="005B07A5" w:rsidRPr="00486B41">
        <w:rPr>
          <w:rFonts w:cs="Times New Roman"/>
        </w:rPr>
        <w:t>ligands.</w:t>
      </w:r>
      <w:r w:rsidR="009052E2" w:rsidRPr="00486B41">
        <w:rPr>
          <w:rStyle w:val="citebib"/>
          <w:rFonts w:cs="Times New Roman"/>
          <w:vertAlign w:val="superscript"/>
        </w:rPr>
        <w:t>779</w:t>
      </w:r>
    </w:p>
    <w:p w14:paraId="3B6EC75F" w14:textId="033BEAF7" w:rsidR="008560FF" w:rsidRPr="00486B41" w:rsidRDefault="008C1A4B" w:rsidP="006A13BD">
      <w:pPr>
        <w:pStyle w:val="H3"/>
        <w:rPr>
          <w:rFonts w:ascii="Times New Roman" w:hAnsi="Times New Roman" w:cs="Times New Roman"/>
          <w:bCs/>
        </w:rPr>
      </w:pPr>
      <w:r w:rsidRPr="00486B41">
        <w:rPr>
          <w:rFonts w:ascii="Times New Roman" w:hAnsi="Times New Roman" w:cs="Times New Roman"/>
          <w:bCs/>
        </w:rPr>
        <w:t>&lt;H3&gt;</w:t>
      </w:r>
      <w:r w:rsidR="00530BEB" w:rsidRPr="00486B41">
        <w:rPr>
          <w:rFonts w:ascii="Times New Roman" w:hAnsi="Times New Roman" w:cs="Times New Roman"/>
          <w:bCs/>
          <w:i/>
        </w:rPr>
        <w:t>EBNA2</w:t>
      </w:r>
      <w:r w:rsidR="00414F71" w:rsidRPr="00486B41">
        <w:rPr>
          <w:rFonts w:ascii="Times New Roman" w:hAnsi="Times New Roman" w:cs="Times New Roman"/>
          <w:bCs/>
        </w:rPr>
        <w:t xml:space="preserve"> </w:t>
      </w:r>
    </w:p>
    <w:p w14:paraId="23E35B35" w14:textId="3D58597D" w:rsidR="00B64269" w:rsidRPr="00486B41" w:rsidRDefault="00B74A6E" w:rsidP="004B7E08">
      <w:pPr>
        <w:pStyle w:val="TXT-FLUSH"/>
        <w:rPr>
          <w:rFonts w:cs="Times New Roman"/>
          <w:color w:val="000000" w:themeColor="text1"/>
        </w:rPr>
      </w:pP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B3030E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B3030E" w:rsidRPr="00486B41">
        <w:rPr>
          <w:rFonts w:cs="Times New Roman"/>
        </w:rPr>
        <w:t>Elliott</w:t>
      </w:r>
      <w:r w:rsidR="00414F71" w:rsidRPr="00486B41">
        <w:rPr>
          <w:rFonts w:cs="Times New Roman"/>
        </w:rPr>
        <w:t xml:space="preserve"> </w:t>
      </w:r>
      <w:r w:rsidR="00B3030E" w:rsidRPr="00486B41">
        <w:rPr>
          <w:rFonts w:cs="Times New Roman"/>
        </w:rPr>
        <w:t>Kieff’s</w:t>
      </w:r>
      <w:r w:rsidR="00414F71" w:rsidRPr="00486B41">
        <w:rPr>
          <w:rFonts w:cs="Times New Roman"/>
        </w:rPr>
        <w:t xml:space="preserve"> </w:t>
      </w:r>
      <w:r w:rsidR="00B3030E" w:rsidRPr="00486B41">
        <w:rPr>
          <w:rFonts w:cs="Times New Roman"/>
        </w:rPr>
        <w:t>group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incompetent,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competent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Jijoye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9067EE" w:rsidRPr="00486B41">
        <w:rPr>
          <w:rFonts w:cs="Times New Roman"/>
        </w:rPr>
        <w:t>called</w:t>
      </w:r>
      <w:r w:rsidR="00414F71" w:rsidRPr="00486B41">
        <w:rPr>
          <w:rFonts w:cs="Times New Roman"/>
        </w:rPr>
        <w:t xml:space="preserve"> </w:t>
      </w:r>
      <w:r w:rsidR="009067EE" w:rsidRPr="00486B41">
        <w:rPr>
          <w:rFonts w:cs="Times New Roman"/>
        </w:rPr>
        <w:t>P3HR-1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154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156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263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344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351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589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597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search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biochemical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non-transforming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discovery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5E53B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EA152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A1525" w:rsidRPr="00486B41">
        <w:rPr>
          <w:rFonts w:cs="Times New Roman"/>
        </w:rPr>
        <w:t>principal</w:t>
      </w:r>
      <w:r w:rsidR="00414F71" w:rsidRPr="00486B41">
        <w:rPr>
          <w:rFonts w:cs="Times New Roman"/>
        </w:rPr>
        <w:t xml:space="preserve"> </w:t>
      </w:r>
      <w:r w:rsidR="00EA1525" w:rsidRPr="00486B41">
        <w:rPr>
          <w:rFonts w:cs="Times New Roman"/>
        </w:rPr>
        <w:t>ORF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P3HR-1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154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156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263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344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351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589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597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truncated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53B5" w:rsidRPr="00486B41">
        <w:rPr>
          <w:rFonts w:cs="Times New Roman"/>
        </w:rPr>
        <w:t>P3HR-1</w:t>
      </w:r>
      <w:r w:rsidR="00B6426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restoring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rescued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P3HR-1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transformation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136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424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A726B" w:rsidRPr="00486B41">
        <w:rPr>
          <w:rFonts w:cs="Times New Roman"/>
        </w:rPr>
        <w:t>Transfection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cloned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fragments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71DE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ORF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stop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codon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third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way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ORF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failed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restore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ability.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EBVs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nontransforming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mutation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recovered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negative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cells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423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C178DD" w:rsidRPr="00486B41">
        <w:rPr>
          <w:rFonts w:cs="Times New Roman"/>
        </w:rPr>
        <w:t>i</w:t>
      </w:r>
      <w:r w:rsidR="00B64269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B64269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mitosis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outgrowth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8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573</w:t>
      </w:r>
    </w:p>
    <w:p w14:paraId="642ED5F8" w14:textId="4A6673B2" w:rsidR="000C6903" w:rsidRPr="00486B41" w:rsidRDefault="00530BEB" w:rsidP="00CC1D3F">
      <w:pPr>
        <w:pStyle w:val="TXT"/>
        <w:rPr>
          <w:rFonts w:cs="Times New Roman"/>
          <w:color w:val="000000" w:themeColor="text1"/>
        </w:rPr>
      </w:pPr>
      <w:r w:rsidRPr="00486B41">
        <w:rPr>
          <w:rFonts w:cs="Times New Roman"/>
        </w:rPr>
        <w:lastRenderedPageBreak/>
        <w:t>EBNA2</w:t>
      </w:r>
      <w:r w:rsidR="00414F71" w:rsidRPr="00486B41">
        <w:rPr>
          <w:rFonts w:cs="Times New Roman"/>
        </w:rPr>
        <w:t xml:space="preserve"> </w:t>
      </w:r>
      <w:r w:rsidR="009067EE"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="009067EE"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="009067EE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9067EE" w:rsidRPr="00486B41">
        <w:rPr>
          <w:rFonts w:cs="Times New Roman"/>
        </w:rPr>
        <w:t>a</w:t>
      </w:r>
      <w:r w:rsidR="00C85191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="009067EE" w:rsidRPr="00486B41">
        <w:rPr>
          <w:rFonts w:cs="Times New Roman"/>
        </w:rPr>
        <w:t>activator</w:t>
      </w:r>
      <w:r w:rsidR="00414F71" w:rsidRPr="00486B41">
        <w:rPr>
          <w:rFonts w:cs="Times New Roman"/>
        </w:rPr>
        <w:t xml:space="preserve"> </w:t>
      </w:r>
      <w:r w:rsidR="00C8519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85191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C85191" w:rsidRPr="00486B41">
        <w:rPr>
          <w:rFonts w:cs="Times New Roman"/>
        </w:rPr>
        <w:t>transcription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758</w:t>
      </w:r>
      <w:r w:rsidR="00414F71" w:rsidRPr="00486B41">
        <w:rPr>
          <w:rFonts w:cs="Times New Roman"/>
        </w:rPr>
        <w:t xml:space="preserve"> </w:t>
      </w:r>
      <w:r w:rsidR="00622857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transactivator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promoters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758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="00FC2A8A" w:rsidRPr="00486B41">
        <w:rPr>
          <w:rFonts w:cs="Times New Roman"/>
        </w:rPr>
        <w:t>(</w:t>
      </w:r>
      <w:r w:rsidR="00FC2A8A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8E1BC6" w:rsidRPr="00486B41">
        <w:rPr>
          <w:rFonts w:cs="Times New Roman"/>
          <w:bCs/>
        </w:rPr>
        <w:t>71.</w:t>
      </w:r>
      <w:r w:rsidR="00910DDC" w:rsidRPr="00486B41">
        <w:rPr>
          <w:rFonts w:cs="Times New Roman"/>
          <w:bCs/>
        </w:rPr>
        <w:t>9</w:t>
      </w:r>
      <w:r w:rsidR="00FC2A8A" w:rsidRPr="00486B41">
        <w:rPr>
          <w:rFonts w:cs="Times New Roman"/>
        </w:rPr>
        <w:t>)</w:t>
      </w:r>
      <w:r w:rsidR="00AC7D0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correspond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1-58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97-210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homotypic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association,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280-337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RBP</w:t>
      </w:r>
      <w:r w:rsidR="00C85191" w:rsidRPr="00486B41">
        <w:rPr>
          <w:rFonts w:cs="Times New Roman"/>
        </w:rPr>
        <w:t>-</w:t>
      </w:r>
      <w:r w:rsidR="00AC7D0E" w:rsidRPr="00486B41">
        <w:rPr>
          <w:rFonts w:cs="Times New Roman"/>
        </w:rPr>
        <w:t>Jκ,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C-</w:t>
      </w:r>
      <w:r w:rsidR="00596136" w:rsidRPr="00486B41">
        <w:rPr>
          <w:rFonts w:cs="Times New Roman"/>
        </w:rPr>
        <w:t>transactivation</w:t>
      </w:r>
      <w:r w:rsidR="00414F71" w:rsidRPr="00486B41">
        <w:rPr>
          <w:rFonts w:cs="Times New Roman"/>
        </w:rPr>
        <w:t xml:space="preserve"> </w:t>
      </w:r>
      <w:r w:rsidR="00596136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596136" w:rsidRPr="00486B41">
        <w:rPr>
          <w:rFonts w:cs="Times New Roman"/>
        </w:rPr>
        <w:t>(TAD)</w:t>
      </w:r>
      <w:r w:rsidR="00414F71" w:rsidRPr="00486B41">
        <w:rPr>
          <w:rFonts w:cs="Times New Roman"/>
        </w:rPr>
        <w:t xml:space="preserve"> </w:t>
      </w:r>
      <w:r w:rsidR="00AC7D0E" w:rsidRPr="00486B41">
        <w:rPr>
          <w:rFonts w:cs="Times New Roman"/>
        </w:rPr>
        <w:t>residues</w:t>
      </w:r>
      <w:r w:rsidR="008377DE" w:rsidRPr="00486B41">
        <w:rPr>
          <w:rFonts w:cs="Times New Roman"/>
        </w:rPr>
        <w:t xml:space="preserve"> 420–464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136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248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827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E4382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lymphocytes,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transactivation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(</w:t>
      </w:r>
      <w:r w:rsidR="00E4382C" w:rsidRPr="00486B41">
        <w:rPr>
          <w:rFonts w:cs="Times New Roman"/>
        </w:rPr>
        <w:t>TAD</w:t>
      </w:r>
      <w:r w:rsidR="006412B6"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strong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basal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reporter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constructs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herpes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simplex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VP16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domain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136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VP16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14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substitute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corresponding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transactivation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conversion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="00E4382C" w:rsidRPr="00486B41">
        <w:rPr>
          <w:rFonts w:cs="Times New Roman"/>
        </w:rPr>
        <w:t>EBV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130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TAD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basal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TFB1/p62,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TFIIB,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TAF40,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RPA70,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TFIIH,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actyltransferases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CBP/P300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C6903" w:rsidRPr="00486B41">
        <w:rPr>
          <w:rFonts w:cs="Times New Roman"/>
        </w:rPr>
        <w:t>PCAF</w:t>
      </w:r>
      <w:r w:rsidR="009052E2" w:rsidRPr="00486B41">
        <w:rPr>
          <w:rStyle w:val="citebib"/>
          <w:rFonts w:cs="Times New Roman"/>
          <w:vertAlign w:val="superscript"/>
        </w:rPr>
        <w:t>337</w:t>
      </w:r>
      <w:r w:rsidR="00414F71" w:rsidRPr="00486B41">
        <w:rPr>
          <w:rFonts w:cs="Times New Roman"/>
        </w:rPr>
        <w:t xml:space="preserve"> </w:t>
      </w:r>
      <w:r w:rsidR="008B5253" w:rsidRPr="00486B41">
        <w:rPr>
          <w:rFonts w:cs="Times New Roman"/>
        </w:rPr>
        <w:t>(</w:t>
      </w:r>
      <w:r w:rsidR="008B5253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910DDC" w:rsidRPr="00486B41">
        <w:rPr>
          <w:rFonts w:cs="Times New Roman"/>
          <w:bCs/>
        </w:rPr>
        <w:t>9</w:t>
      </w:r>
      <w:r w:rsidR="00002D37" w:rsidRPr="00486B41">
        <w:rPr>
          <w:rFonts w:cs="Times New Roman"/>
          <w:bCs/>
        </w:rPr>
        <w:t>)</w:t>
      </w:r>
      <w:r w:rsidR="000C6903" w:rsidRPr="00486B41">
        <w:rPr>
          <w:rFonts w:cs="Times New Roman"/>
          <w:bCs/>
        </w:rPr>
        <w:t>.</w:t>
      </w:r>
      <w:r w:rsidR="00414F71" w:rsidRPr="00486B41">
        <w:rPr>
          <w:rFonts w:cs="Times New Roman"/>
        </w:rPr>
        <w:t xml:space="preserve"> </w:t>
      </w:r>
      <w:r w:rsidR="006E174B" w:rsidRPr="00486B41">
        <w:rPr>
          <w:rFonts w:cs="Times New Roman"/>
        </w:rPr>
        <w:t>A</w:t>
      </w:r>
      <w:r w:rsidR="006E174B" w:rsidRPr="00486B41">
        <w:rPr>
          <w:rFonts w:cs="Times New Roman"/>
          <w:color w:val="000000" w:themeColor="text1"/>
        </w:rPr>
        <w:t>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intrinsically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unstructured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EBNA2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region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folds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into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a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9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amino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acid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alpha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helix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upon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complex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6E174B" w:rsidRPr="00486B41">
        <w:rPr>
          <w:rFonts w:cs="Times New Roman"/>
          <w:color w:val="000000" w:themeColor="text1"/>
        </w:rPr>
        <w:t>formation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101</w:t>
      </w:r>
      <w:r w:rsidR="00414F71" w:rsidRPr="00486B41">
        <w:rPr>
          <w:rFonts w:cs="Times New Roman"/>
          <w:color w:val="000000" w:themeColor="text1"/>
        </w:rPr>
        <w:t xml:space="preserve"> </w:t>
      </w:r>
    </w:p>
    <w:p w14:paraId="622D7192" w14:textId="11D00622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&lt;FIG71.9&gt;</w:t>
      </w:r>
    </w:p>
    <w:p w14:paraId="73D38380" w14:textId="5BE0423F" w:rsidR="008E5064" w:rsidRPr="00486B41" w:rsidRDefault="00BB331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recruit</w:t>
      </w:r>
      <w:r w:rsidR="008835E5" w:rsidRPr="00486B41">
        <w:rPr>
          <w:rFonts w:cs="Times New Roman"/>
        </w:rPr>
        <w:t>ed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622857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622857" w:rsidRPr="00486B41">
        <w:rPr>
          <w:rFonts w:cs="Times New Roman"/>
        </w:rPr>
        <w:t>factors</w:t>
      </w:r>
      <w:r w:rsidR="00FB2FF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RBP</w:t>
      </w:r>
      <w:r w:rsidR="00FB2FFC" w:rsidRPr="00486B41">
        <w:rPr>
          <w:rFonts w:cs="Times New Roman"/>
        </w:rPr>
        <w:t>-</w:t>
      </w:r>
      <w:r w:rsidRPr="00486B41">
        <w:rPr>
          <w:rFonts w:cs="Times New Roman"/>
        </w:rPr>
        <w:t>Jκ/CBF1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312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RBP-Jκ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assembles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corepressor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complexes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converts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activator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competing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co-repressor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binding</w:t>
      </w:r>
      <w:r w:rsidR="00FB2FF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FB2FFC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TADs,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co-activators,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6D512D" w:rsidRPr="00486B41">
        <w:rPr>
          <w:rFonts w:cs="Times New Roman"/>
        </w:rPr>
        <w:t>EBNA-LP.</w:t>
      </w:r>
      <w:r w:rsidR="00414F71" w:rsidRPr="00486B41">
        <w:rPr>
          <w:rFonts w:cs="Times New Roman"/>
        </w:rPr>
        <w:t xml:space="preserve"> </w:t>
      </w:r>
      <w:r w:rsidR="00214977" w:rsidRPr="00486B41">
        <w:rPr>
          <w:rFonts w:cs="Times New Roman"/>
        </w:rPr>
        <w:t>RBP</w:t>
      </w:r>
      <w:r w:rsidR="00446965" w:rsidRPr="00486B41">
        <w:rPr>
          <w:rFonts w:cs="Times New Roman"/>
        </w:rPr>
        <w:t>-</w:t>
      </w:r>
      <w:r w:rsidR="00214977" w:rsidRPr="00486B41">
        <w:rPr>
          <w:rFonts w:cs="Times New Roman"/>
        </w:rPr>
        <w:t>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910DDC" w:rsidRPr="00486B41">
        <w:rPr>
          <w:rFonts w:cs="Times New Roman"/>
        </w:rPr>
        <w:t>i</w:t>
      </w:r>
      <w:r w:rsidR="00214977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214977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214977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46965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214977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21497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14977" w:rsidRPr="00486B41">
        <w:rPr>
          <w:rFonts w:cs="Times New Roman"/>
        </w:rPr>
        <w:t>survival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443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Jκ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  <w:i/>
          <w:iCs/>
        </w:rPr>
        <w:t>Cp</w:t>
      </w:r>
      <w:r w:rsidR="009052E2" w:rsidRPr="00486B41">
        <w:rPr>
          <w:rStyle w:val="citebib"/>
          <w:rFonts w:cs="Times New Roman"/>
          <w:vertAlign w:val="superscript"/>
        </w:rPr>
        <w:t>310</w:t>
      </w:r>
      <w:r w:rsidR="008835E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E572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835E5" w:rsidRPr="00486B41">
        <w:rPr>
          <w:rFonts w:cs="Times New Roman"/>
        </w:rPr>
        <w:t>LMP2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225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312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382</w:t>
      </w:r>
      <w:proofErr w:type="gramEnd"/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  <w:i/>
          <w:iCs/>
        </w:rPr>
        <w:t>LMPp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carry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motifs.</w:t>
      </w:r>
      <w:r w:rsidR="00414F71" w:rsidRPr="00486B41">
        <w:rPr>
          <w:rFonts w:cs="Times New Roman"/>
        </w:rPr>
        <w:t xml:space="preserve"> </w:t>
      </w:r>
    </w:p>
    <w:p w14:paraId="1468C1BC" w14:textId="1E1E9A6D" w:rsidR="0083510B" w:rsidRPr="00486B41" w:rsidRDefault="00DE3EC6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mimics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aspects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signalling.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WWP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motif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(</w:t>
      </w:r>
      <w:r w:rsidR="0083510B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910DDC" w:rsidRPr="00486B41">
        <w:rPr>
          <w:rFonts w:cs="Times New Roman"/>
          <w:bCs/>
        </w:rPr>
        <w:t>9</w:t>
      </w:r>
      <w:r w:rsidR="0083510B"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resembles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intracellular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E7223D" w:rsidRPr="00486B41">
        <w:rPr>
          <w:rFonts w:cs="Times New Roman"/>
        </w:rPr>
        <w:t>“</w:t>
      </w:r>
      <w:r w:rsidR="0083510B" w:rsidRPr="00486B41">
        <w:rPr>
          <w:rFonts w:cs="Times New Roman"/>
        </w:rPr>
        <w:t>WFP</w:t>
      </w:r>
      <w:r w:rsidR="00E7223D" w:rsidRPr="00486B41">
        <w:rPr>
          <w:rFonts w:cs="Times New Roman"/>
        </w:rPr>
        <w:t>”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tightly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RBP</w:t>
      </w:r>
      <w:r w:rsidR="00E7223D" w:rsidRPr="00486B41">
        <w:rPr>
          <w:rFonts w:cs="Times New Roman"/>
        </w:rPr>
        <w:t>-</w:t>
      </w:r>
      <w:r w:rsidR="0083510B" w:rsidRPr="00486B41">
        <w:rPr>
          <w:rFonts w:cs="Times New Roman"/>
        </w:rPr>
        <w:t>Jκ</w:t>
      </w:r>
      <w:r w:rsidR="009052E2" w:rsidRPr="00486B41">
        <w:rPr>
          <w:rStyle w:val="citebib"/>
          <w:rFonts w:cs="Times New Roman"/>
          <w:vertAlign w:val="superscript"/>
        </w:rPr>
        <w:t>712</w:t>
      </w:r>
      <w:r w:rsidR="005A5E1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RBP</w:t>
      </w:r>
      <w:r w:rsidR="00E7223D" w:rsidRPr="00486B41">
        <w:rPr>
          <w:rFonts w:cs="Times New Roman"/>
        </w:rPr>
        <w:t>-</w:t>
      </w:r>
      <w:r w:rsidR="005A5E11" w:rsidRPr="00486B41">
        <w:rPr>
          <w:rFonts w:cs="Times New Roman"/>
        </w:rPr>
        <w:t>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mutually</w:t>
      </w:r>
      <w:r w:rsidR="00414F71" w:rsidRPr="00486B41">
        <w:rPr>
          <w:rFonts w:cs="Times New Roman"/>
        </w:rPr>
        <w:t xml:space="preserve"> </w:t>
      </w:r>
      <w:r w:rsidR="005A5E11" w:rsidRPr="00486B41">
        <w:rPr>
          <w:rFonts w:cs="Times New Roman"/>
        </w:rPr>
        <w:t>exclusive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276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318-327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  <w:color w:val="000000" w:themeColor="text1"/>
        </w:rPr>
        <w:t>RBP</w:t>
      </w:r>
      <w:r w:rsidR="008E5064" w:rsidRPr="00486B41">
        <w:rPr>
          <w:rFonts w:cs="Times New Roman"/>
          <w:color w:val="000000" w:themeColor="text1"/>
        </w:rPr>
        <w:t>-</w:t>
      </w:r>
      <w:r w:rsidR="00455B6D" w:rsidRPr="00486B41">
        <w:rPr>
          <w:rFonts w:cs="Times New Roman"/>
          <w:color w:val="000000" w:themeColor="text1"/>
        </w:rPr>
        <w:lastRenderedPageBreak/>
        <w:t>Jκ</w:t>
      </w:r>
      <w:r w:rsidR="00414F71" w:rsidRPr="00486B41">
        <w:rPr>
          <w:rFonts w:cs="Times New Roman"/>
        </w:rPr>
        <w:t xml:space="preserve"> </w:t>
      </w:r>
      <w:r w:rsidR="00455B6D" w:rsidRPr="00486B41">
        <w:rPr>
          <w:rFonts w:cs="Times New Roman"/>
        </w:rPr>
        <w:t>association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415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formation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="008E5064" w:rsidRPr="00486B41">
        <w:rPr>
          <w:rFonts w:cs="Times New Roman"/>
        </w:rPr>
        <w:t>sites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426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Yet,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constitutive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signaling</w:t>
      </w:r>
      <w:r w:rsidR="00414F71" w:rsidRPr="00486B41">
        <w:rPr>
          <w:rFonts w:cs="Times New Roman"/>
          <w:vertAlign w:val="superscript"/>
        </w:rPr>
        <w:t xml:space="preserve"> </w:t>
      </w:r>
      <w:r w:rsidR="0083510B" w:rsidRPr="00486B41">
        <w:rPr>
          <w:rFonts w:cs="Times New Roman"/>
        </w:rPr>
        <w:t>c</w:t>
      </w:r>
      <w:r w:rsidR="004E5726" w:rsidRPr="00486B41">
        <w:rPr>
          <w:rFonts w:cs="Times New Roman"/>
        </w:rPr>
        <w:t>an</w:t>
      </w:r>
      <w:r w:rsidR="0083510B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replace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maintain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lymphoblastoid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83510B" w:rsidRPr="00486B41">
        <w:rPr>
          <w:rFonts w:cs="Times New Roman"/>
        </w:rPr>
        <w:t>proliferation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270</w:t>
      </w:r>
    </w:p>
    <w:p w14:paraId="45D2551D" w14:textId="3A833E85" w:rsidR="00AE64C7" w:rsidRPr="00486B41" w:rsidRDefault="00096EA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Microarray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profiling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EBV-uninfected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conditional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311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CCR7,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RUNX3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</w:t>
      </w:r>
      <w:r w:rsidRPr="00486B41">
        <w:rPr>
          <w:rFonts w:cs="Times New Roman"/>
        </w:rPr>
        <w:t>3.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Likewise,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conditional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CD79B,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TCL-1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MEF2B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819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represses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components,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EBNA3,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latency.</w:t>
      </w:r>
      <w:r w:rsidR="009052E2" w:rsidRPr="00486B41">
        <w:rPr>
          <w:rStyle w:val="citebib"/>
          <w:rFonts w:cs="Times New Roman"/>
          <w:vertAlign w:val="superscript"/>
        </w:rPr>
        <w:t>343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suppresses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CIITA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diminish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transcription.</w:t>
      </w:r>
      <w:r w:rsidR="009052E2" w:rsidRPr="00486B41">
        <w:rPr>
          <w:rStyle w:val="citebib"/>
          <w:rFonts w:cs="Times New Roman"/>
          <w:vertAlign w:val="superscript"/>
        </w:rPr>
        <w:t>699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ChIP-seq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identifie</w:t>
      </w:r>
      <w:r w:rsidR="00910DDC" w:rsidRPr="00486B41">
        <w:rPr>
          <w:rFonts w:cs="Times New Roman"/>
        </w:rPr>
        <w:t>d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large</w:t>
      </w:r>
      <w:r w:rsidRPr="00486B41">
        <w:rPr>
          <w:rFonts w:cs="Times New Roman"/>
        </w:rPr>
        <w:t>r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10AE1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A10AE1" w:rsidRPr="00486B41">
        <w:rPr>
          <w:rFonts w:cs="Times New Roman"/>
        </w:rPr>
        <w:t>gen</w:t>
      </w:r>
      <w:r w:rsidR="00EC10DE" w:rsidRPr="00486B41">
        <w:rPr>
          <w:rFonts w:cs="Times New Roman"/>
        </w:rPr>
        <w:t>omic</w:t>
      </w:r>
      <w:r w:rsidR="00414F71" w:rsidRPr="00486B41">
        <w:rPr>
          <w:rFonts w:cs="Times New Roman"/>
        </w:rPr>
        <w:t xml:space="preserve"> </w:t>
      </w:r>
      <w:r w:rsidR="00EC10DE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C7AA5" w:rsidRPr="00486B41">
        <w:rPr>
          <w:rFonts w:cs="Times New Roman"/>
        </w:rPr>
        <w:t>EBNA2</w:t>
      </w:r>
      <w:r w:rsidR="009052E2" w:rsidRPr="00486B41">
        <w:rPr>
          <w:rStyle w:val="citebib"/>
          <w:rFonts w:cs="Times New Roman"/>
          <w:vertAlign w:val="superscript"/>
        </w:rPr>
        <w:t>426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446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471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817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821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</w:t>
      </w:r>
      <w:r w:rsidR="00910DDC" w:rsidRPr="00486B41">
        <w:rPr>
          <w:rFonts w:cs="Times New Roman"/>
        </w:rPr>
        <w:t>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subverts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intrinsic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programs.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T</w:t>
      </w:r>
      <w:r w:rsidR="00652166" w:rsidRPr="00486B41">
        <w:rPr>
          <w:rFonts w:cs="Times New Roman"/>
        </w:rPr>
        <w:t>housands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co-</w:t>
      </w:r>
      <w:r w:rsidR="00652166"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RBP</w:t>
      </w:r>
      <w:r w:rsidR="00E7223D" w:rsidRPr="00486B41">
        <w:rPr>
          <w:rFonts w:cs="Times New Roman"/>
        </w:rPr>
        <w:t>-</w:t>
      </w:r>
      <w:r w:rsidR="00652166" w:rsidRPr="00486B41">
        <w:rPr>
          <w:rFonts w:cs="Times New Roman"/>
        </w:rPr>
        <w:t>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LCLs.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predominantly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co-occup</w:t>
      </w:r>
      <w:r w:rsidR="00910DDC" w:rsidRPr="00486B41">
        <w:rPr>
          <w:rFonts w:cs="Times New Roman"/>
        </w:rPr>
        <w:t>y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intergene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intron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sites,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proportion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proximal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start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sites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241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471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821</w:t>
      </w:r>
      <w:proofErr w:type="gramEnd"/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enriched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EBNA2/RBP-J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co-occupied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sites,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="00652575" w:rsidRPr="00486B41">
        <w:rPr>
          <w:rFonts w:cs="Times New Roman"/>
        </w:rPr>
        <w:t>EBF1</w:t>
      </w:r>
      <w:r w:rsidR="00414F71" w:rsidRPr="00486B41">
        <w:rPr>
          <w:rFonts w:cs="Times New Roman"/>
        </w:rPr>
        <w:t xml:space="preserve"> </w:t>
      </w:r>
      <w:r w:rsidR="00652575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652575"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a</w:t>
      </w:r>
      <w:r w:rsidR="00C10592" w:rsidRPr="00486B41">
        <w:rPr>
          <w:rFonts w:cs="Times New Roman"/>
        </w:rPr>
        <w:t>re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enriched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1B5014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652166" w:rsidRPr="00486B41">
        <w:rPr>
          <w:rFonts w:cs="Times New Roman"/>
        </w:rPr>
        <w:t>RBP</w:t>
      </w:r>
      <w:r w:rsidR="00E7223D" w:rsidRPr="00486B41">
        <w:rPr>
          <w:rFonts w:cs="Times New Roman"/>
        </w:rPr>
        <w:t>-</w:t>
      </w:r>
      <w:r w:rsidR="00652166" w:rsidRPr="00486B41">
        <w:rPr>
          <w:rFonts w:cs="Times New Roman"/>
        </w:rPr>
        <w:t>J</w:t>
      </w:r>
      <w:r w:rsidR="00C907C4" w:rsidRPr="00BD6847">
        <w:rPr>
          <w:rFonts w:ascii="Symbol" w:hAnsi="Symbol"/>
          <w:color w:val="000000" w:themeColor="text1"/>
        </w:rPr>
        <w:t></w:t>
      </w:r>
      <w:r w:rsidR="00C907C4">
        <w:rPr>
          <w:rFonts w:cs="Times New Roman"/>
        </w:rPr>
        <w:t xml:space="preserve">. </w:t>
      </w:r>
      <w:r w:rsidR="0072755F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reorganizes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RBP-</w:t>
      </w:r>
      <w:r w:rsidR="001B5014" w:rsidRPr="00486B41">
        <w:rPr>
          <w:rFonts w:cs="Times New Roman"/>
        </w:rPr>
        <w:t>J</w:t>
      </w:r>
      <w:r w:rsidR="0072755F" w:rsidRPr="00486B41">
        <w:rPr>
          <w:rFonts w:cs="Times New Roman"/>
        </w:rPr>
        <w:t>κ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EBF1,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EBNA2-EBF1-RBP-</w:t>
      </w:r>
      <w:r w:rsidR="00AB039E" w:rsidRPr="00486B41">
        <w:rPr>
          <w:rFonts w:cs="Times New Roman"/>
        </w:rPr>
        <w:t>J</w:t>
      </w:r>
      <w:r w:rsidR="0072755F" w:rsidRPr="00486B41">
        <w:rPr>
          <w:rFonts w:cs="Times New Roman"/>
        </w:rPr>
        <w:t>κ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co-occupancy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appears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transcriptionally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72755F" w:rsidRPr="00486B41">
        <w:rPr>
          <w:rFonts w:cs="Times New Roman"/>
        </w:rPr>
        <w:t>genes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426</w:t>
      </w:r>
      <w:r w:rsidR="00414F71" w:rsidRPr="00486B41">
        <w:rPr>
          <w:rFonts w:cs="Times New Roman"/>
        </w:rPr>
        <w:t xml:space="preserve"> </w:t>
      </w:r>
    </w:p>
    <w:p w14:paraId="66CB7EBC" w14:textId="5F47E4D0" w:rsidR="00E2632C" w:rsidRPr="00486B41" w:rsidRDefault="006F12F5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138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155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606</w:t>
      </w:r>
      <w:proofErr w:type="gramEnd"/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Reconstitution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71DE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P3HR-1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strain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1,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gene,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yields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transforms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efficiently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2632C" w:rsidRPr="00486B41">
        <w:rPr>
          <w:rFonts w:cs="Times New Roman"/>
        </w:rPr>
        <w:t>strains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138</w:t>
      </w:r>
      <w:r w:rsidR="00414F71" w:rsidRPr="00486B41">
        <w:rPr>
          <w:rFonts w:cs="Times New Roman"/>
        </w:rPr>
        <w:t xml:space="preserve"> </w:t>
      </w:r>
      <w:r w:rsidR="00DC6D9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transactivating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residue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442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appears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underlie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phenotype.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Subsitution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serine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442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aspartic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confer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enhanced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33921" w:rsidRPr="00486B41">
        <w:rPr>
          <w:rFonts w:cs="Times New Roman"/>
        </w:rPr>
        <w:t>strain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740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recombination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cloned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place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P3HR-1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characteristic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4A726B"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CE5B33" w:rsidRPr="00486B41">
        <w:rPr>
          <w:rFonts w:cs="Times New Roman"/>
        </w:rPr>
        <w:t>EBNA2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430</w:t>
      </w:r>
      <w:r w:rsidR="00414F71" w:rsidRPr="00486B41">
        <w:rPr>
          <w:rFonts w:cs="Times New Roman"/>
        </w:rPr>
        <w:t xml:space="preserve"> </w:t>
      </w:r>
    </w:p>
    <w:p w14:paraId="27C9F127" w14:textId="0352A601" w:rsidR="00186A81" w:rsidRPr="00486B41" w:rsidRDefault="00186A81" w:rsidP="00CC1D3F">
      <w:pPr>
        <w:pStyle w:val="TXT"/>
        <w:rPr>
          <w:rFonts w:cs="Times New Roman"/>
        </w:rPr>
      </w:pPr>
      <w:r w:rsidRPr="00486B41">
        <w:rPr>
          <w:rFonts w:cs="Times New Roman"/>
          <w:bCs/>
          <w:snapToGrid w:val="0"/>
          <w:color w:val="000000" w:themeColor="text1"/>
        </w:rPr>
        <w:lastRenderedPageBreak/>
        <w:t>Super-enhancers</w:t>
      </w:r>
      <w:r w:rsidR="00414F71" w:rsidRPr="00486B41">
        <w:rPr>
          <w:rFonts w:cs="Times New Roman"/>
          <w:bCs/>
          <w:snapToGrid w:val="0"/>
          <w:color w:val="000000" w:themeColor="text1"/>
        </w:rPr>
        <w:t xml:space="preserve"> </w:t>
      </w:r>
      <w:r w:rsidRPr="00486B41">
        <w:rPr>
          <w:rFonts w:cs="Times New Roman"/>
          <w:bCs/>
          <w:snapToGrid w:val="0"/>
          <w:color w:val="000000" w:themeColor="text1"/>
        </w:rPr>
        <w:t>(SE)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states.</w:t>
      </w:r>
      <w:r w:rsidR="00414F71" w:rsidRPr="00486B41">
        <w:rPr>
          <w:rFonts w:eastAsia="BemboStd" w:cs="Times New Roman"/>
        </w:rPr>
        <w:t xml:space="preserve"> </w:t>
      </w:r>
      <w:r w:rsidR="007F7C30" w:rsidRPr="00486B41">
        <w:rPr>
          <w:rFonts w:eastAsia="BemboStd" w:cs="Times New Roman"/>
        </w:rPr>
        <w:t>EBNA2</w:t>
      </w:r>
      <w:r w:rsidR="00414F71" w:rsidRPr="00486B41">
        <w:rPr>
          <w:rFonts w:eastAsia="BemboStd" w:cs="Times New Roman"/>
        </w:rPr>
        <w:t xml:space="preserve"> </w:t>
      </w:r>
      <w:r w:rsidR="007F7C30" w:rsidRPr="00486B41">
        <w:rPr>
          <w:rFonts w:eastAsia="BemboStd" w:cs="Times New Roman"/>
        </w:rPr>
        <w:t>occupied</w:t>
      </w:r>
      <w:r w:rsidR="00414F71" w:rsidRPr="00486B41">
        <w:rPr>
          <w:rFonts w:eastAsia="BemboStd" w:cs="Times New Roman"/>
        </w:rPr>
        <w:t xml:space="preserve"> </w:t>
      </w:r>
      <w:r w:rsidR="007F7C30" w:rsidRPr="00486B41">
        <w:rPr>
          <w:rFonts w:eastAsia="BemboStd" w:cs="Times New Roman"/>
        </w:rPr>
        <w:t>888</w:t>
      </w:r>
      <w:r w:rsidR="00414F71" w:rsidRPr="00486B41">
        <w:rPr>
          <w:rFonts w:eastAsia="BemboStd" w:cs="Times New Roman"/>
        </w:rPr>
        <w:t xml:space="preserve"> </w:t>
      </w:r>
      <w:r w:rsidR="007F7C30" w:rsidRPr="00486B41">
        <w:rPr>
          <w:rFonts w:eastAsia="BemboStd" w:cs="Times New Roman"/>
        </w:rPr>
        <w:t>SE</w:t>
      </w:r>
      <w:r w:rsidR="00414F71" w:rsidRPr="00486B41">
        <w:rPr>
          <w:rFonts w:eastAsia="BemboStd" w:cs="Times New Roman"/>
        </w:rPr>
        <w:t xml:space="preserve"> </w:t>
      </w:r>
      <w:r w:rsidR="007F7C30" w:rsidRPr="00486B41">
        <w:rPr>
          <w:rFonts w:eastAsia="BemboStd" w:cs="Times New Roman"/>
        </w:rPr>
        <w:t>in</w:t>
      </w:r>
      <w:r w:rsidR="00414F71" w:rsidRPr="00486B41">
        <w:rPr>
          <w:rFonts w:eastAsia="BemboStd" w:cs="Times New Roman"/>
        </w:rPr>
        <w:t xml:space="preserve"> </w:t>
      </w:r>
      <w:r w:rsidR="007F7C30" w:rsidRPr="00486B41">
        <w:rPr>
          <w:rFonts w:eastAsia="BemboStd" w:cs="Times New Roman"/>
        </w:rPr>
        <w:t>in</w:t>
      </w:r>
      <w:r w:rsidR="00414F71" w:rsidRPr="00486B41">
        <w:rPr>
          <w:rFonts w:eastAsia="BemboStd" w:cs="Times New Roman"/>
        </w:rPr>
        <w:t xml:space="preserve"> </w:t>
      </w:r>
      <w:r w:rsidR="007F7C30" w:rsidRPr="00486B41">
        <w:rPr>
          <w:rFonts w:eastAsia="BemboStd" w:cs="Times New Roman"/>
        </w:rPr>
        <w:t>LCLs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241</w:t>
      </w:r>
      <w:r w:rsidR="009052E2" w:rsidRPr="00486B41">
        <w:rPr>
          <w:rFonts w:eastAsia="BemboStd"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309</w:t>
      </w:r>
      <w:r w:rsidR="009052E2" w:rsidRPr="00486B41">
        <w:rPr>
          <w:rFonts w:eastAsia="BemboStd"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789</w:t>
      </w:r>
      <w:r w:rsidR="009052E2" w:rsidRPr="00486B41">
        <w:rPr>
          <w:rFonts w:eastAsia="BemboStd"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826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Often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located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far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from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transcriptional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start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sites,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these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SE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loop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to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targets,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including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RBPJ</w:t>
      </w:r>
      <w:r w:rsidRPr="00486B41">
        <w:rPr>
          <w:rFonts w:eastAsia="BemboStd" w:cs="Times New Roman"/>
        </w:rPr>
        <w:t>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EBF1,</w:t>
      </w:r>
      <w:r w:rsidR="00414F71" w:rsidRPr="00486B41">
        <w:rPr>
          <w:rFonts w:eastAsia="BemboStd" w:cs="Times New Roman"/>
          <w:i/>
        </w:rPr>
        <w:t xml:space="preserve"> </w:t>
      </w:r>
      <w:r w:rsidRPr="00486B41">
        <w:rPr>
          <w:rFonts w:eastAsia="BemboStd" w:cs="Times New Roman"/>
          <w:i/>
        </w:rPr>
        <w:t>BATF</w:t>
      </w:r>
      <w:r w:rsidR="00414F71" w:rsidRPr="00486B41">
        <w:rPr>
          <w:rFonts w:eastAsia="BemboStd" w:cs="Times New Roman"/>
          <w:i/>
        </w:rPr>
        <w:t xml:space="preserve"> </w:t>
      </w:r>
      <w:r w:rsidRPr="00486B41">
        <w:rPr>
          <w:rFonts w:eastAsia="BemboStd" w:cs="Times New Roman"/>
        </w:rPr>
        <w:t>and</w:t>
      </w:r>
      <w:r w:rsidR="00414F71" w:rsidRPr="00486B41">
        <w:rPr>
          <w:rFonts w:eastAsia="BemboStd" w:cs="Times New Roman"/>
          <w:i/>
        </w:rPr>
        <w:t xml:space="preserve"> </w:t>
      </w:r>
      <w:r w:rsidRPr="00486B41">
        <w:rPr>
          <w:rFonts w:eastAsia="BemboStd" w:cs="Times New Roman"/>
          <w:i/>
        </w:rPr>
        <w:t>RUNX3</w:t>
      </w:r>
      <w:r w:rsidRPr="00486B41">
        <w:rPr>
          <w:rFonts w:eastAsia="BemboStd" w:cs="Times New Roman"/>
        </w:rPr>
        <w:t>.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subset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of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EBNA2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SE</w:t>
      </w:r>
      <w:r w:rsidR="003A3DCD" w:rsidRPr="00486B41">
        <w:rPr>
          <w:rFonts w:eastAsia="BemboStd" w:cs="Times New Roman"/>
        </w:rPr>
        <w:t>s</w:t>
      </w:r>
      <w:r w:rsidRPr="00486B41">
        <w:rPr>
          <w:rFonts w:eastAsia="BemboStd" w:cs="Times New Roman"/>
        </w:rPr>
        <w:t>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termed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EBV</w:t>
      </w:r>
      <w:r w:rsidR="00414F71" w:rsidRPr="00486B41">
        <w:rPr>
          <w:rFonts w:eastAsia="BemboStd" w:cs="Times New Roman"/>
        </w:rPr>
        <w:t xml:space="preserve"> </w:t>
      </w:r>
      <w:r w:rsidR="003A3DCD" w:rsidRPr="00486B41">
        <w:rPr>
          <w:rFonts w:eastAsia="BemboStd" w:cs="Times New Roman"/>
        </w:rPr>
        <w:t>SEs</w:t>
      </w:r>
      <w:r w:rsidRPr="00486B41">
        <w:rPr>
          <w:rFonts w:eastAsia="BemboStd" w:cs="Times New Roman"/>
        </w:rPr>
        <w:t>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are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co-occupied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by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EBNAs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LP,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3A,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3C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and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LMP1-activated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eastAsia="BemboStd" w:cs="Times New Roman"/>
        </w:rPr>
        <w:t>B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transcription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factors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309</w:t>
      </w:r>
      <w:r w:rsidR="009052E2" w:rsidRPr="00486B41">
        <w:rPr>
          <w:rFonts w:eastAsia="BemboStd"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826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EBV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SE</w:t>
      </w:r>
      <w:r w:rsidR="003A3DCD" w:rsidRPr="00486B41">
        <w:rPr>
          <w:rFonts w:eastAsia="BemboStd" w:cs="Times New Roman"/>
        </w:rPr>
        <w:t>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often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loop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to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more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than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one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target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gene,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enabling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them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to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target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1992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sites.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EBV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targets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were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enriched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for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host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genes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essential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for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LCL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growth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and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survival</w:t>
      </w:r>
      <w:r w:rsidR="009052E2" w:rsidRPr="00486B41">
        <w:rPr>
          <w:rStyle w:val="citebib"/>
          <w:rFonts w:cs="Times New Roman"/>
          <w:vertAlign w:val="superscript"/>
        </w:rPr>
        <w:t>309</w:t>
      </w:r>
      <w:proofErr w:type="gramStart"/>
      <w:r w:rsidR="009052E2" w:rsidRPr="00486B41">
        <w:rPr>
          <w:rFonts w:eastAsia="BemboStd"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443</w:t>
      </w:r>
      <w:proofErr w:type="gramEnd"/>
      <w:r w:rsidRPr="00486B41">
        <w:rPr>
          <w:rFonts w:eastAsia="BemboStd" w:cs="Times New Roman"/>
        </w:rPr>
        <w:t>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including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MYC,</w:t>
      </w:r>
      <w:r w:rsidR="00414F71" w:rsidRPr="00486B41">
        <w:rPr>
          <w:rFonts w:eastAsia="BemboStd" w:cs="Times New Roman"/>
          <w:i/>
        </w:rPr>
        <w:t xml:space="preserve"> </w:t>
      </w:r>
      <w:r w:rsidRPr="00486B41">
        <w:rPr>
          <w:rFonts w:eastAsia="BemboStd" w:cs="Times New Roman"/>
          <w:i/>
        </w:rPr>
        <w:t>IRF4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and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CFLAR</w:t>
      </w:r>
      <w:r w:rsidRPr="00486B41">
        <w:rPr>
          <w:rFonts w:eastAsia="BemboStd" w:cs="Times New Roman"/>
        </w:rPr>
        <w:t>.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Two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EBV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SE</w:t>
      </w:r>
      <w:r w:rsidR="003A3DCD" w:rsidRPr="00486B41">
        <w:rPr>
          <w:rFonts w:eastAsia="BemboStd" w:cs="Times New Roman"/>
        </w:rPr>
        <w:t>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loop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to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the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MYC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promoter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from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525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and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428</w:t>
      </w:r>
      <w:r w:rsidR="00414F71" w:rsidRPr="00486B41">
        <w:rPr>
          <w:rFonts w:eastAsia="BemboStd" w:cs="Times New Roman"/>
        </w:rPr>
        <w:t xml:space="preserve"> </w:t>
      </w:r>
      <w:r w:rsidR="000F4D9C" w:rsidRPr="00486B41">
        <w:rPr>
          <w:rFonts w:eastAsia="BemboStd" w:cs="Times New Roman"/>
        </w:rPr>
        <w:t>k</w:t>
      </w:r>
      <w:r w:rsidRPr="00486B41">
        <w:rPr>
          <w:rFonts w:eastAsia="BemboStd" w:cs="Times New Roman"/>
        </w:rPr>
        <w:t>bp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upstream</w:t>
      </w:r>
      <w:r w:rsidR="009052E2" w:rsidRPr="00486B41">
        <w:rPr>
          <w:rStyle w:val="citebib"/>
          <w:rFonts w:cs="Times New Roman"/>
          <w:vertAlign w:val="superscript"/>
        </w:rPr>
        <w:t>309</w:t>
      </w:r>
      <w:proofErr w:type="gramStart"/>
      <w:r w:rsidR="009052E2" w:rsidRPr="00486B41">
        <w:rPr>
          <w:rFonts w:eastAsia="BemboStd"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789</w:t>
      </w:r>
      <w:r w:rsidR="009052E2" w:rsidRPr="00486B41">
        <w:rPr>
          <w:rFonts w:eastAsia="BemboStd"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826</w:t>
      </w:r>
      <w:proofErr w:type="gramEnd"/>
      <w:r w:rsidRPr="00486B41">
        <w:rPr>
          <w:rFonts w:eastAsia="BemboStd" w:cs="Times New Roman"/>
        </w:rPr>
        <w:t>,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and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EBNA2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is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important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for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formation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of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these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loops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in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newly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infected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B-cells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309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EBNA2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recruit</w:t>
      </w:r>
      <w:r w:rsidR="000F4D9C" w:rsidRPr="00486B41">
        <w:rPr>
          <w:rFonts w:eastAsia="BemboStd" w:cs="Times New Roman"/>
        </w:rPr>
        <w:t>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the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SWI/SNF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chromatin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remodeler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complex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to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MYC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enhancers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to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promote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interactions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with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the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MYC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promoter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789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Deletion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of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either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  <w:i/>
        </w:rPr>
        <w:t>MYC</w:t>
      </w:r>
      <w:r w:rsidRPr="00486B41">
        <w:rPr>
          <w:rFonts w:eastAsia="BemboStd" w:cs="Times New Roman"/>
        </w:rPr>
        <w:t>-targeting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EBV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SE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by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CRISPR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genome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editing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diminished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MYC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expression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and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LCL</w:t>
      </w:r>
      <w:r w:rsidR="00414F71" w:rsidRPr="00486B41">
        <w:rPr>
          <w:rFonts w:eastAsia="BemboStd" w:cs="Times New Roman"/>
        </w:rPr>
        <w:t xml:space="preserve"> </w:t>
      </w:r>
      <w:r w:rsidRPr="00486B41">
        <w:rPr>
          <w:rFonts w:eastAsia="BemboStd" w:cs="Times New Roman"/>
        </w:rPr>
        <w:t>proliferation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309</w:t>
      </w:r>
      <w:r w:rsidR="00414F71" w:rsidRPr="00486B41">
        <w:rPr>
          <w:rFonts w:eastAsia="BemboStd" w:cs="Times New Roman"/>
        </w:rPr>
        <w:t xml:space="preserve"> </w:t>
      </w:r>
    </w:p>
    <w:p w14:paraId="09352C81" w14:textId="2851AC00" w:rsidR="00C602ED" w:rsidRPr="00486B41" w:rsidRDefault="00A5382E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6F4B3A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6F4B3A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6F4B3A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6F4B3A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6F4B3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metabolism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remodeling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F4B3A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F4B3A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regulation</w:t>
      </w:r>
      <w:r w:rsidR="006C75B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767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dimerization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EBF1,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  <w:i/>
          <w:iCs/>
        </w:rPr>
        <w:t>MYC</w:t>
      </w:r>
      <w:r w:rsidR="00414F71" w:rsidRPr="00486B41">
        <w:rPr>
          <w:rFonts w:cs="Times New Roman"/>
        </w:rPr>
        <w:t xml:space="preserve"> </w:t>
      </w:r>
      <w:r w:rsidR="00253E94" w:rsidRPr="00486B41">
        <w:rPr>
          <w:rFonts w:cs="Times New Roman"/>
        </w:rPr>
        <w:t>upregulation.</w:t>
      </w:r>
      <w:r w:rsidR="009052E2" w:rsidRPr="00486B41">
        <w:rPr>
          <w:rStyle w:val="citebib"/>
          <w:rFonts w:cs="Times New Roman"/>
          <w:vertAlign w:val="superscript"/>
        </w:rPr>
        <w:t>36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aerobic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glycolysis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(the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Warburg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effect)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infection</w:t>
      </w:r>
      <w:r w:rsidR="00A41B2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767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markedly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remodels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mitochondria,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signaling.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Consequently,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oxidative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upregulated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week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post-infection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plays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similarly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transformation.</w:t>
      </w:r>
      <w:r w:rsidR="00414F71" w:rsidRPr="00486B41">
        <w:rPr>
          <w:rFonts w:cs="Times New Roman"/>
        </w:rPr>
        <w:t xml:space="preserve"> </w:t>
      </w:r>
    </w:p>
    <w:p w14:paraId="57F90157" w14:textId="014F4272" w:rsidR="002732A0" w:rsidRPr="00486B41" w:rsidRDefault="00C85191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Maximal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abundance</w:t>
      </w:r>
      <w:r w:rsidR="00414F71" w:rsidRPr="00486B41">
        <w:rPr>
          <w:rFonts w:cs="Times New Roman"/>
        </w:rPr>
        <w:t xml:space="preserve"> </w:t>
      </w:r>
      <w:r w:rsidR="003A3DC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post-infection</w:t>
      </w:r>
      <w:r w:rsidR="00A41B2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756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767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Proteomic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highlighted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mitochondrial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one-carbon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(1C)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reaching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maximal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period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hyperproliferation</w:t>
      </w:r>
      <w:r w:rsidR="009052E2" w:rsidRPr="00486B41">
        <w:rPr>
          <w:rStyle w:val="citebib"/>
          <w:rFonts w:cs="Times New Roman"/>
          <w:vertAlign w:val="superscript"/>
        </w:rPr>
        <w:t>767</w:t>
      </w:r>
      <w:r w:rsidR="00414F71" w:rsidRPr="00486B41">
        <w:rPr>
          <w:rFonts w:cs="Times New Roman"/>
        </w:rPr>
        <w:t xml:space="preserve"> </w:t>
      </w:r>
      <w:r w:rsidR="007C086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convert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serine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glycine,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carbon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units,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ATP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NAD(P)H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use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anabolic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reactions.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initiates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  <w:i/>
          <w:iCs/>
        </w:rPr>
        <w:t>de</w:t>
      </w:r>
      <w:r w:rsidR="00414F71" w:rsidRPr="00486B41">
        <w:rPr>
          <w:rFonts w:cs="Times New Roman"/>
          <w:i/>
          <w:iCs/>
        </w:rPr>
        <w:t xml:space="preserve"> </w:t>
      </w:r>
      <w:r w:rsidR="005712D3" w:rsidRPr="00486B41">
        <w:rPr>
          <w:rFonts w:cs="Times New Roman"/>
          <w:i/>
          <w:iCs/>
        </w:rPr>
        <w:t>novo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NAD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biosynthesis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inducing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enzyme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lastRenderedPageBreak/>
        <w:t>IDO1.</w:t>
      </w:r>
      <w:r w:rsidR="009052E2" w:rsidRPr="00486B41">
        <w:rPr>
          <w:rStyle w:val="citebib"/>
          <w:rFonts w:cs="Times New Roman"/>
          <w:vertAlign w:val="superscript"/>
        </w:rPr>
        <w:t>511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metabolism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pathways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EBNA2</w:t>
      </w:r>
      <w:r w:rsidR="000D474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SREBP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0D474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remodel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mevalonate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fatty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synthesis</w:t>
      </w:r>
      <w:r w:rsidR="00414F71" w:rsidRPr="00486B41">
        <w:rPr>
          <w:rFonts w:cs="Times New Roman"/>
        </w:rPr>
        <w:t xml:space="preserve"> </w:t>
      </w:r>
      <w:r w:rsidR="00C602ED" w:rsidRPr="00486B41">
        <w:rPr>
          <w:rFonts w:cs="Times New Roman"/>
        </w:rPr>
        <w:t>pathways.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EBV-induced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metabolism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enables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cross-talk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="001239BF" w:rsidRPr="00486B41">
        <w:rPr>
          <w:rFonts w:cs="Times New Roman"/>
        </w:rPr>
        <w:t>oncoproteins</w:t>
      </w:r>
      <w:r w:rsidR="00A41B2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768</w:t>
      </w:r>
      <w:r w:rsidR="00414F71" w:rsidRPr="00486B41">
        <w:rPr>
          <w:rFonts w:cs="Times New Roman"/>
        </w:rPr>
        <w:t xml:space="preserve"> </w:t>
      </w:r>
      <w:proofErr w:type="gramStart"/>
      <w:r w:rsidR="007D45A9" w:rsidRPr="00486B41">
        <w:rPr>
          <w:rFonts w:cs="Times New Roman"/>
        </w:rPr>
        <w:t>Relatedly,</w:t>
      </w:r>
      <w:proofErr w:type="gramEnd"/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dynamically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sensitizes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ferroptosis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programmed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pathway,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triggered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free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radical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metabolism</w:t>
      </w:r>
      <w:r w:rsidR="00414F71" w:rsidRPr="00486B41">
        <w:rPr>
          <w:rFonts w:cs="Times New Roman"/>
        </w:rPr>
        <w:t xml:space="preserve"> </w:t>
      </w:r>
      <w:r w:rsidR="007D45A9" w:rsidRPr="00486B41">
        <w:rPr>
          <w:rFonts w:cs="Times New Roman"/>
        </w:rPr>
        <w:t>byproducts.</w:t>
      </w:r>
      <w:r w:rsidR="009052E2" w:rsidRPr="00486B41">
        <w:rPr>
          <w:rStyle w:val="citebib"/>
          <w:rFonts w:cs="Times New Roman"/>
          <w:vertAlign w:val="superscript"/>
        </w:rPr>
        <w:t>75</w:t>
      </w:r>
    </w:p>
    <w:p w14:paraId="7575A48E" w14:textId="2ACAA950" w:rsidR="00DA2B62" w:rsidRPr="00486B41" w:rsidRDefault="00571152" w:rsidP="006A13BD">
      <w:pPr>
        <w:pStyle w:val="H3"/>
        <w:rPr>
          <w:rFonts w:ascii="Times New Roman" w:hAnsi="Times New Roman" w:cs="Times New Roman"/>
          <w:lang w:val="fr-FR"/>
        </w:rPr>
      </w:pPr>
      <w:r w:rsidRPr="00486B41">
        <w:rPr>
          <w:rFonts w:ascii="Times New Roman" w:hAnsi="Times New Roman" w:cs="Times New Roman"/>
        </w:rPr>
        <w:t>&lt;H3&gt;</w:t>
      </w:r>
      <w:r w:rsidR="00831320" w:rsidRPr="00486B41">
        <w:rPr>
          <w:rFonts w:ascii="Times New Roman" w:hAnsi="Times New Roman" w:cs="Times New Roman"/>
          <w:i/>
        </w:rPr>
        <w:t>E</w:t>
      </w:r>
      <w:r w:rsidR="009C1864" w:rsidRPr="00486B41">
        <w:rPr>
          <w:rFonts w:ascii="Times New Roman" w:hAnsi="Times New Roman" w:cs="Times New Roman"/>
          <w:i/>
          <w:lang w:val="fr-FR"/>
        </w:rPr>
        <w:t>BNA-LP</w:t>
      </w:r>
      <w:r w:rsidR="00414F71" w:rsidRPr="00486B41">
        <w:rPr>
          <w:rFonts w:ascii="Times New Roman" w:hAnsi="Times New Roman" w:cs="Times New Roman"/>
          <w:lang w:val="fr-FR"/>
        </w:rPr>
        <w:t xml:space="preserve"> </w:t>
      </w:r>
    </w:p>
    <w:p w14:paraId="3D36C130" w14:textId="4BB5A364" w:rsidR="00C6635C" w:rsidRPr="00486B41" w:rsidRDefault="00CD5320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A638B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A638BF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A638BF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co-</w:t>
      </w:r>
      <w:r w:rsidR="009C1864" w:rsidRPr="00486B41">
        <w:rPr>
          <w:rFonts w:cs="Times New Roman"/>
        </w:rPr>
        <w:t>activat</w:t>
      </w:r>
      <w:r w:rsidR="00A638BF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A638B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4177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54177B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54177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4177B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gene</w:t>
      </w:r>
      <w:r w:rsidRPr="00486B41">
        <w:rPr>
          <w:rFonts w:cs="Times New Roman"/>
        </w:rPr>
        <w:t>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218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538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662</w:t>
      </w:r>
      <w:r w:rsidR="00414F71" w:rsidRPr="00486B41">
        <w:rPr>
          <w:rFonts w:cs="Times New Roman"/>
        </w:rPr>
        <w:t xml:space="preserve"> </w:t>
      </w:r>
      <w:r w:rsidR="0054177B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="005C08B3"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5C08B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C08B3"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="005C08B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C08B3" w:rsidRPr="00486B41">
        <w:rPr>
          <w:rFonts w:cs="Times New Roman"/>
        </w:rPr>
        <w:t>LMP</w:t>
      </w:r>
      <w:r w:rsidR="002F091E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5C08B3"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sites</w:t>
      </w:r>
      <w:r w:rsidR="005C08B3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EBNA</w:t>
      </w:r>
      <w:r w:rsidR="0054177B" w:rsidRPr="00486B41">
        <w:rPr>
          <w:rFonts w:cs="Times New Roman"/>
        </w:rPr>
        <w:t>-</w:t>
      </w:r>
      <w:r w:rsidR="002F091E" w:rsidRPr="00486B41">
        <w:rPr>
          <w:rFonts w:cs="Times New Roman"/>
        </w:rPr>
        <w:t>LP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coactivation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F091E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evident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transient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assays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artificial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constructs</w:t>
      </w:r>
      <w:r w:rsidR="00C6635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inducing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program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co-expressed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transfer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6635C" w:rsidRPr="00486B41">
        <w:rPr>
          <w:rFonts w:cs="Times New Roman"/>
        </w:rPr>
        <w:t>EBNA2</w:t>
      </w:r>
      <w:r w:rsidR="009C186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585A94" w:rsidRPr="00486B41">
        <w:rPr>
          <w:rFonts w:cs="Times New Roman"/>
        </w:rPr>
        <w:t>Yet</w:t>
      </w:r>
      <w:r w:rsidR="000146F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146F7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0146F7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0146F7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0146F7" w:rsidRPr="00486B41">
        <w:rPr>
          <w:rFonts w:cs="Times New Roman"/>
        </w:rPr>
        <w:t>globally</w:t>
      </w:r>
      <w:r w:rsidR="00414F71" w:rsidRPr="00486B41">
        <w:rPr>
          <w:rFonts w:cs="Times New Roman"/>
        </w:rPr>
        <w:t xml:space="preserve"> </w:t>
      </w:r>
      <w:r w:rsidR="000146F7" w:rsidRPr="00486B41">
        <w:rPr>
          <w:rFonts w:cs="Times New Roman"/>
        </w:rPr>
        <w:t>co-activate</w:t>
      </w:r>
      <w:r w:rsidR="00414F71" w:rsidRPr="00486B41">
        <w:rPr>
          <w:rFonts w:cs="Times New Roman"/>
        </w:rPr>
        <w:t xml:space="preserve"> </w:t>
      </w:r>
      <w:r w:rsidR="000146F7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0146F7" w:rsidRPr="00486B41">
        <w:rPr>
          <w:rFonts w:cs="Times New Roman"/>
        </w:rPr>
        <w:t>targets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337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424</w:t>
      </w:r>
      <w:proofErr w:type="gramEnd"/>
    </w:p>
    <w:p w14:paraId="789E33F6" w14:textId="69E750AF" w:rsidR="003E2AC4" w:rsidRPr="00486B41" w:rsidRDefault="003E2AC4" w:rsidP="00CC1D3F">
      <w:pPr>
        <w:pStyle w:val="TXT"/>
        <w:rPr>
          <w:rFonts w:cs="Times New Roman"/>
          <w:lang w:val="fr-FR"/>
        </w:rPr>
      </w:pP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22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number,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fused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11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34</w:t>
      </w:r>
      <w:r w:rsidR="00414F71" w:rsidRPr="00486B41">
        <w:rPr>
          <w:rFonts w:cs="Times New Roman"/>
        </w:rPr>
        <w:t xml:space="preserve"> </w:t>
      </w:r>
      <w:r w:rsidR="00CF7E76" w:rsidRPr="00486B41">
        <w:rPr>
          <w:rFonts w:cs="Times New Roman"/>
        </w:rPr>
        <w:t>residue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carboxy-terminal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regions.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W1,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W2,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Y1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Y2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exons,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respectively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8331B4" w:rsidRPr="00486B41">
        <w:rPr>
          <w:rFonts w:cs="Times New Roman"/>
          <w:bCs/>
        </w:rPr>
        <w:t>10</w:t>
      </w:r>
      <w:r w:rsidRPr="00486B41">
        <w:rPr>
          <w:rFonts w:cs="Times New Roman"/>
          <w:bCs/>
        </w:rPr>
        <w:t>A</w:t>
      </w:r>
      <w:r w:rsidR="0032706D" w:rsidRPr="00486B41">
        <w:rPr>
          <w:rFonts w:cs="Times New Roman"/>
          <w:bCs/>
        </w:rPr>
        <w:t>-B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 w:themeColor="text1"/>
        </w:rPr>
        <w:t>W1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and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W2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0B13D3" w:rsidRPr="00486B41">
        <w:rPr>
          <w:rFonts w:cs="Times New Roman"/>
          <w:color w:val="000000" w:themeColor="text1"/>
        </w:rPr>
        <w:t>encoded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0B13D3" w:rsidRPr="00486B41">
        <w:rPr>
          <w:rFonts w:cs="Times New Roman"/>
          <w:color w:val="000000" w:themeColor="text1"/>
        </w:rPr>
        <w:t>regions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enable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</w:rPr>
        <w:t>homodimerization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250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567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Wp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5</w:t>
      </w:r>
      <w:r w:rsidR="00004312" w:rsidRPr="00486B41">
        <w:rPr>
          <w:rFonts w:cs="Times New Roman"/>
        </w:rPr>
        <w:t>′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W0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exon,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alternatively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spliced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W1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W1</w:t>
      </w:r>
      <w:r w:rsidR="00004312" w:rsidRPr="00486B41">
        <w:rPr>
          <w:rFonts w:cs="Times New Roman"/>
        </w:rPr>
        <w:t>′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W2.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="0032706D" w:rsidRPr="00486B41">
        <w:rPr>
          <w:rFonts w:cs="Times New Roman"/>
        </w:rPr>
        <w:t>W0,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B2F5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B2F52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AB2F52" w:rsidRPr="00486B41">
        <w:rPr>
          <w:rFonts w:cs="Times New Roman"/>
        </w:rPr>
        <w:t>internal</w:t>
      </w:r>
      <w:r w:rsidR="00414F71" w:rsidRPr="00486B41">
        <w:rPr>
          <w:rFonts w:cs="Times New Roman"/>
        </w:rPr>
        <w:t xml:space="preserve"> </w:t>
      </w:r>
      <w:r w:rsidR="00AB2F52"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="00AB2F52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AB2F52" w:rsidRPr="00486B41">
        <w:rPr>
          <w:rFonts w:cs="Times New Roman"/>
        </w:rPr>
        <w:t>(IR1)</w:t>
      </w:r>
      <w:r w:rsidR="00414F71" w:rsidRPr="00486B41">
        <w:rPr>
          <w:rFonts w:cs="Times New Roman"/>
        </w:rPr>
        <w:t xml:space="preserve"> </w:t>
      </w:r>
      <w:r w:rsidR="00AB2F52" w:rsidRPr="00486B41">
        <w:rPr>
          <w:rFonts w:cs="Times New Roman"/>
        </w:rPr>
        <w:t>region</w:t>
      </w:r>
      <w:r w:rsidR="004B64E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size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varies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differing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IR1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number</w:t>
      </w:r>
      <w:r w:rsidR="004B64EA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Likewise,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initiate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distinct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W0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exons,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giving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rise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products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length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infection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switch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transcription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</w:t>
      </w:r>
      <w:r w:rsidR="004B64EA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instead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5</w:t>
      </w:r>
      <w:r w:rsidR="00004312" w:rsidRPr="00486B41">
        <w:rPr>
          <w:rFonts w:cs="Times New Roman"/>
        </w:rPr>
        <w:t>′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4B64E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joined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337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A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optimal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outgrowth</w:t>
      </w:r>
      <w:r w:rsidR="00BF025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BF0256" w:rsidRPr="00486B41">
        <w:rPr>
          <w:rFonts w:cs="Times New Roman"/>
        </w:rPr>
        <w:t>culture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optimization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Wp</w:t>
      </w:r>
      <w:r w:rsidRPr="00486B41">
        <w:rPr>
          <w:rFonts w:cs="Times New Roman"/>
        </w:rPr>
        <w:t>-driven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activity.</w:t>
      </w:r>
      <w:r w:rsidR="00414F71" w:rsidRPr="00486B41">
        <w:rPr>
          <w:rFonts w:cs="Times New Roman"/>
        </w:rPr>
        <w:t xml:space="preserve"> </w:t>
      </w:r>
      <w:r w:rsidR="000B13D3" w:rsidRPr="00486B41">
        <w:rPr>
          <w:rFonts w:cs="Times New Roman"/>
        </w:rPr>
        <w:t>C</w:t>
      </w:r>
      <w:r w:rsidRPr="00486B41">
        <w:rPr>
          <w:rFonts w:cs="Times New Roman"/>
        </w:rPr>
        <w:t>linical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5-8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copies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727</w:t>
      </w:r>
    </w:p>
    <w:p w14:paraId="28022C41" w14:textId="66873B5B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lastRenderedPageBreak/>
        <w:t>&lt;FIG71.10&gt;</w:t>
      </w:r>
    </w:p>
    <w:p w14:paraId="683C694A" w14:textId="4BF4C7D1" w:rsidR="00DE598B" w:rsidRPr="00486B41" w:rsidRDefault="0061547B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331B4" w:rsidRPr="00486B41">
        <w:rPr>
          <w:rFonts w:cs="Times New Roman"/>
        </w:rPr>
        <w:t>EBNA-</w:t>
      </w:r>
      <w:r w:rsidRPr="00486B41">
        <w:rPr>
          <w:rFonts w:cs="Times New Roman"/>
        </w:rPr>
        <w:t>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two-hybrid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assays</w:t>
      </w:r>
      <w:r w:rsidR="009052E2" w:rsidRPr="00486B41">
        <w:rPr>
          <w:rStyle w:val="citebib"/>
          <w:rFonts w:cs="Times New Roman"/>
          <w:vertAlign w:val="superscript"/>
        </w:rPr>
        <w:t>86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="00DE598B" w:rsidRPr="00486B41">
        <w:rPr>
          <w:rFonts w:cs="Times New Roman"/>
          <w:i/>
        </w:rPr>
        <w:t>vitro</w:t>
      </w:r>
      <w:r w:rsidR="00CD5A0B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="00DE598B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difficult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detect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extracts</w:t>
      </w:r>
      <w:r w:rsidR="00DE598B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coactivate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acidic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activating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58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="00DE598B" w:rsidRPr="00486B41">
        <w:rPr>
          <w:rFonts w:cs="Times New Roman"/>
        </w:rPr>
        <w:t>domain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567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potentiates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transient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transfection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assays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reporter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constructs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coactivates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="00CD5A0B"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</w:p>
    <w:p w14:paraId="70A01EB6" w14:textId="6AC67AB2" w:rsidR="00F27D4A" w:rsidRPr="00486B41" w:rsidRDefault="00A53CA8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localizes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predominantly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promyelocytic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leukemia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(PML)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bodies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lesser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extent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cytosol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337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lymphocryptoviruses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displaces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Sp100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PML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bodies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Sp100A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PML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B506BA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coactivate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independent</w:t>
      </w:r>
      <w:r w:rsidR="003832CE" w:rsidRPr="00486B41">
        <w:rPr>
          <w:rFonts w:cs="Times New Roman"/>
        </w:rPr>
        <w:t>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3832C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displacement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Sp100A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PML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Sp100A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heterochromatin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(HP1)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Sp100A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modification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416</w:t>
      </w:r>
      <w:r w:rsidR="00414F71" w:rsidRPr="00486B41">
        <w:rPr>
          <w:rFonts w:cs="Times New Roman"/>
        </w:rPr>
        <w:t xml:space="preserve"> </w:t>
      </w:r>
      <w:r w:rsidR="000D05C3"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="000D05C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HA95</w:t>
      </w:r>
      <w:r w:rsidR="000D05C3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D05C3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0D05C3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0D05C3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0D05C3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0D05C3" w:rsidRPr="00486B41">
        <w:rPr>
          <w:rFonts w:cs="Times New Roman"/>
        </w:rPr>
        <w:t>displacing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NCoR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deacetylases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(HDAC)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matrix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deacetylase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(MAD)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bodies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580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leucine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rich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associat</w:t>
      </w:r>
      <w:r w:rsidR="009860A6" w:rsidRPr="00486B41">
        <w:rPr>
          <w:rFonts w:cs="Times New Roman"/>
        </w:rPr>
        <w:t>ion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YY1</w:t>
      </w:r>
      <w:r w:rsidR="009860A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turn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supports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long-range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enhancer/promoter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9860A6" w:rsidRPr="00486B41">
        <w:rPr>
          <w:rFonts w:cs="Times New Roman"/>
        </w:rPr>
        <w:t>transformation</w:t>
      </w:r>
      <w:r w:rsidR="00D728A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755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ChIP-Seq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20,000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regions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581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O</w:t>
      </w:r>
      <w:r w:rsidR="00F27D4A" w:rsidRPr="00486B41">
        <w:rPr>
          <w:rFonts w:cs="Times New Roman"/>
        </w:rPr>
        <w:t>nly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29%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co-occupied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~50%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kb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start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sites.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L</w:t>
      </w:r>
      <w:r w:rsidR="00F27D4A" w:rsidRPr="00486B41">
        <w:rPr>
          <w:rFonts w:cs="Times New Roman"/>
        </w:rPr>
        <w:t>ong-range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contact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EBNA2</w:t>
      </w:r>
      <w:r w:rsidR="002C766E" w:rsidRPr="00486B41">
        <w:rPr>
          <w:rFonts w:cs="Times New Roman"/>
        </w:rPr>
        <w:t>-bound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="002C766E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F27D4A" w:rsidRPr="00486B41">
        <w:rPr>
          <w:rFonts w:cs="Times New Roman"/>
        </w:rPr>
        <w:t>sites.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regulates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splicing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anti-apoptotic</w:t>
      </w:r>
      <w:r w:rsidR="00414F71" w:rsidRPr="00486B41">
        <w:rPr>
          <w:rFonts w:cs="Times New Roman"/>
        </w:rPr>
        <w:t xml:space="preserve"> </w:t>
      </w:r>
      <w:r w:rsidR="002D2097" w:rsidRPr="00486B41">
        <w:rPr>
          <w:rFonts w:cs="Times New Roman"/>
        </w:rPr>
        <w:t>Bcl-xL.</w:t>
      </w:r>
      <w:r w:rsidR="009052E2" w:rsidRPr="00486B41">
        <w:rPr>
          <w:rStyle w:val="citebib"/>
          <w:rFonts w:cs="Times New Roman"/>
          <w:vertAlign w:val="superscript"/>
        </w:rPr>
        <w:t>453</w:t>
      </w:r>
    </w:p>
    <w:p w14:paraId="7F94A63E" w14:textId="6DB95A90" w:rsidR="00DF3ABB" w:rsidRPr="00486B41" w:rsidRDefault="00DE598B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Recombinant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224CC7"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repair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P3HR1-1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encoding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Y1/Y2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restores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immortalization,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repair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F38A4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immortalization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approximately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10-fold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454</w:t>
      </w:r>
      <w:r w:rsidR="00414F71" w:rsidRPr="00486B41">
        <w:rPr>
          <w:rFonts w:cs="Times New Roman"/>
        </w:rPr>
        <w:t xml:space="preserve"> </w:t>
      </w:r>
      <w:r w:rsidR="002B12B2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2B12B2" w:rsidRPr="00486B41">
        <w:rPr>
          <w:rFonts w:cs="Times New Roman"/>
        </w:rPr>
        <w:t>knockout</w:t>
      </w:r>
      <w:r w:rsidR="00414F71" w:rsidRPr="00486B41">
        <w:rPr>
          <w:rFonts w:cs="Times New Roman"/>
        </w:rPr>
        <w:t xml:space="preserve"> </w:t>
      </w:r>
      <w:r w:rsidR="007F38A4" w:rsidRPr="00486B41">
        <w:rPr>
          <w:rFonts w:cs="Times New Roman"/>
        </w:rPr>
        <w:t>(KO)</w:t>
      </w:r>
      <w:r w:rsidR="00414F71" w:rsidRPr="00486B41">
        <w:rPr>
          <w:rFonts w:cs="Times New Roman"/>
        </w:rPr>
        <w:t xml:space="preserve"> </w:t>
      </w:r>
      <w:r w:rsidR="002B12B2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exhib</w:t>
      </w:r>
      <w:r w:rsidR="005264EF" w:rsidRPr="00486B41">
        <w:rPr>
          <w:rFonts w:cs="Times New Roman"/>
        </w:rPr>
        <w:t>it</w:t>
      </w:r>
      <w:r w:rsidR="00EF26BB" w:rsidRPr="00486B41">
        <w:rPr>
          <w:rFonts w:cs="Times New Roman"/>
        </w:rPr>
        <w:t>ed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="00EF26BB" w:rsidRPr="00486B41">
        <w:rPr>
          <w:rFonts w:cs="Times New Roman"/>
        </w:rPr>
        <w:t>naive</w:t>
      </w:r>
      <w:r w:rsidR="00414F71" w:rsidRPr="00486B41">
        <w:rPr>
          <w:rFonts w:cs="Times New Roman"/>
        </w:rPr>
        <w:t xml:space="preserve"> </w:t>
      </w:r>
      <w:r w:rsidR="002B12B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efficiency</w:t>
      </w:r>
      <w:r w:rsidR="00B60F47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just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Y1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Y2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substantially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decreased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B33C0D" w:rsidRPr="00486B41">
        <w:rPr>
          <w:rFonts w:cs="Times New Roman"/>
        </w:rPr>
        <w:t>outgrow</w:t>
      </w:r>
      <w:r w:rsidR="002B5028" w:rsidRPr="00486B41">
        <w:rPr>
          <w:rFonts w:cs="Times New Roman"/>
        </w:rPr>
        <w:t>t</w:t>
      </w:r>
      <w:r w:rsidR="00B33C0D" w:rsidRPr="00486B41">
        <w:rPr>
          <w:rFonts w:cs="Times New Roman"/>
        </w:rPr>
        <w:t>h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709</w:t>
      </w:r>
      <w:r w:rsidR="00414F71" w:rsidRPr="00486B41">
        <w:rPr>
          <w:rFonts w:cs="Times New Roman"/>
        </w:rPr>
        <w:t xml:space="preserve"> </w:t>
      </w:r>
      <w:r w:rsidR="005834EA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5834EA" w:rsidRPr="00486B41">
        <w:rPr>
          <w:rFonts w:cs="Times New Roman"/>
        </w:rPr>
        <w:t>KO</w:t>
      </w:r>
      <w:r w:rsidR="00414F71" w:rsidRPr="00486B41">
        <w:rPr>
          <w:rFonts w:cs="Times New Roman"/>
        </w:rPr>
        <w:t xml:space="preserve"> </w:t>
      </w:r>
      <w:r w:rsidR="005264EF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F38A4" w:rsidRPr="00486B41">
        <w:rPr>
          <w:rFonts w:cs="Times New Roman"/>
        </w:rPr>
        <w:t>likewise</w:t>
      </w:r>
      <w:r w:rsidR="00414F71" w:rsidRPr="00486B41">
        <w:rPr>
          <w:rFonts w:cs="Times New Roman"/>
        </w:rPr>
        <w:t xml:space="preserve"> </w:t>
      </w:r>
      <w:r w:rsidR="00987DD4" w:rsidRPr="00486B41">
        <w:rPr>
          <w:rFonts w:cs="Times New Roman"/>
        </w:rPr>
        <w:t>slow</w:t>
      </w:r>
      <w:r w:rsidR="00B60F47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987DD4" w:rsidRPr="00486B41">
        <w:rPr>
          <w:rFonts w:cs="Times New Roman"/>
        </w:rPr>
        <w:t>outgrowth</w:t>
      </w:r>
      <w:r w:rsidR="00414F71" w:rsidRPr="00486B41">
        <w:rPr>
          <w:rFonts w:cs="Times New Roman"/>
        </w:rPr>
        <w:t xml:space="preserve"> </w:t>
      </w:r>
      <w:r w:rsidR="00987DD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F38A4" w:rsidRPr="00486B41">
        <w:rPr>
          <w:rFonts w:cs="Times New Roman"/>
        </w:rPr>
        <w:t>tonsil</w:t>
      </w:r>
      <w:r w:rsidR="00414F71" w:rsidRPr="00486B41">
        <w:rPr>
          <w:rFonts w:cs="Times New Roman"/>
        </w:rPr>
        <w:t xml:space="preserve"> </w:t>
      </w:r>
      <w:r w:rsidR="007F38A4" w:rsidRPr="00486B41">
        <w:rPr>
          <w:rFonts w:cs="Times New Roman"/>
        </w:rPr>
        <w:t>B-cells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573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KO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failed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establish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umbilical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cord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B-cells,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underwent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post-infection.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A</w:t>
      </w:r>
      <w:r w:rsidR="00541908" w:rsidRPr="00486B41">
        <w:rPr>
          <w:rFonts w:cs="Times New Roman"/>
        </w:rPr>
        <w:t>bsence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diminished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EBF1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RBP</w:t>
      </w:r>
      <w:r w:rsidR="00910DDC" w:rsidRPr="00486B41">
        <w:rPr>
          <w:rFonts w:cs="Times New Roman"/>
        </w:rPr>
        <w:t>-</w:t>
      </w:r>
      <w:r w:rsidR="00541908" w:rsidRPr="00486B41">
        <w:rPr>
          <w:rFonts w:cs="Times New Roman"/>
        </w:rPr>
        <w:t>J</w:t>
      </w:r>
      <w:r w:rsidR="00AB039E" w:rsidRPr="00486B41">
        <w:rPr>
          <w:rFonts w:cs="Times New Roman"/>
        </w:rPr>
        <w:t>κ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genome,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B60F47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  <w:i/>
        </w:rPr>
        <w:t>IL7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541908" w:rsidRPr="00486B41">
        <w:rPr>
          <w:rFonts w:cs="Times New Roman"/>
        </w:rPr>
        <w:t>gene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709</w:t>
      </w:r>
      <w:r w:rsidR="00414F71" w:rsidRPr="00486B41">
        <w:rPr>
          <w:rFonts w:cs="Times New Roman"/>
        </w:rPr>
        <w:t xml:space="preserve"> </w:t>
      </w:r>
    </w:p>
    <w:p w14:paraId="398C884A" w14:textId="1C12CD43" w:rsidR="00607499" w:rsidRPr="00486B41" w:rsidRDefault="00571152" w:rsidP="006A13BD">
      <w:pPr>
        <w:pStyle w:val="H3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&lt;H3&gt;</w:t>
      </w:r>
      <w:r w:rsidR="00530BEB" w:rsidRPr="00486B41">
        <w:rPr>
          <w:rFonts w:ascii="Times New Roman" w:hAnsi="Times New Roman" w:cs="Times New Roman"/>
          <w:i/>
        </w:rPr>
        <w:t>EBNA3A</w:t>
      </w:r>
      <w:r w:rsidR="009C1864" w:rsidRPr="00486B41">
        <w:rPr>
          <w:rFonts w:ascii="Times New Roman" w:hAnsi="Times New Roman" w:cs="Times New Roman"/>
          <w:i/>
        </w:rPr>
        <w:t>,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530BEB" w:rsidRPr="00486B41">
        <w:rPr>
          <w:rFonts w:ascii="Times New Roman" w:hAnsi="Times New Roman" w:cs="Times New Roman"/>
          <w:i/>
        </w:rPr>
        <w:t>EBNA3B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9C1864" w:rsidRPr="00486B41">
        <w:rPr>
          <w:rFonts w:ascii="Times New Roman" w:hAnsi="Times New Roman" w:cs="Times New Roman"/>
          <w:i/>
        </w:rPr>
        <w:t>and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530BEB" w:rsidRPr="00486B41">
        <w:rPr>
          <w:rFonts w:ascii="Times New Roman" w:hAnsi="Times New Roman" w:cs="Times New Roman"/>
          <w:i/>
        </w:rPr>
        <w:t>EBNA3C</w:t>
      </w:r>
      <w:r w:rsidR="00414F71" w:rsidRPr="00486B41">
        <w:rPr>
          <w:rFonts w:ascii="Times New Roman" w:hAnsi="Times New Roman" w:cs="Times New Roman"/>
          <w:i/>
        </w:rPr>
        <w:t xml:space="preserve"> </w:t>
      </w:r>
    </w:p>
    <w:p w14:paraId="5F5541F1" w14:textId="50C55D2F" w:rsidR="00C1284B" w:rsidRPr="00486B41" w:rsidRDefault="009C1864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="00952AEC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B84046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510D99" w:rsidRPr="00486B41">
        <w:rPr>
          <w:rFonts w:cs="Times New Roman"/>
        </w:rPr>
        <w:t>regulation.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EBNA3</w:t>
      </w:r>
      <w:r w:rsidR="00B94ED7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share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domain,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proline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rich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sequences.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putative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leucine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zipper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mediates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PU.1/SP1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820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EBNA3</w:t>
      </w:r>
      <w:r w:rsidR="005264EF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factors,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C005F7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609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="008739DA"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repression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tethered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heterologous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GAL4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domain.</w:t>
      </w:r>
      <w:r w:rsidR="00414F71" w:rsidRPr="00486B41">
        <w:rPr>
          <w:rFonts w:cs="Times New Roman"/>
        </w:rPr>
        <w:t xml:space="preserve"> </w:t>
      </w:r>
    </w:p>
    <w:p w14:paraId="64CFAA31" w14:textId="20EB8A0F" w:rsidR="00533664" w:rsidRPr="00486B41" w:rsidRDefault="008739DA" w:rsidP="00CC1D3F">
      <w:pPr>
        <w:pStyle w:val="TXT"/>
        <w:rPr>
          <w:rFonts w:cs="Times New Roman"/>
        </w:rPr>
      </w:pPr>
      <w:r w:rsidRPr="00486B41">
        <w:rPr>
          <w:rFonts w:cs="Times New Roman"/>
          <w:i/>
        </w:rPr>
        <w:t>E</w:t>
      </w:r>
      <w:r w:rsidRPr="00486B41">
        <w:rPr>
          <w:rFonts w:cs="Times New Roman"/>
          <w:i/>
          <w:iCs/>
        </w:rPr>
        <w:t>BNA3A,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3B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3C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arranged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tandem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F47B7E" w:rsidRPr="00486B41">
        <w:rPr>
          <w:rFonts w:cs="Times New Roman"/>
          <w:bCs/>
        </w:rPr>
        <w:t>1</w:t>
      </w:r>
      <w:r w:rsidR="005264EF" w:rsidRPr="00486B41">
        <w:rPr>
          <w:rFonts w:cs="Times New Roman"/>
          <w:bCs/>
        </w:rPr>
        <w:t>1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lymphocryptoviruses,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6E096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polycistronic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transcript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5264EF"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="006B3A02" w:rsidRPr="00486B41">
        <w:rPr>
          <w:rFonts w:cs="Times New Roman"/>
        </w:rPr>
        <w:t>EBNAs</w:t>
      </w:r>
      <w:r w:rsidR="003B372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F2350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7F2350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F2350" w:rsidRPr="00486B41">
        <w:rPr>
          <w:rFonts w:cs="Times New Roman"/>
        </w:rPr>
        <w:t>alternatively</w:t>
      </w:r>
      <w:r w:rsidR="00414F71" w:rsidRPr="00486B41">
        <w:rPr>
          <w:rFonts w:cs="Times New Roman"/>
        </w:rPr>
        <w:t xml:space="preserve"> </w:t>
      </w:r>
      <w:r w:rsidR="007F2350" w:rsidRPr="00486B41">
        <w:rPr>
          <w:rFonts w:cs="Times New Roman"/>
        </w:rPr>
        <w:t>spliced</w:t>
      </w:r>
      <w:r w:rsidR="003B372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abundance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B3727" w:rsidRPr="00486B41">
        <w:rPr>
          <w:rFonts w:cs="Times New Roman"/>
        </w:rPr>
        <w:t>LCLs</w:t>
      </w:r>
      <w:r w:rsidR="00FE4E18" w:rsidRPr="00486B41">
        <w:rPr>
          <w:rFonts w:cs="Times New Roman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11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  <w:i/>
          <w:iCs/>
        </w:rPr>
        <w:t>W</w:t>
      </w:r>
      <w:r w:rsidR="005264EF" w:rsidRPr="00486B41">
        <w:rPr>
          <w:rFonts w:cs="Times New Roman"/>
          <w:i/>
          <w:iCs/>
        </w:rPr>
        <w:t>p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  <w:i/>
          <w:iCs/>
        </w:rPr>
        <w:t>C</w:t>
      </w:r>
      <w:r w:rsidR="005264EF" w:rsidRPr="00486B41">
        <w:rPr>
          <w:rFonts w:cs="Times New Roman"/>
          <w:i/>
          <w:iCs/>
        </w:rPr>
        <w:t>p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</w:t>
      </w:r>
      <w:r w:rsidR="00CE413F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programs,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respectively.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messages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share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U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splice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acceptor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compete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EBNA1.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downstream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polyA</w:t>
      </w:r>
      <w:r w:rsidR="00414F71" w:rsidRPr="00486B41">
        <w:rPr>
          <w:rFonts w:cs="Times New Roman"/>
        </w:rPr>
        <w:t xml:space="preserve"> </w:t>
      </w:r>
      <w:r w:rsidR="00C1284B" w:rsidRPr="00486B41">
        <w:rPr>
          <w:rFonts w:cs="Times New Roman"/>
        </w:rPr>
        <w:t>sites.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EBNA3</w:t>
      </w:r>
      <w:r w:rsidR="004E5726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48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D12C9E" w:rsidRPr="00486B41">
        <w:rPr>
          <w:rFonts w:cs="Times New Roman"/>
        </w:rPr>
        <w:t>infection</w:t>
      </w:r>
      <w:r w:rsidR="00396C8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reaching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maximal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4-7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="00396C81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1928EA" w:rsidRPr="00486B41">
        <w:rPr>
          <w:rFonts w:cs="Times New Roman"/>
          <w:iCs/>
        </w:rPr>
        <w:t>cell</w:t>
      </w:r>
      <w:r w:rsidR="00414F71" w:rsidRPr="00486B41">
        <w:rPr>
          <w:rFonts w:cs="Times New Roman"/>
          <w:iCs/>
        </w:rPr>
        <w:t xml:space="preserve"> </w:t>
      </w:r>
      <w:r w:rsidR="001928EA" w:rsidRPr="00486B41">
        <w:rPr>
          <w:rFonts w:cs="Times New Roman"/>
          <w:iCs/>
        </w:rPr>
        <w:t>culture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756</w:t>
      </w:r>
      <w:proofErr w:type="gramStart"/>
      <w:r w:rsidR="008825F1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767</w:t>
      </w:r>
      <w:r w:rsidR="008825F1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508</w:t>
      </w:r>
      <w:proofErr w:type="gramEnd"/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EBNA3s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  <w:i/>
          <w:iCs/>
        </w:rPr>
        <w:t>Cp</w:t>
      </w:r>
      <w:r w:rsidR="005336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account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significant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drop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96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33664" w:rsidRPr="00486B41">
        <w:rPr>
          <w:rFonts w:cs="Times New Roman"/>
        </w:rPr>
        <w:t>infection.</w:t>
      </w:r>
    </w:p>
    <w:p w14:paraId="088BB98A" w14:textId="4DCB1445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lastRenderedPageBreak/>
        <w:t>&lt;FIG71.11&gt;</w:t>
      </w:r>
    </w:p>
    <w:p w14:paraId="0DC10C5F" w14:textId="1EAF8936" w:rsidR="007C7C8E" w:rsidRPr="00486B41" w:rsidRDefault="008A3F0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</w:t>
      </w:r>
      <w:r w:rsidR="00CE413F" w:rsidRPr="00486B41">
        <w:rPr>
          <w:rFonts w:cs="Times New Roman"/>
        </w:rPr>
        <w:t>3</w:t>
      </w:r>
      <w:r w:rsidR="005264EF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compete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="00795D20" w:rsidRPr="00486B41">
        <w:rPr>
          <w:rFonts w:cs="Times New Roman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surface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609</w:t>
      </w:r>
      <w:proofErr w:type="gramStart"/>
      <w:r w:rsidR="008825F1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608</w:t>
      </w:r>
      <w:r w:rsidR="008825F1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818</w:t>
      </w:r>
      <w:proofErr w:type="gramEnd"/>
      <w:r w:rsidR="00414F71" w:rsidRPr="00486B41">
        <w:rPr>
          <w:rFonts w:cs="Times New Roman"/>
        </w:rPr>
        <w:t xml:space="preserve"> </w:t>
      </w:r>
      <w:r w:rsidR="007C7C8E"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E03842" w:rsidRPr="00486B41">
        <w:rPr>
          <w:rFonts w:cs="Times New Roman"/>
          <w:snapToGrid w:val="0"/>
        </w:rPr>
        <w:t>EBNA3s</w:t>
      </w:r>
      <w:r w:rsidR="00414F71" w:rsidRPr="00486B41">
        <w:rPr>
          <w:rFonts w:cs="Times New Roman"/>
          <w:snapToGrid w:val="0"/>
        </w:rPr>
        <w:t xml:space="preserve"> </w:t>
      </w:r>
      <w:r w:rsidR="00E03842" w:rsidRPr="00486B41">
        <w:rPr>
          <w:rFonts w:cs="Times New Roman"/>
          <w:snapToGrid w:val="0"/>
        </w:rPr>
        <w:t>bind</w:t>
      </w:r>
      <w:r w:rsidR="00414F71" w:rsidRPr="00486B41">
        <w:rPr>
          <w:rFonts w:cs="Times New Roman"/>
          <w:snapToGrid w:val="0"/>
        </w:rPr>
        <w:t xml:space="preserve"> </w:t>
      </w:r>
      <w:r w:rsidR="00E03842" w:rsidRPr="00486B41">
        <w:rPr>
          <w:rFonts w:cs="Times New Roman"/>
          <w:snapToGrid w:val="0"/>
        </w:rPr>
        <w:t>more</w:t>
      </w:r>
      <w:r w:rsidR="00414F71" w:rsidRPr="00486B41">
        <w:rPr>
          <w:rFonts w:cs="Times New Roman"/>
          <w:snapToGrid w:val="0"/>
        </w:rPr>
        <w:t xml:space="preserve"> </w:t>
      </w:r>
      <w:r w:rsidR="00E03842" w:rsidRPr="00486B41">
        <w:rPr>
          <w:rFonts w:cs="Times New Roman"/>
          <w:snapToGrid w:val="0"/>
        </w:rPr>
        <w:t>tightly</w:t>
      </w:r>
      <w:r w:rsidR="00414F71" w:rsidRPr="00486B41">
        <w:rPr>
          <w:rFonts w:cs="Times New Roman"/>
          <w:snapToGrid w:val="0"/>
        </w:rPr>
        <w:t xml:space="preserve"> </w:t>
      </w:r>
      <w:r w:rsidR="00E03842"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="00E03842" w:rsidRPr="00486B41">
        <w:rPr>
          <w:rFonts w:cs="Times New Roman"/>
          <w:snapToGrid w:val="0"/>
        </w:rPr>
        <w:t>RBP-Jκ</w:t>
      </w:r>
      <w:r w:rsidR="009052E2" w:rsidRPr="00486B41">
        <w:rPr>
          <w:rStyle w:val="citebib"/>
          <w:rFonts w:cs="Times New Roman"/>
          <w:vertAlign w:val="superscript"/>
        </w:rPr>
        <w:t>725</w:t>
      </w:r>
      <w:r w:rsidR="00CE413F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="00B6213D" w:rsidRPr="00486B41">
        <w:rPr>
          <w:rFonts w:cs="Times New Roman"/>
        </w:rPr>
        <w:t>reminiscent</w:t>
      </w:r>
      <w:r w:rsidR="00414F71" w:rsidRPr="00486B41">
        <w:rPr>
          <w:rFonts w:cs="Times New Roman"/>
        </w:rPr>
        <w:t xml:space="preserve"> </w:t>
      </w:r>
      <w:r w:rsidR="003455D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455D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3455D4" w:rsidRPr="00486B41">
        <w:rPr>
          <w:rFonts w:cs="Times New Roman"/>
          <w:i/>
          <w:iCs/>
        </w:rPr>
        <w:t>Drosophila</w:t>
      </w:r>
      <w:r w:rsidR="00414F71" w:rsidRPr="00486B41">
        <w:rPr>
          <w:rFonts w:cs="Times New Roman"/>
        </w:rPr>
        <w:t xml:space="preserve"> </w:t>
      </w:r>
      <w:r w:rsidR="003455D4"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="003455D4" w:rsidRPr="00486B41">
        <w:rPr>
          <w:rFonts w:cs="Times New Roman"/>
        </w:rPr>
        <w:t>antagonist</w:t>
      </w:r>
      <w:r w:rsidR="00414F71" w:rsidRPr="00486B41">
        <w:rPr>
          <w:rFonts w:cs="Times New Roman"/>
        </w:rPr>
        <w:t xml:space="preserve"> </w:t>
      </w:r>
      <w:r w:rsidR="003455D4" w:rsidRPr="00486B41">
        <w:rPr>
          <w:rFonts w:cs="Times New Roman"/>
        </w:rPr>
        <w:t>Hairless.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D</w:t>
      </w:r>
      <w:r w:rsidR="00967A9B" w:rsidRPr="00486B41">
        <w:rPr>
          <w:rFonts w:cs="Times New Roman"/>
        </w:rPr>
        <w:t>eletion</w:t>
      </w:r>
      <w:r w:rsidR="00414F71" w:rsidRPr="00486B41">
        <w:rPr>
          <w:rFonts w:cs="Times New Roman"/>
        </w:rPr>
        <w:t xml:space="preserve"> </w:t>
      </w:r>
      <w:r w:rsidR="00967A9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E413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5264EF" w:rsidRPr="00486B41">
        <w:rPr>
          <w:rFonts w:cs="Times New Roman"/>
        </w:rPr>
        <w:t>EBNA</w:t>
      </w:r>
      <w:r w:rsidR="00B6213D"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="00967A9B" w:rsidRPr="00486B41">
        <w:rPr>
          <w:rFonts w:cs="Times New Roman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967A9B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967A9B"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="00967A9B" w:rsidRPr="00486B41">
        <w:rPr>
          <w:rFonts w:cs="Times New Roman"/>
        </w:rPr>
        <w:t>a</w:t>
      </w:r>
      <w:r w:rsidR="00B6213D" w:rsidRPr="00486B41">
        <w:rPr>
          <w:rFonts w:cs="Times New Roman"/>
        </w:rPr>
        <w:t>brogates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antagonism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461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778</w:t>
      </w:r>
      <w:proofErr w:type="gramEnd"/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RBP-J</w:t>
      </w:r>
      <w:r w:rsidR="00C907C4" w:rsidRPr="00BD6847">
        <w:rPr>
          <w:rFonts w:ascii="Symbol" w:hAnsi="Symbol"/>
          <w:color w:val="000000" w:themeColor="text1"/>
        </w:rPr>
        <w:t>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2740C" w:rsidRPr="00486B41">
        <w:rPr>
          <w:rFonts w:cs="Times New Roman"/>
        </w:rPr>
        <w:t>survival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388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463</w:t>
      </w:r>
    </w:p>
    <w:p w14:paraId="42044193" w14:textId="73B2E31D" w:rsidR="0081446C" w:rsidRPr="00486B41" w:rsidRDefault="00381410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EBNA3</w:t>
      </w:r>
      <w:r w:rsidR="005264EF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repress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assemb</w:t>
      </w:r>
      <w:r w:rsidR="00B6213D" w:rsidRPr="00486B41">
        <w:rPr>
          <w:rFonts w:cs="Times New Roman"/>
        </w:rPr>
        <w:t>y</w:t>
      </w:r>
      <w:r w:rsidR="00414F71" w:rsidRPr="00486B41">
        <w:rPr>
          <w:rFonts w:cs="Times New Roman"/>
        </w:rPr>
        <w:t xml:space="preserve"> </w:t>
      </w:r>
      <w:r w:rsidR="00B6213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co-repressor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complexes.</w:t>
      </w:r>
      <w:r w:rsidR="00414F71" w:rsidRPr="00486B41">
        <w:rPr>
          <w:rFonts w:cs="Times New Roman"/>
        </w:rPr>
        <w:t xml:space="preserve"> </w:t>
      </w:r>
      <w:r w:rsidR="00637370" w:rsidRPr="00486B41">
        <w:rPr>
          <w:rFonts w:cs="Times New Roman"/>
        </w:rPr>
        <w:t>EBNA3</w:t>
      </w:r>
      <w:r w:rsidR="005A5A23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637370" w:rsidRPr="00486B41">
        <w:rPr>
          <w:rFonts w:cs="Times New Roman"/>
        </w:rPr>
        <w:t>associate</w:t>
      </w:r>
      <w:r w:rsidR="00414F71" w:rsidRPr="00486B41">
        <w:rPr>
          <w:rFonts w:cs="Times New Roman"/>
        </w:rPr>
        <w:t xml:space="preserve"> </w:t>
      </w:r>
      <w:r w:rsidR="0063737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A5A23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co-repressor</w:t>
      </w:r>
      <w:r w:rsidR="00637370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(CtBP),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Sin3A,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NCoR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deacetylases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HDAC-1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A0D68" w:rsidRPr="00486B41">
        <w:rPr>
          <w:rFonts w:cs="Times New Roman"/>
        </w:rPr>
        <w:t>2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627</w:t>
      </w:r>
      <w:r w:rsidR="00414F71" w:rsidRPr="00486B41">
        <w:rPr>
          <w:rFonts w:cs="Times New Roman"/>
        </w:rPr>
        <w:t xml:space="preserve"> </w:t>
      </w:r>
      <w:r w:rsidR="00116181" w:rsidRPr="00486B41">
        <w:rPr>
          <w:rFonts w:cs="Times New Roman"/>
          <w:snapToGrid w:val="0"/>
        </w:rPr>
        <w:t>Th</w:t>
      </w:r>
      <w:r w:rsidR="00FA7839" w:rsidRPr="00486B41">
        <w:rPr>
          <w:rFonts w:cs="Times New Roman"/>
          <w:snapToGrid w:val="0"/>
        </w:rPr>
        <w:t>e</w:t>
      </w:r>
      <w:r w:rsidR="00414F71" w:rsidRPr="00486B41">
        <w:rPr>
          <w:rFonts w:cs="Times New Roman"/>
          <w:snapToGrid w:val="0"/>
        </w:rPr>
        <w:t xml:space="preserve"> </w:t>
      </w:r>
      <w:r w:rsidR="001B755C" w:rsidRPr="00486B41">
        <w:rPr>
          <w:rFonts w:eastAsia="MS Mincho" w:cs="Times New Roman"/>
          <w:bCs/>
        </w:rPr>
        <w:t>EBNA3A</w:t>
      </w:r>
      <w:r w:rsidR="00414F71" w:rsidRPr="00486B41">
        <w:rPr>
          <w:rFonts w:eastAsia="MS Mincho" w:cs="Times New Roman"/>
          <w:bCs/>
        </w:rPr>
        <w:t xml:space="preserve"> </w:t>
      </w:r>
      <w:r w:rsidR="001B755C" w:rsidRPr="00486B41">
        <w:rPr>
          <w:rFonts w:eastAsia="MS Mincho" w:cs="Times New Roman"/>
          <w:bCs/>
        </w:rPr>
        <w:t>and</w:t>
      </w:r>
      <w:r w:rsidR="00414F71" w:rsidRPr="00486B41">
        <w:rPr>
          <w:rFonts w:eastAsia="MS Mincho" w:cs="Times New Roman"/>
          <w:bCs/>
        </w:rPr>
        <w:t xml:space="preserve"> </w:t>
      </w:r>
      <w:r w:rsidR="001B755C" w:rsidRPr="00486B41">
        <w:rPr>
          <w:rFonts w:eastAsia="MS Mincho" w:cs="Times New Roman"/>
          <w:bCs/>
        </w:rPr>
        <w:t>EBNA3C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region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that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associates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with</w:t>
      </w:r>
      <w:r w:rsidR="00414F71" w:rsidRPr="00486B41">
        <w:rPr>
          <w:rFonts w:eastAsia="MS Mincho" w:cs="Times New Roman"/>
          <w:bCs/>
        </w:rPr>
        <w:t xml:space="preserve"> </w:t>
      </w:r>
      <w:r w:rsidR="00FA7839" w:rsidRPr="00486B41">
        <w:rPr>
          <w:rFonts w:eastAsia="MS Mincho" w:cs="Times New Roman"/>
          <w:bCs/>
        </w:rPr>
        <w:t>C</w:t>
      </w:r>
      <w:r w:rsidR="009E319A" w:rsidRPr="00486B41">
        <w:rPr>
          <w:rFonts w:eastAsia="MS Mincho" w:cs="Times New Roman"/>
          <w:bCs/>
        </w:rPr>
        <w:t>t</w:t>
      </w:r>
      <w:r w:rsidR="00FA7839" w:rsidRPr="00486B41">
        <w:rPr>
          <w:rFonts w:eastAsia="MS Mincho" w:cs="Times New Roman"/>
          <w:bCs/>
        </w:rPr>
        <w:t>BP1</w:t>
      </w:r>
      <w:r w:rsidR="00414F71" w:rsidRPr="00486B41">
        <w:rPr>
          <w:rFonts w:eastAsia="MS Mincho" w:cs="Times New Roman"/>
          <w:bCs/>
        </w:rPr>
        <w:t xml:space="preserve"> </w:t>
      </w:r>
      <w:r w:rsidR="001B755C" w:rsidRPr="00486B41">
        <w:rPr>
          <w:rFonts w:eastAsia="MS Mincho" w:cs="Times New Roman"/>
          <w:bCs/>
        </w:rPr>
        <w:t>is</w:t>
      </w:r>
      <w:r w:rsidR="00414F71" w:rsidRPr="00486B41">
        <w:rPr>
          <w:rFonts w:eastAsia="MS Mincho" w:cs="Times New Roman"/>
          <w:bCs/>
        </w:rPr>
        <w:t xml:space="preserve"> </w:t>
      </w:r>
      <w:r w:rsidR="001B755C" w:rsidRPr="00486B41">
        <w:rPr>
          <w:rFonts w:eastAsia="MS Mincho" w:cs="Times New Roman"/>
          <w:bCs/>
        </w:rPr>
        <w:t>required</w:t>
      </w:r>
      <w:r w:rsidR="00414F71" w:rsidRPr="00486B41">
        <w:rPr>
          <w:rFonts w:eastAsia="MS Mincho" w:cs="Times New Roman"/>
          <w:bCs/>
        </w:rPr>
        <w:t xml:space="preserve"> </w:t>
      </w:r>
      <w:r w:rsidR="001B755C" w:rsidRPr="00486B41">
        <w:rPr>
          <w:rFonts w:eastAsia="MS Mincho" w:cs="Times New Roman"/>
          <w:bCs/>
        </w:rPr>
        <w:t>for</w:t>
      </w:r>
      <w:r w:rsidR="00414F71" w:rsidRPr="00486B41">
        <w:rPr>
          <w:rFonts w:eastAsia="MS Mincho" w:cs="Times New Roman"/>
          <w:bCs/>
        </w:rPr>
        <w:t xml:space="preserve"> </w:t>
      </w:r>
      <w:r w:rsidR="001B755C" w:rsidRPr="00486B41">
        <w:rPr>
          <w:rFonts w:eastAsia="MS Mincho" w:cs="Times New Roman"/>
          <w:bCs/>
        </w:rPr>
        <w:t>LCL</w:t>
      </w:r>
      <w:r w:rsidR="00414F71" w:rsidRPr="00486B41">
        <w:rPr>
          <w:rFonts w:eastAsia="MS Mincho" w:cs="Times New Roman"/>
          <w:bCs/>
        </w:rPr>
        <w:t xml:space="preserve"> </w:t>
      </w:r>
      <w:r w:rsidR="001B755C" w:rsidRPr="00486B41">
        <w:rPr>
          <w:rFonts w:eastAsia="MS Mincho" w:cs="Times New Roman"/>
          <w:bCs/>
        </w:rPr>
        <w:t>growth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388</w:t>
      </w:r>
      <w:r w:rsidR="009052E2" w:rsidRPr="00486B41">
        <w:rPr>
          <w:rFonts w:eastAsia="MS Mincho" w:cs="Times New Roman"/>
          <w:bCs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672</w:t>
      </w:r>
      <w:r w:rsidR="00414F71" w:rsidRPr="00486B41">
        <w:rPr>
          <w:rFonts w:eastAsia="MS Mincho" w:cs="Times New Roman"/>
          <w:bCs/>
        </w:rPr>
        <w:t xml:space="preserve"> </w:t>
      </w:r>
      <w:r w:rsidR="00B03AC1" w:rsidRPr="00486B41">
        <w:rPr>
          <w:rFonts w:eastAsia="MS Mincho" w:cs="Times New Roman"/>
          <w:bCs/>
        </w:rPr>
        <w:t>CtBP1</w:t>
      </w:r>
      <w:r w:rsidR="00414F71" w:rsidRPr="00486B41">
        <w:rPr>
          <w:rFonts w:cs="Times New Roman"/>
          <w:snapToGrid w:val="0"/>
        </w:rPr>
        <w:t xml:space="preserve"> </w:t>
      </w:r>
      <w:r w:rsidR="00B6213D"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for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LCL</w:t>
      </w:r>
      <w:r w:rsidR="00B6213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but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not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Burkitt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growth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FA7839" w:rsidRPr="00486B41">
        <w:rPr>
          <w:rFonts w:cs="Times New Roman"/>
          <w:snapToGrid w:val="0"/>
        </w:rPr>
        <w:t>survival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443</w:t>
      </w:r>
      <w:r w:rsidR="00414F71" w:rsidRPr="00486B41">
        <w:rPr>
          <w:rFonts w:cs="Times New Roman"/>
          <w:snapToGrid w:val="0"/>
        </w:rPr>
        <w:t xml:space="preserve"> </w:t>
      </w:r>
      <w:r w:rsidR="00282916" w:rsidRPr="00486B41">
        <w:rPr>
          <w:rFonts w:cs="Times New Roman"/>
          <w:snapToGrid w:val="0"/>
        </w:rPr>
        <w:t>EBNA3A</w:t>
      </w:r>
      <w:r w:rsidR="00414F71" w:rsidRPr="00486B41">
        <w:rPr>
          <w:rFonts w:cs="Times New Roman"/>
          <w:snapToGrid w:val="0"/>
        </w:rPr>
        <w:t xml:space="preserve"> </w:t>
      </w:r>
      <w:r w:rsidR="00282916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5264EF" w:rsidRPr="00486B41">
        <w:rPr>
          <w:rFonts w:cs="Times New Roman"/>
          <w:snapToGrid w:val="0"/>
        </w:rPr>
        <w:t>EBNA</w:t>
      </w:r>
      <w:r w:rsidR="00282916" w:rsidRPr="00486B41">
        <w:rPr>
          <w:rFonts w:cs="Times New Roman"/>
          <w:snapToGrid w:val="0"/>
        </w:rPr>
        <w:t>3C</w:t>
      </w:r>
      <w:r w:rsidR="00414F71" w:rsidRPr="00486B41">
        <w:rPr>
          <w:rFonts w:cs="Times New Roman"/>
          <w:snapToGrid w:val="0"/>
        </w:rPr>
        <w:t xml:space="preserve"> </w:t>
      </w:r>
      <w:r w:rsidR="00282916" w:rsidRPr="00486B41">
        <w:rPr>
          <w:rFonts w:cs="Times New Roman"/>
          <w:snapToGrid w:val="0"/>
        </w:rPr>
        <w:t>recruit</w:t>
      </w:r>
      <w:r w:rsidR="00414F71" w:rsidRPr="00486B41">
        <w:rPr>
          <w:rFonts w:cs="Times New Roman"/>
          <w:snapToGrid w:val="0"/>
        </w:rPr>
        <w:t xml:space="preserve"> </w:t>
      </w:r>
      <w:r w:rsidR="00282916" w:rsidRPr="00486B41">
        <w:rPr>
          <w:rFonts w:cs="Times New Roman"/>
          <w:snapToGrid w:val="0"/>
        </w:rPr>
        <w:t>C</w:t>
      </w:r>
      <w:r w:rsidR="009E319A" w:rsidRPr="00486B41">
        <w:rPr>
          <w:rFonts w:cs="Times New Roman"/>
          <w:snapToGrid w:val="0"/>
        </w:rPr>
        <w:t>t</w:t>
      </w:r>
      <w:r w:rsidR="00282916" w:rsidRPr="00486B41">
        <w:rPr>
          <w:rFonts w:cs="Times New Roman"/>
          <w:snapToGrid w:val="0"/>
        </w:rPr>
        <w:t>BP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mimicking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“PLDLS”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domains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that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mediate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association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between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CtBP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transcription</w:t>
      </w:r>
      <w:r w:rsidR="00414F71" w:rsidRPr="00486B41">
        <w:rPr>
          <w:rFonts w:cs="Times New Roman"/>
          <w:snapToGrid w:val="0"/>
        </w:rPr>
        <w:t xml:space="preserve"> </w:t>
      </w:r>
      <w:r w:rsidR="009E319A" w:rsidRPr="00486B41">
        <w:rPr>
          <w:rFonts w:cs="Times New Roman"/>
          <w:snapToGrid w:val="0"/>
        </w:rPr>
        <w:t>co-repressors</w:t>
      </w:r>
      <w:r w:rsidR="009E319A" w:rsidRPr="00486B41">
        <w:rPr>
          <w:rFonts w:eastAsia="MS Mincho" w:cs="Times New Roman"/>
          <w:bCs/>
        </w:rPr>
        <w:t>.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EBNA3</w:t>
      </w:r>
      <w:r w:rsidR="005264EF" w:rsidRPr="00486B41">
        <w:rPr>
          <w:rFonts w:eastAsia="MS Mincho" w:cs="Times New Roman"/>
          <w:bCs/>
        </w:rPr>
        <w:t>s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association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with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C</w:t>
      </w:r>
      <w:r w:rsidR="009F3071" w:rsidRPr="00486B41">
        <w:rPr>
          <w:rFonts w:eastAsia="MS Mincho" w:cs="Times New Roman"/>
          <w:bCs/>
        </w:rPr>
        <w:t>t</w:t>
      </w:r>
      <w:r w:rsidR="005A5A23" w:rsidRPr="00486B41">
        <w:rPr>
          <w:rFonts w:eastAsia="MS Mincho" w:cs="Times New Roman"/>
          <w:bCs/>
        </w:rPr>
        <w:t>BP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is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important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for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the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assembly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eastAsia="MS Mincho" w:cs="Times New Roman"/>
          <w:bCs/>
        </w:rPr>
        <w:t>of</w:t>
      </w:r>
      <w:r w:rsidR="00414F71" w:rsidRPr="00486B41">
        <w:rPr>
          <w:rFonts w:eastAsia="MS Mincho" w:cs="Times New Roman"/>
          <w:bCs/>
        </w:rPr>
        <w:t xml:space="preserve"> </w:t>
      </w:r>
      <w:r w:rsidR="005A5A23" w:rsidRPr="00486B41">
        <w:rPr>
          <w:rFonts w:cs="Times New Roman"/>
        </w:rPr>
        <w:t>p</w:t>
      </w:r>
      <w:r w:rsidR="00373435" w:rsidRPr="00486B41">
        <w:rPr>
          <w:rFonts w:cs="Times New Roman"/>
        </w:rPr>
        <w:t>olycomb</w:t>
      </w:r>
      <w:r w:rsidR="00414F71" w:rsidRPr="00486B41">
        <w:rPr>
          <w:rFonts w:cs="Times New Roman"/>
        </w:rPr>
        <w:t xml:space="preserve"> </w:t>
      </w:r>
      <w:r w:rsidR="005A5A23" w:rsidRPr="00486B41">
        <w:rPr>
          <w:rFonts w:cs="Times New Roman"/>
        </w:rPr>
        <w:t>repess</w:t>
      </w:r>
      <w:r w:rsidR="009F3071" w:rsidRPr="00486B41">
        <w:rPr>
          <w:rFonts w:cs="Times New Roman"/>
        </w:rPr>
        <w:t>ive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(PRC2)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sites,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F2B18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DF2B18" w:rsidRPr="00486B41">
        <w:rPr>
          <w:rFonts w:cs="Times New Roman"/>
        </w:rPr>
        <w:t>methyl</w:t>
      </w:r>
      <w:r w:rsidR="00414F71" w:rsidRPr="00486B41">
        <w:rPr>
          <w:rFonts w:cs="Times New Roman"/>
        </w:rPr>
        <w:t xml:space="preserve"> </w:t>
      </w:r>
      <w:r w:rsidR="00DF2B18" w:rsidRPr="00486B41">
        <w:rPr>
          <w:rFonts w:cs="Times New Roman"/>
        </w:rPr>
        <w:t>transferase</w:t>
      </w:r>
      <w:r w:rsidR="00414F71" w:rsidRPr="00486B41">
        <w:rPr>
          <w:rFonts w:cs="Times New Roman"/>
        </w:rPr>
        <w:t xml:space="preserve"> </w:t>
      </w:r>
      <w:r w:rsidR="00DF2B18" w:rsidRPr="00486B41">
        <w:rPr>
          <w:rFonts w:cs="Times New Roman"/>
        </w:rPr>
        <w:t>subunit</w:t>
      </w:r>
      <w:r w:rsidR="00414F71" w:rsidRPr="00486B41">
        <w:rPr>
          <w:rFonts w:cs="Times New Roman"/>
        </w:rPr>
        <w:t xml:space="preserve"> </w:t>
      </w:r>
      <w:r w:rsidR="00DF2B18" w:rsidRPr="00486B41">
        <w:rPr>
          <w:rFonts w:cs="Times New Roman"/>
        </w:rPr>
        <w:t>EZH2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deposits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lysine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27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trimethyl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(H3K27me3)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marks</w:t>
      </w:r>
      <w:r w:rsidR="00FE4E18" w:rsidRPr="00486B41">
        <w:rPr>
          <w:rFonts w:cs="Times New Roman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11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H3K27me3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264EF" w:rsidRPr="00486B41">
        <w:rPr>
          <w:rFonts w:cs="Times New Roman"/>
        </w:rPr>
        <w:t>EBNA</w:t>
      </w:r>
      <w:r w:rsidR="002906B6"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="002906B6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proximal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start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genes,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373435" w:rsidRPr="00486B41">
        <w:rPr>
          <w:rFonts w:cs="Times New Roman"/>
          <w:i/>
        </w:rPr>
        <w:t>BCL2L11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556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789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acetylatransferase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p30</w:t>
      </w:r>
      <w:r w:rsidR="00E76F68" w:rsidRPr="00486B41">
        <w:rPr>
          <w:rFonts w:cs="Times New Roman"/>
        </w:rPr>
        <w:t>0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IRF3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limit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interferon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beta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interferon</w:t>
      </w:r>
      <w:r w:rsidR="00414F71" w:rsidRPr="00486B41">
        <w:rPr>
          <w:rFonts w:cs="Times New Roman"/>
        </w:rPr>
        <w:t xml:space="preserve"> </w:t>
      </w:r>
      <w:r w:rsidR="00567875" w:rsidRPr="00486B41">
        <w:rPr>
          <w:rFonts w:cs="Times New Roman"/>
        </w:rPr>
        <w:t>signaling.</w:t>
      </w:r>
      <w:r w:rsidR="009052E2" w:rsidRPr="00486B41">
        <w:rPr>
          <w:rStyle w:val="citebib"/>
          <w:rFonts w:cs="Times New Roman"/>
          <w:vertAlign w:val="superscript"/>
        </w:rPr>
        <w:t>378</w:t>
      </w:r>
    </w:p>
    <w:p w14:paraId="38546C8F" w14:textId="08DC4188" w:rsidR="003F5C5F" w:rsidRPr="00486B41" w:rsidRDefault="0081446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ChIP-Seq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9F3071" w:rsidRPr="00486B41">
        <w:rPr>
          <w:rFonts w:cs="Times New Roman"/>
        </w:rPr>
        <w:t>sites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&gt;13,000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LCLs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64%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4E5726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H3K4me1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H3K27ac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RUNX3,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BATF,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IRF4,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ATF2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enriched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DE3CC9" w:rsidRPr="00486B41">
        <w:rPr>
          <w:rFonts w:cs="Times New Roman"/>
        </w:rPr>
        <w:t>sites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A74F6"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ChIP-seq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strongest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BATF/IRF4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ATF-Interferon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AICE)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SPI1/IRF4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ETS-Interferon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EICE).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ChIP-seq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10,000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</w:t>
      </w:r>
      <w:r w:rsidR="005264EF" w:rsidRPr="00486B41">
        <w:rPr>
          <w:rFonts w:cs="Times New Roman"/>
        </w:rPr>
        <w:t>r</w:t>
      </w:r>
      <w:r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11%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weakly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644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enriched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occupied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DE3CC9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</w:t>
      </w:r>
      <w:r w:rsidR="00DE3CC9" w:rsidRPr="00486B41">
        <w:rPr>
          <w:rFonts w:cs="Times New Roman"/>
        </w:rPr>
        <w:t>o</w:t>
      </w:r>
      <w:r w:rsidRPr="00486B41">
        <w:rPr>
          <w:rFonts w:cs="Times New Roman"/>
        </w:rPr>
        <w:t>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471</w:t>
      </w:r>
      <w:r w:rsidR="00414F71" w:rsidRPr="00486B41">
        <w:rPr>
          <w:rFonts w:cs="Times New Roman"/>
        </w:rPr>
        <w:t xml:space="preserve"> </w:t>
      </w:r>
    </w:p>
    <w:p w14:paraId="19D580B8" w14:textId="7B048B01" w:rsidR="00943D8F" w:rsidRPr="00486B41" w:rsidRDefault="00766091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EBNA3s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activators,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concert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B6213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PU.1/SPI1</w:t>
      </w:r>
      <w:r w:rsidR="009052E2" w:rsidRPr="00486B41">
        <w:rPr>
          <w:rStyle w:val="citebib"/>
          <w:rFonts w:cs="Times New Roman"/>
          <w:vertAlign w:val="superscript"/>
        </w:rPr>
        <w:t>820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acetyltransferase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p300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146</w:t>
      </w:r>
      <w:r w:rsidR="00414F71" w:rsidRPr="00486B41">
        <w:rPr>
          <w:rFonts w:cs="Times New Roman"/>
        </w:rPr>
        <w:t xml:space="preserve"> </w:t>
      </w:r>
      <w:r w:rsidR="00943D8F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EBNA3C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leucine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zipper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interacts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vitro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PU.1-Ets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domain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appears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upregulate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transcription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through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promoter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PU.1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binding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site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820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EBNA3C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effect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independent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RBP-Jκ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binding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site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promoter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RBP-Jκ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interaction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domain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EBNA3C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820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Furthermore,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EBNA3C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fully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coactivates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0E1B23" w:rsidRPr="00486B41">
        <w:rPr>
          <w:rFonts w:cs="Times New Roman"/>
          <w:snapToGrid w:val="0"/>
        </w:rPr>
        <w:t>an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EBNA2</w:t>
      </w:r>
      <w:r w:rsidR="00414F71" w:rsidRPr="00486B41">
        <w:rPr>
          <w:rFonts w:cs="Times New Roman"/>
          <w:snapToGrid w:val="0"/>
        </w:rPr>
        <w:t xml:space="preserve"> </w:t>
      </w:r>
      <w:r w:rsidR="000E1B23" w:rsidRPr="00486B41">
        <w:rPr>
          <w:rFonts w:cs="Times New Roman"/>
          <w:snapToGrid w:val="0"/>
        </w:rPr>
        <w:t>mutant</w:t>
      </w:r>
      <w:r w:rsidR="00414F71" w:rsidRPr="00486B41">
        <w:rPr>
          <w:rFonts w:cs="Times New Roman"/>
          <w:snapToGrid w:val="0"/>
        </w:rPr>
        <w:t xml:space="preserve"> </w:t>
      </w:r>
      <w:r w:rsidR="000E1B23" w:rsidRPr="00486B41">
        <w:rPr>
          <w:rFonts w:cs="Times New Roman"/>
          <w:snapToGrid w:val="0"/>
        </w:rPr>
        <w:t>that</w:t>
      </w:r>
      <w:r w:rsidR="00414F71" w:rsidRPr="00486B41">
        <w:rPr>
          <w:rFonts w:cs="Times New Roman"/>
          <w:snapToGrid w:val="0"/>
        </w:rPr>
        <w:t xml:space="preserve"> </w:t>
      </w:r>
      <w:r w:rsidR="000E1B23" w:rsidRPr="00486B41">
        <w:rPr>
          <w:rFonts w:cs="Times New Roman"/>
          <w:snapToGrid w:val="0"/>
        </w:rPr>
        <w:t>does</w:t>
      </w:r>
      <w:r w:rsidR="00414F71" w:rsidRPr="00486B41">
        <w:rPr>
          <w:rFonts w:cs="Times New Roman"/>
          <w:snapToGrid w:val="0"/>
        </w:rPr>
        <w:t xml:space="preserve"> </w:t>
      </w:r>
      <w:r w:rsidR="000E1B23" w:rsidRPr="00486B41">
        <w:rPr>
          <w:rFonts w:cs="Times New Roman"/>
          <w:snapToGrid w:val="0"/>
        </w:rPr>
        <w:t>n</w:t>
      </w:r>
      <w:r w:rsidR="00943D8F" w:rsidRPr="00486B41">
        <w:rPr>
          <w:rFonts w:cs="Times New Roman"/>
          <w:snapToGrid w:val="0"/>
        </w:rPr>
        <w:t>ot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interact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943D8F" w:rsidRPr="00486B41">
        <w:rPr>
          <w:rFonts w:cs="Times New Roman"/>
          <w:snapToGrid w:val="0"/>
        </w:rPr>
        <w:t>RBP-Jκ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412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Interestingly,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EBNA3C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associates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host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transcription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repressor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CtBP,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can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lead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either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repression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or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activation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host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genes.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latter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case,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EBNA3C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recruited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host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genomic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sites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pre-existing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CtBP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occupancy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disrupts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their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repression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="00CC6970" w:rsidRPr="00486B41">
        <w:rPr>
          <w:rFonts w:cs="Times New Roman"/>
          <w:snapToGrid w:val="0"/>
        </w:rPr>
        <w:t>CtBP</w:t>
      </w:r>
      <w:r w:rsidR="005E10F1" w:rsidRPr="00486B41">
        <w:rPr>
          <w:rFonts w:cs="Times New Roman"/>
          <w:snapToGrid w:val="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545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proofErr w:type="gramStart"/>
      <w:r w:rsidR="005E10F1" w:rsidRPr="00486B41">
        <w:rPr>
          <w:rFonts w:cs="Times New Roman"/>
          <w:snapToGrid w:val="0"/>
        </w:rPr>
        <w:t>contrast,</w:t>
      </w:r>
      <w:proofErr w:type="gramEnd"/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EBNA3C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promotes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ubiquitin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mediated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degradation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transcription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repressor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BCL6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together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host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encoded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E3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ligase</w:t>
      </w:r>
      <w:r w:rsidR="00414F71" w:rsidRPr="00486B41">
        <w:rPr>
          <w:rFonts w:cs="Times New Roman"/>
          <w:snapToGrid w:val="0"/>
        </w:rPr>
        <w:t xml:space="preserve"> </w:t>
      </w:r>
      <w:r w:rsidR="005E10F1" w:rsidRPr="00486B41">
        <w:rPr>
          <w:rFonts w:cs="Times New Roman"/>
          <w:snapToGrid w:val="0"/>
        </w:rPr>
        <w:t>FBXO11.</w:t>
      </w:r>
      <w:r w:rsidR="009052E2" w:rsidRPr="00486B41">
        <w:rPr>
          <w:rStyle w:val="citebib"/>
          <w:rFonts w:cs="Times New Roman"/>
          <w:vertAlign w:val="superscript"/>
        </w:rPr>
        <w:t>703</w:t>
      </w:r>
      <w:r w:rsidR="00414F71" w:rsidRPr="00486B41">
        <w:rPr>
          <w:rFonts w:cs="Times New Roman"/>
          <w:snapToGrid w:val="0"/>
        </w:rPr>
        <w:t xml:space="preserve"> </w:t>
      </w:r>
    </w:p>
    <w:p w14:paraId="2EB7D35C" w14:textId="1EEEEFB0" w:rsidR="006566D1" w:rsidRPr="00486B41" w:rsidRDefault="00A2072F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versus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knockout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microarray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&gt;1000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deficiency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apparently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cooperating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EBNA3A,</w:t>
      </w:r>
      <w:r w:rsidR="00414F71" w:rsidRPr="00486B41">
        <w:rPr>
          <w:rFonts w:cs="Times New Roman"/>
        </w:rPr>
        <w:t xml:space="preserve"> </w:t>
      </w:r>
      <w:r w:rsidR="006E0388" w:rsidRPr="00486B41">
        <w:rPr>
          <w:rFonts w:cs="Times New Roman"/>
        </w:rPr>
        <w:t>EBNA</w:t>
      </w:r>
      <w:r w:rsidRPr="00486B41">
        <w:rPr>
          <w:rFonts w:cs="Times New Roman"/>
        </w:rPr>
        <w:t>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both.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profiling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167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up-regulated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129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down-regulated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established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versus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="001A455F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1A455F" w:rsidRPr="00486B41">
        <w:rPr>
          <w:rFonts w:cs="Times New Roman"/>
        </w:rPr>
        <w:t>virus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264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EBNA3A-regulated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enriched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previously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being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8F2C8E" w:rsidRPr="00486B41">
        <w:rPr>
          <w:rFonts w:cs="Times New Roman"/>
        </w:rPr>
        <w:t>EBNA2.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Likewise,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550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1.5</w:t>
      </w:r>
      <w:r w:rsidR="00B6213D" w:rsidRPr="00486B41">
        <w:rPr>
          <w:rFonts w:cs="Times New Roman"/>
        </w:rPr>
        <w:t>-</w:t>
      </w:r>
      <w:r w:rsidR="005D4815" w:rsidRPr="00486B41">
        <w:rPr>
          <w:rFonts w:cs="Times New Roman"/>
        </w:rPr>
        <w:t>fold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differentially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conditional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inactivation</w:t>
      </w:r>
      <w:r w:rsidR="005D481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overlapped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D4815" w:rsidRPr="00486B41">
        <w:rPr>
          <w:rFonts w:cs="Times New Roman"/>
        </w:rPr>
        <w:t>EBNA3A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817</w:t>
      </w:r>
      <w:r w:rsidR="00414F71" w:rsidRPr="00486B41">
        <w:rPr>
          <w:rFonts w:cs="Times New Roman"/>
        </w:rPr>
        <w:t xml:space="preserve"> </w:t>
      </w:r>
    </w:p>
    <w:p w14:paraId="5D3432F5" w14:textId="644E8075" w:rsidR="007521CD" w:rsidRPr="00486B41" w:rsidRDefault="0047752B" w:rsidP="00CC1D3F">
      <w:pPr>
        <w:pStyle w:val="TXT"/>
        <w:rPr>
          <w:rFonts w:eastAsia="MS Mincho" w:cs="Times New Roman"/>
        </w:rPr>
      </w:pPr>
      <w:r w:rsidRPr="00486B41">
        <w:rPr>
          <w:rFonts w:cs="Times New Roman"/>
        </w:rPr>
        <w:lastRenderedPageBreak/>
        <w:t>EBNA3A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</w:t>
      </w:r>
      <w:r w:rsidR="00300A6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00A61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300A61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300A61" w:rsidRPr="00486B41">
        <w:rPr>
          <w:rFonts w:cs="Times New Roman"/>
        </w:rPr>
        <w:t>EBNA3B,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LCLs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730</w:t>
      </w:r>
      <w:r w:rsidR="008825F1" w:rsidRPr="00486B41">
        <w:rPr>
          <w:rFonts w:cs="Times New Roman"/>
          <w:noProof/>
          <w:vertAlign w:val="superscript"/>
        </w:rPr>
        <w:t>,</w:t>
      </w:r>
      <w:r w:rsidR="00470A48" w:rsidRPr="00486B41">
        <w:rPr>
          <w:rStyle w:val="citebib"/>
          <w:rFonts w:cs="Times New Roman"/>
          <w:vertAlign w:val="superscript"/>
        </w:rPr>
        <w:t>11</w:t>
      </w:r>
      <w:r w:rsidR="008825F1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627</w:t>
      </w:r>
      <w:r w:rsidR="00414F71" w:rsidRPr="00486B41">
        <w:rPr>
          <w:rFonts w:cs="Times New Roman"/>
        </w:rPr>
        <w:t xml:space="preserve"> </w:t>
      </w:r>
      <w:r w:rsidR="005955A0" w:rsidRPr="00486B41">
        <w:rPr>
          <w:rFonts w:cs="Times New Roman"/>
        </w:rPr>
        <w:t>EBNA</w:t>
      </w:r>
      <w:r w:rsidR="00552DD6" w:rsidRPr="00486B41">
        <w:rPr>
          <w:rFonts w:cs="Times New Roman"/>
        </w:rPr>
        <w:t>3A</w:t>
      </w:r>
      <w:r w:rsidR="00414F71" w:rsidRPr="00486B41">
        <w:rPr>
          <w:rFonts w:cs="Times New Roman"/>
        </w:rPr>
        <w:t xml:space="preserve"> </w:t>
      </w:r>
      <w:r w:rsidR="005955A0" w:rsidRPr="00486B41">
        <w:rPr>
          <w:rFonts w:cs="Times New Roman"/>
        </w:rPr>
        <w:t>KO</w:t>
      </w:r>
      <w:r w:rsidR="00414F71" w:rsidRPr="00486B41">
        <w:rPr>
          <w:rFonts w:cs="Times New Roman"/>
        </w:rPr>
        <w:t xml:space="preserve"> </w:t>
      </w:r>
      <w:r w:rsidR="006E0388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6E0388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attenuate</w:t>
      </w:r>
      <w:r w:rsidR="006E0388" w:rsidRPr="00486B41">
        <w:rPr>
          <w:rFonts w:cs="Times New Roman"/>
        </w:rPr>
        <w:t>d</w:t>
      </w:r>
      <w:r w:rsidR="00414F71" w:rsidRPr="00486B41">
        <w:rPr>
          <w:rFonts w:cs="Times New Roman"/>
        </w:rPr>
        <w:t xml:space="preserve"> </w:t>
      </w:r>
      <w:r w:rsidR="006E0388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give</w:t>
      </w:r>
      <w:r w:rsidR="005955A0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rise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rates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264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Conditional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inactivation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accumulation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A4C14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EA4C14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EA4C14"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="00552DD6" w:rsidRPr="00486B41">
        <w:rPr>
          <w:rFonts w:cs="Times New Roman"/>
        </w:rPr>
        <w:t>p16(INK4A)</w:t>
      </w:r>
      <w:r w:rsidR="00AD52B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A4C14" w:rsidRPr="00486B41">
        <w:rPr>
          <w:rFonts w:cs="Times New Roman"/>
        </w:rPr>
        <w:t>p14(ARF)</w:t>
      </w:r>
      <w:r w:rsidR="00AD52B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A4C14" w:rsidRPr="00486B41">
        <w:rPr>
          <w:rFonts w:cs="Times New Roman"/>
        </w:rPr>
        <w:t>p53</w:t>
      </w:r>
      <w:r w:rsidR="00414F71" w:rsidRPr="00486B41">
        <w:rPr>
          <w:rFonts w:cs="Times New Roman"/>
        </w:rPr>
        <w:t xml:space="preserve"> </w:t>
      </w:r>
      <w:r w:rsidR="00AD52B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D52B6" w:rsidRPr="00486B41">
        <w:rPr>
          <w:rFonts w:cs="Times New Roman"/>
        </w:rPr>
        <w:t>hypophosphorylation</w:t>
      </w:r>
      <w:r w:rsidR="00414F71" w:rsidRPr="00486B41">
        <w:rPr>
          <w:rFonts w:cs="Times New Roman"/>
        </w:rPr>
        <w:t xml:space="preserve"> </w:t>
      </w:r>
      <w:r w:rsidR="00AD52B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D52B6" w:rsidRPr="00486B41">
        <w:rPr>
          <w:rFonts w:cs="Times New Roman"/>
        </w:rPr>
        <w:t>Rb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462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817</w:t>
      </w:r>
      <w:r w:rsidR="00414F71" w:rsidRPr="00486B41">
        <w:rPr>
          <w:rFonts w:cs="Times New Roman"/>
        </w:rPr>
        <w:t xml:space="preserve"> </w:t>
      </w:r>
      <w:r w:rsidR="00A2072F" w:rsidRPr="00486B41">
        <w:rPr>
          <w:rFonts w:cs="Times New Roman"/>
        </w:rPr>
        <w:t>Similarly,</w:t>
      </w:r>
      <w:r w:rsidR="00414F71" w:rsidRPr="00486B41">
        <w:rPr>
          <w:rFonts w:cs="Times New Roman"/>
        </w:rPr>
        <w:t xml:space="preserve"> </w:t>
      </w:r>
      <w:r w:rsidR="00677342" w:rsidRPr="00486B41">
        <w:rPr>
          <w:rFonts w:eastAsia="MS Mincho" w:cs="Times New Roman"/>
        </w:rPr>
        <w:t>EBNA3A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or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3C</w:t>
      </w:r>
      <w:r w:rsidR="00414F71" w:rsidRPr="00486B41">
        <w:rPr>
          <w:rFonts w:eastAsia="MS Mincho" w:cs="Times New Roman"/>
        </w:rPr>
        <w:t xml:space="preserve"> </w:t>
      </w:r>
      <w:r w:rsidR="002B5F7D" w:rsidRPr="00486B41">
        <w:rPr>
          <w:rFonts w:eastAsia="MS Mincho" w:cs="Times New Roman"/>
        </w:rPr>
        <w:t>inactivation</w:t>
      </w:r>
      <w:r w:rsidR="00414F71" w:rsidRPr="00486B41">
        <w:rPr>
          <w:rFonts w:eastAsia="MS Mincho" w:cs="Times New Roman"/>
        </w:rPr>
        <w:t xml:space="preserve"> </w:t>
      </w:r>
      <w:r w:rsidR="002B5F7D" w:rsidRPr="00486B41">
        <w:rPr>
          <w:rFonts w:eastAsia="MS Mincho" w:cs="Times New Roman"/>
        </w:rPr>
        <w:t>r</w:t>
      </w:r>
      <w:r w:rsidR="00677342" w:rsidRPr="00486B41">
        <w:rPr>
          <w:rFonts w:eastAsia="MS Mincho" w:cs="Times New Roman"/>
        </w:rPr>
        <w:t>esults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active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chromatin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marks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at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p14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p16</w:t>
      </w:r>
      <w:r w:rsidR="00414F71" w:rsidRPr="00486B41">
        <w:rPr>
          <w:rFonts w:eastAsia="MS Mincho" w:cs="Times New Roman"/>
          <w:i/>
        </w:rPr>
        <w:t xml:space="preserve"> </w:t>
      </w:r>
      <w:r w:rsidR="002B5F7D" w:rsidRPr="00486B41">
        <w:rPr>
          <w:rFonts w:eastAsia="MS Mincho" w:cs="Times New Roman"/>
        </w:rPr>
        <w:t>encoding</w:t>
      </w:r>
      <w:r w:rsidR="00414F71" w:rsidRPr="00486B41">
        <w:rPr>
          <w:rFonts w:eastAsia="MS Mincho" w:cs="Times New Roman"/>
          <w:i/>
        </w:rPr>
        <w:t xml:space="preserve"> </w:t>
      </w:r>
      <w:r w:rsidR="002B5F7D" w:rsidRPr="00486B41">
        <w:rPr>
          <w:rFonts w:eastAsia="MS Mincho" w:cs="Times New Roman"/>
          <w:i/>
        </w:rPr>
        <w:t>CDKN2A</w:t>
      </w:r>
      <w:r w:rsidR="00414F71" w:rsidRPr="00486B41">
        <w:rPr>
          <w:rFonts w:eastAsia="MS Mincho" w:cs="Times New Roman"/>
        </w:rPr>
        <w:t xml:space="preserve"> </w:t>
      </w:r>
      <w:r w:rsidR="002B5F7D" w:rsidRPr="00486B41">
        <w:rPr>
          <w:rFonts w:eastAsia="MS Mincho" w:cs="Times New Roman"/>
        </w:rPr>
        <w:t>locus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308</w:t>
      </w:r>
      <w:r w:rsidR="00414F71" w:rsidRPr="00486B41">
        <w:rPr>
          <w:rFonts w:eastAsia="MS Mincho" w:cs="Times New Roman"/>
        </w:rPr>
        <w:t xml:space="preserve"> </w:t>
      </w:r>
      <w:r w:rsidR="00A2072F" w:rsidRPr="00486B41">
        <w:rPr>
          <w:rFonts w:eastAsia="MS Mincho" w:cs="Times New Roman"/>
        </w:rPr>
        <w:t>K</w:t>
      </w:r>
      <w:r w:rsidR="00677342" w:rsidRPr="00486B41">
        <w:rPr>
          <w:rFonts w:eastAsia="MS Mincho" w:cs="Times New Roman"/>
        </w:rPr>
        <w:t>nockdown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p14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or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p16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partially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rescue</w:t>
      </w:r>
      <w:r w:rsidR="006E0388" w:rsidRPr="00486B41">
        <w:rPr>
          <w:rFonts w:eastAsia="MS Mincho" w:cs="Times New Roman"/>
        </w:rPr>
        <w:t>s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LCL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growth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absence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either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EBNA3A</w:t>
      </w:r>
      <w:r w:rsidR="00414F71" w:rsidRPr="00486B41">
        <w:rPr>
          <w:rFonts w:eastAsia="MS Mincho" w:cs="Times New Roman"/>
        </w:rPr>
        <w:t xml:space="preserve"> </w:t>
      </w:r>
      <w:r w:rsidR="00677342" w:rsidRPr="00486B41">
        <w:rPr>
          <w:rFonts w:eastAsia="MS Mincho" w:cs="Times New Roman"/>
        </w:rPr>
        <w:t>or</w:t>
      </w:r>
      <w:r w:rsidR="00414F71" w:rsidRPr="00486B41">
        <w:rPr>
          <w:rFonts w:eastAsia="MS Mincho" w:cs="Times New Roman"/>
        </w:rPr>
        <w:t xml:space="preserve"> </w:t>
      </w:r>
      <w:r w:rsidR="006E0388" w:rsidRPr="00486B41">
        <w:rPr>
          <w:rFonts w:eastAsia="MS Mincho" w:cs="Times New Roman"/>
        </w:rPr>
        <w:t>EBNA</w:t>
      </w:r>
      <w:r w:rsidR="00677342" w:rsidRPr="00486B41">
        <w:rPr>
          <w:rFonts w:eastAsia="MS Mincho" w:cs="Times New Roman"/>
        </w:rPr>
        <w:t>3C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464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B-cells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obtained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from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an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individual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with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homozygous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  <w:i/>
        </w:rPr>
        <w:t>CDKN2A</w:t>
      </w:r>
      <w:r w:rsidR="00414F71" w:rsidRPr="00486B41">
        <w:rPr>
          <w:rFonts w:eastAsia="MS Mincho" w:cs="Times New Roman"/>
          <w:i/>
        </w:rPr>
        <w:t xml:space="preserve"> </w:t>
      </w:r>
      <w:r w:rsidR="007521CD" w:rsidRPr="00486B41">
        <w:rPr>
          <w:rFonts w:eastAsia="MS Mincho" w:cs="Times New Roman"/>
        </w:rPr>
        <w:t>locus</w:t>
      </w:r>
      <w:r w:rsidR="00414F71" w:rsidRPr="00486B41">
        <w:rPr>
          <w:rFonts w:eastAsia="MS Mincho" w:cs="Times New Roman"/>
        </w:rPr>
        <w:t xml:space="preserve"> </w:t>
      </w:r>
      <w:r w:rsidR="007521CD" w:rsidRPr="00486B41">
        <w:rPr>
          <w:rFonts w:eastAsia="MS Mincho" w:cs="Times New Roman"/>
        </w:rPr>
        <w:t>deletion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that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causes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p16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deficien</w:t>
      </w:r>
      <w:r w:rsidR="00427EA8" w:rsidRPr="00486B41">
        <w:rPr>
          <w:rFonts w:eastAsia="MS Mincho" w:cs="Times New Roman"/>
        </w:rPr>
        <w:t>c</w:t>
      </w:r>
      <w:r w:rsidR="00916297" w:rsidRPr="00486B41">
        <w:rPr>
          <w:rFonts w:eastAsia="MS Mincho" w:cs="Times New Roman"/>
        </w:rPr>
        <w:t>y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are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transformed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equally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well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by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wild</w:t>
      </w:r>
      <w:r w:rsidR="00AC0205" w:rsidRPr="00486B41">
        <w:rPr>
          <w:rFonts w:eastAsia="MS Mincho" w:cs="Times New Roman"/>
        </w:rPr>
        <w:t>-</w:t>
      </w:r>
      <w:r w:rsidR="00916297" w:rsidRPr="00486B41">
        <w:rPr>
          <w:rFonts w:eastAsia="MS Mincho" w:cs="Times New Roman"/>
        </w:rPr>
        <w:t>type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EBNA3C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deficient</w:t>
      </w:r>
      <w:r w:rsidR="00414F71" w:rsidRPr="00486B41">
        <w:rPr>
          <w:rFonts w:eastAsia="MS Mincho" w:cs="Times New Roman"/>
        </w:rPr>
        <w:t xml:space="preserve"> </w:t>
      </w:r>
      <w:r w:rsidR="00916297" w:rsidRPr="00486B41">
        <w:rPr>
          <w:rFonts w:eastAsia="MS Mincho" w:cs="Times New Roman"/>
        </w:rPr>
        <w:t>virus</w:t>
      </w:r>
      <w:r w:rsidR="00193028" w:rsidRPr="00486B41">
        <w:rPr>
          <w:rFonts w:eastAsia="MS Mincho" w:cs="Times New Roman"/>
        </w:rPr>
        <w:t>,</w:t>
      </w:r>
      <w:r w:rsidR="00414F71" w:rsidRPr="00486B41">
        <w:rPr>
          <w:rFonts w:eastAsia="MS Mincho" w:cs="Times New Roman"/>
        </w:rPr>
        <w:t xml:space="preserve"> </w:t>
      </w:r>
      <w:r w:rsidR="00193028" w:rsidRPr="00486B41">
        <w:rPr>
          <w:rFonts w:eastAsia="MS Mincho" w:cs="Times New Roman"/>
        </w:rPr>
        <w:t>highlighting</w:t>
      </w:r>
      <w:r w:rsidR="00414F71" w:rsidRPr="00486B41">
        <w:rPr>
          <w:rFonts w:eastAsia="MS Mincho" w:cs="Times New Roman"/>
        </w:rPr>
        <w:t xml:space="preserve"> </w:t>
      </w:r>
      <w:r w:rsidR="00193028" w:rsidRPr="00486B41">
        <w:rPr>
          <w:rFonts w:eastAsia="MS Mincho" w:cs="Times New Roman"/>
        </w:rPr>
        <w:t>an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EBNA3C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role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overcoming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p16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dependent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block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="00193028" w:rsidRPr="00486B41">
        <w:rPr>
          <w:rFonts w:eastAsia="MS Mincho" w:cs="Times New Roman"/>
        </w:rPr>
        <w:t>B-cell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proliferation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2-4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weeks</w:t>
      </w:r>
      <w:r w:rsidR="00414F71" w:rsidRPr="00486B41">
        <w:rPr>
          <w:rFonts w:eastAsia="MS Mincho" w:cs="Times New Roman"/>
        </w:rPr>
        <w:t xml:space="preserve"> </w:t>
      </w:r>
      <w:r w:rsidR="00595AEF" w:rsidRPr="00486B41">
        <w:rPr>
          <w:rFonts w:eastAsia="MS Mincho" w:cs="Times New Roman"/>
        </w:rPr>
        <w:t>post-infection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673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EBNA3C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also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induces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transcription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N6-methyladenosine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(m</w:t>
      </w:r>
      <w:r w:rsidR="009C0905" w:rsidRPr="00486B41">
        <w:rPr>
          <w:rStyle w:val="citebib"/>
          <w:rFonts w:cs="Times New Roman"/>
          <w:vertAlign w:val="superscript"/>
        </w:rPr>
        <w:t>6</w:t>
      </w:r>
      <w:r w:rsidR="009C0905" w:rsidRPr="00486B41">
        <w:rPr>
          <w:rFonts w:eastAsia="MS Mincho" w:cs="Times New Roman"/>
        </w:rPr>
        <w:t>A)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writer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METTL14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promote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B-cell</w:t>
      </w:r>
      <w:r w:rsidR="00414F71" w:rsidRPr="00486B41">
        <w:rPr>
          <w:rFonts w:eastAsia="MS Mincho" w:cs="Times New Roman"/>
        </w:rPr>
        <w:t xml:space="preserve"> </w:t>
      </w:r>
      <w:r w:rsidR="003A0E49" w:rsidRPr="00486B41">
        <w:rPr>
          <w:rFonts w:eastAsia="MS Mincho" w:cs="Times New Roman"/>
        </w:rPr>
        <w:t>transformation.</w:t>
      </w:r>
      <w:r w:rsidR="009052E2" w:rsidRPr="00486B41">
        <w:rPr>
          <w:rStyle w:val="citebib"/>
          <w:rFonts w:cs="Times New Roman"/>
          <w:vertAlign w:val="superscript"/>
        </w:rPr>
        <w:t>379</w:t>
      </w:r>
      <w:r w:rsidR="00414F71" w:rsidRPr="00486B41">
        <w:rPr>
          <w:rFonts w:eastAsia="MS Mincho" w:cs="Times New Roman"/>
        </w:rPr>
        <w:t xml:space="preserve"> </w:t>
      </w:r>
    </w:p>
    <w:p w14:paraId="3693C63C" w14:textId="22CEDFE1" w:rsidR="00F05A4F" w:rsidRPr="00486B41" w:rsidRDefault="00000117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FA0D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A0D9A" w:rsidRPr="00486B41">
        <w:rPr>
          <w:rFonts w:cs="Times New Roman"/>
        </w:rPr>
        <w:t>EBNA</w:t>
      </w:r>
      <w:r w:rsidR="004E5726" w:rsidRPr="00486B41">
        <w:rPr>
          <w:rFonts w:cs="Times New Roman"/>
        </w:rPr>
        <w:t>3</w:t>
      </w:r>
      <w:r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B03AC1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differentiation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698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c</w:t>
      </w:r>
      <w:r w:rsidRPr="00486B41">
        <w:rPr>
          <w:rFonts w:cs="Times New Roman"/>
        </w:rPr>
        <w:t>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FA0D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A0D9A" w:rsidRPr="00486B41">
        <w:rPr>
          <w:rFonts w:cs="Times New Roman"/>
        </w:rPr>
        <w:t>EBNA</w:t>
      </w:r>
      <w:r w:rsidR="00536924"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conditionally-inactivated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virus,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</w:t>
      </w:r>
      <w:r w:rsidR="00BD4C28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altogether,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initially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p</w:t>
      </w:r>
      <w:r w:rsidRPr="00486B41">
        <w:rPr>
          <w:rFonts w:cs="Times New Roman"/>
        </w:rPr>
        <w:t>roliferate</w:t>
      </w:r>
      <w:r w:rsidR="00F6487C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under</w:t>
      </w:r>
      <w:r w:rsidR="00F6487C" w:rsidRPr="00486B41">
        <w:rPr>
          <w:rFonts w:cs="Times New Roman"/>
        </w:rPr>
        <w:t>go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plasmablast</w:t>
      </w:r>
      <w:r w:rsidR="00414F71" w:rsidRPr="00486B41">
        <w:rPr>
          <w:rFonts w:cs="Times New Roman"/>
        </w:rPr>
        <w:t xml:space="preserve"> </w:t>
      </w:r>
      <w:r w:rsidR="00536924"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</w:rPr>
        <w:t>20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</w:rPr>
        <w:t>post-infection</w:t>
      </w:r>
      <w:r w:rsidR="0053692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</w:rPr>
        <w:t>suppression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00D58" w:rsidRPr="00486B41">
        <w:rPr>
          <w:rFonts w:cs="Times New Roman"/>
          <w:i/>
          <w:iCs/>
        </w:rPr>
        <w:t>BCL6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562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BLIMP1</w:t>
      </w:r>
      <w:r w:rsidR="00700D5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A2072F" w:rsidRPr="00486B41">
        <w:rPr>
          <w:rFonts w:cs="Times New Roman"/>
        </w:rPr>
        <w:t>Once</w:t>
      </w:r>
      <w:r w:rsidR="00414F71" w:rsidRPr="00486B41">
        <w:rPr>
          <w:rFonts w:cs="Times New Roman"/>
        </w:rPr>
        <w:t xml:space="preserve"> </w:t>
      </w:r>
      <w:r w:rsidR="00A2072F" w:rsidRPr="00486B41">
        <w:rPr>
          <w:rFonts w:cs="Times New Roman"/>
        </w:rPr>
        <w:t>committed</w:t>
      </w:r>
      <w:r w:rsidR="00414F71" w:rsidRPr="00486B41">
        <w:rPr>
          <w:rFonts w:cs="Times New Roman"/>
        </w:rPr>
        <w:t xml:space="preserve"> </w:t>
      </w:r>
      <w:r w:rsidR="00A2072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plasmablast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differentiation,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re-expression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EBNA3</w:t>
      </w:r>
      <w:r w:rsidR="004D757D"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="00F6487C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rescue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4D757D" w:rsidRPr="00486B41">
        <w:rPr>
          <w:rFonts w:cs="Times New Roman"/>
        </w:rPr>
        <w:t>differentiation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698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Furthermore,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otherwise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supports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LMP1-driven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B02262" w:rsidRPr="00486B41">
        <w:rPr>
          <w:rFonts w:cs="Times New Roman"/>
        </w:rPr>
        <w:t>proliferation.</w:t>
      </w:r>
      <w:r w:rsidR="009052E2" w:rsidRPr="00486B41">
        <w:rPr>
          <w:rStyle w:val="citebib"/>
          <w:rFonts w:cs="Times New Roman"/>
          <w:vertAlign w:val="superscript"/>
        </w:rPr>
        <w:t>685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="00F93845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F93845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repressing</w:t>
      </w:r>
      <w:r w:rsidR="00414F71" w:rsidRPr="00486B41">
        <w:rPr>
          <w:rFonts w:cs="Times New Roman"/>
        </w:rPr>
        <w:t xml:space="preserve"> </w:t>
      </w:r>
      <w:r w:rsidR="0010228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0228D" w:rsidRPr="00486B41">
        <w:rPr>
          <w:rFonts w:cs="Times New Roman"/>
          <w:i/>
        </w:rPr>
        <w:t>BCL2L11</w:t>
      </w:r>
      <w:r w:rsidR="00414F71" w:rsidRPr="00486B41">
        <w:rPr>
          <w:rFonts w:cs="Times New Roman"/>
        </w:rPr>
        <w:t xml:space="preserve"> </w:t>
      </w:r>
      <w:r w:rsidR="0010228D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BIM.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co-occupy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assemble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PRC2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F93845"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="00F9384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9384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93845" w:rsidRPr="00486B41">
        <w:rPr>
          <w:rFonts w:cs="Times New Roman"/>
          <w:i/>
          <w:iCs/>
        </w:rPr>
        <w:t>BCL2L11</w:t>
      </w:r>
      <w:r w:rsidR="00414F71" w:rsidRPr="00486B41">
        <w:rPr>
          <w:rFonts w:cs="Times New Roman"/>
        </w:rPr>
        <w:t xml:space="preserve"> </w:t>
      </w:r>
      <w:r w:rsidR="00F93845" w:rsidRPr="00486B41">
        <w:rPr>
          <w:rFonts w:cs="Times New Roman"/>
        </w:rPr>
        <w:t>promoter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789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EZH2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BIM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expression</w:t>
      </w:r>
      <w:r w:rsidR="009052E2" w:rsidRPr="00486B41">
        <w:rPr>
          <w:rStyle w:val="citebib"/>
          <w:rFonts w:cs="Times New Roman"/>
          <w:vertAlign w:val="superscript"/>
        </w:rPr>
        <w:t>789</w:t>
      </w:r>
      <w:r w:rsidR="00211EE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KO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BATF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IRF4,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play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EBNA3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site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443</w:t>
      </w:r>
      <w:r w:rsidR="00414F71" w:rsidRPr="00486B41">
        <w:rPr>
          <w:rFonts w:cs="Times New Roman"/>
        </w:rPr>
        <w:t xml:space="preserve"> </w:t>
      </w:r>
      <w:r w:rsidR="00572637" w:rsidRPr="00486B41">
        <w:rPr>
          <w:rFonts w:cs="Times New Roman"/>
        </w:rPr>
        <w:t>T</w:t>
      </w:r>
      <w:r w:rsidR="009447BC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H3K4me3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mark,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promoters,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change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H3K27me3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deposition,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bivalent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447BC" w:rsidRPr="00486B41">
        <w:rPr>
          <w:rFonts w:cs="Times New Roman"/>
        </w:rPr>
        <w:t>formed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673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lastRenderedPageBreak/>
        <w:t>also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anti-apoptotic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  <w:i/>
          <w:iCs/>
        </w:rPr>
        <w:t>MCL-1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timepoints</w:t>
      </w:r>
      <w:r w:rsidR="00414F71" w:rsidRPr="00486B41">
        <w:rPr>
          <w:rFonts w:cs="Times New Roman"/>
        </w:rPr>
        <w:t xml:space="preserve"> </w:t>
      </w:r>
      <w:r w:rsidR="00F05A4F" w:rsidRPr="00486B41">
        <w:rPr>
          <w:rFonts w:cs="Times New Roman"/>
        </w:rPr>
        <w:t>post-infection</w:t>
      </w:r>
      <w:r w:rsidR="00FE4E1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586</w:t>
      </w:r>
      <w:r w:rsidR="00414F71" w:rsidRPr="00486B41">
        <w:rPr>
          <w:rFonts w:cs="Times New Roman"/>
        </w:rPr>
        <w:t xml:space="preserve"> </w:t>
      </w:r>
    </w:p>
    <w:p w14:paraId="5E28AE7B" w14:textId="779BBB83" w:rsidR="006F6EEE" w:rsidRPr="00486B41" w:rsidRDefault="00125B8E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damage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damage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(DDR)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534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ATM/Chk2-mediated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damage-responsive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534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</w:t>
      </w:r>
      <w:r w:rsidR="00BD4C28" w:rsidRPr="00486B41">
        <w:rPr>
          <w:rFonts w:cs="Times New Roman"/>
        </w:rPr>
        <w:t>NA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damage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vitro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</w:t>
      </w:r>
      <w:r w:rsidR="00BD4C28" w:rsidRPr="00486B41">
        <w:rPr>
          <w:rFonts w:cs="Times New Roman"/>
        </w:rPr>
        <w:t>NA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damage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CHK2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efficiency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534</w:t>
      </w:r>
    </w:p>
    <w:p w14:paraId="59BA97D9" w14:textId="345E86F3" w:rsidR="007A6BFD" w:rsidRPr="00486B41" w:rsidRDefault="005955A0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F</w:t>
      </w:r>
      <w:r w:rsidR="006C5CE8" w:rsidRPr="00486B41">
        <w:rPr>
          <w:rFonts w:cs="Times New Roman"/>
        </w:rPr>
        <w:t>unctionally-important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defined,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progression,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G1/S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checkpoint,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440B6" w:rsidRPr="00486B41">
        <w:rPr>
          <w:rFonts w:cs="Times New Roman"/>
        </w:rPr>
        <w:t>survival.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bind</w:t>
      </w:r>
      <w:r w:rsidR="00BD4C28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p53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repress</w:t>
      </w:r>
      <w:r w:rsidR="00BD4C28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interacting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inhibitor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ING4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ING5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622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626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ubiquitin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ligase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Skp1/Cul1/F-box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ubiquitination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regulators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Rb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p27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358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modulates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cyclins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A,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D1,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E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356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623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associat</w:t>
      </w:r>
      <w:r w:rsidR="004440B6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repressor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E2F6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E2F1</w:t>
      </w:r>
      <w:r w:rsidR="00414F71" w:rsidRPr="00486B41">
        <w:rPr>
          <w:rFonts w:cs="Times New Roman"/>
        </w:rPr>
        <w:t xml:space="preserve"> </w:t>
      </w:r>
      <w:r w:rsidR="006C5CE8" w:rsidRPr="00486B41">
        <w:rPr>
          <w:rFonts w:cs="Times New Roman"/>
        </w:rPr>
        <w:t>activity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561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Furthermore</w:t>
      </w:r>
      <w:r w:rsidR="003C225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N</w:t>
      </w:r>
      <w:r w:rsidR="00BD4C28" w:rsidRPr="00486B41">
        <w:rPr>
          <w:rFonts w:cs="Times New Roman"/>
        </w:rPr>
        <w:t>-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associate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3C225C" w:rsidRPr="00486B41">
        <w:rPr>
          <w:rFonts w:cs="Times New Roman"/>
        </w:rPr>
        <w:t>E2F1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induction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="00EA0899" w:rsidRPr="00486B41">
        <w:rPr>
          <w:rFonts w:cs="Times New Roman"/>
        </w:rPr>
        <w:t>stimulated</w:t>
      </w:r>
      <w:r w:rsidR="00414F71" w:rsidRPr="00486B41">
        <w:rPr>
          <w:rFonts w:cs="Times New Roman"/>
        </w:rPr>
        <w:t xml:space="preserve"> </w:t>
      </w:r>
      <w:r w:rsidR="003C225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3C225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3C225C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3C225C" w:rsidRPr="00486B41">
        <w:rPr>
          <w:rFonts w:cs="Times New Roman"/>
        </w:rPr>
        <w:t>damage</w:t>
      </w:r>
      <w:r w:rsidR="00414F71" w:rsidRPr="00486B41">
        <w:rPr>
          <w:rFonts w:cs="Times New Roman"/>
        </w:rPr>
        <w:t xml:space="preserve"> </w:t>
      </w:r>
      <w:r w:rsidR="003C225C" w:rsidRPr="00486B41">
        <w:rPr>
          <w:rFonts w:cs="Times New Roman"/>
        </w:rPr>
        <w:t>response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625</w:t>
      </w:r>
      <w:r w:rsidR="00414F71" w:rsidRPr="00486B41">
        <w:rPr>
          <w:rFonts w:cs="Times New Roman"/>
        </w:rPr>
        <w:t xml:space="preserve"> </w:t>
      </w:r>
      <w:r w:rsidR="00723EF0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upregulat</w:t>
      </w:r>
      <w:r w:rsidR="004E5726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associat</w:t>
      </w:r>
      <w:r w:rsidR="004E5726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PIM-1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down-modulate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cell-cycle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inhibitor</w:t>
      </w:r>
      <w:r w:rsidR="00414F71" w:rsidRPr="00486B41">
        <w:rPr>
          <w:rFonts w:cs="Times New Roman"/>
        </w:rPr>
        <w:t xml:space="preserve"> </w:t>
      </w:r>
      <w:r w:rsidR="00273871" w:rsidRPr="00486B41">
        <w:rPr>
          <w:rFonts w:cs="Times New Roman"/>
        </w:rPr>
        <w:t>p21/WAF1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32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Skp2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ubiquitin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ligase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complexes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cyclin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degradation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inhibitor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p27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125B8E" w:rsidRPr="00486B41">
        <w:rPr>
          <w:rFonts w:cs="Times New Roman"/>
        </w:rPr>
        <w:t>proliferation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358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IRF4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IRF8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stabilizes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IRF4.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IRF4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decreasd</w:t>
      </w:r>
      <w:r w:rsidR="00414F71" w:rsidRPr="00486B41">
        <w:rPr>
          <w:rFonts w:cs="Times New Roman"/>
        </w:rPr>
        <w:t xml:space="preserve"> </w:t>
      </w:r>
      <w:r w:rsidR="006F6EEE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F81D3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81D39" w:rsidRPr="00486B41">
        <w:rPr>
          <w:rFonts w:cs="Times New Roman"/>
        </w:rPr>
        <w:t>CDK6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81D39"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726B69" w:rsidRPr="00486B41">
        <w:rPr>
          <w:rFonts w:cs="Times New Roman"/>
        </w:rPr>
        <w:t>death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</w:t>
      </w:r>
      <w:proofErr w:type="gramStart"/>
      <w:r w:rsidR="008825F1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443</w:t>
      </w:r>
      <w:proofErr w:type="gramEnd"/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induce</w:t>
      </w:r>
      <w:r w:rsidR="006F6EEE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6F6EE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associate</w:t>
      </w:r>
      <w:r w:rsidR="006F6EEE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WTAP</w:t>
      </w:r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N6-methyladenosine</w:t>
      </w:r>
      <w:r w:rsidR="00414F71" w:rsidRPr="00486B41">
        <w:rPr>
          <w:rFonts w:cs="Times New Roman"/>
        </w:rPr>
        <w:t xml:space="preserve"> </w:t>
      </w:r>
      <w:r w:rsidR="00284C3F" w:rsidRPr="00486B41">
        <w:rPr>
          <w:rFonts w:cs="Times New Roman"/>
        </w:rPr>
        <w:t>transferase</w:t>
      </w:r>
      <w:r w:rsidR="00794A1F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turn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regulat</w:t>
      </w:r>
      <w:r w:rsidR="006F6EEE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transcript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stability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promot</w:t>
      </w:r>
      <w:r w:rsidR="006F6EEE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EBV-</w:t>
      </w:r>
      <w:r w:rsidR="006F6EEE" w:rsidRPr="00486B41">
        <w:rPr>
          <w:rFonts w:cs="Times New Roman"/>
        </w:rPr>
        <w:t>t</w:t>
      </w:r>
      <w:r w:rsidR="00794A1F" w:rsidRPr="00486B41">
        <w:rPr>
          <w:rFonts w:cs="Times New Roman"/>
        </w:rPr>
        <w:t>ransformed</w:t>
      </w:r>
      <w:r w:rsidR="00414F71" w:rsidRPr="00486B41">
        <w:rPr>
          <w:rFonts w:cs="Times New Roman"/>
        </w:rPr>
        <w:t xml:space="preserve"> </w:t>
      </w:r>
      <w:r w:rsidR="006F6EEE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94A1F" w:rsidRPr="00486B41">
        <w:rPr>
          <w:rFonts w:cs="Times New Roman"/>
        </w:rPr>
        <w:t>growth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379</w:t>
      </w:r>
      <w:r w:rsidR="00414F71" w:rsidRPr="00486B41">
        <w:rPr>
          <w:rFonts w:cs="Times New Roman"/>
        </w:rPr>
        <w:t xml:space="preserve"> </w:t>
      </w:r>
    </w:p>
    <w:p w14:paraId="306120A8" w14:textId="051D0142" w:rsidR="007C4D70" w:rsidRPr="00486B41" w:rsidRDefault="001619AA" w:rsidP="00CC1D3F">
      <w:pPr>
        <w:pStyle w:val="TXT"/>
        <w:rPr>
          <w:rFonts w:cs="Times New Roman"/>
        </w:rPr>
      </w:pPr>
      <w:r w:rsidRPr="00486B41">
        <w:rPr>
          <w:rFonts w:eastAsia="MS Mincho" w:cs="Times New Roman"/>
        </w:rPr>
        <w:lastRenderedPageBreak/>
        <w:t>In</w:t>
      </w:r>
      <w:r w:rsidR="00414F71" w:rsidRPr="00486B41">
        <w:rPr>
          <w:rFonts w:eastAsia="MS Mincho" w:cs="Times New Roman"/>
        </w:rPr>
        <w:t xml:space="preserve"> </w:t>
      </w:r>
      <w:r w:rsidR="005E7D72" w:rsidRPr="00486B41">
        <w:rPr>
          <w:rFonts w:eastAsia="MS Mincho" w:cs="Times New Roman"/>
        </w:rPr>
        <w:t>cord</w:t>
      </w:r>
      <w:r w:rsidR="00414F71" w:rsidRPr="00486B41">
        <w:rPr>
          <w:rFonts w:eastAsia="MS Mincho" w:cs="Times New Roman"/>
        </w:rPr>
        <w:t xml:space="preserve"> </w:t>
      </w:r>
      <w:r w:rsidR="005E7D72" w:rsidRPr="00486B41">
        <w:rPr>
          <w:rFonts w:eastAsia="MS Mincho" w:cs="Times New Roman"/>
        </w:rPr>
        <w:t>blood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</w:t>
      </w:r>
      <w:r w:rsidRPr="00486B41">
        <w:rPr>
          <w:rFonts w:cs="Times New Roman"/>
        </w:rPr>
        <w:t>umanized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models,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decreased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delayed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comparison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="005E7D72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virus.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P16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arose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EB</w:t>
      </w:r>
      <w:r w:rsidR="00BD4C28" w:rsidRPr="00486B41">
        <w:rPr>
          <w:rFonts w:cs="Times New Roman"/>
        </w:rPr>
        <w:t>N</w:t>
      </w:r>
      <w:r w:rsidR="005E7D72" w:rsidRPr="00486B41">
        <w:rPr>
          <w:rFonts w:cs="Times New Roman"/>
        </w:rPr>
        <w:t>A3C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knockout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comparison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="005E7D72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virus</w:t>
      </w:r>
      <w:r w:rsidR="005E7D72" w:rsidRPr="00486B41">
        <w:rPr>
          <w:rFonts w:cs="Times New Roman"/>
        </w:rPr>
        <w:t>-infected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tumors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614</w:t>
      </w:r>
      <w:r w:rsidR="005E7D7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infiltration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t</w:t>
      </w:r>
      <w:r w:rsidR="008150A5" w:rsidRPr="00486B41">
        <w:rPr>
          <w:rFonts w:cs="Times New Roman"/>
        </w:rPr>
        <w:t>h</w:t>
      </w:r>
      <w:r w:rsidR="00BD4C28"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interferon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immunomodulation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5E7D72" w:rsidRPr="00486B41">
        <w:rPr>
          <w:rFonts w:cs="Times New Roman"/>
          <w:i/>
          <w:iCs/>
        </w:rPr>
        <w:t>vivo</w:t>
      </w:r>
      <w:r w:rsidR="005E7D7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3C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establish</w:t>
      </w:r>
      <w:r w:rsidR="008150A5" w:rsidRPr="00486B41">
        <w:rPr>
          <w:rFonts w:cs="Times New Roman"/>
        </w:rPr>
        <w:t>es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persistent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AC3747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fail</w:t>
      </w:r>
      <w:r w:rsidR="008150A5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NOD-</w:t>
      </w:r>
      <w:r w:rsidR="00AC3747" w:rsidRPr="00486B41">
        <w:rPr>
          <w:rFonts w:cs="Times New Roman"/>
        </w:rPr>
        <w:t>SCID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="005E7D72" w:rsidRPr="00486B41">
        <w:rPr>
          <w:rFonts w:cs="Times New Roman"/>
        </w:rPr>
        <w:t>model</w:t>
      </w:r>
      <w:r w:rsidR="00AC3747" w:rsidRPr="00486B41">
        <w:rPr>
          <w:rFonts w:cs="Times New Roman"/>
        </w:rPr>
        <w:t>s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521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hypomorphic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mutation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allows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amounts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mutant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lacking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14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caused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wild</w:t>
      </w:r>
      <w:r w:rsidR="007756FF" w:rsidRPr="00486B41">
        <w:rPr>
          <w:rFonts w:cs="Times New Roman"/>
        </w:rPr>
        <w:t>-</w:t>
      </w:r>
      <w:r w:rsidR="00A465C0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albeit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delayed</w:t>
      </w:r>
      <w:r w:rsidR="00414F71" w:rsidRPr="00486B41">
        <w:rPr>
          <w:rFonts w:cs="Times New Roman"/>
        </w:rPr>
        <w:t xml:space="preserve"> </w:t>
      </w:r>
      <w:r w:rsidR="00A465C0" w:rsidRPr="00486B41">
        <w:rPr>
          <w:rFonts w:cs="Times New Roman"/>
        </w:rPr>
        <w:t>kinetics.</w:t>
      </w:r>
      <w:r w:rsidR="009052E2" w:rsidRPr="00486B41">
        <w:rPr>
          <w:rStyle w:val="citebib"/>
          <w:rFonts w:cs="Times New Roman"/>
          <w:vertAlign w:val="superscript"/>
        </w:rPr>
        <w:t>615</w:t>
      </w:r>
      <w:r w:rsidR="00414F71" w:rsidRPr="00486B41">
        <w:rPr>
          <w:rFonts w:cs="Times New Roman"/>
        </w:rPr>
        <w:t xml:space="preserve"> </w:t>
      </w:r>
      <w:r w:rsidR="001422A2" w:rsidRPr="00486B41">
        <w:rPr>
          <w:rFonts w:cs="Times New Roman"/>
        </w:rPr>
        <w:t>E</w:t>
      </w:r>
      <w:r w:rsidR="005525CE" w:rsidRPr="00486B41">
        <w:rPr>
          <w:rFonts w:cs="Times New Roman"/>
        </w:rPr>
        <w:t>BNA3B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conversion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LCLs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154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729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EBNA3B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recognized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5525CE" w:rsidRPr="00486B41">
        <w:rPr>
          <w:rFonts w:cs="Times New Roman"/>
        </w:rPr>
        <w:t>lymphocytes.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211EEE" w:rsidRPr="00486B41">
        <w:rPr>
          <w:rFonts w:cs="Times New Roman"/>
        </w:rPr>
        <w:t>h</w:t>
      </w:r>
      <w:r w:rsidR="001422A2" w:rsidRPr="00486B41">
        <w:rPr>
          <w:rFonts w:cs="Times New Roman"/>
        </w:rPr>
        <w:t>umanized</w:t>
      </w:r>
      <w:r w:rsidR="00414F71" w:rsidRPr="00486B41">
        <w:rPr>
          <w:rFonts w:cs="Times New Roman"/>
        </w:rPr>
        <w:t xml:space="preserve"> </w:t>
      </w:r>
      <w:r w:rsidR="001422A2"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="001422A2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1422A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422A2" w:rsidRPr="00486B41">
        <w:rPr>
          <w:rFonts w:cs="Times New Roman"/>
        </w:rPr>
        <w:t>EBNA3B-deficient</w:t>
      </w:r>
      <w:r w:rsidR="00414F71" w:rsidRPr="00486B41">
        <w:rPr>
          <w:rFonts w:cs="Times New Roman"/>
        </w:rPr>
        <w:t xml:space="preserve"> </w:t>
      </w:r>
      <w:r w:rsidR="001422A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cause</w:t>
      </w:r>
      <w:r w:rsidR="00BD4C28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ag</w:t>
      </w:r>
      <w:r w:rsidR="00BD4C28" w:rsidRPr="00486B41">
        <w:rPr>
          <w:rFonts w:cs="Times New Roman"/>
        </w:rPr>
        <w:t>g</w:t>
      </w:r>
      <w:r w:rsidR="00EC7859" w:rsidRPr="00486B41">
        <w:rPr>
          <w:rFonts w:cs="Times New Roman"/>
        </w:rPr>
        <w:t>re</w:t>
      </w:r>
      <w:r w:rsidR="00BD4C28" w:rsidRPr="00486B41">
        <w:rPr>
          <w:rFonts w:cs="Times New Roman"/>
        </w:rPr>
        <w:t>s</w:t>
      </w:r>
      <w:r w:rsidR="00EC7859" w:rsidRPr="00486B41">
        <w:rPr>
          <w:rFonts w:cs="Times New Roman"/>
        </w:rPr>
        <w:t>s</w:t>
      </w:r>
      <w:r w:rsidR="00BD4C28" w:rsidRPr="00486B41">
        <w:rPr>
          <w:rFonts w:cs="Times New Roman"/>
        </w:rPr>
        <w:t>i</w:t>
      </w:r>
      <w:r w:rsidR="00EC7859" w:rsidRPr="00486B41">
        <w:rPr>
          <w:rFonts w:cs="Times New Roman"/>
        </w:rPr>
        <w:t>ve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monomorphic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BD4C28" w:rsidRPr="00486B41">
        <w:rPr>
          <w:rFonts w:cs="Times New Roman"/>
        </w:rPr>
        <w:t>a</w:t>
      </w:r>
      <w:r w:rsidR="00EC7859" w:rsidRPr="00486B41">
        <w:rPr>
          <w:rFonts w:cs="Times New Roman"/>
        </w:rPr>
        <w:t>re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infiltrated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EBV-reactive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despite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model</w:t>
      </w:r>
      <w:r w:rsidR="00471F9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781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EBNA3B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knockout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EC7859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secreted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CXCL10,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chemokine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attracts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T-cells,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EBNA3B-deficient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LCLs.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Thus,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EBNA3B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considered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ED7675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ED7675" w:rsidRPr="00486B41">
        <w:rPr>
          <w:rFonts w:cs="Times New Roman"/>
          <w:i/>
          <w:iCs/>
        </w:rPr>
        <w:t>vivo</w:t>
      </w:r>
      <w:r w:rsidR="000F324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F3246" w:rsidRPr="00486B41">
        <w:rPr>
          <w:rFonts w:cs="Times New Roman"/>
        </w:rPr>
        <w:t>perhaps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safeguard</w:t>
      </w:r>
      <w:r w:rsidR="000F3246" w:rsidRPr="00486B41">
        <w:rPr>
          <w:rFonts w:cs="Times New Roman"/>
        </w:rPr>
        <w:t>ing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malignancy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establishment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D5A51" w:rsidRPr="00486B41">
        <w:rPr>
          <w:rFonts w:cs="Times New Roman"/>
        </w:rPr>
        <w:t>latency.</w:t>
      </w:r>
      <w:r w:rsidR="00414F71" w:rsidRPr="00486B41">
        <w:rPr>
          <w:rFonts w:cs="Times New Roman"/>
        </w:rPr>
        <w:t xml:space="preserve"> </w:t>
      </w:r>
    </w:p>
    <w:p w14:paraId="4E99DED1" w14:textId="798A9FF2" w:rsidR="00831320" w:rsidRPr="00486B41" w:rsidRDefault="00571152" w:rsidP="006A13BD">
      <w:pPr>
        <w:pStyle w:val="H3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&lt;H3&gt;</w:t>
      </w:r>
      <w:r w:rsidR="008163E1" w:rsidRPr="00486B41">
        <w:rPr>
          <w:rFonts w:ascii="Times New Roman" w:hAnsi="Times New Roman" w:cs="Times New Roman"/>
          <w:i/>
        </w:rPr>
        <w:t>LMP</w:t>
      </w:r>
      <w:r w:rsidR="005966C0" w:rsidRPr="00486B41">
        <w:rPr>
          <w:rFonts w:ascii="Times New Roman" w:hAnsi="Times New Roman" w:cs="Times New Roman"/>
          <w:i/>
        </w:rPr>
        <w:t>1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0005D571" w14:textId="714FBC83" w:rsidR="00D1754F" w:rsidRPr="00486B41" w:rsidRDefault="00B3030E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Elliott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Kieff’s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lymphoblastoid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AF092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199</w:t>
      </w:r>
      <w:r w:rsidR="00414F71" w:rsidRPr="00486B41">
        <w:rPr>
          <w:rFonts w:cs="Times New Roman"/>
        </w:rPr>
        <w:t xml:space="preserve"> </w:t>
      </w:r>
      <w:r w:rsidR="00813E6E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6E45E6" w:rsidRPr="00486B41">
        <w:rPr>
          <w:rFonts w:cs="Times New Roman"/>
        </w:rPr>
        <w:t>mimick</w:t>
      </w:r>
      <w:r w:rsidR="009A23EB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DE23B3" w:rsidRPr="00486B41">
        <w:rPr>
          <w:rFonts w:cs="Times New Roman"/>
        </w:rPr>
        <w:t>CD40</w:t>
      </w:r>
      <w:r w:rsidR="00414F71" w:rsidRPr="00486B41">
        <w:rPr>
          <w:rFonts w:cs="Times New Roman"/>
        </w:rPr>
        <w:t xml:space="preserve"> </w:t>
      </w:r>
      <w:r w:rsidR="008163E1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9A23E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A23EB" w:rsidRPr="00486B41">
        <w:rPr>
          <w:rFonts w:cs="Times New Roman"/>
        </w:rPr>
        <w:t>subvert</w:t>
      </w:r>
      <w:r w:rsidR="00414F71" w:rsidRPr="00486B41">
        <w:rPr>
          <w:rFonts w:cs="Times New Roman"/>
        </w:rPr>
        <w:t xml:space="preserve"> </w:t>
      </w:r>
      <w:r w:rsidR="009A23E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A23EB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="009A23EB" w:rsidRPr="00486B41">
        <w:rPr>
          <w:rFonts w:cs="Times New Roman"/>
        </w:rPr>
        <w:t>B/T-cell</w:t>
      </w:r>
      <w:r w:rsidR="00414F71" w:rsidRPr="00486B41">
        <w:rPr>
          <w:rFonts w:cs="Times New Roman"/>
        </w:rPr>
        <w:t xml:space="preserve"> </w:t>
      </w:r>
      <w:r w:rsidR="009A23EB" w:rsidRPr="00486B41">
        <w:rPr>
          <w:rFonts w:cs="Times New Roman"/>
        </w:rPr>
        <w:t>communication</w:t>
      </w:r>
      <w:r w:rsidR="00414F71" w:rsidRPr="00486B41">
        <w:rPr>
          <w:rFonts w:cs="Times New Roman"/>
        </w:rPr>
        <w:t xml:space="preserve"> </w:t>
      </w:r>
      <w:r w:rsidR="009A23EB" w:rsidRPr="00486B41">
        <w:rPr>
          <w:rFonts w:cs="Times New Roman"/>
        </w:rPr>
        <w:t>pathway</w:t>
      </w:r>
      <w:r w:rsidR="009052E2" w:rsidRPr="00486B41">
        <w:rPr>
          <w:rStyle w:val="citebib"/>
          <w:rFonts w:cs="Times New Roman"/>
          <w:vertAlign w:val="superscript"/>
        </w:rPr>
        <w:t>506</w:t>
      </w:r>
      <w:r w:rsidR="007B37D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="009C6E62" w:rsidRPr="00486B41">
        <w:rPr>
          <w:rFonts w:cs="Times New Roman"/>
          <w:i/>
        </w:rPr>
        <w:t>vitro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conversion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LCLs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346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described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detail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below,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constitutively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7B37D9"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mitogen-activated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(MAPK),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phosphatidylinositol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3-kinase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(PI3K),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JAK/STAT,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interferon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(IRF)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SUMOylation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pathways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ligand-independent</w:t>
      </w:r>
      <w:r w:rsidR="00414F71" w:rsidRPr="00486B41">
        <w:rPr>
          <w:rFonts w:cs="Times New Roman"/>
        </w:rPr>
        <w:t xml:space="preserve"> </w:t>
      </w:r>
      <w:r w:rsidR="007B37D9" w:rsidRPr="00486B41">
        <w:rPr>
          <w:rFonts w:cs="Times New Roman"/>
        </w:rPr>
        <w:t>manner.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transfer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experiments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heterologous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promoters,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"oncogene"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continuous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rodent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fibroblast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lines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757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alters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Rat-1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NIH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3T3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morphology,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enables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medium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supplemented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serum,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lastRenderedPageBreak/>
        <w:t>contact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inhibition,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enhances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nude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mice.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Rat-1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Balb/c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3T3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lose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anchorage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dependence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grow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soft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agar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expression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571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757</w:t>
      </w:r>
      <w:proofErr w:type="gramEnd"/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Balb/c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3T3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soft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agar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correlates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quantitatively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extent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ordinarily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65853" w:rsidRPr="00486B41">
        <w:rPr>
          <w:rFonts w:cs="Times New Roman"/>
        </w:rPr>
        <w:t>LCLs</w:t>
      </w:r>
      <w:r w:rsidR="001524C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7AD9F789" w14:textId="68522AE8" w:rsidR="005B7753" w:rsidRPr="00486B41" w:rsidRDefault="00E5592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732896"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="0073289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732896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separated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016E6" w:rsidRPr="00486B41">
        <w:rPr>
          <w:rFonts w:cs="Times New Roman"/>
        </w:rPr>
        <w:t>~</w:t>
      </w:r>
      <w:r w:rsidRPr="00486B41">
        <w:rPr>
          <w:rFonts w:cs="Times New Roman"/>
        </w:rPr>
        <w:t>600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bp.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2.8-kb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mRNA,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initiates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ED-L1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EBNA2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312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ED-L1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independently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factors,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STATs,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IRF7,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4E7AF8"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ATF4,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PAX5,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AP-2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EBF1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385</w:t>
      </w:r>
      <w:r w:rsidR="008825F1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166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520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536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769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Enhancement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200-fold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EBNA1-dependent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FR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  <w:i/>
          <w:iCs/>
        </w:rPr>
        <w:t>oriP</w:t>
      </w:r>
      <w:r w:rsidR="00414F71" w:rsidRPr="00486B41">
        <w:rPr>
          <w:rFonts w:cs="Times New Roman"/>
          <w:i/>
          <w:iCs/>
        </w:rPr>
        <w:t xml:space="preserve"> </w:t>
      </w:r>
      <w:r w:rsidR="004E7AF8" w:rsidRPr="00486B41">
        <w:rPr>
          <w:rFonts w:cs="Times New Roman"/>
        </w:rPr>
        <w:t>acting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across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fused</w:t>
      </w:r>
      <w:r w:rsidR="00414F71" w:rsidRPr="00486B41">
        <w:rPr>
          <w:rFonts w:cs="Times New Roman"/>
        </w:rPr>
        <w:t xml:space="preserve"> </w:t>
      </w:r>
      <w:r w:rsidR="004E7AF8" w:rsidRPr="00486B41">
        <w:rPr>
          <w:rFonts w:cs="Times New Roman"/>
        </w:rPr>
        <w:t>TRs</w:t>
      </w:r>
      <w:r w:rsidR="009052E2" w:rsidRPr="00486B41">
        <w:rPr>
          <w:rStyle w:val="citebib"/>
          <w:rFonts w:cs="Times New Roman"/>
          <w:vertAlign w:val="superscript"/>
        </w:rPr>
        <w:t>220</w:t>
      </w:r>
      <w:r w:rsidR="00A8606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756F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long-range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oriP</w:t>
      </w:r>
      <w:r w:rsidR="00414F71" w:rsidRPr="00486B41">
        <w:rPr>
          <w:rFonts w:cs="Times New Roman"/>
          <w:i/>
          <w:iCs/>
        </w:rPr>
        <w:t xml:space="preserve"> </w:t>
      </w:r>
      <w:r w:rsidR="00A8606A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A8606A" w:rsidRPr="00486B41">
        <w:rPr>
          <w:rFonts w:cs="Times New Roman"/>
        </w:rPr>
        <w:t>looping</w:t>
      </w:r>
      <w:r w:rsidR="00414F71" w:rsidRPr="00486B41">
        <w:rPr>
          <w:rFonts w:cs="Times New Roman"/>
        </w:rPr>
        <w:t xml:space="preserve"> </w:t>
      </w:r>
      <w:r w:rsidR="004016E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016E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016E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016E6" w:rsidRPr="00486B41">
        <w:rPr>
          <w:rFonts w:cs="Times New Roman"/>
        </w:rPr>
        <w:t>promoter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719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detectable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48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8E34C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steadily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276AA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8E34C0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8E34C0"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="008E34C0" w:rsidRPr="00486B41">
        <w:rPr>
          <w:rFonts w:cs="Times New Roman"/>
        </w:rPr>
        <w:t>post-infection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588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unfolded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own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synthesis,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87C58"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="00487C58" w:rsidRPr="00486B41">
        <w:rPr>
          <w:rFonts w:cs="Times New Roman"/>
        </w:rPr>
        <w:t>cell</w:t>
      </w:r>
      <w:r w:rsidR="008F58EB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vary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100-fold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cultures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385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H</w:t>
      </w:r>
      <w:r w:rsidR="00C27762" w:rsidRPr="00486B41">
        <w:rPr>
          <w:rFonts w:cs="Times New Roman"/>
        </w:rPr>
        <w:t>ighly</w:t>
      </w:r>
      <w:r w:rsidR="00414F71" w:rsidRPr="00486B41">
        <w:rPr>
          <w:rFonts w:cs="Times New Roman"/>
        </w:rPr>
        <w:t xml:space="preserve"> </w:t>
      </w:r>
      <w:r w:rsidR="00C27762"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="00C27762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C27762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dampen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C2776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expression</w:t>
      </w:r>
      <w:r w:rsidR="009052E2" w:rsidRPr="00486B41">
        <w:rPr>
          <w:rStyle w:val="citebib"/>
          <w:rFonts w:cs="Times New Roman"/>
          <w:vertAlign w:val="superscript"/>
        </w:rPr>
        <w:t>587</w:t>
      </w:r>
      <w:r w:rsidR="005A2D1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cis-acting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E-box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site</w:t>
      </w:r>
      <w:r w:rsidR="009052E2" w:rsidRPr="00486B41">
        <w:rPr>
          <w:rStyle w:val="citebib"/>
          <w:rFonts w:cs="Times New Roman"/>
          <w:vertAlign w:val="superscript"/>
        </w:rPr>
        <w:t>353</w:t>
      </w:r>
      <w:r w:rsidR="001524C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16FA3869" w14:textId="406CF248" w:rsidR="00D00196" w:rsidRPr="00486B41" w:rsidRDefault="005B775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L1-TR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TATA-less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</w:t>
      </w:r>
      <w:r w:rsidR="002C5D5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3.5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untranslated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5'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558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STAT3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558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negatively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promoter</w:t>
      </w:r>
      <w:r w:rsidR="009052E2" w:rsidRPr="00486B41">
        <w:rPr>
          <w:rStyle w:val="citebib"/>
          <w:rFonts w:cs="Times New Roman"/>
          <w:vertAlign w:val="superscript"/>
        </w:rPr>
        <w:t>696</w:t>
      </w:r>
      <w:r w:rsidR="001629F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TR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varies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inversely</w:t>
      </w:r>
      <w:r w:rsidR="00414F71" w:rsidRPr="00486B41">
        <w:rPr>
          <w:rFonts w:cs="Times New Roman"/>
        </w:rPr>
        <w:t xml:space="preserve"> </w:t>
      </w:r>
      <w:r w:rsidR="001629F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introns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198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regulates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KLF4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BLIMP1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jointly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upregulate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co-activation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promoters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L1-TR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interestingly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603</w:t>
      </w:r>
    </w:p>
    <w:p w14:paraId="1852DC4E" w14:textId="2573709D" w:rsidR="002C5D51" w:rsidRPr="00486B41" w:rsidRDefault="00AB7A4F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homotypic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adhesion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villous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projections,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vimentin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CD39,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CD44,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MHC,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adhesion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LFA-1,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ICAM-1,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LFA-3</w:t>
      </w:r>
      <w:r w:rsidR="001524C5" w:rsidRPr="00486B41">
        <w:rPr>
          <w:rFonts w:cs="Times New Roman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adhesion</w:t>
      </w:r>
      <w:r w:rsidR="00414F71" w:rsidRPr="00486B41">
        <w:rPr>
          <w:rFonts w:cs="Times New Roman"/>
        </w:rPr>
        <w:t xml:space="preserve"> </w:t>
      </w:r>
      <w:r w:rsidR="00FA3DD0"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="00FA3DD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A3DD0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FA3DD0" w:rsidRPr="00486B41">
        <w:rPr>
          <w:rFonts w:cs="Times New Roman"/>
        </w:rPr>
        <w:t>homoty</w:t>
      </w:r>
      <w:r w:rsidR="008150A5" w:rsidRPr="00486B41">
        <w:rPr>
          <w:rFonts w:cs="Times New Roman"/>
        </w:rPr>
        <w:t>p</w:t>
      </w:r>
      <w:r w:rsidR="00FA3DD0" w:rsidRPr="00486B41">
        <w:rPr>
          <w:rFonts w:cs="Times New Roman"/>
        </w:rPr>
        <w:t>ic</w:t>
      </w:r>
      <w:r w:rsidR="00414F71" w:rsidRPr="00486B41">
        <w:rPr>
          <w:rFonts w:cs="Times New Roman"/>
        </w:rPr>
        <w:t xml:space="preserve"> </w:t>
      </w:r>
      <w:r w:rsidR="00FA3DD0" w:rsidRPr="00486B41">
        <w:rPr>
          <w:rFonts w:cs="Times New Roman"/>
        </w:rPr>
        <w:t>adhesion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8E34C0"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="008E34C0" w:rsidRPr="00486B41">
        <w:rPr>
          <w:rFonts w:cs="Times New Roman"/>
        </w:rPr>
        <w:t>fo</w:t>
      </w:r>
      <w:r w:rsidR="00532803" w:rsidRPr="00486B41">
        <w:rPr>
          <w:rFonts w:cs="Times New Roman"/>
        </w:rPr>
        <w:t>r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EBV-induced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outgrowth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week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32803" w:rsidRPr="00486B41">
        <w:rPr>
          <w:rFonts w:cs="Times New Roman"/>
        </w:rPr>
        <w:t>infection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588</w:t>
      </w:r>
      <w:r w:rsidR="00414F71" w:rsidRPr="00486B41">
        <w:rPr>
          <w:rFonts w:cs="Times New Roman"/>
        </w:rPr>
        <w:t xml:space="preserve"> </w:t>
      </w:r>
      <w:r w:rsidR="00785292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785292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785292"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78529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78529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85292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785292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390FDD" w:rsidRPr="00486B41">
        <w:rPr>
          <w:rFonts w:cs="Times New Roman"/>
        </w:rPr>
        <w:t>approximately</w:t>
      </w:r>
      <w:r w:rsidR="00414F71" w:rsidRPr="00486B41">
        <w:rPr>
          <w:rFonts w:cs="Times New Roman"/>
        </w:rPr>
        <w:t xml:space="preserve"> </w:t>
      </w:r>
      <w:r w:rsidR="00390FDD" w:rsidRPr="00486B41">
        <w:rPr>
          <w:rFonts w:cs="Times New Roman"/>
        </w:rPr>
        <w:t>1-2</w:t>
      </w:r>
      <w:r w:rsidR="00414F71" w:rsidRPr="00486B41">
        <w:rPr>
          <w:rFonts w:cs="Times New Roman"/>
        </w:rPr>
        <w:t xml:space="preserve"> </w:t>
      </w:r>
      <w:r w:rsidR="00390FDD"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="00390FDD"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="00390FDD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2C5D51" w:rsidRPr="00486B41">
        <w:rPr>
          <w:rFonts w:cs="Times New Roman"/>
          <w:i/>
          <w:iCs/>
        </w:rPr>
        <w:t>vitro</w:t>
      </w:r>
      <w:r w:rsidR="009052E2" w:rsidRPr="00486B41">
        <w:rPr>
          <w:rStyle w:val="citebib"/>
          <w:rFonts w:cs="Times New Roman"/>
          <w:vertAlign w:val="superscript"/>
        </w:rPr>
        <w:t>588</w:t>
      </w:r>
      <w:r w:rsidR="002C5D5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conditional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inactivation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2C5D51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blockade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arrest</w:t>
      </w:r>
      <w:r w:rsidR="00414F71" w:rsidRPr="00486B41">
        <w:rPr>
          <w:rFonts w:cs="Times New Roman"/>
        </w:rPr>
        <w:t xml:space="preserve"> </w:t>
      </w:r>
      <w:r w:rsidR="00DB1C2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04071" w:rsidRPr="00486B41">
        <w:rPr>
          <w:rFonts w:cs="Times New Roman"/>
        </w:rPr>
        <w:t>apoptosis</w:t>
      </w:r>
      <w:r w:rsidR="001524C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82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346</w:t>
      </w:r>
      <w:r w:rsidR="00414F71" w:rsidRPr="00486B41">
        <w:rPr>
          <w:rFonts w:cs="Times New Roman"/>
        </w:rPr>
        <w:t xml:space="preserve"> </w:t>
      </w:r>
    </w:p>
    <w:p w14:paraId="3DDA4CBD" w14:textId="149C292B" w:rsidR="00644DE9" w:rsidRPr="00486B41" w:rsidRDefault="005712D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Cryo-electron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microscopy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revealed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homodimers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higher-order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filamentous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oligomers.</w:t>
      </w:r>
      <w:r w:rsidR="009052E2" w:rsidRPr="00486B41">
        <w:rPr>
          <w:rStyle w:val="citebib"/>
          <w:rFonts w:cs="Times New Roman"/>
          <w:vertAlign w:val="superscript"/>
        </w:rPr>
        <w:t>279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Reverse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experiments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defined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(</w:t>
      </w:r>
      <w:r w:rsidR="00D00196" w:rsidRPr="00486B41">
        <w:rPr>
          <w:rFonts w:cs="Times New Roman"/>
          <w:bCs/>
        </w:rPr>
        <w:t>Fig</w:t>
      </w:r>
      <w:r w:rsidR="00061CDE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061CDE" w:rsidRPr="00486B41">
        <w:rPr>
          <w:rFonts w:cs="Times New Roman"/>
          <w:bCs/>
        </w:rPr>
        <w:t>1</w:t>
      </w:r>
      <w:r w:rsidR="00BD4C28" w:rsidRPr="00486B41">
        <w:rPr>
          <w:rFonts w:cs="Times New Roman"/>
          <w:bCs/>
        </w:rPr>
        <w:t>2</w:t>
      </w:r>
      <w:r w:rsidR="00D00196" w:rsidRPr="00486B41">
        <w:rPr>
          <w:rFonts w:cs="Times New Roman"/>
        </w:rPr>
        <w:t>)</w:t>
      </w:r>
      <w:r w:rsidR="00222EE6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24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residue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cytoplasmic</w:t>
      </w:r>
      <w:r w:rsidR="00414F71" w:rsidRPr="00486B41">
        <w:rPr>
          <w:rFonts w:cs="Times New Roman"/>
        </w:rPr>
        <w:t xml:space="preserve"> </w:t>
      </w:r>
      <w:r w:rsidR="000E1A7F" w:rsidRPr="00486B41">
        <w:rPr>
          <w:rFonts w:cs="Times New Roman"/>
        </w:rPr>
        <w:t>tail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</w:rPr>
        <w:t>efficiency,</w:t>
      </w:r>
      <w:r w:rsidR="00414F71" w:rsidRPr="00486B41">
        <w:rPr>
          <w:rFonts w:cs="Times New Roman"/>
        </w:rPr>
        <w:t xml:space="preserve"> </w:t>
      </w:r>
      <w:r w:rsidR="00222EE6" w:rsidRPr="00486B41">
        <w:rPr>
          <w:rFonts w:cs="Times New Roman"/>
          <w:bCs/>
        </w:rPr>
        <w:t>possibly</w:t>
      </w:r>
      <w:r w:rsidR="00414F71" w:rsidRPr="00486B41">
        <w:rPr>
          <w:rFonts w:cs="Times New Roman"/>
          <w:bCs/>
        </w:rPr>
        <w:t xml:space="preserve"> </w:t>
      </w:r>
      <w:r w:rsidR="00222EE6" w:rsidRPr="00486B41">
        <w:rPr>
          <w:rFonts w:cs="Times New Roman"/>
          <w:bCs/>
        </w:rPr>
        <w:t>because</w:t>
      </w:r>
      <w:r w:rsidR="00414F71" w:rsidRPr="00486B41">
        <w:rPr>
          <w:rFonts w:cs="Times New Roman"/>
          <w:bCs/>
        </w:rPr>
        <w:t xml:space="preserve"> </w:t>
      </w:r>
      <w:r w:rsidR="00222EE6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222EE6" w:rsidRPr="00486B41">
        <w:rPr>
          <w:rFonts w:cs="Times New Roman"/>
          <w:bCs/>
        </w:rPr>
        <w:t>effects</w:t>
      </w:r>
      <w:r w:rsidR="00414F71" w:rsidRPr="00486B41">
        <w:rPr>
          <w:rFonts w:cs="Times New Roman"/>
          <w:bCs/>
        </w:rPr>
        <w:t xml:space="preserve"> </w:t>
      </w:r>
      <w:r w:rsidR="00222EE6" w:rsidRPr="00486B41">
        <w:rPr>
          <w:rFonts w:cs="Times New Roman"/>
          <w:bCs/>
        </w:rPr>
        <w:t>on</w:t>
      </w:r>
      <w:r w:rsidR="00414F71" w:rsidRPr="00486B41">
        <w:rPr>
          <w:rFonts w:cs="Times New Roman"/>
          <w:bCs/>
        </w:rPr>
        <w:t xml:space="preserve"> </w:t>
      </w:r>
      <w:r w:rsidR="00222EE6" w:rsidRPr="00486B41">
        <w:rPr>
          <w:rFonts w:cs="Times New Roman"/>
          <w:bCs/>
        </w:rPr>
        <w:t>trafficking</w:t>
      </w:r>
      <w:r w:rsidR="00414F71" w:rsidRPr="00486B41">
        <w:rPr>
          <w:rFonts w:cs="Times New Roman"/>
          <w:bCs/>
        </w:rPr>
        <w:t xml:space="preserve"> </w:t>
      </w:r>
      <w:r w:rsidR="000E1A7F" w:rsidRPr="00486B41">
        <w:rPr>
          <w:rFonts w:cs="Times New Roman"/>
          <w:bCs/>
        </w:rPr>
        <w:t>or</w:t>
      </w:r>
      <w:r w:rsidR="00414F71" w:rsidRPr="00486B41">
        <w:rPr>
          <w:rFonts w:cs="Times New Roman"/>
          <w:bCs/>
        </w:rPr>
        <w:t xml:space="preserve"> </w:t>
      </w:r>
      <w:r w:rsidR="000E1A7F" w:rsidRPr="00486B41">
        <w:rPr>
          <w:rFonts w:cs="Times New Roman"/>
          <w:bCs/>
        </w:rPr>
        <w:t>stability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298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six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transmembrane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intra-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inter-molecular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signaling.</w:t>
      </w:r>
      <w:r w:rsidR="00414F71" w:rsidRPr="00486B41">
        <w:rPr>
          <w:rFonts w:cs="Times New Roman"/>
        </w:rPr>
        <w:t xml:space="preserve"> </w:t>
      </w:r>
      <w:r w:rsidR="0071172E" w:rsidRPr="00486B41">
        <w:rPr>
          <w:rFonts w:cs="Times New Roman"/>
        </w:rPr>
        <w:t>T</w:t>
      </w:r>
      <w:r w:rsidR="00A37245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200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residue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tail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transformation.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these,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CTAR/Transformation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Effector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Site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(TES)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EBV-mediated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LCLs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332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334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An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recombinant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lacking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CTAR1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residues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185-211</w:t>
      </w:r>
      <w:r w:rsidR="00414F71" w:rsidRPr="00486B41">
        <w:rPr>
          <w:rFonts w:cs="Times New Roman"/>
          <w:bCs/>
        </w:rPr>
        <w:t xml:space="preserve"> </w:t>
      </w:r>
      <w:r w:rsidR="002C5D51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unable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transform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primary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human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into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LCLs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  <w:i/>
          <w:iCs/>
        </w:rPr>
        <w:t>in</w:t>
      </w:r>
      <w:r w:rsidR="00414F71" w:rsidRPr="00486B41">
        <w:rPr>
          <w:rFonts w:cs="Times New Roman"/>
          <w:bCs/>
          <w:i/>
          <w:iCs/>
        </w:rPr>
        <w:t xml:space="preserve"> </w:t>
      </w:r>
      <w:r w:rsidR="003775F3" w:rsidRPr="00486B41">
        <w:rPr>
          <w:rFonts w:cs="Times New Roman"/>
          <w:bCs/>
          <w:i/>
          <w:iCs/>
        </w:rPr>
        <w:t>vitro</w:t>
      </w:r>
      <w:r w:rsidR="003775F3" w:rsidRPr="00486B41">
        <w:rPr>
          <w:rFonts w:cs="Times New Roman"/>
          <w:bCs/>
        </w:rPr>
        <w:t>,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suggesting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obligatory</w:t>
      </w:r>
      <w:r w:rsidR="00414F71" w:rsidRPr="00486B41">
        <w:rPr>
          <w:rFonts w:cs="Times New Roman"/>
          <w:bCs/>
        </w:rPr>
        <w:t xml:space="preserve"> </w:t>
      </w:r>
      <w:r w:rsidR="002C5D51" w:rsidRPr="00486B41">
        <w:rPr>
          <w:rFonts w:cs="Times New Roman"/>
          <w:bCs/>
        </w:rPr>
        <w:t>CTAR1</w:t>
      </w:r>
      <w:r w:rsidR="00414F71" w:rsidRPr="00486B41">
        <w:rPr>
          <w:rFonts w:cs="Times New Roman"/>
          <w:bCs/>
        </w:rPr>
        <w:t xml:space="preserve"> </w:t>
      </w:r>
      <w:r w:rsidR="002C5D51" w:rsidRPr="00486B41">
        <w:rPr>
          <w:rFonts w:cs="Times New Roman"/>
          <w:bCs/>
        </w:rPr>
        <w:t>role(s)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332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334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Interestingly,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recombinant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that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expresses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only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first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231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residues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therefore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lacks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CTAR2/TES2</w:t>
      </w:r>
      <w:r w:rsidR="00414F71" w:rsidRPr="00486B41">
        <w:rPr>
          <w:rFonts w:cs="Times New Roman"/>
          <w:bCs/>
        </w:rPr>
        <w:t xml:space="preserve"> </w:t>
      </w:r>
      <w:r w:rsidR="00FA3DD0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FA3DD0" w:rsidRPr="00486B41">
        <w:rPr>
          <w:rFonts w:cs="Times New Roman"/>
          <w:bCs/>
        </w:rPr>
        <w:t>CTAR3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transform</w:t>
      </w:r>
      <w:r w:rsidR="002C5D51" w:rsidRPr="00486B41">
        <w:rPr>
          <w:rFonts w:cs="Times New Roman"/>
          <w:bCs/>
        </w:rPr>
        <w:t>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primary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B-cells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into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LCLs</w:t>
      </w:r>
      <w:r w:rsidR="002C5D51" w:rsidRPr="00486B41">
        <w:rPr>
          <w:rFonts w:cs="Times New Roman"/>
          <w:bCs/>
        </w:rPr>
        <w:t>,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so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long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as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they</w:t>
      </w:r>
      <w:r w:rsidR="00414F71" w:rsidRPr="00486B41">
        <w:rPr>
          <w:rFonts w:cs="Times New Roman"/>
          <w:bCs/>
        </w:rPr>
        <w:t xml:space="preserve"> </w:t>
      </w:r>
      <w:r w:rsidR="008F58EB"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either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grown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on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fibroblast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feeder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layers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or</w:t>
      </w:r>
      <w:r w:rsidR="00414F71" w:rsidRPr="00486B41">
        <w:rPr>
          <w:rFonts w:cs="Times New Roman"/>
          <w:bCs/>
        </w:rPr>
        <w:t xml:space="preserve"> </w:t>
      </w:r>
      <w:r w:rsidR="002C5D51" w:rsidRPr="00486B41">
        <w:rPr>
          <w:rFonts w:cs="Times New Roman"/>
          <w:bCs/>
        </w:rPr>
        <w:t>high-titers</w:t>
      </w:r>
      <w:r w:rsidR="00414F71" w:rsidRPr="00486B41">
        <w:rPr>
          <w:rFonts w:cs="Times New Roman"/>
          <w:bCs/>
        </w:rPr>
        <w:t xml:space="preserve"> </w:t>
      </w:r>
      <w:r w:rsidR="002C5D51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2C5D51"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="003775F3" w:rsidRPr="00486B41">
        <w:rPr>
          <w:rFonts w:cs="Times New Roman"/>
          <w:bCs/>
        </w:rPr>
        <w:t>used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332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334</w:t>
      </w:r>
      <w:r w:rsidR="00414F71" w:rsidRPr="00486B41">
        <w:rPr>
          <w:rFonts w:cs="Times New Roman"/>
          <w:bCs/>
        </w:rPr>
        <w:t xml:space="preserve"> </w:t>
      </w:r>
      <w:r w:rsidR="00A37245" w:rsidRPr="00486B41">
        <w:rPr>
          <w:rFonts w:cs="Times New Roman"/>
          <w:bCs/>
        </w:rPr>
        <w:t>While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residue</w:t>
      </w:r>
      <w:r w:rsidR="00A37245" w:rsidRPr="00486B41">
        <w:rPr>
          <w:rFonts w:cs="Times New Roman"/>
          <w:snapToGrid w:val="0"/>
        </w:rPr>
        <w:t>s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encompassing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CTAR3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does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not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abrogate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B-cell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growth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transformation</w:t>
      </w:r>
      <w:r w:rsidR="009052E2" w:rsidRPr="00486B41">
        <w:rPr>
          <w:rStyle w:val="citebib"/>
          <w:rFonts w:cs="Times New Roman"/>
          <w:vertAlign w:val="superscript"/>
        </w:rPr>
        <w:t>297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299</w:t>
      </w:r>
      <w:r w:rsidR="00A37245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i/>
          <w:snapToGrid w:val="0"/>
        </w:rPr>
        <w:t>in</w:t>
      </w:r>
      <w:r w:rsidR="00414F71" w:rsidRPr="00486B41">
        <w:rPr>
          <w:rFonts w:cs="Times New Roman"/>
          <w:i/>
          <w:snapToGrid w:val="0"/>
        </w:rPr>
        <w:t xml:space="preserve"> </w:t>
      </w:r>
      <w:r w:rsidR="00A37245" w:rsidRPr="00486B41">
        <w:rPr>
          <w:rFonts w:cs="Times New Roman"/>
          <w:i/>
          <w:snapToGrid w:val="0"/>
        </w:rPr>
        <w:t>vivo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roles</w:t>
      </w:r>
      <w:r w:rsidR="00414F71" w:rsidRPr="00486B41">
        <w:rPr>
          <w:rFonts w:cs="Times New Roman"/>
          <w:snapToGrid w:val="0"/>
        </w:rPr>
        <w:t xml:space="preserve"> </w:t>
      </w:r>
      <w:r w:rsidR="00A37245" w:rsidRPr="00486B41">
        <w:rPr>
          <w:rFonts w:cs="Times New Roman"/>
          <w:snapToGrid w:val="0"/>
        </w:rPr>
        <w:t>remain</w:t>
      </w:r>
      <w:r w:rsidR="00414F71" w:rsidRPr="00486B41">
        <w:rPr>
          <w:rFonts w:cs="Times New Roman"/>
          <w:snapToGrid w:val="0"/>
        </w:rPr>
        <w:t xml:space="preserve"> </w:t>
      </w:r>
      <w:r w:rsidR="00FA3DD0" w:rsidRPr="00486B41">
        <w:rPr>
          <w:rFonts w:cs="Times New Roman"/>
          <w:snapToGrid w:val="0"/>
        </w:rPr>
        <w:t>possible</w:t>
      </w:r>
      <w:r w:rsidR="00A3724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Indeed,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CTAR3</w:t>
      </w:r>
      <w:r w:rsidR="00414F71" w:rsidRPr="00486B41">
        <w:rPr>
          <w:rFonts w:cs="Times New Roman"/>
        </w:rPr>
        <w:t xml:space="preserve"> </w:t>
      </w:r>
      <w:r w:rsidR="008474F3" w:rsidRPr="00486B41">
        <w:rPr>
          <w:rFonts w:cs="Times New Roman"/>
        </w:rPr>
        <w:t>alters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migration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promotes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establishment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37245" w:rsidRPr="00486B41">
        <w:rPr>
          <w:rFonts w:cs="Times New Roman"/>
        </w:rPr>
        <w:t>latency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38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296</w:t>
      </w:r>
      <w:proofErr w:type="gramEnd"/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CTAR3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3483" w:rsidRPr="00486B41">
        <w:rPr>
          <w:rFonts w:cs="Times New Roman"/>
        </w:rPr>
        <w:t>SUMO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ligase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Ubc9,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itself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644DE9" w:rsidRPr="00486B41">
        <w:rPr>
          <w:rFonts w:cs="Times New Roman"/>
        </w:rPr>
        <w:t>CTAR1/2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217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628</w:t>
      </w:r>
    </w:p>
    <w:p w14:paraId="4FDAAED2" w14:textId="7AE4A724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lastRenderedPageBreak/>
        <w:t>&lt;FIG71.12&gt;</w:t>
      </w:r>
    </w:p>
    <w:p w14:paraId="7ABED589" w14:textId="7CDE1643" w:rsidR="0038580B" w:rsidRPr="00486B41" w:rsidRDefault="0043648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BA000C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BA000C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BA000C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BA000C" w:rsidRPr="00486B41">
        <w:rPr>
          <w:rFonts w:cs="Times New Roman"/>
        </w:rPr>
        <w:t>pathways,</w:t>
      </w:r>
      <w:r w:rsidR="00414F71" w:rsidRPr="00486B41">
        <w:rPr>
          <w:rFonts w:cs="Times New Roman"/>
        </w:rPr>
        <w:t xml:space="preserve"> </w:t>
      </w:r>
      <w:r w:rsidR="00BA000C"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="00BA000C" w:rsidRPr="00486B41">
        <w:rPr>
          <w:rFonts w:cs="Times New Roman"/>
        </w:rPr>
        <w:t>canonical</w:t>
      </w:r>
      <w:r w:rsidR="00414F71" w:rsidRPr="00486B41">
        <w:rPr>
          <w:rFonts w:cs="Times New Roman"/>
        </w:rPr>
        <w:t xml:space="preserve"> </w:t>
      </w:r>
      <w:r w:rsidR="00BA000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A000C" w:rsidRPr="00486B41">
        <w:rPr>
          <w:rFonts w:cs="Times New Roman"/>
        </w:rPr>
        <w:t>non-canonical.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CTAR2/TES2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TRADD</w:t>
      </w:r>
      <w:r w:rsidR="00AF5CD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F67AE" w:rsidRPr="00486B41">
        <w:rPr>
          <w:rFonts w:cs="Times New Roman"/>
        </w:rPr>
        <w:t>TNIK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TRAF6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initiate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canonical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723968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signaling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226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297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431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647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649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659</w:t>
      </w:r>
      <w:proofErr w:type="gramEnd"/>
      <w:r w:rsidR="00E2521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TRAF6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CTAR2/TES2-mediated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canonical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NF-</w:t>
      </w:r>
      <w:r w:rsidR="007756FF" w:rsidRPr="00486B41">
        <w:rPr>
          <w:rFonts w:cs="Times New Roman"/>
        </w:rPr>
        <w:t>κ</w:t>
      </w:r>
      <w:r w:rsidR="00AF5CD2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activation</w:t>
      </w:r>
      <w:r w:rsidR="009052E2" w:rsidRPr="00486B41">
        <w:rPr>
          <w:rStyle w:val="citebib"/>
          <w:rFonts w:cs="Times New Roman"/>
          <w:vertAlign w:val="superscript"/>
        </w:rPr>
        <w:t>226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LM</w:t>
      </w:r>
      <w:r w:rsidR="00DD483C" w:rsidRPr="00486B41">
        <w:rPr>
          <w:rFonts w:cs="Times New Roman"/>
        </w:rPr>
        <w:t>P1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supported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adaptor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DD483C" w:rsidRPr="00486B41">
        <w:rPr>
          <w:rFonts w:cs="Times New Roman"/>
        </w:rPr>
        <w:t>p62</w:t>
      </w:r>
      <w:r w:rsidR="00AF5CD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764</w:t>
      </w:r>
      <w:r w:rsidR="00414F71" w:rsidRPr="00486B41">
        <w:rPr>
          <w:rFonts w:cs="Times New Roman"/>
        </w:rPr>
        <w:t xml:space="preserve"> </w:t>
      </w:r>
      <w:proofErr w:type="gramStart"/>
      <w:r w:rsidR="005E293B" w:rsidRPr="00486B41">
        <w:rPr>
          <w:rFonts w:cs="Times New Roman"/>
        </w:rPr>
        <w:t>I</w:t>
      </w:r>
      <w:r w:rsidR="007823DB" w:rsidRPr="00486B41">
        <w:rPr>
          <w:rFonts w:cs="Times New Roman"/>
        </w:rPr>
        <w:t>n</w:t>
      </w:r>
      <w:proofErr w:type="gramEnd"/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turn,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TRAF6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TAK1</w:t>
      </w:r>
      <w:r w:rsidR="007823D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phosphorylates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I</w:t>
      </w:r>
      <w:r w:rsidR="00C907C4" w:rsidRPr="00BD6847">
        <w:rPr>
          <w:rFonts w:ascii="Symbol" w:hAnsi="Symbol"/>
          <w:color w:val="000000" w:themeColor="text1"/>
        </w:rPr>
        <w:t></w:t>
      </w:r>
      <w:r w:rsidR="007823DB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(IKK)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IKK</w:t>
      </w:r>
      <w:r w:rsidR="00216B9A" w:rsidRPr="00BD6847">
        <w:rPr>
          <w:rFonts w:ascii="Symbol" w:hAnsi="Symbol"/>
        </w:rPr>
        <w:t></w:t>
      </w:r>
      <w:r w:rsidR="009052E2" w:rsidRPr="00486B41">
        <w:rPr>
          <w:rStyle w:val="citebib"/>
          <w:rFonts w:cs="Times New Roman"/>
          <w:vertAlign w:val="superscript"/>
        </w:rPr>
        <w:t>765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(</w:t>
      </w:r>
      <w:r w:rsidR="007823DB" w:rsidRPr="00486B41">
        <w:rPr>
          <w:rFonts w:cs="Times New Roman"/>
          <w:bCs/>
        </w:rPr>
        <w:t>Fi</w:t>
      </w:r>
      <w:r w:rsidR="00D774C2" w:rsidRPr="00486B41">
        <w:rPr>
          <w:rFonts w:cs="Times New Roman"/>
          <w:bCs/>
        </w:rPr>
        <w:t>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CD36EF" w:rsidRPr="00486B41">
        <w:rPr>
          <w:rFonts w:cs="Times New Roman"/>
          <w:bCs/>
        </w:rPr>
        <w:t>1</w:t>
      </w:r>
      <w:r w:rsidR="00BD4C28" w:rsidRPr="00486B41">
        <w:rPr>
          <w:rFonts w:cs="Times New Roman"/>
          <w:bCs/>
        </w:rPr>
        <w:t>2</w:t>
      </w:r>
      <w:r w:rsidR="007823DB" w:rsidRPr="00486B41">
        <w:rPr>
          <w:rFonts w:cs="Times New Roman"/>
          <w:bCs/>
        </w:rPr>
        <w:t>)</w:t>
      </w:r>
      <w:r w:rsidR="00723968" w:rsidRPr="00486B41">
        <w:rPr>
          <w:rFonts w:cs="Times New Roman"/>
          <w:bCs/>
        </w:rPr>
        <w:t>.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linear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ubiquitin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assembly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(LUBAC)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plays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IKK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activation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224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IKK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phosphorylates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I</w:t>
      </w:r>
      <w:r w:rsidR="00C907C4" w:rsidRPr="00BD6847">
        <w:rPr>
          <w:rFonts w:ascii="Symbol" w:hAnsi="Symbol"/>
          <w:color w:val="000000" w:themeColor="text1"/>
        </w:rPr>
        <w:t></w:t>
      </w:r>
      <w:r w:rsidR="007823DB" w:rsidRPr="00486B41">
        <w:rPr>
          <w:rFonts w:cs="Times New Roman"/>
        </w:rPr>
        <w:t>B</w:t>
      </w:r>
      <w:r w:rsidR="00C907C4" w:rsidRPr="00486B41">
        <w:rPr>
          <w:rFonts w:cs="Times New Roman"/>
        </w:rPr>
        <w:sym w:font="Symbol" w:char="F061"/>
      </w:r>
      <w:r w:rsidR="007823D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prom</w:t>
      </w:r>
      <w:r w:rsidR="00487C58" w:rsidRPr="00486B41">
        <w:rPr>
          <w:rFonts w:cs="Times New Roman"/>
        </w:rPr>
        <w:t>o</w:t>
      </w:r>
      <w:r w:rsidR="007823DB" w:rsidRPr="00486B41">
        <w:rPr>
          <w:rFonts w:cs="Times New Roman"/>
        </w:rPr>
        <w:t>ting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ubiquitination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16B9A" w:rsidRPr="00BD6847">
        <w:rPr>
          <w:rFonts w:ascii="Symbol" w:hAnsi="Symbol"/>
        </w:rPr>
        <w:t></w:t>
      </w:r>
      <w:r w:rsidR="007823DB" w:rsidRPr="00486B41">
        <w:rPr>
          <w:rFonts w:cs="Times New Roman"/>
        </w:rPr>
        <w:t>-TRCP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proteasomal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turnover.</w:t>
      </w:r>
      <w:r w:rsidR="00414F71" w:rsidRPr="00486B41">
        <w:rPr>
          <w:rFonts w:cs="Times New Roman"/>
        </w:rPr>
        <w:t xml:space="preserve"> </w:t>
      </w:r>
      <w:r w:rsidR="005E293B" w:rsidRPr="00486B41">
        <w:rPr>
          <w:rFonts w:cs="Times New Roman"/>
        </w:rPr>
        <w:t>I</w:t>
      </w:r>
      <w:r w:rsidR="00C907C4" w:rsidRPr="00BD6847">
        <w:rPr>
          <w:rFonts w:ascii="Symbol" w:hAnsi="Symbol"/>
          <w:color w:val="000000" w:themeColor="text1"/>
        </w:rPr>
        <w:t></w:t>
      </w:r>
      <w:r w:rsidR="005E293B" w:rsidRPr="00486B41">
        <w:rPr>
          <w:rFonts w:cs="Times New Roman"/>
        </w:rPr>
        <w:t>B</w:t>
      </w:r>
      <w:r w:rsidR="00C907C4" w:rsidRPr="00486B41">
        <w:rPr>
          <w:rFonts w:cs="Times New Roman"/>
        </w:rPr>
        <w:sym w:font="Symbol" w:char="F061"/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degradation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releases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dimeric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7823DB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factors,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RelA</w:t>
      </w:r>
      <w:proofErr w:type="gramStart"/>
      <w:r w:rsidR="007823DB" w:rsidRPr="00486B41">
        <w:rPr>
          <w:rFonts w:cs="Times New Roman"/>
        </w:rPr>
        <w:t>:p50</w:t>
      </w:r>
      <w:proofErr w:type="gramEnd"/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cRel:p50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translocation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activation.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CRISPR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loss-of-function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="002C5D51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TRAF6,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TAK1,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LUBAC,</w:t>
      </w:r>
      <w:r w:rsidR="00414F71" w:rsidRPr="00486B41">
        <w:rPr>
          <w:rFonts w:cs="Times New Roman"/>
        </w:rPr>
        <w:t xml:space="preserve"> </w:t>
      </w:r>
      <w:r w:rsidR="00723968" w:rsidRPr="00486B41">
        <w:rPr>
          <w:rFonts w:cs="Times New Roman"/>
        </w:rPr>
        <w:t>IKK</w:t>
      </w:r>
      <w:r w:rsidR="00216B9A" w:rsidRPr="00BD6847">
        <w:rPr>
          <w:rFonts w:ascii="Symbol" w:hAnsi="Symbol"/>
        </w:rPr>
        <w:t></w:t>
      </w:r>
      <w:r w:rsidR="00CD36EF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RelA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823DB" w:rsidRPr="00486B41">
        <w:rPr>
          <w:rFonts w:cs="Times New Roman"/>
        </w:rPr>
        <w:t>cRel</w:t>
      </w:r>
      <w:r w:rsidR="00414F71" w:rsidRPr="00486B41">
        <w:rPr>
          <w:rFonts w:cs="Times New Roman"/>
        </w:rPr>
        <w:t xml:space="preserve"> </w:t>
      </w:r>
      <w:r w:rsidR="001D0A42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CD36EF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CD36EF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CD36EF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CD36EF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CD36E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D36EF" w:rsidRPr="00486B41">
        <w:rPr>
          <w:rFonts w:cs="Times New Roman"/>
        </w:rPr>
        <w:t>survival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443</w:t>
      </w:r>
      <w:r w:rsidR="00414F71" w:rsidRPr="00486B41">
        <w:rPr>
          <w:rFonts w:cs="Times New Roman"/>
        </w:rPr>
        <w:t xml:space="preserve"> </w:t>
      </w:r>
    </w:p>
    <w:p w14:paraId="0612D1AC" w14:textId="37F1458F" w:rsidR="002F32A6" w:rsidRPr="00486B41" w:rsidRDefault="00BD5DEE" w:rsidP="00CC1D3F">
      <w:pPr>
        <w:pStyle w:val="TXT"/>
        <w:rPr>
          <w:rFonts w:cs="Times New Roman"/>
          <w:bCs/>
        </w:rPr>
      </w:pPr>
      <w:r w:rsidRPr="00486B41">
        <w:rPr>
          <w:rFonts w:cs="Times New Roman"/>
        </w:rPr>
        <w:t>CTAR1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8150A5" w:rsidRPr="00486B41">
        <w:rPr>
          <w:rFonts w:cs="Times New Roman"/>
        </w:rPr>
        <w:t>κ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determined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electopherectic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shift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assay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331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493</w:t>
      </w:r>
      <w:r w:rsidR="00414F71" w:rsidRPr="00486B41">
        <w:rPr>
          <w:rFonts w:cs="Times New Roman"/>
        </w:rPr>
        <w:t xml:space="preserve"> </w:t>
      </w:r>
      <w:r w:rsidR="008F58EB" w:rsidRPr="00486B41">
        <w:rPr>
          <w:rFonts w:cs="Times New Roman"/>
        </w:rPr>
        <w:t>R</w:t>
      </w:r>
      <w:r w:rsidRPr="00486B41">
        <w:rPr>
          <w:rFonts w:cs="Times New Roman"/>
        </w:rPr>
        <w:t>ecombinant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FA3DD0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8150A5" w:rsidRPr="00486B41">
        <w:rPr>
          <w:rFonts w:cs="Times New Roman"/>
        </w:rPr>
        <w:t>κ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ICAM-1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wild</w:t>
      </w:r>
      <w:r w:rsidR="008F58EB" w:rsidRPr="00486B41">
        <w:rPr>
          <w:rFonts w:cs="Times New Roman"/>
        </w:rPr>
        <w:t>-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332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334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Recombinant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lacking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TES2/CTAR2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signaling</w:t>
      </w:r>
      <w:r w:rsidR="00414F71" w:rsidRPr="00486B41">
        <w:rPr>
          <w:rFonts w:cs="Times New Roman"/>
          <w:bCs/>
        </w:rPr>
        <w:t xml:space="preserve"> </w:t>
      </w:r>
      <w:r w:rsidR="007756FF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highly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impaired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upregulation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anti-apoptotic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protein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cFLIP.</w:t>
      </w:r>
      <w:r w:rsidR="009052E2" w:rsidRPr="00486B41">
        <w:rPr>
          <w:rStyle w:val="citebib"/>
          <w:rFonts w:cs="Times New Roman"/>
          <w:vertAlign w:val="superscript"/>
        </w:rPr>
        <w:t>496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Perhaps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relatedly,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LCLs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survive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CRISPR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KO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if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rescued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cDNA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encoding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which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only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TES1,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but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not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TES2,</w:t>
      </w:r>
      <w:r w:rsidR="00414F71" w:rsidRPr="00486B41">
        <w:rPr>
          <w:rFonts w:cs="Times New Roman"/>
          <w:bCs/>
        </w:rPr>
        <w:t xml:space="preserve"> </w:t>
      </w:r>
      <w:r w:rsidR="00AF5CD2" w:rsidRPr="00486B41">
        <w:rPr>
          <w:rFonts w:cs="Times New Roman"/>
          <w:bCs/>
        </w:rPr>
        <w:t>signals.</w:t>
      </w:r>
      <w:r w:rsidR="009052E2" w:rsidRPr="00486B41">
        <w:rPr>
          <w:rStyle w:val="citebib"/>
          <w:rFonts w:cs="Times New Roman"/>
          <w:vertAlign w:val="superscript"/>
        </w:rPr>
        <w:t>496</w:t>
      </w:r>
      <w:r w:rsidR="00414F71" w:rsidRPr="00486B41">
        <w:rPr>
          <w:rFonts w:cs="Times New Roman"/>
          <w:bCs/>
        </w:rPr>
        <w:t xml:space="preserve"> </w:t>
      </w:r>
      <w:r w:rsidR="0043648D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3648D" w:rsidRPr="00486B41">
        <w:rPr>
          <w:rFonts w:cs="Times New Roman"/>
        </w:rPr>
        <w:t>CTAR1/TES1</w:t>
      </w:r>
      <w:r w:rsidR="00414F71" w:rsidRPr="00486B41">
        <w:rPr>
          <w:rFonts w:cs="Times New Roman"/>
        </w:rPr>
        <w:t xml:space="preserve"> </w:t>
      </w:r>
      <w:r w:rsidR="00C11B5B" w:rsidRPr="00486B41">
        <w:rPr>
          <w:rFonts w:cs="Times New Roman"/>
        </w:rPr>
        <w:t>uses</w:t>
      </w:r>
      <w:r w:rsidR="00414F71" w:rsidRPr="00486B41">
        <w:rPr>
          <w:rFonts w:cs="Times New Roman"/>
        </w:rPr>
        <w:t xml:space="preserve"> </w:t>
      </w:r>
      <w:r w:rsidR="00C11B5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C063DA" w:rsidRPr="00486B41">
        <w:rPr>
          <w:rFonts w:cs="Times New Roman"/>
        </w:rPr>
        <w:t>PXQXT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motif</w:t>
      </w:r>
      <w:r w:rsidR="00414F71" w:rsidRPr="00486B41">
        <w:rPr>
          <w:rFonts w:cs="Times New Roman"/>
        </w:rPr>
        <w:t xml:space="preserve"> </w:t>
      </w:r>
      <w:r w:rsidR="00C11B5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recruit</w:t>
      </w:r>
      <w:r w:rsidR="00414F71" w:rsidRPr="00486B41">
        <w:rPr>
          <w:rFonts w:cs="Times New Roman"/>
        </w:rPr>
        <w:t xml:space="preserve"> </w:t>
      </w:r>
      <w:r w:rsidR="0004523D" w:rsidRPr="00486B41">
        <w:rPr>
          <w:rFonts w:cs="Times New Roman"/>
        </w:rPr>
        <w:t>TRAFs</w:t>
      </w:r>
      <w:r w:rsidR="00414F71" w:rsidRPr="00486B41">
        <w:rPr>
          <w:rFonts w:cs="Times New Roman"/>
        </w:rPr>
        <w:t xml:space="preserve"> </w:t>
      </w:r>
      <w:r w:rsidR="002E5AFB" w:rsidRPr="00486B41">
        <w:rPr>
          <w:rFonts w:cs="Times New Roman"/>
        </w:rPr>
        <w:t>1,</w:t>
      </w:r>
      <w:r w:rsidR="00414F71" w:rsidRPr="00486B41">
        <w:rPr>
          <w:rFonts w:cs="Times New Roman"/>
        </w:rPr>
        <w:t xml:space="preserve"> </w:t>
      </w:r>
      <w:r w:rsidR="002E5AFB" w:rsidRPr="00486B41">
        <w:rPr>
          <w:rFonts w:cs="Times New Roman"/>
        </w:rPr>
        <w:t>2,</w:t>
      </w:r>
      <w:r w:rsidR="00414F71" w:rsidRPr="00486B41">
        <w:rPr>
          <w:rFonts w:cs="Times New Roman"/>
        </w:rPr>
        <w:t xml:space="preserve"> </w:t>
      </w:r>
      <w:r w:rsidR="002E5AFB"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="002E5AF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E5AFB" w:rsidRPr="00486B41">
        <w:rPr>
          <w:rFonts w:cs="Times New Roman"/>
        </w:rPr>
        <w:t>5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806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PxQxT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receptors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252D4D" w:rsidRPr="00486B41">
        <w:rPr>
          <w:rFonts w:cs="Times New Roman"/>
        </w:rPr>
        <w:t>CD40.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CTAR1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non-canonical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0D61EB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inducing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(</w:t>
      </w:r>
      <w:r w:rsidR="00C063DA" w:rsidRPr="00486B41">
        <w:rPr>
          <w:rFonts w:cs="Times New Roman"/>
        </w:rPr>
        <w:t>NIK</w:t>
      </w:r>
      <w:r w:rsidR="000D61EB" w:rsidRPr="00486B41">
        <w:rPr>
          <w:rFonts w:cs="Times New Roman"/>
        </w:rPr>
        <w:t>)</w:t>
      </w:r>
      <w:r w:rsidR="0093396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IK</w:t>
      </w:r>
      <w:r w:rsidR="00C063DA" w:rsidRPr="00486B41">
        <w:rPr>
          <w:rFonts w:cs="Times New Roman"/>
        </w:rPr>
        <w:t>Kα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kinase</w:t>
      </w:r>
      <w:r w:rsidR="009052E2" w:rsidRPr="00486B41">
        <w:rPr>
          <w:rStyle w:val="citebib"/>
          <w:rFonts w:cs="Times New Roman"/>
          <w:vertAlign w:val="superscript"/>
        </w:rPr>
        <w:t>432</w:t>
      </w:r>
      <w:r w:rsidR="00933961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IKK</w:t>
      </w:r>
      <w:r w:rsidR="00C907C4" w:rsidRPr="00486B41">
        <w:rPr>
          <w:rFonts w:cs="Times New Roman"/>
        </w:rPr>
        <w:sym w:font="Symbol" w:char="F061"/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phosphorylates</w:t>
      </w:r>
      <w:r w:rsidR="00414F71" w:rsidRPr="00486B41">
        <w:rPr>
          <w:rFonts w:cs="Times New Roman"/>
        </w:rPr>
        <w:t xml:space="preserve"> </w:t>
      </w:r>
      <w:r w:rsidR="00933961" w:rsidRPr="00486B41">
        <w:rPr>
          <w:rFonts w:cs="Times New Roman"/>
        </w:rPr>
        <w:t>p100,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trigger</w:t>
      </w:r>
      <w:r w:rsidR="00933961" w:rsidRPr="00486B41">
        <w:rPr>
          <w:rFonts w:cs="Times New Roman"/>
        </w:rPr>
        <w:t>ing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p52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0D61EB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0D61EB" w:rsidRPr="00486B41">
        <w:rPr>
          <w:rFonts w:cs="Times New Roman"/>
        </w:rPr>
        <w:t>subunit.</w:t>
      </w:r>
      <w:r w:rsidR="00414F71" w:rsidRPr="00486B41">
        <w:rPr>
          <w:rFonts w:cs="Times New Roman"/>
        </w:rPr>
        <w:t xml:space="preserve"> </w:t>
      </w:r>
      <w:proofErr w:type="gramStart"/>
      <w:r w:rsidR="00C65E2E" w:rsidRPr="00486B41">
        <w:rPr>
          <w:rFonts w:cs="Times New Roman"/>
        </w:rPr>
        <w:t>p52</w:t>
      </w:r>
      <w:proofErr w:type="gramEnd"/>
      <w:r w:rsidR="00414F71" w:rsidRPr="00486B41">
        <w:rPr>
          <w:rFonts w:cs="Times New Roman"/>
        </w:rPr>
        <w:t xml:space="preserve"> </w:t>
      </w:r>
      <w:r w:rsidR="00C65E2E" w:rsidRPr="00486B41">
        <w:rPr>
          <w:rFonts w:cs="Times New Roman"/>
        </w:rPr>
        <w:t>homodimers</w:t>
      </w:r>
      <w:r w:rsidR="00414F71" w:rsidRPr="00486B41">
        <w:rPr>
          <w:rFonts w:cs="Times New Roman"/>
        </w:rPr>
        <w:t xml:space="preserve"> </w:t>
      </w:r>
      <w:r w:rsidR="00C65E2E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C65E2E" w:rsidRPr="00486B41">
        <w:rPr>
          <w:rFonts w:cs="Times New Roman"/>
        </w:rPr>
        <w:t>heterodimers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="00C65E2E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C65E2E" w:rsidRPr="00486B41">
        <w:rPr>
          <w:rFonts w:cs="Times New Roman"/>
        </w:rPr>
        <w:t>genes.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p52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survival</w:t>
      </w:r>
      <w:r w:rsidR="00B5256D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B5256D" w:rsidRPr="00486B41">
        <w:rPr>
          <w:rFonts w:cs="Times New Roman"/>
        </w:rPr>
        <w:t>though</w:t>
      </w:r>
      <w:r w:rsidR="00414F71" w:rsidRPr="00486B41">
        <w:rPr>
          <w:rFonts w:cs="Times New Roman"/>
        </w:rPr>
        <w:t xml:space="preserve"> </w:t>
      </w:r>
      <w:r w:rsidR="00B5256D" w:rsidRPr="00486B41">
        <w:rPr>
          <w:rFonts w:cs="Times New Roman"/>
        </w:rPr>
        <w:t>interestingly</w:t>
      </w:r>
      <w:r w:rsidR="00414F71" w:rsidRPr="00486B41">
        <w:rPr>
          <w:rFonts w:cs="Times New Roman"/>
        </w:rPr>
        <w:t xml:space="preserve"> </w:t>
      </w:r>
      <w:r w:rsidR="00B5256D" w:rsidRPr="00486B41">
        <w:rPr>
          <w:rFonts w:cs="Times New Roman"/>
        </w:rPr>
        <w:t>RelB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not</w:t>
      </w:r>
      <w:r w:rsidR="005E293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E293B" w:rsidRPr="00486B41">
        <w:rPr>
          <w:rFonts w:cs="Times New Roman"/>
        </w:rPr>
        <w:t>perhaps</w:t>
      </w:r>
      <w:r w:rsidR="00414F71" w:rsidRPr="00486B41">
        <w:rPr>
          <w:rFonts w:cs="Times New Roman"/>
        </w:rPr>
        <w:t xml:space="preserve"> </w:t>
      </w:r>
      <w:r w:rsidR="005E293B"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11E37" w:rsidRPr="00486B41">
        <w:rPr>
          <w:rFonts w:cs="Times New Roman"/>
        </w:rPr>
        <w:t>redundancy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443</w:t>
      </w:r>
      <w:r w:rsidR="00414F71" w:rsidRPr="00486B41">
        <w:rPr>
          <w:rFonts w:cs="Times New Roman"/>
        </w:rPr>
        <w:t xml:space="preserve"> </w:t>
      </w:r>
      <w:r w:rsidR="00EC46DE" w:rsidRPr="00486B41">
        <w:rPr>
          <w:rFonts w:cs="Times New Roman"/>
        </w:rPr>
        <w:t>A</w:t>
      </w:r>
      <w:r w:rsidR="00CF1174" w:rsidRPr="00486B41">
        <w:rPr>
          <w:rFonts w:cs="Times New Roman"/>
        </w:rPr>
        <w:t>ssociation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TRAF1</w:t>
      </w:r>
      <w:r w:rsidR="00414F71" w:rsidRPr="00486B41">
        <w:rPr>
          <w:rFonts w:cs="Times New Roman"/>
        </w:rPr>
        <w:t xml:space="preserve"> </w:t>
      </w:r>
      <w:r w:rsidR="005C6E7F" w:rsidRPr="00486B41">
        <w:rPr>
          <w:rFonts w:cs="Times New Roman"/>
        </w:rPr>
        <w:t>enhances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CTAR1/TES1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activat</w:t>
      </w:r>
      <w:r w:rsidR="005C6E7F" w:rsidRPr="00486B41">
        <w:rPr>
          <w:rFonts w:cs="Times New Roman"/>
        </w:rPr>
        <w:t>ion</w:t>
      </w:r>
      <w:r w:rsidR="00414F71" w:rsidRPr="00486B41">
        <w:rPr>
          <w:rFonts w:cs="Times New Roman"/>
        </w:rPr>
        <w:t xml:space="preserve"> </w:t>
      </w:r>
      <w:r w:rsidR="005C6E7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canonical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CF1174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pathway</w:t>
      </w:r>
      <w:r w:rsidR="00D0019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TRAF1:TRAF2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heterotrimers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recruit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LUBAC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lysine-63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ubiquitin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ligases</w:t>
      </w:r>
      <w:r w:rsidR="00414F71" w:rsidRPr="00486B41">
        <w:rPr>
          <w:rFonts w:cs="Times New Roman"/>
        </w:rPr>
        <w:t xml:space="preserve"> </w:t>
      </w:r>
      <w:r w:rsidR="005C329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="00CF1174" w:rsidRPr="00486B41">
        <w:rPr>
          <w:rFonts w:cs="Times New Roman"/>
        </w:rPr>
        <w:t>TAK1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235</w:t>
      </w:r>
      <w:r w:rsidR="00414F71" w:rsidRPr="00486B41">
        <w:rPr>
          <w:rFonts w:cs="Times New Roman"/>
        </w:rPr>
        <w:t xml:space="preserve"> </w:t>
      </w:r>
    </w:p>
    <w:p w14:paraId="1B02725A" w14:textId="21BB5FCE" w:rsidR="005C6E7F" w:rsidRPr="00486B41" w:rsidRDefault="005C6E7F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(EGFR)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STAT3</w:t>
      </w:r>
      <w:r w:rsidR="00BD5DE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LMP1-activated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BCL3</w:t>
      </w:r>
      <w:r w:rsidR="00BD5DE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co-occup</w:t>
      </w:r>
      <w:r w:rsidR="008F58EB" w:rsidRPr="00486B41">
        <w:rPr>
          <w:rFonts w:cs="Times New Roman"/>
        </w:rPr>
        <w:t>ies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EGFR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p50</w:t>
      </w:r>
      <w:r w:rsidR="00414F71" w:rsidRPr="00486B41">
        <w:rPr>
          <w:rFonts w:cs="Times New Roman"/>
        </w:rPr>
        <w:t xml:space="preserve"> </w:t>
      </w:r>
      <w:r w:rsidR="00BD5DEE" w:rsidRPr="00486B41">
        <w:rPr>
          <w:rFonts w:cs="Times New Roman"/>
        </w:rPr>
        <w:t>homodimers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367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726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junctional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plakoglobin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cadherin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relevant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metastasis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p53-mediated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A20</w:t>
      </w:r>
      <w:r w:rsidR="009052E2" w:rsidRPr="00486B41">
        <w:rPr>
          <w:rStyle w:val="citebib"/>
          <w:rFonts w:cs="Times New Roman"/>
          <w:vertAlign w:val="superscript"/>
        </w:rPr>
        <w:t>216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enhances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YAP/TAZ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oral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keratinocytes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epithelial-to-mesenchymal</w:t>
      </w:r>
      <w:r w:rsidR="00414F71" w:rsidRPr="00486B41">
        <w:rPr>
          <w:rFonts w:cs="Times New Roman"/>
        </w:rPr>
        <w:t xml:space="preserve"> </w:t>
      </w:r>
      <w:r w:rsidR="008845C2" w:rsidRPr="00486B41">
        <w:rPr>
          <w:rFonts w:cs="Times New Roman"/>
        </w:rPr>
        <w:t>transition.</w:t>
      </w:r>
      <w:r w:rsidR="009052E2" w:rsidRPr="00486B41">
        <w:rPr>
          <w:rStyle w:val="citebib"/>
          <w:rFonts w:cs="Times New Roman"/>
          <w:vertAlign w:val="superscript"/>
        </w:rPr>
        <w:t>664</w:t>
      </w:r>
    </w:p>
    <w:p w14:paraId="47E9A962" w14:textId="081DC967" w:rsidR="009A470F" w:rsidRPr="00486B41" w:rsidRDefault="002E5AFB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Constitutive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canonical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non-canonical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landscape.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dimeric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nuclei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816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9A470F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occup</w:t>
      </w:r>
      <w:r w:rsidR="000B4C93" w:rsidRPr="00486B41">
        <w:rPr>
          <w:rFonts w:cs="Times New Roman"/>
        </w:rPr>
        <w:t>ies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73%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enhancers</w:t>
      </w:r>
      <w:r w:rsidR="000B4C93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B4C93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0B4C93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0B4C93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readily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reflect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9A470F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proofErr w:type="gramStart"/>
      <w:r w:rsidR="009A470F" w:rsidRPr="00486B41">
        <w:rPr>
          <w:rFonts w:cs="Times New Roman"/>
        </w:rPr>
        <w:t>paradigm</w:t>
      </w:r>
      <w:proofErr w:type="gramEnd"/>
      <w:r w:rsidR="009A470F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Rather,</w:t>
      </w:r>
      <w:r w:rsidR="00414F71" w:rsidRPr="00486B41">
        <w:rPr>
          <w:rFonts w:cs="Times New Roman"/>
        </w:rPr>
        <w:t xml:space="preserve"> </w:t>
      </w:r>
      <w:r w:rsidR="006834B9" w:rsidRPr="00486B41">
        <w:rPr>
          <w:rFonts w:cs="Times New Roman"/>
        </w:rPr>
        <w:t>11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distinct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9A470F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profiles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enhancers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ten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promoters,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significant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cross-talk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canonical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non-canonical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9A470F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pathways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9A470F" w:rsidRPr="00486B41">
        <w:rPr>
          <w:rFonts w:cs="Times New Roman"/>
        </w:rPr>
        <w:t>genome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816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7478F1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target</w:t>
      </w:r>
      <w:r w:rsidR="000B4C93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c-FLIP</w:t>
      </w:r>
      <w:r w:rsidR="009052E2" w:rsidRPr="00486B41">
        <w:rPr>
          <w:rStyle w:val="citebib"/>
          <w:rFonts w:cs="Times New Roman"/>
          <w:vertAlign w:val="superscript"/>
        </w:rPr>
        <w:t>443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BCL2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7478F1" w:rsidRPr="00486B41">
        <w:rPr>
          <w:rFonts w:cs="Times New Roman"/>
        </w:rPr>
        <w:t>members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586</w:t>
      </w:r>
      <w:r w:rsidR="00B4424E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257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Proteomic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&gt;80%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targeted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A5865"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="005A5865" w:rsidRPr="00486B41">
        <w:rPr>
          <w:rFonts w:cs="Times New Roman"/>
        </w:rPr>
        <w:t>B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165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influences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regulation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322322" w:rsidRPr="00486B41">
        <w:rPr>
          <w:rFonts w:cs="Times New Roman"/>
        </w:rPr>
        <w:t>PARylation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460</w:t>
      </w:r>
    </w:p>
    <w:p w14:paraId="6A13E167" w14:textId="7DC0BCF5" w:rsidR="004F2C88" w:rsidRPr="00486B41" w:rsidRDefault="00042FF8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3F67AE"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JNK,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p38</w:t>
      </w:r>
      <w:r w:rsidR="008150A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ERK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MAP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PI3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345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766</w:t>
      </w:r>
      <w:proofErr w:type="gramEnd"/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Experiments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dominant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negative</w:t>
      </w:r>
      <w:r w:rsidR="00414F71" w:rsidRPr="00486B41">
        <w:rPr>
          <w:rFonts w:cs="Times New Roman"/>
        </w:rPr>
        <w:t xml:space="preserve"> </w:t>
      </w:r>
      <w:r w:rsidR="00D679B1" w:rsidRPr="00486B41">
        <w:rPr>
          <w:rFonts w:cs="Times New Roman"/>
        </w:rPr>
        <w:t>JNK</w:t>
      </w:r>
      <w:r w:rsidR="00414F71" w:rsidRPr="00486B41">
        <w:rPr>
          <w:rFonts w:cs="Times New Roman"/>
        </w:rPr>
        <w:t xml:space="preserve"> </w:t>
      </w:r>
      <w:r w:rsidR="00D679B1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D679B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679B1" w:rsidRPr="00486B41">
        <w:rPr>
          <w:rFonts w:cs="Times New Roman"/>
        </w:rPr>
        <w:t>JNK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chemical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indicate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JNK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D366D1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transformed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E74AB1" w:rsidRPr="00486B41">
        <w:rPr>
          <w:rFonts w:cs="Times New Roman"/>
        </w:rPr>
        <w:t>growth</w:t>
      </w:r>
      <w:r w:rsidR="00486D3B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TAK1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MAPK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kinase-independent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i</w:t>
      </w:r>
      <w:r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formation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contr</w:t>
      </w:r>
      <w:r w:rsidR="000F3F04" w:rsidRPr="00486B41">
        <w:rPr>
          <w:rFonts w:cs="Times New Roman"/>
        </w:rPr>
        <w:t>i</w:t>
      </w:r>
      <w:r w:rsidR="00F2315A" w:rsidRPr="00486B41">
        <w:rPr>
          <w:rFonts w:cs="Times New Roman"/>
        </w:rPr>
        <w:t>b</w:t>
      </w:r>
      <w:r w:rsidR="000F3F04" w:rsidRPr="00486B41">
        <w:rPr>
          <w:rFonts w:cs="Times New Roman"/>
        </w:rPr>
        <w:t>u</w:t>
      </w:r>
      <w:r w:rsidR="00F2315A" w:rsidRPr="00486B41">
        <w:rPr>
          <w:rFonts w:cs="Times New Roman"/>
        </w:rPr>
        <w:t>tes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downstream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TPL2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JNK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activation.</w:t>
      </w:r>
      <w:r w:rsidR="00414F71" w:rsidRPr="00486B41">
        <w:rPr>
          <w:rFonts w:cs="Times New Roman"/>
        </w:rPr>
        <w:t xml:space="preserve"> </w:t>
      </w:r>
      <w:r w:rsidR="00E46E81" w:rsidRPr="00486B41">
        <w:rPr>
          <w:rFonts w:cs="Times New Roman"/>
        </w:rPr>
        <w:t>T</w:t>
      </w:r>
      <w:r w:rsidR="00F2315A" w:rsidRPr="00486B41">
        <w:rPr>
          <w:rFonts w:cs="Times New Roman"/>
        </w:rPr>
        <w:t>his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appear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shared</w:t>
      </w:r>
      <w:r w:rsidR="00414F71" w:rsidRPr="00486B41">
        <w:rPr>
          <w:rFonts w:cs="Times New Roman"/>
        </w:rPr>
        <w:t xml:space="preserve"> </w:t>
      </w:r>
      <w:r w:rsidR="00F2315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</w:t>
      </w:r>
      <w:r w:rsidR="00F2315A" w:rsidRPr="00486B41">
        <w:rPr>
          <w:rFonts w:cs="Times New Roman"/>
        </w:rPr>
        <w:t>0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753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TRAF1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enables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TES1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MAPK</w:t>
      </w:r>
      <w:r w:rsidR="00414F71" w:rsidRPr="00486B41">
        <w:rPr>
          <w:rFonts w:cs="Times New Roman"/>
        </w:rPr>
        <w:t xml:space="preserve"> </w:t>
      </w:r>
      <w:r w:rsidR="00AA1B44" w:rsidRPr="00486B41">
        <w:rPr>
          <w:rFonts w:cs="Times New Roman"/>
        </w:rPr>
        <w:t>pathways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235</w:t>
      </w:r>
      <w:r w:rsidR="00414F71" w:rsidRPr="00486B41">
        <w:rPr>
          <w:rFonts w:cs="Times New Roman"/>
        </w:rPr>
        <w:t xml:space="preserve"> </w:t>
      </w:r>
      <w:r w:rsidR="00AA613B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AA613B" w:rsidRPr="00486B41">
        <w:rPr>
          <w:rFonts w:cs="Times New Roman"/>
        </w:rPr>
        <w:t>differing</w:t>
      </w:r>
      <w:r w:rsidR="00414F71" w:rsidRPr="00486B41">
        <w:rPr>
          <w:rFonts w:cs="Times New Roman"/>
        </w:rPr>
        <w:t xml:space="preserve"> </w:t>
      </w:r>
      <w:r w:rsidR="00AA613B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</w:t>
      </w:r>
      <w:r w:rsidR="00AA613B" w:rsidRPr="00486B41">
        <w:rPr>
          <w:rFonts w:cs="Times New Roman"/>
        </w:rPr>
        <w:t>0,</w:t>
      </w:r>
      <w:r w:rsidR="00414F71" w:rsidRPr="00486B41">
        <w:rPr>
          <w:rFonts w:cs="Times New Roman"/>
        </w:rPr>
        <w:t xml:space="preserve"> </w:t>
      </w:r>
      <w:r w:rsidR="00AA613B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AA613B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262A97" w:rsidRPr="00486B41">
        <w:rPr>
          <w:rFonts w:cs="Times New Roman"/>
        </w:rPr>
        <w:t>IRF7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794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CTAR2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IRF7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K63-linked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ubiquitination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RIP1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lastRenderedPageBreak/>
        <w:t>TRAF6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8F0EDD" w:rsidRPr="00486B41">
        <w:rPr>
          <w:rFonts w:cs="Times New Roman"/>
        </w:rPr>
        <w:t>fashion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535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537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686</w:t>
      </w:r>
      <w:proofErr w:type="gramEnd"/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IRF7</w:t>
      </w:r>
      <w:r w:rsidR="00414F71" w:rsidRPr="00486B41">
        <w:rPr>
          <w:rFonts w:cs="Times New Roman"/>
        </w:rPr>
        <w:t xml:space="preserve"> </w:t>
      </w:r>
      <w:r w:rsidR="00EC1D2E" w:rsidRPr="00486B41">
        <w:rPr>
          <w:rFonts w:cs="Times New Roman"/>
        </w:rPr>
        <w:t>sumoylation</w:t>
      </w:r>
      <w:r w:rsidR="009052E2" w:rsidRPr="00486B41">
        <w:rPr>
          <w:rStyle w:val="citebib"/>
          <w:rFonts w:cs="Times New Roman"/>
          <w:vertAlign w:val="superscript"/>
        </w:rPr>
        <w:t>39</w:t>
      </w:r>
      <w:r w:rsidR="00601D8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limits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IRF7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ther</w:t>
      </w:r>
      <w:r w:rsidR="006834B9" w:rsidRPr="00486B41">
        <w:rPr>
          <w:rFonts w:cs="Times New Roman"/>
        </w:rPr>
        <w:t>e</w:t>
      </w:r>
      <w:r w:rsidR="003E77D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limit</w:t>
      </w:r>
      <w:r w:rsidR="006834B9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innate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3E77D6" w:rsidRPr="00486B41">
        <w:rPr>
          <w:rFonts w:cs="Times New Roman"/>
        </w:rPr>
        <w:t>responses</w:t>
      </w:r>
      <w:r w:rsidR="00EC1D2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PI3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CTAR1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376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CTAR1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CTAR2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LMP1-mediated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rodent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fibroblast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kinases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PI3K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2404E" w:rsidRPr="00486B41">
        <w:rPr>
          <w:rFonts w:cs="Times New Roman"/>
        </w:rPr>
        <w:t>AKT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447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cytoskeleton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vimentin,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LMP1,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LMP1-mediated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PI3K/AKT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="00C302C6" w:rsidRPr="00486B41">
        <w:rPr>
          <w:rFonts w:cs="Times New Roman"/>
        </w:rPr>
        <w:t>activation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475</w:t>
      </w:r>
    </w:p>
    <w:p w14:paraId="17BB0D3A" w14:textId="7FABC669" w:rsidR="00407560" w:rsidRPr="00486B41" w:rsidRDefault="0087281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</w:t>
      </w:r>
      <w:r w:rsidR="00250130" w:rsidRPr="00486B41">
        <w:rPr>
          <w:rFonts w:cs="Times New Roman"/>
        </w:rPr>
        <w:t>mers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patches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410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signals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cholesterol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rich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microdomains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="00657372" w:rsidRPr="00486B41">
        <w:rPr>
          <w:rFonts w:cs="Times New Roman"/>
        </w:rPr>
        <w:t>rafts</w:t>
      </w:r>
      <w:r w:rsidR="009052E2" w:rsidRPr="00486B41">
        <w:rPr>
          <w:rStyle w:val="citebib"/>
          <w:rFonts w:cs="Times New Roman"/>
          <w:vertAlign w:val="superscript"/>
        </w:rPr>
        <w:t>327</w:t>
      </w:r>
      <w:r w:rsidR="00BB5B93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egress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endoplasmic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reticulum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BB5B93" w:rsidRPr="00486B41">
        <w:rPr>
          <w:rFonts w:cs="Times New Roman"/>
        </w:rPr>
        <w:t>signaling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375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Rab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Rab13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days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colocalizes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LMP2</w:t>
      </w:r>
      <w:r w:rsidR="00A01A98" w:rsidRPr="00486B41">
        <w:rPr>
          <w:rFonts w:cs="Times New Roman"/>
        </w:rPr>
        <w:t>A</w:t>
      </w:r>
      <w:r w:rsidR="0025013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intracellular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trafficking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250130" w:rsidRPr="00486B41">
        <w:rPr>
          <w:rFonts w:cs="Times New Roman"/>
        </w:rPr>
        <w:t>sites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768</w:t>
      </w:r>
      <w:r w:rsidR="00414F71" w:rsidRPr="00486B41">
        <w:rPr>
          <w:rFonts w:cs="Times New Roman"/>
        </w:rPr>
        <w:t xml:space="preserve"> </w:t>
      </w:r>
    </w:p>
    <w:p w14:paraId="7DF7379E" w14:textId="6479E5F0" w:rsidR="00092C14" w:rsidRPr="00486B41" w:rsidRDefault="00343FB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highlight</w:t>
      </w:r>
      <w:r w:rsidR="006834B9" w:rsidRPr="00486B41">
        <w:rPr>
          <w:rFonts w:cs="Times New Roman"/>
        </w:rPr>
        <w:t>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oncogenicity.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Transgenic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00196" w:rsidRPr="00486B41">
        <w:rPr>
          <w:rFonts w:cs="Times New Roman"/>
        </w:rPr>
        <w:t>mice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366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811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</w:t>
      </w:r>
      <w:r w:rsidR="00B85B60" w:rsidRPr="00486B41">
        <w:rPr>
          <w:rFonts w:cs="Times New Roman"/>
        </w:rPr>
        <w:t>ice</w:t>
      </w:r>
      <w:r w:rsidR="00414F71" w:rsidRPr="00486B41">
        <w:rPr>
          <w:rFonts w:cs="Times New Roman"/>
        </w:rPr>
        <w:t xml:space="preserve"> </w:t>
      </w:r>
      <w:r w:rsidR="00B85B60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B85B60" w:rsidRPr="00486B41">
        <w:rPr>
          <w:rFonts w:cs="Times New Roman"/>
        </w:rPr>
        <w:t>a</w:t>
      </w:r>
      <w:r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="00B85B60" w:rsidRPr="00486B41">
        <w:rPr>
          <w:rFonts w:cs="Times New Roman"/>
        </w:rPr>
        <w:t>LMP1/</w:t>
      </w:r>
      <w:r w:rsidR="00DE23B3" w:rsidRPr="00486B41">
        <w:rPr>
          <w:rFonts w:cs="Times New Roman"/>
        </w:rPr>
        <w:t>CD40</w:t>
      </w:r>
      <w:r w:rsidR="00414F71" w:rsidRPr="00486B41">
        <w:rPr>
          <w:rFonts w:cs="Times New Roman"/>
        </w:rPr>
        <w:t xml:space="preserve"> </w:t>
      </w:r>
      <w:r w:rsidR="00B85B60" w:rsidRPr="00486B41">
        <w:rPr>
          <w:rFonts w:cs="Times New Roman"/>
        </w:rPr>
        <w:t>chimer</w:t>
      </w:r>
      <w:r w:rsidRPr="00486B41">
        <w:rPr>
          <w:rFonts w:cs="Times New Roman"/>
        </w:rPr>
        <w:t>a</w:t>
      </w:r>
      <w:r w:rsidR="00B85B6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constitutive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</w:t>
      </w:r>
      <w:r w:rsidRPr="00486B41">
        <w:rPr>
          <w:rFonts w:cs="Times New Roman"/>
        </w:rPr>
        <w:t>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hyperactive</w:t>
      </w:r>
      <w:r w:rsidR="00414F71" w:rsidRPr="00486B41">
        <w:rPr>
          <w:rFonts w:cs="Times New Roman"/>
        </w:rPr>
        <w:t xml:space="preserve"> </w:t>
      </w:r>
      <w:r w:rsidR="00DE23B3" w:rsidRPr="00486B41">
        <w:rPr>
          <w:rFonts w:cs="Times New Roman"/>
        </w:rPr>
        <w:t>CD40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254</w:t>
      </w:r>
      <w:r w:rsidR="000574DB" w:rsidRPr="00486B41">
        <w:rPr>
          <w:rStyle w:val="citebib"/>
          <w:rFonts w:cs="Times New Roman"/>
          <w:vertAlign w:val="superscript"/>
        </w:rPr>
        <w:t>-</w:t>
      </w:r>
      <w:r w:rsidR="009052E2" w:rsidRPr="00486B41">
        <w:rPr>
          <w:rStyle w:val="citebib"/>
          <w:rFonts w:cs="Times New Roman"/>
          <w:vertAlign w:val="superscript"/>
        </w:rPr>
        <w:t>598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contrast,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transgenic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mice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expressing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chimeric</w:t>
      </w:r>
      <w:r w:rsidR="00414F71" w:rsidRPr="00486B41">
        <w:rPr>
          <w:rFonts w:cs="Times New Roman"/>
          <w:snapToGrid w:val="0"/>
        </w:rPr>
        <w:t xml:space="preserve"> </w:t>
      </w:r>
      <w:r w:rsidR="00DE23B3" w:rsidRPr="00486B41">
        <w:rPr>
          <w:rFonts w:cs="Times New Roman"/>
          <w:snapToGrid w:val="0"/>
        </w:rPr>
        <w:t>CD40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extracellular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transmembrane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domain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fused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C-terminal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tail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relatively</w:t>
      </w:r>
      <w:r w:rsidR="00414F71" w:rsidRPr="00486B41">
        <w:rPr>
          <w:rFonts w:cs="Times New Roman"/>
          <w:snapToGrid w:val="0"/>
        </w:rPr>
        <w:t xml:space="preserve"> </w:t>
      </w:r>
      <w:r w:rsidR="009C6E62" w:rsidRPr="00486B41">
        <w:rPr>
          <w:rFonts w:cs="Times New Roman"/>
          <w:snapToGrid w:val="0"/>
        </w:rPr>
        <w:t>normal</w:t>
      </w:r>
      <w:r w:rsidR="00295862" w:rsidRPr="00486B41">
        <w:rPr>
          <w:rFonts w:cs="Times New Roman"/>
          <w:snapToGrid w:val="0"/>
        </w:rPr>
        <w:t>.</w:t>
      </w:r>
      <w:r w:rsidR="00414F71" w:rsidRPr="00486B41">
        <w:rPr>
          <w:rFonts w:cs="Times New Roman"/>
          <w:snapToGrid w:val="0"/>
        </w:rPr>
        <w:t xml:space="preserve"> </w:t>
      </w:r>
      <w:r w:rsidR="00295862" w:rsidRPr="00486B41">
        <w:rPr>
          <w:rFonts w:cs="Times New Roman"/>
          <w:snapToGrid w:val="0"/>
        </w:rPr>
        <w:t>I</w:t>
      </w:r>
      <w:r w:rsidR="007C1A10" w:rsidRPr="00486B41">
        <w:rPr>
          <w:rFonts w:cs="Times New Roman"/>
        </w:rPr>
        <w:t>mmunoglobulin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heavy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chain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486D3B"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="00486D3B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86D3B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hyperplasia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C1A10"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aged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mice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366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CD19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promoter</w:t>
      </w:r>
      <w:r w:rsidR="00472C6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LMP1</w:t>
      </w:r>
      <w:r w:rsidR="006834B9" w:rsidRPr="00486B41">
        <w:rPr>
          <w:rFonts w:cs="Times New Roman"/>
        </w:rPr>
        <w:t>-positive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recognized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destroyed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responses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811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cause</w:t>
      </w:r>
      <w:r w:rsidR="009C6E62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fatal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conditional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co-expression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following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72C67" w:rsidRPr="00486B41">
        <w:rPr>
          <w:rFonts w:cs="Times New Roman"/>
        </w:rPr>
        <w:t>suppression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786</w:t>
      </w:r>
      <w:r w:rsidR="00B4424E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495</w:t>
      </w:r>
      <w:r w:rsidR="00414F71" w:rsidRPr="00486B41">
        <w:rPr>
          <w:rFonts w:cs="Times New Roman"/>
        </w:rPr>
        <w:t xml:space="preserve"> </w:t>
      </w:r>
      <w:r w:rsidR="00022491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022491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022491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022491" w:rsidRPr="00486B41">
        <w:rPr>
          <w:rFonts w:cs="Times New Roman"/>
        </w:rPr>
        <w:t>absolu</w:t>
      </w:r>
      <w:r w:rsidR="00E73878" w:rsidRPr="00486B41">
        <w:rPr>
          <w:rFonts w:cs="Times New Roman"/>
        </w:rPr>
        <w:t>tely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lymphomagenesis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cord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model,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apparently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="00DE23B3" w:rsidRPr="00486B41">
        <w:rPr>
          <w:rFonts w:cs="Times New Roman"/>
        </w:rPr>
        <w:t>CD40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E73878" w:rsidRPr="00486B41">
        <w:rPr>
          <w:rFonts w:cs="Times New Roman"/>
        </w:rPr>
        <w:t>compensate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="009C6E62" w:rsidRPr="00486B41">
        <w:rPr>
          <w:rFonts w:cs="Times New Roman"/>
        </w:rPr>
        <w:t>degree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440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Likewise,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deficienct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cause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cord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blood-humanized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model,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albeit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wild</w:t>
      </w:r>
      <w:r w:rsidR="007756FF" w:rsidRPr="00486B41">
        <w:rPr>
          <w:rFonts w:cs="Times New Roman"/>
        </w:rPr>
        <w:t>-</w:t>
      </w:r>
      <w:r w:rsidR="00827321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827321" w:rsidRPr="00486B41">
        <w:rPr>
          <w:rFonts w:cs="Times New Roman"/>
        </w:rPr>
        <w:t>EBV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439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lastRenderedPageBreak/>
        <w:t>cytotoxic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murine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models,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AF5CD2" w:rsidRPr="00486B41">
        <w:rPr>
          <w:rFonts w:cs="Times New Roman"/>
        </w:rPr>
        <w:t>antigens.</w:t>
      </w:r>
      <w:r w:rsidR="009052E2" w:rsidRPr="00486B41">
        <w:rPr>
          <w:rStyle w:val="citebib"/>
          <w:rFonts w:cs="Times New Roman"/>
          <w:vertAlign w:val="superscript"/>
        </w:rPr>
        <w:t>124</w:t>
      </w:r>
    </w:p>
    <w:p w14:paraId="3E519968" w14:textId="525400B9" w:rsidR="007C4D70" w:rsidRPr="00486B41" w:rsidRDefault="00C602E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remodels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metabolic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PARP1-mediated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post-translational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hypoxia-inducible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1-alpha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(HIF-1a)</w:t>
      </w:r>
      <w:r w:rsidR="005A2D1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upgregulation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lactate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exporters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MCT1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A2D11" w:rsidRPr="00486B41">
        <w:rPr>
          <w:rFonts w:cs="Times New Roman"/>
        </w:rPr>
        <w:t>4</w:t>
      </w:r>
      <w:r w:rsidR="009052E2" w:rsidRPr="00486B41">
        <w:rPr>
          <w:rStyle w:val="citebib"/>
          <w:rFonts w:cs="Times New Roman"/>
          <w:vertAlign w:val="superscript"/>
        </w:rPr>
        <w:t>54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</w:t>
      </w:r>
      <w:r w:rsidR="005A2D11" w:rsidRPr="00486B41">
        <w:rPr>
          <w:rFonts w:cs="Times New Roman"/>
        </w:rPr>
        <w:t>e</w:t>
      </w:r>
      <w:r w:rsidRPr="00486B41">
        <w:rPr>
          <w:rFonts w:cs="Times New Roman"/>
        </w:rPr>
        <w:t>s</w:t>
      </w:r>
      <w:r w:rsidR="005A2D11"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Warburg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metabolism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accumulation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435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glycolysis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metabolism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remodeling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834B9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6834B9"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pathogenesis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813</w:t>
      </w:r>
      <w:r w:rsidR="00414F71" w:rsidRPr="00486B41">
        <w:rPr>
          <w:rFonts w:cs="Times New Roman"/>
        </w:rPr>
        <w:t xml:space="preserve"> </w:t>
      </w:r>
    </w:p>
    <w:p w14:paraId="413CF5A4" w14:textId="1E81AAA2" w:rsidR="00262E9C" w:rsidRPr="00486B41" w:rsidRDefault="00571152" w:rsidP="006A13BD">
      <w:pPr>
        <w:pStyle w:val="H3"/>
        <w:rPr>
          <w:rFonts w:ascii="Times New Roman" w:hAnsi="Times New Roman" w:cs="Times New Roman"/>
          <w:color w:val="000000" w:themeColor="text1"/>
        </w:rPr>
      </w:pPr>
      <w:r w:rsidRPr="00486B41">
        <w:rPr>
          <w:rFonts w:ascii="Times New Roman" w:hAnsi="Times New Roman" w:cs="Times New Roman"/>
        </w:rPr>
        <w:t>&lt;H3&gt;</w:t>
      </w:r>
      <w:r w:rsidR="00262E9C" w:rsidRPr="00486B41">
        <w:rPr>
          <w:rFonts w:ascii="Times New Roman" w:hAnsi="Times New Roman" w:cs="Times New Roman"/>
          <w:i/>
        </w:rPr>
        <w:t>LMP2A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262E9C" w:rsidRPr="00486B41">
        <w:rPr>
          <w:rFonts w:ascii="Times New Roman" w:hAnsi="Times New Roman" w:cs="Times New Roman"/>
          <w:i/>
        </w:rPr>
        <w:t>and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262E9C" w:rsidRPr="00486B41">
        <w:rPr>
          <w:rFonts w:ascii="Times New Roman" w:hAnsi="Times New Roman" w:cs="Times New Roman"/>
          <w:i/>
        </w:rPr>
        <w:t>LMP2B</w:t>
      </w:r>
      <w:r w:rsidR="00414F71" w:rsidRPr="00486B41">
        <w:rPr>
          <w:rFonts w:ascii="Times New Roman" w:hAnsi="Times New Roman" w:cs="Times New Roman"/>
          <w:i/>
        </w:rPr>
        <w:t xml:space="preserve"> </w:t>
      </w:r>
    </w:p>
    <w:p w14:paraId="5AA85A2F" w14:textId="74EAD17B" w:rsidR="004C30D9" w:rsidRPr="00486B41" w:rsidRDefault="00262E9C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</w:t>
      </w:r>
      <w:r w:rsidR="00FC069F" w:rsidRPr="00486B41">
        <w:rPr>
          <w:rFonts w:cs="Times New Roman"/>
        </w:rPr>
        <w:t>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rewiring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phosphatases,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adaptor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TCF3,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widespread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output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LMP2A-expressing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100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203</w:t>
      </w:r>
      <w:proofErr w:type="gramEnd"/>
      <w:r w:rsidR="00414F71" w:rsidRPr="00486B41">
        <w:rPr>
          <w:rFonts w:cs="Times New Roman"/>
        </w:rPr>
        <w:t xml:space="preserve"> </w:t>
      </w:r>
      <w:r w:rsidR="0064018D" w:rsidRPr="00486B41">
        <w:rPr>
          <w:rFonts w:cs="Times New Roman"/>
        </w:rPr>
        <w:t>(</w:t>
      </w:r>
      <w:r w:rsidR="0064018D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64018D" w:rsidRPr="00486B41">
        <w:rPr>
          <w:rFonts w:cs="Times New Roman"/>
          <w:bCs/>
        </w:rPr>
        <w:t>13</w:t>
      </w:r>
      <w:r w:rsidR="0064018D"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–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like-signal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like-signal.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Together,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establishes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="00F47B7E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F47B7E" w:rsidRPr="00486B41">
        <w:rPr>
          <w:rFonts w:cs="Times New Roman"/>
          <w:bCs/>
        </w:rPr>
        <w:t>1</w:t>
      </w:r>
      <w:r w:rsidR="00BD4C28" w:rsidRPr="00486B41">
        <w:rPr>
          <w:rFonts w:cs="Times New Roman"/>
          <w:bCs/>
        </w:rPr>
        <w:t>3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RBP-Jκ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PU.1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6401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479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634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833</w:t>
      </w:r>
      <w:proofErr w:type="gramEnd"/>
      <w:r w:rsidR="00414F71" w:rsidRPr="00486B41">
        <w:rPr>
          <w:rFonts w:cs="Times New Roman"/>
        </w:rPr>
        <w:t xml:space="preserve"> </w:t>
      </w:r>
    </w:p>
    <w:p w14:paraId="5440AD2B" w14:textId="3DFE3245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&lt;FIG71.13&gt;</w:t>
      </w:r>
    </w:p>
    <w:p w14:paraId="0798B377" w14:textId="6E7E58DF" w:rsidR="004C30D9" w:rsidRPr="00486B41" w:rsidRDefault="00262E9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IIa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autoactivate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mechanism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64018D" w:rsidRPr="00486B41">
        <w:rPr>
          <w:rFonts w:cs="Times New Roman"/>
          <w:color w:val="000000" w:themeColor="text1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18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encodes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119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cytosolic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precede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methionine,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translational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(TM)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spanning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separated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reverse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turns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cytosolic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9052E2" w:rsidRPr="00486B41">
        <w:rPr>
          <w:rStyle w:val="citebib"/>
          <w:rFonts w:cs="Times New Roman"/>
          <w:vertAlign w:val="superscript"/>
        </w:rPr>
        <w:t>383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634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="00F47B7E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F47B7E" w:rsidRPr="00486B41">
        <w:rPr>
          <w:rFonts w:cs="Times New Roman"/>
          <w:bCs/>
        </w:rPr>
        <w:t>1</w:t>
      </w:r>
      <w:r w:rsidR="00BD4C28" w:rsidRPr="00486B41">
        <w:rPr>
          <w:rFonts w:cs="Times New Roman"/>
          <w:bCs/>
        </w:rPr>
        <w:t>3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augment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negatively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618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colocalizes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patches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palmitylated</w:t>
      </w:r>
      <w:r w:rsidR="009052E2" w:rsidRPr="00486B41">
        <w:rPr>
          <w:rStyle w:val="citebib"/>
          <w:rFonts w:cs="Times New Roman"/>
          <w:vertAlign w:val="superscript"/>
        </w:rPr>
        <w:t>267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329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466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rafts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Src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raft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DQSL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C30D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DCSM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BCR-associated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Ig-α.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C30D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A01A98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487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619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variety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transducers</w:t>
      </w:r>
      <w:r w:rsidR="004C30D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PI3K,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Btk,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BLNK,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Akt,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MAPK</w:t>
      </w:r>
      <w:r w:rsidR="009052E2" w:rsidRPr="00486B41">
        <w:rPr>
          <w:rStyle w:val="citebib"/>
          <w:rFonts w:cs="Times New Roman"/>
          <w:vertAlign w:val="superscript"/>
        </w:rPr>
        <w:t>100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186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482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483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487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707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="00F47B7E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F47B7E" w:rsidRPr="00486B41">
        <w:rPr>
          <w:rFonts w:cs="Times New Roman"/>
          <w:bCs/>
        </w:rPr>
        <w:t>1</w:t>
      </w:r>
      <w:r w:rsidR="00CC2E01" w:rsidRPr="00486B41">
        <w:rPr>
          <w:rFonts w:cs="Times New Roman"/>
          <w:bCs/>
        </w:rPr>
        <w:t>3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majority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LMP2A-driven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events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differ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stimulation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optimize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transformation,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counteracting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MYC-induced</w:t>
      </w:r>
      <w:r w:rsidR="00414F71" w:rsidRPr="00486B41">
        <w:rPr>
          <w:rFonts w:cs="Times New Roman"/>
        </w:rPr>
        <w:t xml:space="preserve"> </w:t>
      </w:r>
      <w:r w:rsidR="00F74BFF" w:rsidRPr="00486B41">
        <w:rPr>
          <w:rFonts w:cs="Times New Roman"/>
        </w:rPr>
        <w:t>apoptosis.</w:t>
      </w:r>
      <w:r w:rsidR="009052E2" w:rsidRPr="00486B41">
        <w:rPr>
          <w:rStyle w:val="citebib"/>
          <w:rFonts w:cs="Times New Roman"/>
          <w:vertAlign w:val="superscript"/>
        </w:rPr>
        <w:t>202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rewires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metabolism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ATP</w:t>
      </w:r>
      <w:r w:rsidR="00414F71" w:rsidRPr="00486B41">
        <w:rPr>
          <w:rFonts w:cs="Times New Roman"/>
        </w:rPr>
        <w:t xml:space="preserve"> </w:t>
      </w:r>
      <w:r w:rsidR="007A2D10" w:rsidRPr="00486B41">
        <w:rPr>
          <w:rFonts w:cs="Times New Roman"/>
        </w:rPr>
        <w:t>generation.</w:t>
      </w:r>
      <w:r w:rsidR="009052E2" w:rsidRPr="00486B41">
        <w:rPr>
          <w:rStyle w:val="citebib"/>
          <w:rFonts w:cs="Times New Roman"/>
          <w:vertAlign w:val="superscript"/>
        </w:rPr>
        <w:t>294</w:t>
      </w:r>
    </w:p>
    <w:p w14:paraId="08298F69" w14:textId="42D00D71" w:rsidR="00262E9C" w:rsidRPr="00486B41" w:rsidRDefault="00262E9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PPPPY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Nedd4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A01A98" w:rsidRPr="00486B41">
        <w:rPr>
          <w:rFonts w:cs="Times New Roman"/>
        </w:rPr>
        <w:t>u</w:t>
      </w:r>
      <w:r w:rsidRPr="00486B41">
        <w:rPr>
          <w:rFonts w:cs="Times New Roman"/>
        </w:rPr>
        <w:t>biquitin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ligases,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AIP4/Itchy,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WWP2,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Nedd4,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Nedd4-2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290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292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ubiquitination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degradation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proteins.</w:t>
      </w:r>
      <w:r w:rsidR="00414F71" w:rsidRPr="00486B41">
        <w:rPr>
          <w:rFonts w:cs="Times New Roman"/>
        </w:rPr>
        <w:t xml:space="preserve"> </w:t>
      </w:r>
    </w:p>
    <w:p w14:paraId="3D6F64F2" w14:textId="03C6C37E" w:rsidR="00351340" w:rsidRPr="00486B41" w:rsidRDefault="00262E9C" w:rsidP="00CC1D3F">
      <w:pPr>
        <w:pStyle w:val="TXT"/>
        <w:rPr>
          <w:rFonts w:cs="Times New Roman"/>
          <w:snapToGrid w:val="0"/>
        </w:rPr>
      </w:pP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absolutely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</w:t>
      </w:r>
      <w:r w:rsidR="004C30D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advantage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451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452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573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612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693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Compatible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with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this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observation</w:t>
      </w:r>
      <w:r w:rsidR="004C30D9" w:rsidRPr="00486B41">
        <w:rPr>
          <w:rFonts w:cs="Times New Roman"/>
          <w:color w:val="000000" w:themeColor="text1"/>
        </w:rPr>
        <w:t>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CRISPR/Cas9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dependency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screens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have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shown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LMP2A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targets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such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Syk,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Btk,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BLNK,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PI3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Kinase,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and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cell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cycle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regulators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are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important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for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LCL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growth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in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culture</w:t>
      </w:r>
      <w:r w:rsidR="00185DCF" w:rsidRPr="00486B41">
        <w:rPr>
          <w:rFonts w:cs="Times New Roman"/>
          <w:color w:val="000000" w:themeColor="text1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442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</w:rPr>
        <w:t>LMP2A,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differentiation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8150A5" w:rsidRPr="00486B41">
        <w:rPr>
          <w:rFonts w:cs="Times New Roman"/>
          <w:i/>
          <w:iCs/>
        </w:rPr>
        <w:t>vivo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transgenic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was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directed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cells</w:t>
      </w:r>
      <w:r w:rsidR="004C30D9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allowed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BCR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negative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escape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from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bone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marrow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colonize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peripheral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lymphoid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organs</w:t>
      </w:r>
      <w:r w:rsidR="004C30D9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bypassing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normal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developmental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checkpoints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constitutive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activation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BCR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transducers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</w:t>
      </w:r>
      <w:proofErr w:type="gramStart"/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87</w:t>
      </w:r>
      <w:proofErr w:type="gramEnd"/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effect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also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evident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RAG1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KO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number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proteins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for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BCR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signaling</w:t>
      </w:r>
      <w:r w:rsidR="004C30D9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such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Syk,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Btk,</w:t>
      </w:r>
      <w:r w:rsidR="00414F71" w:rsidRPr="00486B41">
        <w:rPr>
          <w:rFonts w:cs="Times New Roman"/>
          <w:snapToGrid w:val="0"/>
        </w:rPr>
        <w:t xml:space="preserve"> </w:t>
      </w:r>
      <w:r w:rsidR="008150A5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BLNK</w:t>
      </w:r>
      <w:r w:rsidR="004C30D9" w:rsidRPr="00486B41">
        <w:rPr>
          <w:rFonts w:cs="Times New Roman"/>
          <w:snapToGrid w:val="0"/>
        </w:rPr>
        <w:t>.</w:t>
      </w:r>
      <w:r w:rsidR="00414F71" w:rsidRPr="00486B41">
        <w:rPr>
          <w:rFonts w:cs="Times New Roman"/>
          <w:snapToGrid w:val="0"/>
        </w:rPr>
        <w:t xml:space="preserve"> </w:t>
      </w:r>
      <w:r w:rsidR="004C30D9" w:rsidRPr="00486B41">
        <w:rPr>
          <w:rFonts w:cs="Times New Roman"/>
          <w:snapToGrid w:val="0"/>
        </w:rPr>
        <w:t>T</w:t>
      </w:r>
      <w:r w:rsidRPr="00486B41">
        <w:rPr>
          <w:rFonts w:cs="Times New Roman"/>
          <w:snapToGrid w:val="0"/>
        </w:rPr>
        <w:t>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ITAM</w:t>
      </w:r>
      <w:r w:rsidR="00414F71" w:rsidRPr="00486B41">
        <w:rPr>
          <w:rFonts w:cs="Times New Roman"/>
          <w:snapToGrid w:val="0"/>
        </w:rPr>
        <w:t xml:space="preserve"> </w:t>
      </w:r>
      <w:r w:rsidR="008150A5"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for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effect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186</w:t>
      </w:r>
      <w:proofErr w:type="gramStart"/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482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483</w:t>
      </w:r>
      <w:proofErr w:type="gramEnd"/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Thus,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has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role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latency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type</w:t>
      </w:r>
      <w:r w:rsidR="00414F71" w:rsidRPr="00486B41">
        <w:rPr>
          <w:rFonts w:cs="Times New Roman"/>
          <w:snapToGrid w:val="0"/>
        </w:rPr>
        <w:t xml:space="preserve"> </w:t>
      </w:r>
      <w:r w:rsidR="00CC46F0" w:rsidRPr="00486B41">
        <w:rPr>
          <w:rFonts w:cs="Times New Roman"/>
          <w:snapToGrid w:val="0"/>
        </w:rPr>
        <w:t>II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infected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lymphocytes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enhancing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survival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through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activation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transducers.</w:t>
      </w:r>
      <w:r w:rsidR="00414F71" w:rsidRPr="00486B41">
        <w:rPr>
          <w:rFonts w:cs="Times New Roman"/>
          <w:snapToGrid w:val="0"/>
        </w:rPr>
        <w:t xml:space="preserve"> </w:t>
      </w:r>
    </w:p>
    <w:p w14:paraId="75805B6C" w14:textId="78E11E85" w:rsidR="00262E9C" w:rsidRPr="00486B41" w:rsidRDefault="00262E9C" w:rsidP="00CC1D3F">
      <w:pPr>
        <w:pStyle w:val="TXT"/>
        <w:rPr>
          <w:rFonts w:cs="Times New Roman"/>
          <w:snapToGrid w:val="0"/>
        </w:rPr>
      </w:pP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transgenic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4C30D9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high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level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results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B-1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bone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marrow,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spleen,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periphery,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whereas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low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level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results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spontaneous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germinal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centers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96</w:t>
      </w:r>
      <w:proofErr w:type="gramStart"/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291</w:t>
      </w:r>
      <w:proofErr w:type="gramEnd"/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More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recent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studies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using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engineered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confirm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role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mimic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receive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germinal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center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reaction</w:t>
      </w:r>
      <w:r w:rsidR="004C30D9" w:rsidRPr="00486B41">
        <w:rPr>
          <w:rFonts w:cs="Times New Roman"/>
          <w:snapToGrid w:val="0"/>
        </w:rPr>
        <w:t>.</w:t>
      </w:r>
      <w:r w:rsidR="00414F71" w:rsidRPr="00486B41">
        <w:rPr>
          <w:rFonts w:cs="Times New Roman"/>
          <w:snapToGrid w:val="0"/>
        </w:rPr>
        <w:t xml:space="preserve"> </w:t>
      </w:r>
      <w:r w:rsidR="004C30D9"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="004C30D9" w:rsidRPr="00486B41">
        <w:rPr>
          <w:rFonts w:cs="Times New Roman"/>
          <w:snapToGrid w:val="0"/>
        </w:rPr>
        <w:t>provides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antigen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independent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T-</w:t>
      </w:r>
      <w:r w:rsidR="00A01A98" w:rsidRPr="00486B41">
        <w:rPr>
          <w:rFonts w:cs="Times New Roman"/>
          <w:snapToGrid w:val="0"/>
        </w:rPr>
        <w:t>c</w:t>
      </w:r>
      <w:r w:rsidRPr="00486B41">
        <w:rPr>
          <w:rFonts w:cs="Times New Roman"/>
          <w:snapToGrid w:val="0"/>
        </w:rPr>
        <w:t>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help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mediated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allow</w:t>
      </w:r>
      <w:r w:rsidR="004C30D9" w:rsidRPr="00486B41">
        <w:rPr>
          <w:rFonts w:cs="Times New Roman"/>
          <w:snapToGrid w:val="0"/>
        </w:rPr>
        <w:t>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antigen</w:t>
      </w:r>
      <w:r w:rsidR="004C30D9" w:rsidRPr="00486B41">
        <w:rPr>
          <w:rFonts w:cs="Times New Roman"/>
          <w:snapToGrid w:val="0"/>
        </w:rPr>
        <w:t>-</w:t>
      </w:r>
      <w:r w:rsidRPr="00486B41">
        <w:rPr>
          <w:rFonts w:cs="Times New Roman"/>
          <w:snapToGrid w:val="0"/>
        </w:rPr>
        <w:t>independent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proliferation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495</w:t>
      </w:r>
      <w:proofErr w:type="gramStart"/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825</w:t>
      </w:r>
      <w:proofErr w:type="gramEnd"/>
    </w:p>
    <w:p w14:paraId="58403153" w14:textId="7517673F" w:rsidR="004E77ED" w:rsidRPr="00486B41" w:rsidRDefault="00262E9C" w:rsidP="00CC1D3F">
      <w:pPr>
        <w:pStyle w:val="TXT"/>
        <w:rPr>
          <w:rFonts w:cs="Times New Roman"/>
          <w:snapToGrid w:val="0"/>
        </w:rPr>
      </w:pPr>
      <w:r w:rsidRPr="00486B41">
        <w:rPr>
          <w:rFonts w:cs="Times New Roman"/>
          <w:snapToGrid w:val="0"/>
          <w:color w:val="000000" w:themeColor="text1"/>
        </w:rPr>
        <w:t>In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murine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models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of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Burkitt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lymphoma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using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a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="004E77ED" w:rsidRPr="00486B41">
        <w:rPr>
          <w:rFonts w:cs="Times New Roman"/>
          <w:i/>
          <w:iCs/>
          <w:snapToGrid w:val="0"/>
          <w:color w:val="000000" w:themeColor="text1"/>
        </w:rPr>
        <w:t>myc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transgene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expressed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in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B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cells,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  <w:color w:val="000000" w:themeColor="text1"/>
        </w:rPr>
        <w:t>LMP2A</w:t>
      </w:r>
      <w:r w:rsidR="00414F71" w:rsidRPr="00486B41">
        <w:rPr>
          <w:rFonts w:cs="Times New Roman"/>
          <w:snapToGrid w:val="0"/>
          <w:color w:val="000000" w:themeColor="text1"/>
        </w:rPr>
        <w:t xml:space="preserve"> </w:t>
      </w:r>
      <w:r w:rsidRPr="00486B41">
        <w:rPr>
          <w:rFonts w:cs="Times New Roman"/>
          <w:snapToGrid w:val="0"/>
        </w:rPr>
        <w:t>has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been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shown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dramatically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accelerate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tumor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development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bypassing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requirement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mutation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p53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pathway</w:t>
      </w:r>
      <w:r w:rsidR="009052E2" w:rsidRPr="00486B41">
        <w:rPr>
          <w:rStyle w:val="citebib"/>
          <w:rFonts w:cs="Times New Roman"/>
          <w:vertAlign w:val="superscript"/>
        </w:rPr>
        <w:t>45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4E77ED"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activating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cycle</w:t>
      </w:r>
      <w:r w:rsidR="00414F71" w:rsidRPr="00486B41">
        <w:rPr>
          <w:rFonts w:cs="Times New Roman"/>
          <w:snapToGrid w:val="0"/>
        </w:rPr>
        <w:t xml:space="preserve"> </w:t>
      </w:r>
      <w:r w:rsidR="004E77ED" w:rsidRPr="00486B41">
        <w:rPr>
          <w:rFonts w:cs="Times New Roman"/>
          <w:snapToGrid w:val="0"/>
        </w:rPr>
        <w:t>through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increasing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p27kip1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degradation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687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Remarkably,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tumors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derived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from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LMP2A/M</w:t>
      </w:r>
      <w:r w:rsidR="00351340" w:rsidRPr="00486B41">
        <w:rPr>
          <w:rFonts w:cs="Times New Roman"/>
          <w:snapToGrid w:val="0"/>
        </w:rPr>
        <w:t>YC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share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similar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pattern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gene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with</w:t>
      </w:r>
      <w:r w:rsidR="00414F71" w:rsidRPr="00486B41">
        <w:rPr>
          <w:rFonts w:cs="Times New Roman"/>
          <w:snapToGrid w:val="0"/>
        </w:rPr>
        <w:t xml:space="preserve"> </w:t>
      </w:r>
      <w:r w:rsidR="004E77ED" w:rsidRPr="00486B41">
        <w:rPr>
          <w:rFonts w:cs="Times New Roman"/>
          <w:snapToGrid w:val="0"/>
        </w:rPr>
        <w:t>MYC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tumors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derived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from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transgenic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despite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absence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p53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pathway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mutations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LMP2A/</w:t>
      </w:r>
      <w:r w:rsidR="004E77ED" w:rsidRPr="00486B41">
        <w:rPr>
          <w:rFonts w:cs="Times New Roman"/>
          <w:snapToGrid w:val="0"/>
        </w:rPr>
        <w:t>MYC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46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detected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mRNA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transcripts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protein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Burkitt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Hodgkin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lymphoma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biopsies.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F5C18" w:rsidRPr="00486B41">
        <w:rPr>
          <w:rFonts w:cs="Times New Roman"/>
        </w:rPr>
        <w:t>urkitt</w:t>
      </w:r>
      <w:r w:rsidR="00414F71" w:rsidRPr="00486B41">
        <w:rPr>
          <w:rFonts w:cs="Times New Roman"/>
        </w:rPr>
        <w:t xml:space="preserve"> </w:t>
      </w:r>
      <w:r w:rsidR="004F5C18" w:rsidRPr="00486B41">
        <w:rPr>
          <w:rFonts w:cs="Times New Roman"/>
        </w:rPr>
        <w:t>lymphoma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snapToGrid w:val="0"/>
        </w:rPr>
        <w:t>H</w:t>
      </w:r>
      <w:r w:rsidR="004F5C18" w:rsidRPr="00486B41">
        <w:rPr>
          <w:rFonts w:cs="Times New Roman"/>
          <w:snapToGrid w:val="0"/>
        </w:rPr>
        <w:t>odgkin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t>lymphoma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exhibits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latency</w:t>
      </w:r>
      <w:r w:rsidR="00414F71" w:rsidRPr="00486B41">
        <w:rPr>
          <w:rFonts w:cs="Times New Roman"/>
          <w:snapToGrid w:val="0"/>
        </w:rPr>
        <w:t xml:space="preserve"> </w:t>
      </w:r>
      <w:r w:rsidR="00CC46F0" w:rsidRPr="00486B41">
        <w:rPr>
          <w:rFonts w:cs="Times New Roman"/>
          <w:snapToGrid w:val="0"/>
        </w:rPr>
        <w:t>II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includes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EBNA1,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LMP2A.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EBV-associated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diffuse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large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lymphoma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shows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latency</w:t>
      </w:r>
      <w:r w:rsidR="00414F71" w:rsidRPr="00486B41">
        <w:rPr>
          <w:rFonts w:cs="Times New Roman"/>
          <w:snapToGrid w:val="0"/>
        </w:rPr>
        <w:t xml:space="preserve"> </w:t>
      </w:r>
      <w:r w:rsidR="00CC46F0" w:rsidRPr="00486B41">
        <w:rPr>
          <w:rFonts w:cs="Times New Roman"/>
          <w:snapToGrid w:val="0"/>
        </w:rPr>
        <w:t>II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or</w:t>
      </w:r>
      <w:r w:rsidR="00414F71" w:rsidRPr="00486B41">
        <w:rPr>
          <w:rFonts w:cs="Times New Roman"/>
          <w:snapToGrid w:val="0"/>
        </w:rPr>
        <w:t xml:space="preserve"> </w:t>
      </w:r>
      <w:r w:rsidR="00CC46F0" w:rsidRPr="00486B41">
        <w:rPr>
          <w:rFonts w:cs="Times New Roman"/>
          <w:snapToGrid w:val="0"/>
        </w:rPr>
        <w:t>III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including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LMP2A.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HIV/AIDS-related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lymphomas,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EBV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latent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gene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heterogeneous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addition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EBNA2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EBNA3A/B/C</w:t>
      </w:r>
      <w:r w:rsidR="00414F71" w:rsidRPr="00486B41">
        <w:rPr>
          <w:rFonts w:cs="Times New Roman"/>
          <w:snapToGrid w:val="0"/>
        </w:rPr>
        <w:t xml:space="preserve"> </w:t>
      </w:r>
      <w:r w:rsidR="00A01A98" w:rsidRPr="00486B41">
        <w:rPr>
          <w:rFonts w:cs="Times New Roman"/>
          <w:snapToGrid w:val="0"/>
        </w:rPr>
        <w:t>are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variabl</w:t>
      </w:r>
      <w:r w:rsidR="004E77ED" w:rsidRPr="00486B41">
        <w:rPr>
          <w:rFonts w:cs="Times New Roman"/>
          <w:snapToGrid w:val="0"/>
        </w:rPr>
        <w:t>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expressed.</w:t>
      </w:r>
      <w:r w:rsidR="00414F71" w:rsidRPr="00486B41">
        <w:rPr>
          <w:rFonts w:cs="Times New Roman"/>
          <w:snapToGrid w:val="0"/>
        </w:rPr>
        <w:t xml:space="preserve"> </w:t>
      </w:r>
    </w:p>
    <w:p w14:paraId="31B116FE" w14:textId="04052979" w:rsidR="004E77ED" w:rsidRPr="00486B41" w:rsidRDefault="00262E9C" w:rsidP="00CC1D3F">
      <w:pPr>
        <w:pStyle w:val="TXT"/>
        <w:rPr>
          <w:rFonts w:cs="Times New Roman"/>
          <w:snapToGrid w:val="0"/>
        </w:rPr>
      </w:pPr>
      <w:r w:rsidRPr="00486B41">
        <w:rPr>
          <w:rFonts w:cs="Times New Roman"/>
          <w:snapToGrid w:val="0"/>
        </w:rPr>
        <w:t>Constitutive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activation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cellular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transducers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likely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pathogenesis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EBV-associated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malignancies.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role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for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</w:t>
      </w:r>
      <w:r w:rsidR="00110174" w:rsidRPr="00486B41">
        <w:rPr>
          <w:rFonts w:cs="Times New Roman"/>
          <w:snapToGrid w:val="0"/>
        </w:rPr>
        <w:t>lassic</w:t>
      </w:r>
      <w:r w:rsidR="0062705A" w:rsidRPr="00486B41">
        <w:rPr>
          <w:rFonts w:cs="Times New Roman"/>
          <w:snapToGrid w:val="0"/>
        </w:rPr>
        <w:t>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</w:t>
      </w:r>
      <w:r w:rsidR="004F5C18" w:rsidRPr="00486B41">
        <w:rPr>
          <w:rFonts w:cs="Times New Roman"/>
          <w:snapToGrid w:val="0"/>
        </w:rPr>
        <w:t>odkgin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lastRenderedPageBreak/>
        <w:t>lymphoma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can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surmised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since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crippling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mutations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immunoglobulin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genes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found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would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normally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result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death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these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cells.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uniformly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expressed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providing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role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for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bookmarkStart w:id="11" w:name="_Hlk48418109"/>
      <w:r w:rsidR="0062705A" w:rsidRPr="00486B41">
        <w:rPr>
          <w:rFonts w:cs="Times New Roman"/>
          <w:snapToGrid w:val="0"/>
        </w:rPr>
        <w:t>classical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t>Hod</w:t>
      </w:r>
      <w:r w:rsidR="00DA1B20" w:rsidRPr="00486B41">
        <w:rPr>
          <w:rFonts w:cs="Times New Roman"/>
          <w:snapToGrid w:val="0"/>
        </w:rPr>
        <w:t>g</w:t>
      </w:r>
      <w:r w:rsidR="004F5C18" w:rsidRPr="00486B41">
        <w:rPr>
          <w:rFonts w:cs="Times New Roman"/>
          <w:snapToGrid w:val="0"/>
        </w:rPr>
        <w:t>kin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t>lymphoma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bookmarkEnd w:id="11"/>
      <w:r w:rsidRPr="00486B41">
        <w:rPr>
          <w:rFonts w:cs="Times New Roman"/>
          <w:snapToGrid w:val="0"/>
        </w:rPr>
        <w:t>by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allowing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bypass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apoptotic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that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should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normally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result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death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due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absence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BCR.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Also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support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role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62705A" w:rsidRPr="00486B41">
        <w:rPr>
          <w:rFonts w:cs="Times New Roman"/>
          <w:snapToGrid w:val="0"/>
        </w:rPr>
        <w:t>classical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t>Hodkin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t>lymphoma</w:t>
      </w:r>
      <w:r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during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development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mice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results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decreased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E2A,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EBF,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Pax-5,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for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normal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developmen</w:t>
      </w:r>
      <w:r w:rsidR="00EE631A" w:rsidRPr="00486B41">
        <w:rPr>
          <w:rFonts w:cs="Times New Roman"/>
          <w:snapToGrid w:val="0"/>
        </w:rPr>
        <w:t>t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582</w:t>
      </w:r>
      <w:proofErr w:type="gramStart"/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583</w:t>
      </w:r>
      <w:proofErr w:type="gramEnd"/>
      <w:r w:rsidR="00414F71" w:rsidRPr="00486B41">
        <w:rPr>
          <w:rFonts w:cs="Times New Roman"/>
          <w:snapToGrid w:val="0"/>
        </w:rPr>
        <w:t xml:space="preserve"> </w:t>
      </w:r>
      <w:r w:rsidR="004E77ED" w:rsidRPr="00486B41">
        <w:rPr>
          <w:rFonts w:cs="Times New Roman"/>
          <w:snapToGrid w:val="0"/>
        </w:rPr>
        <w:t>F</w:t>
      </w:r>
      <w:r w:rsidRPr="00486B41">
        <w:rPr>
          <w:rFonts w:cs="Times New Roman"/>
          <w:snapToGrid w:val="0"/>
        </w:rPr>
        <w:t>urthermore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activates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Notch</w:t>
      </w:r>
      <w:r w:rsidR="004E77ED" w:rsidRPr="00486B41">
        <w:rPr>
          <w:rFonts w:cs="Times New Roman"/>
          <w:snapToGrid w:val="0"/>
        </w:rPr>
        <w:t>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which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alters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identity</w:t>
      </w:r>
      <w:r w:rsidR="00185DCF" w:rsidRPr="00486B41">
        <w:rPr>
          <w:rFonts w:cs="Times New Roman"/>
          <w:color w:val="000000" w:themeColor="text1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20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Similar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changes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loss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identity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are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observed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62705A" w:rsidRPr="00486B41">
        <w:rPr>
          <w:rFonts w:cs="Times New Roman"/>
          <w:snapToGrid w:val="0"/>
        </w:rPr>
        <w:t>classical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t>Hod</w:t>
      </w:r>
      <w:r w:rsidR="00AD10C2" w:rsidRPr="00486B41">
        <w:rPr>
          <w:rFonts w:cs="Times New Roman"/>
          <w:snapToGrid w:val="0"/>
        </w:rPr>
        <w:t>g</w:t>
      </w:r>
      <w:r w:rsidR="004F5C18" w:rsidRPr="00486B41">
        <w:rPr>
          <w:rFonts w:cs="Times New Roman"/>
          <w:snapToGrid w:val="0"/>
        </w:rPr>
        <w:t>kin</w:t>
      </w:r>
      <w:r w:rsidR="00414F71" w:rsidRPr="00486B41">
        <w:rPr>
          <w:rFonts w:cs="Times New Roman"/>
          <w:snapToGrid w:val="0"/>
        </w:rPr>
        <w:t xml:space="preserve"> </w:t>
      </w:r>
      <w:r w:rsidR="004F5C18" w:rsidRPr="00486B41">
        <w:rPr>
          <w:rFonts w:cs="Times New Roman"/>
          <w:snapToGrid w:val="0"/>
        </w:rPr>
        <w:t>lymphoma</w:t>
      </w:r>
      <w:r w:rsidRPr="00486B41">
        <w:rPr>
          <w:rFonts w:cs="Times New Roman"/>
          <w:snapToGrid w:val="0"/>
        </w:rPr>
        <w:t>.</w:t>
      </w:r>
      <w:r w:rsidR="00414F71" w:rsidRPr="00486B41">
        <w:rPr>
          <w:rFonts w:cs="Times New Roman"/>
          <w:snapToGrid w:val="0"/>
        </w:rPr>
        <w:t xml:space="preserve"> </w:t>
      </w:r>
    </w:p>
    <w:p w14:paraId="1B862C95" w14:textId="56A7B858" w:rsidR="00BC0AE8" w:rsidRPr="00486B41" w:rsidRDefault="00262E9C" w:rsidP="00CC1D3F">
      <w:pPr>
        <w:pStyle w:val="TXT"/>
        <w:rPr>
          <w:rFonts w:cs="Times New Roman"/>
          <w:snapToGrid w:val="0"/>
        </w:rPr>
      </w:pP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important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factor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NPC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gastric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carcinoma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205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epithelial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line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results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hyperproliferation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raft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cultures,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alterations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differentiation,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increased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cloning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efficiency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soft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agar,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promotes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epithelial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spreading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migration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212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362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429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648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AKT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activation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increases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β-catenin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growth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through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ITAM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motif</w:t>
      </w:r>
      <w:r w:rsidR="00185DCF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504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505</w:t>
      </w:r>
      <w:r w:rsidR="009052E2" w:rsidRPr="00486B41">
        <w:rPr>
          <w:rFonts w:cs="Times New Roman"/>
          <w:noProof/>
          <w:snapToGrid w:val="0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560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summary,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LMP2A,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like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LMP1,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delivers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potent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cell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survival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signal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B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lymphocytes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5A2D11" w:rsidRPr="00486B41">
        <w:rPr>
          <w:rFonts w:cs="Times New Roman"/>
          <w:snapToGrid w:val="0"/>
        </w:rPr>
        <w:t>epithelial</w:t>
      </w:r>
      <w:r w:rsidR="00414F71" w:rsidRPr="00486B41">
        <w:rPr>
          <w:rFonts w:cs="Times New Roman"/>
          <w:snapToGrid w:val="0"/>
        </w:rPr>
        <w:t xml:space="preserve"> </w:t>
      </w:r>
      <w:r w:rsidR="005A2D11" w:rsidRPr="00486B41">
        <w:rPr>
          <w:rFonts w:cs="Times New Roman"/>
          <w:snapToGrid w:val="0"/>
        </w:rPr>
        <w:t>cells,</w:t>
      </w:r>
      <w:r w:rsidR="00414F71" w:rsidRPr="00486B41">
        <w:rPr>
          <w:rFonts w:cs="Times New Roman"/>
          <w:snapToGrid w:val="0"/>
        </w:rPr>
        <w:t xml:space="preserve"> </w:t>
      </w:r>
      <w:r w:rsidR="005A2D11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may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provide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therapeutic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target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EBV-associate</w:t>
      </w:r>
      <w:r w:rsidR="008150A5" w:rsidRPr="00486B41">
        <w:rPr>
          <w:rFonts w:cs="Times New Roman"/>
          <w:snapToGrid w:val="0"/>
        </w:rPr>
        <w:t>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cancers.</w:t>
      </w:r>
      <w:r w:rsidR="00414F71" w:rsidRPr="00486B41">
        <w:rPr>
          <w:rFonts w:cs="Times New Roman"/>
          <w:snapToGrid w:val="0"/>
        </w:rPr>
        <w:t xml:space="preserve"> </w:t>
      </w:r>
    </w:p>
    <w:p w14:paraId="03F31EA4" w14:textId="754AD632" w:rsidR="006D4ADC" w:rsidRPr="00486B41" w:rsidRDefault="00571152" w:rsidP="006A13BD">
      <w:pPr>
        <w:pStyle w:val="H3"/>
        <w:rPr>
          <w:rFonts w:ascii="Times New Roman" w:hAnsi="Times New Roman" w:cs="Times New Roman"/>
          <w:snapToGrid w:val="0"/>
        </w:rPr>
      </w:pPr>
      <w:r w:rsidRPr="00486B41">
        <w:rPr>
          <w:rFonts w:ascii="Times New Roman" w:hAnsi="Times New Roman" w:cs="Times New Roman"/>
        </w:rPr>
        <w:t>&lt;H3&gt;</w:t>
      </w:r>
      <w:r w:rsidR="009C1864" w:rsidRPr="00486B41">
        <w:rPr>
          <w:rFonts w:ascii="Times New Roman" w:hAnsi="Times New Roman" w:cs="Times New Roman"/>
          <w:i/>
        </w:rPr>
        <w:t>EBERs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20EB25F0" w14:textId="1CB5487B" w:rsidR="000471C9" w:rsidRPr="00486B41" w:rsidRDefault="007029A9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EBER</w:t>
      </w:r>
      <w:r w:rsidR="000471C9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523808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23808" w:rsidRPr="00486B41">
        <w:rPr>
          <w:rFonts w:cs="Times New Roman"/>
        </w:rPr>
        <w:t>transcribed</w:t>
      </w:r>
      <w:r w:rsidR="00414F71" w:rsidRPr="00486B41">
        <w:rPr>
          <w:rFonts w:cs="Times New Roman"/>
        </w:rPr>
        <w:t xml:space="preserve"> </w:t>
      </w:r>
      <w:r w:rsidR="00523808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23808"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="00523808" w:rsidRPr="00486B41">
        <w:rPr>
          <w:rFonts w:cs="Times New Roman"/>
        </w:rPr>
        <w:t>pol</w:t>
      </w:r>
      <w:r w:rsidR="00414F71" w:rsidRPr="00486B41">
        <w:rPr>
          <w:rFonts w:cs="Times New Roman"/>
        </w:rPr>
        <w:t xml:space="preserve"> </w:t>
      </w:r>
      <w:r w:rsidR="00523808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90445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04459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04459" w:rsidRPr="00486B41">
        <w:rPr>
          <w:rFonts w:cs="Times New Roman"/>
        </w:rPr>
        <w:t>manner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30BE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61656A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61656A" w:rsidRPr="00486B41">
        <w:rPr>
          <w:rFonts w:cs="Times New Roman"/>
        </w:rPr>
        <w:t>non-polyadenylat</w:t>
      </w:r>
      <w:r w:rsidR="000D4D88" w:rsidRPr="00486B41">
        <w:rPr>
          <w:rFonts w:cs="Times New Roman"/>
        </w:rPr>
        <w:t>e</w:t>
      </w:r>
      <w:r w:rsidR="0061656A" w:rsidRPr="00486B41">
        <w:rPr>
          <w:rFonts w:cs="Times New Roman"/>
        </w:rPr>
        <w:t>d</w:t>
      </w:r>
      <w:r w:rsidR="00414F71" w:rsidRPr="00486B41">
        <w:rPr>
          <w:rFonts w:cs="Times New Roman"/>
        </w:rPr>
        <w:t xml:space="preserve"> </w:t>
      </w:r>
      <w:r w:rsidR="0061656A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8320FE" w:rsidRPr="00486B41">
        <w:rPr>
          <w:rFonts w:cs="Times New Roman"/>
        </w:rPr>
        <w:t>o</w:t>
      </w:r>
      <w:r w:rsidR="005D217C" w:rsidRPr="00486B41">
        <w:rPr>
          <w:rFonts w:cs="Times New Roman"/>
        </w:rPr>
        <w:t>f</w:t>
      </w:r>
      <w:r w:rsidR="00414F71" w:rsidRPr="00486B41">
        <w:rPr>
          <w:rFonts w:cs="Times New Roman"/>
        </w:rPr>
        <w:t xml:space="preserve"> </w:t>
      </w:r>
      <w:r w:rsidR="008320FE" w:rsidRPr="00486B41">
        <w:rPr>
          <w:rFonts w:cs="Times New Roman"/>
        </w:rPr>
        <w:t>167</w:t>
      </w:r>
      <w:r w:rsidR="00414F71" w:rsidRPr="00486B41">
        <w:rPr>
          <w:rFonts w:cs="Times New Roman"/>
        </w:rPr>
        <w:t xml:space="preserve"> </w:t>
      </w:r>
      <w:r w:rsidR="008320F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320FE" w:rsidRPr="00486B41">
        <w:rPr>
          <w:rFonts w:cs="Times New Roman"/>
        </w:rPr>
        <w:t>172</w:t>
      </w:r>
      <w:r w:rsidR="00414F71" w:rsidRPr="00486B41">
        <w:rPr>
          <w:rFonts w:cs="Times New Roman"/>
        </w:rPr>
        <w:t xml:space="preserve"> </w:t>
      </w:r>
      <w:r w:rsidR="008320FE" w:rsidRPr="00486B41">
        <w:rPr>
          <w:rFonts w:cs="Times New Roman"/>
        </w:rPr>
        <w:t>nucleotides,</w:t>
      </w:r>
      <w:r w:rsidR="00414F71" w:rsidRPr="00486B41">
        <w:rPr>
          <w:rFonts w:cs="Times New Roman"/>
        </w:rPr>
        <w:t xml:space="preserve"> </w:t>
      </w:r>
      <w:r w:rsidR="008320FE" w:rsidRPr="00486B41">
        <w:rPr>
          <w:rFonts w:cs="Times New Roman"/>
        </w:rPr>
        <w:t>respectively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intragenic</w:t>
      </w:r>
      <w:r w:rsidR="00414F71" w:rsidRPr="00486B41">
        <w:rPr>
          <w:rFonts w:cs="Times New Roman"/>
        </w:rPr>
        <w:t xml:space="preserve"> </w:t>
      </w:r>
      <w:r w:rsidR="00CF1953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CF195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F1953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CF1953" w:rsidRPr="00486B41">
        <w:rPr>
          <w:rFonts w:cs="Times New Roman"/>
        </w:rPr>
        <w:t>box</w:t>
      </w:r>
      <w:r w:rsidR="00414F71" w:rsidRPr="00486B41">
        <w:rPr>
          <w:rFonts w:cs="Times New Roman"/>
        </w:rPr>
        <w:t xml:space="preserve"> </w:t>
      </w:r>
      <w:r w:rsidR="00CF1953"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pol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transcripts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675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At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steady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abundant</w:t>
      </w:r>
      <w:r w:rsidR="00414F71" w:rsidRPr="00486B41">
        <w:rPr>
          <w:rFonts w:cs="Times New Roman"/>
        </w:rPr>
        <w:t xml:space="preserve"> </w:t>
      </w:r>
      <w:r w:rsidR="00DF154F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</w:t>
      </w:r>
      <w:r w:rsidR="001D0BA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</w:rPr>
        <w:t>reaching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1</w:t>
      </w:r>
      <w:r w:rsidRPr="00486B41">
        <w:rPr>
          <w:rFonts w:cs="Times New Roman"/>
        </w:rPr>
        <w:t>-5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million</w:t>
      </w:r>
      <w:r w:rsidR="00414F71" w:rsidRPr="00486B41">
        <w:rPr>
          <w:rFonts w:cs="Times New Roman"/>
          <w:vertAlign w:val="superscript"/>
        </w:rPr>
        <w:t xml:space="preserve"> </w:t>
      </w:r>
      <w:r w:rsidR="009C1864" w:rsidRPr="00486B41">
        <w:rPr>
          <w:rFonts w:cs="Times New Roman"/>
        </w:rPr>
        <w:t>copies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cell.</w:t>
      </w:r>
      <w:r w:rsidR="00414F71" w:rsidRPr="00486B41">
        <w:rPr>
          <w:rFonts w:cs="Times New Roman"/>
        </w:rPr>
        <w:t xml:space="preserve"> </w:t>
      </w:r>
      <w:r w:rsidR="001D0BA9" w:rsidRPr="00486B41">
        <w:rPr>
          <w:rFonts w:cs="Times New Roman"/>
          <w:color w:val="000000" w:themeColor="text1"/>
        </w:rPr>
        <w:t>Since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EBERs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are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expressed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in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all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B-cell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latency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states,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they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are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widely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1D0BA9" w:rsidRPr="00486B41">
        <w:rPr>
          <w:rFonts w:cs="Times New Roman"/>
          <w:color w:val="000000" w:themeColor="text1"/>
        </w:rPr>
        <w:t>used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FE5646" w:rsidRPr="00486B41">
        <w:rPr>
          <w:rFonts w:cs="Times New Roman"/>
          <w:color w:val="000000" w:themeColor="text1"/>
        </w:rPr>
        <w:t>to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FE5646" w:rsidRPr="00486B41">
        <w:rPr>
          <w:rFonts w:cs="Times New Roman"/>
          <w:color w:val="000000" w:themeColor="text1"/>
        </w:rPr>
        <w:t>identify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FE5646" w:rsidRPr="00486B41">
        <w:rPr>
          <w:rFonts w:cs="Times New Roman"/>
          <w:color w:val="000000" w:themeColor="text1"/>
        </w:rPr>
        <w:t>EBV-infected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FE5646" w:rsidRPr="00486B41">
        <w:rPr>
          <w:rFonts w:cs="Times New Roman"/>
          <w:color w:val="000000" w:themeColor="text1"/>
        </w:rPr>
        <w:t>cells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FE5646" w:rsidRPr="00486B41">
        <w:rPr>
          <w:rFonts w:cs="Times New Roman"/>
          <w:color w:val="000000" w:themeColor="text1"/>
        </w:rPr>
        <w:t>in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FE5646" w:rsidRPr="00486B41">
        <w:rPr>
          <w:rFonts w:cs="Times New Roman"/>
          <w:color w:val="000000" w:themeColor="text1"/>
        </w:rPr>
        <w:t>histological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FE5646" w:rsidRPr="00486B41">
        <w:rPr>
          <w:rFonts w:cs="Times New Roman"/>
          <w:color w:val="000000" w:themeColor="text1"/>
        </w:rPr>
        <w:t>samples.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localize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nucleus</w:t>
      </w:r>
      <w:r w:rsidR="007B229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complexed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La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L22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proteins.</w:t>
      </w:r>
      <w:r w:rsidR="00414F71" w:rsidRPr="00486B41">
        <w:rPr>
          <w:rFonts w:cs="Times New Roman"/>
        </w:rPr>
        <w:t xml:space="preserve"> </w:t>
      </w:r>
      <w:r w:rsidR="000471C9" w:rsidRPr="00486B41">
        <w:rPr>
          <w:rFonts w:cs="Times New Roman"/>
        </w:rPr>
        <w:t>D</w:t>
      </w:r>
      <w:r w:rsidR="007D5E1D" w:rsidRPr="00486B41">
        <w:rPr>
          <w:rFonts w:cs="Times New Roman"/>
        </w:rPr>
        <w:t>espite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levels,</w:t>
      </w:r>
      <w:r w:rsidR="00414F71" w:rsidRPr="00486B41">
        <w:rPr>
          <w:rFonts w:cs="Times New Roman"/>
        </w:rPr>
        <w:t xml:space="preserve"> </w:t>
      </w:r>
      <w:r w:rsidR="005D217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proofErr w:type="gramStart"/>
      <w:r w:rsidR="005D217C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5D217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D217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EBER</w:t>
      </w:r>
      <w:r w:rsidR="005D217C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pathogenesis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remain</w:t>
      </w:r>
      <w:proofErr w:type="gramEnd"/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incompletely</w:t>
      </w:r>
      <w:r w:rsidR="00414F71" w:rsidRPr="00486B41">
        <w:rPr>
          <w:rFonts w:cs="Times New Roman"/>
        </w:rPr>
        <w:t xml:space="preserve"> </w:t>
      </w:r>
      <w:r w:rsidR="007D5E1D" w:rsidRPr="00486B41">
        <w:rPr>
          <w:rFonts w:cs="Times New Roman"/>
        </w:rPr>
        <w:t>defined.</w:t>
      </w:r>
      <w:r w:rsidR="00414F71" w:rsidRPr="00486B41">
        <w:rPr>
          <w:rFonts w:cs="Times New Roman"/>
        </w:rPr>
        <w:t xml:space="preserve"> </w:t>
      </w:r>
    </w:p>
    <w:p w14:paraId="781B300A" w14:textId="1BAB8F44" w:rsidR="00675C0D" w:rsidRPr="00486B41" w:rsidRDefault="000D4D88" w:rsidP="00CC1D3F">
      <w:pPr>
        <w:pStyle w:val="TXT"/>
        <w:rPr>
          <w:rFonts w:cs="Times New Roman"/>
          <w:vertAlign w:val="superscript"/>
        </w:rPr>
      </w:pPr>
      <w:r w:rsidRPr="00486B41">
        <w:rPr>
          <w:rFonts w:cs="Times New Roman"/>
        </w:rPr>
        <w:lastRenderedPageBreak/>
        <w:t>EBER2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repeats,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recruiting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PAX5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424B7" w:rsidRPr="00486B41">
        <w:rPr>
          <w:rFonts w:cs="Times New Roman"/>
        </w:rPr>
        <w:t>downmodulate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387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support,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established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="00DC00DB" w:rsidRPr="00486B41">
        <w:rPr>
          <w:rFonts w:cs="Times New Roman"/>
        </w:rPr>
        <w:t>levels</w:t>
      </w:r>
      <w:r w:rsidR="0033048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30487" w:rsidRPr="00486B41">
        <w:rPr>
          <w:rFonts w:cs="Times New Roman"/>
        </w:rPr>
        <w:t>though</w:t>
      </w:r>
      <w:r w:rsidR="00414F71" w:rsidRPr="00486B41">
        <w:rPr>
          <w:rFonts w:cs="Times New Roman"/>
        </w:rPr>
        <w:t xml:space="preserve"> </w:t>
      </w:r>
      <w:r w:rsidR="00330487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330487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330487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330487" w:rsidRPr="00486B41">
        <w:rPr>
          <w:rFonts w:cs="Times New Roman"/>
        </w:rPr>
        <w:t>unaffected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237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over-expression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8529D2" w:rsidRPr="00486B41">
        <w:rPr>
          <w:rFonts w:cs="Times New Roman"/>
        </w:rPr>
        <w:t>oncogenicity.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EBER2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deubiquitinase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UCHL1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increasing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transcription,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turn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regulators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Aurora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cyclin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B1.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EBER2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polymorphism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M81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strain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ability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Aurora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five-fold.</w:t>
      </w:r>
      <w:r w:rsidR="009052E2" w:rsidRPr="00486B41">
        <w:rPr>
          <w:rStyle w:val="citebib"/>
          <w:rFonts w:cs="Times New Roman"/>
          <w:vertAlign w:val="superscript"/>
        </w:rPr>
        <w:t>400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base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pair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downstream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EBER2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NPC.</w:t>
      </w:r>
      <w:r w:rsidR="009052E2" w:rsidRPr="00486B41">
        <w:rPr>
          <w:rStyle w:val="citebib"/>
          <w:rFonts w:cs="Times New Roman"/>
          <w:vertAlign w:val="superscript"/>
        </w:rPr>
        <w:t>788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5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base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pair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EBER2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polymorphism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EE631A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B</w:t>
      </w:r>
      <w:r w:rsidR="008377DE" w:rsidRPr="00486B41">
        <w:rPr>
          <w:rFonts w:cs="Times New Roman"/>
        </w:rPr>
        <w:t xml:space="preserve"> 95–98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strain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promotes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8007EA" w:rsidRPr="00486B41">
        <w:rPr>
          <w:rFonts w:cs="Times New Roman"/>
          <w:i/>
          <w:iCs/>
        </w:rPr>
        <w:t>vivo</w:t>
      </w:r>
      <w:r w:rsidR="008007E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apparently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8007EA" w:rsidRPr="00486B41">
        <w:rPr>
          <w:rFonts w:cs="Times New Roman"/>
        </w:rPr>
        <w:t>differentiation.</w:t>
      </w:r>
      <w:r w:rsidR="009052E2" w:rsidRPr="00486B41">
        <w:rPr>
          <w:rStyle w:val="citebib"/>
          <w:rFonts w:cs="Times New Roman"/>
          <w:vertAlign w:val="superscript"/>
        </w:rPr>
        <w:t>771</w:t>
      </w:r>
    </w:p>
    <w:p w14:paraId="460EF741" w14:textId="2D1B0757" w:rsidR="005D721A" w:rsidRPr="00486B41" w:rsidRDefault="00BC0AE8" w:rsidP="00CC1D3F">
      <w:pPr>
        <w:pStyle w:val="TXT"/>
        <w:rPr>
          <w:rFonts w:cs="Times New Roman"/>
        </w:rPr>
      </w:pPr>
      <w:r w:rsidRPr="00486B41">
        <w:rPr>
          <w:rFonts w:cs="Times New Roman"/>
          <w:snapToGrid w:val="0"/>
        </w:rPr>
        <w:tab/>
      </w:r>
      <w:r w:rsidR="009C1864" w:rsidRPr="00486B41">
        <w:rPr>
          <w:rFonts w:cs="Times New Roman"/>
          <w:snapToGrid w:val="0"/>
        </w:rPr>
        <w:t>EBERs</w:t>
      </w:r>
      <w:r w:rsidR="00414F71" w:rsidRPr="00486B41">
        <w:rPr>
          <w:rFonts w:cs="Times New Roman"/>
          <w:snapToGrid w:val="0"/>
        </w:rPr>
        <w:t xml:space="preserve"> </w:t>
      </w:r>
      <w:r w:rsidR="009C1864" w:rsidRPr="00486B41">
        <w:rPr>
          <w:rFonts w:cs="Times New Roman"/>
          <w:snapToGrid w:val="0"/>
        </w:rPr>
        <w:t>are</w:t>
      </w:r>
      <w:r w:rsidR="00414F71" w:rsidRPr="00486B41">
        <w:rPr>
          <w:rFonts w:cs="Times New Roman"/>
          <w:snapToGrid w:val="0"/>
        </w:rPr>
        <w:t xml:space="preserve"> </w:t>
      </w:r>
      <w:r w:rsidR="009C1864" w:rsidRPr="00486B41">
        <w:rPr>
          <w:rFonts w:cs="Times New Roman"/>
          <w:snapToGrid w:val="0"/>
        </w:rPr>
        <w:t>similar</w:t>
      </w:r>
      <w:r w:rsidR="00414F71" w:rsidRPr="00486B41">
        <w:rPr>
          <w:rFonts w:cs="Times New Roman"/>
          <w:snapToGrid w:val="0"/>
        </w:rPr>
        <w:t xml:space="preserve"> </w:t>
      </w:r>
      <w:r w:rsidR="00186834"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186834" w:rsidRPr="00486B41">
        <w:rPr>
          <w:rFonts w:cs="Times New Roman"/>
          <w:snapToGrid w:val="0"/>
        </w:rPr>
        <w:t>size</w:t>
      </w:r>
      <w:r w:rsidR="00414F71" w:rsidRPr="00486B41">
        <w:rPr>
          <w:rFonts w:cs="Times New Roman"/>
          <w:snapToGrid w:val="0"/>
        </w:rPr>
        <w:t xml:space="preserve"> </w:t>
      </w:r>
      <w:r w:rsidR="00186834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186834" w:rsidRPr="00486B41">
        <w:rPr>
          <w:rFonts w:cs="Times New Roman"/>
          <w:snapToGrid w:val="0"/>
        </w:rPr>
        <w:t>structure</w:t>
      </w:r>
      <w:r w:rsidR="00414F71" w:rsidRPr="00486B41">
        <w:rPr>
          <w:rFonts w:cs="Times New Roman"/>
          <w:snapToGrid w:val="0"/>
        </w:rPr>
        <w:t xml:space="preserve"> </w:t>
      </w:r>
      <w:r w:rsidR="009C1864" w:rsidRPr="00486B41">
        <w:rPr>
          <w:rFonts w:cs="Times New Roman"/>
          <w:snapToGrid w:val="0"/>
        </w:rPr>
        <w:t>to</w:t>
      </w:r>
      <w:r w:rsidR="00414F71" w:rsidRPr="00486B41">
        <w:rPr>
          <w:rFonts w:cs="Times New Roman"/>
          <w:snapToGrid w:val="0"/>
        </w:rPr>
        <w:t xml:space="preserve"> </w:t>
      </w:r>
      <w:r w:rsidR="009C1864" w:rsidRPr="00486B41">
        <w:rPr>
          <w:rFonts w:cs="Times New Roman"/>
          <w:snapToGrid w:val="0"/>
        </w:rPr>
        <w:t>a</w:t>
      </w:r>
      <w:r w:rsidR="009C1864" w:rsidRPr="00486B41">
        <w:rPr>
          <w:rFonts w:cs="Times New Roman"/>
        </w:rPr>
        <w:t>denovirus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VA1</w:t>
      </w:r>
      <w:r w:rsidR="00414F71" w:rsidRPr="00486B41">
        <w:rPr>
          <w:rFonts w:cs="Times New Roman"/>
        </w:rPr>
        <w:t xml:space="preserve"> </w:t>
      </w:r>
      <w:r w:rsidR="0018683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86834" w:rsidRPr="00486B41">
        <w:rPr>
          <w:rFonts w:cs="Times New Roman"/>
        </w:rPr>
        <w:t>VAII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RNA</w:t>
      </w:r>
      <w:r w:rsidR="00186834" w:rsidRPr="00486B41">
        <w:rPr>
          <w:rFonts w:cs="Times New Roman"/>
        </w:rPr>
        <w:t>s</w:t>
      </w:r>
      <w:r w:rsidR="009C18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PKR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translation</w:t>
      </w:r>
      <w:r w:rsidR="00414F71" w:rsidRPr="00486B41">
        <w:rPr>
          <w:rFonts w:cs="Times New Roman"/>
        </w:rPr>
        <w:t xml:space="preserve"> </w:t>
      </w:r>
      <w:r w:rsidR="00437083"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="003231D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231D4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3231D4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3231D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3231D4" w:rsidRPr="00486B41">
        <w:rPr>
          <w:rFonts w:cs="Times New Roman"/>
        </w:rPr>
        <w:t>adenovirus</w:t>
      </w:r>
      <w:r w:rsidR="00414F71" w:rsidRPr="00486B41">
        <w:rPr>
          <w:rFonts w:cs="Times New Roman"/>
        </w:rPr>
        <w:t xml:space="preserve"> </w:t>
      </w:r>
      <w:r w:rsidR="003231D4" w:rsidRPr="00486B41">
        <w:rPr>
          <w:rFonts w:cs="Times New Roman"/>
        </w:rPr>
        <w:t>replication</w:t>
      </w:r>
      <w:r w:rsidR="009C186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EBER1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EBER2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substitute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VA1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adenovirus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PKR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9C1864" w:rsidRPr="00486B41">
        <w:rPr>
          <w:rFonts w:cs="Times New Roman"/>
          <w:i/>
          <w:iCs/>
        </w:rPr>
        <w:t>vitro</w:t>
      </w:r>
      <w:r w:rsidR="009C18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VA1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RNA.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PKR</w:t>
      </w:r>
      <w:r w:rsidR="00414F71" w:rsidRPr="00486B41">
        <w:rPr>
          <w:rFonts w:cs="Times New Roman"/>
          <w:vertAlign w:val="superscript"/>
        </w:rPr>
        <w:t xml:space="preserve"> </w:t>
      </w:r>
      <w:r w:rsidR="009C1864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9C1864" w:rsidRPr="00486B41">
        <w:rPr>
          <w:rFonts w:cs="Times New Roman"/>
          <w:i/>
          <w:iCs/>
        </w:rPr>
        <w:t>vivo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unaffected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expression.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reflect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distinct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subcellular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compartmentalization</w:t>
      </w:r>
      <w:r w:rsidR="009C1864" w:rsidRPr="00486B41">
        <w:rPr>
          <w:rFonts w:cs="Times New Roman"/>
          <w:vertAlign w:val="superscript"/>
        </w:rPr>
        <w:t>,</w:t>
      </w:r>
      <w:r w:rsidR="00414F71" w:rsidRPr="00486B41">
        <w:rPr>
          <w:rFonts w:cs="Times New Roman"/>
          <w:vertAlign w:val="superscript"/>
        </w:rPr>
        <w:t xml:space="preserve"> </w:t>
      </w:r>
      <w:r w:rsidR="009C18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being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exclusively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nuclear,</w:t>
      </w:r>
      <w:r w:rsidR="00414F71" w:rsidRPr="00486B41">
        <w:rPr>
          <w:rFonts w:cs="Times New Roman"/>
          <w:vertAlign w:val="superscript"/>
        </w:rPr>
        <w:t xml:space="preserve"> </w:t>
      </w:r>
      <w:r w:rsidR="009C1864"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PKR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predominately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cytoplasm.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EBERs</w:t>
      </w:r>
      <w:r w:rsidR="00414F71" w:rsidRPr="00486B41">
        <w:rPr>
          <w:rFonts w:cs="Times New Roman"/>
          <w:vertAlign w:val="superscript"/>
        </w:rPr>
        <w:t xml:space="preserve"> </w:t>
      </w:r>
      <w:r w:rsidR="00FE5646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cytosolic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double-stranded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sensor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RIG-I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stimulate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interferon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over-expressed</w:t>
      </w:r>
      <w:r w:rsidR="009052E2" w:rsidRPr="00486B41">
        <w:rPr>
          <w:rStyle w:val="citebib"/>
          <w:rFonts w:cs="Times New Roman"/>
          <w:vertAlign w:val="superscript"/>
        </w:rPr>
        <w:t>630</w:t>
      </w:r>
      <w:r w:rsidR="009C18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PKR,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RIG-I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t</w:t>
      </w:r>
      <w:r w:rsidR="005D217C" w:rsidRPr="00486B41">
        <w:rPr>
          <w:rFonts w:cs="Times New Roman"/>
        </w:rPr>
        <w:t>h</w:t>
      </w:r>
      <w:r w:rsidR="00DC19DE" w:rsidRPr="00486B41">
        <w:rPr>
          <w:rFonts w:cs="Times New Roman"/>
        </w:rPr>
        <w:t>ough</w:t>
      </w:r>
      <w:r w:rsidR="009C1864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cytosolic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protein</w:t>
      </w:r>
      <w:r w:rsidR="00DC19D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calling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question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physiological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significance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DC19DE" w:rsidRPr="00486B41">
        <w:rPr>
          <w:rFonts w:cs="Times New Roman"/>
        </w:rPr>
        <w:t>interaction</w:t>
      </w:r>
      <w:r w:rsidR="009C186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1EA36BCB" w14:textId="6C65E72A" w:rsidR="00DB40F9" w:rsidRPr="00486B41" w:rsidRDefault="003C6FB1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S</w:t>
      </w:r>
      <w:r w:rsidR="0045023B" w:rsidRPr="00486B41">
        <w:rPr>
          <w:rFonts w:cs="Times New Roman"/>
        </w:rPr>
        <w:t>tudies</w:t>
      </w:r>
      <w:r w:rsidR="00414F71" w:rsidRPr="00486B41">
        <w:rPr>
          <w:rFonts w:cs="Times New Roman"/>
        </w:rPr>
        <w:t xml:space="preserve"> </w:t>
      </w:r>
      <w:r w:rsidR="00965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D217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D217C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5D217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="0045023B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45023B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outgrowth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yielded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conflicting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results</w:t>
      </w:r>
      <w:r w:rsidR="009C186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EBER-deleted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generated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homologous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recombination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P3HR-1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equivalent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wild-type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efficiency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conversion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LCLs,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outgrowth,</w:t>
      </w:r>
      <w:r w:rsidR="00414F71" w:rsidRPr="00486B41">
        <w:rPr>
          <w:rFonts w:cs="Times New Roman"/>
        </w:rPr>
        <w:t xml:space="preserve"> </w:t>
      </w:r>
      <w:r w:rsidR="00965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186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574764" w:rsidRPr="00486B41">
        <w:rPr>
          <w:rFonts w:cs="Times New Roman"/>
        </w:rPr>
        <w:t>reactivatio</w:t>
      </w:r>
      <w:r w:rsidR="009C1864" w:rsidRPr="00486B41">
        <w:rPr>
          <w:rFonts w:cs="Times New Roman"/>
        </w:rPr>
        <w:t>n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o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significant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change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in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F4D21" w:rsidRPr="00486B41">
        <w:rPr>
          <w:rStyle w:val="apple-style-span"/>
          <w:rFonts w:cs="Times New Roman"/>
          <w:color w:val="333333"/>
          <w:shd w:val="clear" w:color="auto" w:fill="FFFFFF"/>
        </w:rPr>
        <w:t>B-cell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F4D21" w:rsidRPr="00486B41">
        <w:rPr>
          <w:rStyle w:val="apple-style-span"/>
          <w:rFonts w:cs="Times New Roman"/>
          <w:color w:val="333333"/>
          <w:shd w:val="clear" w:color="auto" w:fill="FFFFFF"/>
        </w:rPr>
        <w:t>outgrowth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was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observed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between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wild</w:t>
      </w:r>
      <w:r w:rsidR="00AC0205" w:rsidRPr="00486B41">
        <w:rPr>
          <w:rStyle w:val="apple-style-span"/>
          <w:rFonts w:cs="Times New Roman"/>
          <w:color w:val="333333"/>
          <w:shd w:val="clear" w:color="auto" w:fill="FFFFFF"/>
        </w:rPr>
        <w:t>-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type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and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EBER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deficient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recombinant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B</w:t>
      </w:r>
      <w:r w:rsidR="008377DE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95–98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Pr="00486B41">
        <w:rPr>
          <w:rStyle w:val="apple-style-span"/>
          <w:rFonts w:cs="Times New Roman"/>
          <w:color w:val="333333"/>
          <w:shd w:val="clear" w:color="auto" w:fill="FFFFFF"/>
        </w:rPr>
        <w:t>virus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F4D21" w:rsidRPr="00486B41">
        <w:rPr>
          <w:rStyle w:val="apple-style-span"/>
          <w:rFonts w:cs="Times New Roman"/>
          <w:color w:val="333333"/>
          <w:shd w:val="clear" w:color="auto" w:fill="FFFFFF"/>
        </w:rPr>
        <w:t>over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F4D21" w:rsidRPr="00486B41">
        <w:rPr>
          <w:rStyle w:val="apple-style-span"/>
          <w:rFonts w:cs="Times New Roman"/>
          <w:color w:val="333333"/>
          <w:shd w:val="clear" w:color="auto" w:fill="FFFFFF"/>
        </w:rPr>
        <w:t>8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F4D21" w:rsidRPr="00486B41">
        <w:rPr>
          <w:rStyle w:val="apple-style-span"/>
          <w:rFonts w:cs="Times New Roman"/>
          <w:color w:val="333333"/>
          <w:shd w:val="clear" w:color="auto" w:fill="FFFFFF"/>
        </w:rPr>
        <w:t>days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F4D21" w:rsidRPr="00486B41">
        <w:rPr>
          <w:rStyle w:val="apple-style-span"/>
          <w:rFonts w:cs="Times New Roman"/>
          <w:color w:val="333333"/>
          <w:shd w:val="clear" w:color="auto" w:fill="FFFFFF"/>
        </w:rPr>
        <w:t>of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F4D21" w:rsidRPr="00486B41">
        <w:rPr>
          <w:rStyle w:val="apple-style-span"/>
          <w:rFonts w:cs="Times New Roman"/>
          <w:color w:val="333333"/>
          <w:shd w:val="clear" w:color="auto" w:fill="FFFFFF"/>
        </w:rPr>
        <w:t>infection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573</w:t>
      </w:r>
      <w:r w:rsidR="00414F71" w:rsidRPr="00486B41">
        <w:rPr>
          <w:rStyle w:val="apple-style-span"/>
          <w:rFonts w:cs="Times New Roman"/>
          <w:color w:val="333333"/>
          <w:shd w:val="clear" w:color="auto" w:fill="FFFFFF"/>
        </w:rPr>
        <w:t xml:space="preserve"> </w:t>
      </w:r>
      <w:r w:rsidR="009654C2" w:rsidRPr="00486B41">
        <w:rPr>
          <w:rFonts w:cs="Times New Roman"/>
        </w:rPr>
        <w:t>Yet</w:t>
      </w:r>
      <w:r w:rsidR="009C18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50%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dose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100-fold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="00656AF8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Akata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deletion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mutants</w:t>
      </w:r>
      <w:r w:rsidR="009C186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lastRenderedPageBreak/>
        <w:t>Restoration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proofErr w:type="gramStart"/>
      <w:r w:rsidR="00656AF8" w:rsidRPr="00486B41">
        <w:rPr>
          <w:rFonts w:cs="Times New Roman"/>
        </w:rPr>
        <w:t>resulted</w:t>
      </w:r>
      <w:proofErr w:type="gramEnd"/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rescued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efficiency.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established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EBER-deleted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Akata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656AF8" w:rsidRPr="00486B41">
        <w:rPr>
          <w:rFonts w:cs="Times New Roman"/>
        </w:rPr>
        <w:t>rates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800</w:t>
      </w:r>
      <w:r w:rsidR="00414F71" w:rsidRPr="00486B41">
        <w:rPr>
          <w:rFonts w:cs="Times New Roman"/>
        </w:rPr>
        <w:t xml:space="preserve"> </w:t>
      </w:r>
      <w:r w:rsidR="00FE5646" w:rsidRPr="00486B41">
        <w:rPr>
          <w:rStyle w:val="apple-style-span"/>
          <w:rFonts w:cs="Times New Roman"/>
          <w:shd w:val="clear" w:color="auto" w:fill="FFFFFF"/>
        </w:rPr>
        <w:t>Differences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FE5646" w:rsidRPr="00486B41">
        <w:rPr>
          <w:rStyle w:val="apple-style-span"/>
          <w:rFonts w:cs="Times New Roman"/>
          <w:shd w:val="clear" w:color="auto" w:fill="FFFFFF"/>
        </w:rPr>
        <w:t>in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9C1864" w:rsidRPr="00486B41">
        <w:rPr>
          <w:rStyle w:val="apple-style-span"/>
          <w:rFonts w:cs="Times New Roman"/>
          <w:shd w:val="clear" w:color="auto" w:fill="FFFFFF"/>
        </w:rPr>
        <w:t>methodology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9C1864" w:rsidRPr="00486B41">
        <w:rPr>
          <w:rStyle w:val="apple-style-span"/>
          <w:rFonts w:cs="Times New Roman"/>
          <w:shd w:val="clear" w:color="auto" w:fill="FFFFFF"/>
        </w:rPr>
        <w:t>or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FE5646" w:rsidRPr="00486B41">
        <w:rPr>
          <w:rStyle w:val="apple-style-span"/>
          <w:rFonts w:cs="Times New Roman"/>
          <w:shd w:val="clear" w:color="auto" w:fill="FFFFFF"/>
        </w:rPr>
        <w:t>in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9C1864" w:rsidRPr="00486B41">
        <w:rPr>
          <w:rStyle w:val="apple-style-span"/>
          <w:rFonts w:cs="Times New Roman"/>
          <w:shd w:val="clear" w:color="auto" w:fill="FFFFFF"/>
        </w:rPr>
        <w:t>virus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9C1864" w:rsidRPr="00486B41">
        <w:rPr>
          <w:rStyle w:val="apple-style-span"/>
          <w:rFonts w:cs="Times New Roman"/>
          <w:shd w:val="clear" w:color="auto" w:fill="FFFFFF"/>
        </w:rPr>
        <w:t>strains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9C1864" w:rsidRPr="00486B41">
        <w:rPr>
          <w:rStyle w:val="apple-style-span"/>
          <w:rFonts w:cs="Times New Roman"/>
          <w:shd w:val="clear" w:color="auto" w:fill="FFFFFF"/>
        </w:rPr>
        <w:t>utilized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FE5646" w:rsidRPr="00486B41">
        <w:rPr>
          <w:rStyle w:val="apple-style-span"/>
          <w:rFonts w:cs="Times New Roman"/>
          <w:shd w:val="clear" w:color="auto" w:fill="FFFFFF"/>
        </w:rPr>
        <w:t>may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FE5646" w:rsidRPr="00486B41">
        <w:rPr>
          <w:rStyle w:val="apple-style-span"/>
          <w:rFonts w:cs="Times New Roman"/>
          <w:shd w:val="clear" w:color="auto" w:fill="FFFFFF"/>
        </w:rPr>
        <w:t>explain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7F4F64" w:rsidRPr="00486B41">
        <w:rPr>
          <w:rStyle w:val="apple-style-span"/>
          <w:rFonts w:cs="Times New Roman"/>
          <w:shd w:val="clear" w:color="auto" w:fill="FFFFFF"/>
        </w:rPr>
        <w:t>discrepancies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FE5646" w:rsidRPr="00486B41">
        <w:rPr>
          <w:rStyle w:val="apple-style-span"/>
          <w:rFonts w:cs="Times New Roman"/>
          <w:shd w:val="clear" w:color="auto" w:fill="FFFFFF"/>
        </w:rPr>
        <w:t>between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FE5646" w:rsidRPr="00486B41">
        <w:rPr>
          <w:rStyle w:val="apple-style-span"/>
          <w:rFonts w:cs="Times New Roman"/>
          <w:shd w:val="clear" w:color="auto" w:fill="FFFFFF"/>
        </w:rPr>
        <w:t>these</w:t>
      </w:r>
      <w:r w:rsidR="00414F71" w:rsidRPr="00486B41">
        <w:rPr>
          <w:rStyle w:val="apple-style-span"/>
          <w:rFonts w:cs="Times New Roman"/>
          <w:shd w:val="clear" w:color="auto" w:fill="FFFFFF"/>
        </w:rPr>
        <w:t xml:space="preserve"> </w:t>
      </w:r>
      <w:r w:rsidR="009C1864" w:rsidRPr="00486B41">
        <w:rPr>
          <w:rStyle w:val="apple-style-span"/>
          <w:rFonts w:cs="Times New Roman"/>
          <w:shd w:val="clear" w:color="auto" w:fill="FFFFFF"/>
        </w:rPr>
        <w:t>studies</w:t>
      </w:r>
      <w:r w:rsidR="00FE5646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established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efficiency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wild</w:t>
      </w:r>
      <w:r w:rsidR="00AC0205" w:rsidRPr="00486B41">
        <w:rPr>
          <w:rFonts w:cs="Times New Roman"/>
        </w:rPr>
        <w:t>-</w:t>
      </w:r>
      <w:r w:rsidR="00651BF0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651BF0" w:rsidRPr="00486B41">
        <w:rPr>
          <w:rFonts w:cs="Times New Roman"/>
        </w:rPr>
        <w:t>mice</w:t>
      </w:r>
      <w:r w:rsidR="0003250F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spleen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four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="0003250F" w:rsidRPr="00486B41">
        <w:rPr>
          <w:rFonts w:cs="Times New Roman"/>
        </w:rPr>
        <w:t>post-infection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237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Nonetheless,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0C2BD7" w:rsidRPr="00486B41">
        <w:rPr>
          <w:rFonts w:cs="Times New Roman"/>
          <w:i/>
          <w:iCs/>
        </w:rPr>
        <w:t>vivo</w:t>
      </w:r>
      <w:r w:rsidR="000C2BD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experiments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closely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related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murine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gammaherpesvirus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68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noncoding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TMER4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promotes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egress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nodes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circulation.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TMER4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replaced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0C2BD7" w:rsidRPr="00486B41">
        <w:rPr>
          <w:rFonts w:cs="Times New Roman"/>
        </w:rPr>
        <w:t>EBER1</w:t>
      </w:r>
      <w:r w:rsidR="00BF13D9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271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Furthermore,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EBER2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M81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strain,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represents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strain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="005E64C4" w:rsidRPr="00486B41">
        <w:rPr>
          <w:rFonts w:cs="Times New Roman"/>
        </w:rPr>
        <w:t>regions,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CXCL8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chemokine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spontaneous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Toll-like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7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136870" w:rsidRPr="00486B41">
        <w:rPr>
          <w:rFonts w:cs="Times New Roman"/>
        </w:rPr>
        <w:t>manner.</w:t>
      </w:r>
      <w:r w:rsidR="009052E2" w:rsidRPr="00486B41">
        <w:rPr>
          <w:rStyle w:val="citebib"/>
          <w:rFonts w:cs="Times New Roman"/>
          <w:vertAlign w:val="superscript"/>
        </w:rPr>
        <w:t>401</w:t>
      </w:r>
    </w:p>
    <w:p w14:paraId="3848F2A3" w14:textId="58753AE9" w:rsidR="00B74D92" w:rsidRPr="00486B41" w:rsidRDefault="00571152" w:rsidP="006A13BD">
      <w:pPr>
        <w:pStyle w:val="H3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&lt;H3&gt;</w:t>
      </w:r>
      <w:r w:rsidR="00CC0977" w:rsidRPr="00486B41">
        <w:rPr>
          <w:rFonts w:ascii="Times New Roman" w:hAnsi="Times New Roman" w:cs="Times New Roman"/>
          <w:i/>
        </w:rPr>
        <w:t>E</w:t>
      </w:r>
      <w:r w:rsidR="009C1864" w:rsidRPr="00486B41">
        <w:rPr>
          <w:rFonts w:ascii="Times New Roman" w:hAnsi="Times New Roman" w:cs="Times New Roman"/>
          <w:i/>
        </w:rPr>
        <w:t>B</w:t>
      </w:r>
      <w:r w:rsidR="00CC0977" w:rsidRPr="00486B41">
        <w:rPr>
          <w:rFonts w:ascii="Times New Roman" w:hAnsi="Times New Roman" w:cs="Times New Roman"/>
          <w:i/>
        </w:rPr>
        <w:t>V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9C1864" w:rsidRPr="00486B41">
        <w:rPr>
          <w:rFonts w:ascii="Times New Roman" w:hAnsi="Times New Roman" w:cs="Times New Roman"/>
          <w:i/>
        </w:rPr>
        <w:t>miRNAs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61912058" w14:textId="684414A6" w:rsidR="00FC10CC" w:rsidRPr="00486B41" w:rsidRDefault="00FA7BC2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miRNAs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572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20-22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base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pair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non-coding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single-stranded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broadly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="00EB65D6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EB65D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B65D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5C4447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repression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translation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="00E87A5E" w:rsidRPr="00486B41">
        <w:rPr>
          <w:rFonts w:cs="Times New Roman"/>
        </w:rPr>
        <w:t>degradation</w:t>
      </w:r>
      <w:r w:rsidR="00825DE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proofErr w:type="gramStart"/>
      <w:r w:rsidR="00D50DD1" w:rsidRPr="00486B41">
        <w:rPr>
          <w:rFonts w:cs="Times New Roman"/>
        </w:rPr>
        <w:t>miRNAs</w:t>
      </w:r>
      <w:proofErr w:type="gramEnd"/>
      <w:r w:rsidR="00414F71" w:rsidRPr="00486B41">
        <w:rPr>
          <w:rFonts w:cs="Times New Roman"/>
        </w:rPr>
        <w:t xml:space="preserve"> </w:t>
      </w:r>
      <w:r w:rsidR="00417F48"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fine-tune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&lt;50%,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summed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activities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given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transcript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strengthen</w:t>
      </w:r>
      <w:r w:rsidR="00414F71" w:rsidRPr="00486B41">
        <w:rPr>
          <w:rFonts w:cs="Times New Roman"/>
        </w:rPr>
        <w:t xml:space="preserve"> </w:t>
      </w:r>
      <w:r w:rsidR="00325853" w:rsidRPr="00486B41">
        <w:rPr>
          <w:rFonts w:cs="Times New Roman"/>
        </w:rPr>
        <w:t>phenotypes.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incorporated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417F4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RNA-induced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silencing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(RISC),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3’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untranslated</w:t>
      </w:r>
      <w:r w:rsidR="00414F71" w:rsidRPr="00486B41">
        <w:rPr>
          <w:rFonts w:cs="Times New Roman"/>
        </w:rPr>
        <w:t xml:space="preserve"> </w:t>
      </w:r>
      <w:r w:rsidR="004679A5" w:rsidRPr="00486B41">
        <w:rPr>
          <w:rFonts w:cs="Times New Roman"/>
        </w:rPr>
        <w:t>regions.</w:t>
      </w:r>
      <w:r w:rsidR="00414F71" w:rsidRPr="00486B41">
        <w:rPr>
          <w:rFonts w:cs="Times New Roman"/>
        </w:rPr>
        <w:t xml:space="preserve"> </w:t>
      </w:r>
      <w:r w:rsidR="000A1F9E" w:rsidRPr="00486B41">
        <w:rPr>
          <w:rFonts w:cs="Times New Roman"/>
        </w:rPr>
        <w:t>25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0A1F9E" w:rsidRPr="00486B41">
        <w:rPr>
          <w:rFonts w:cs="Times New Roman"/>
        </w:rPr>
        <w:t>pre-m</w:t>
      </w:r>
      <w:r w:rsidR="00F54139" w:rsidRPr="00486B41">
        <w:rPr>
          <w:rFonts w:cs="Times New Roman"/>
        </w:rPr>
        <w:t>i</w:t>
      </w:r>
      <w:r w:rsidR="000A1F9E"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CC0977" w:rsidRPr="00486B41">
        <w:rPr>
          <w:rFonts w:cs="Times New Roman"/>
        </w:rPr>
        <w:t>clusters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give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rise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44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miRNAs,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54139" w:rsidRPr="00486B41">
        <w:rPr>
          <w:rFonts w:cs="Times New Roman"/>
        </w:rPr>
        <w:t>tonsils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516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majority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cluster,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2C0F2A" w:rsidRPr="00486B41">
        <w:rPr>
          <w:rFonts w:cs="Times New Roman"/>
        </w:rPr>
        <w:t>cluster</w:t>
      </w:r>
      <w:r w:rsidR="001E6556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192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cluster</w:t>
      </w:r>
      <w:r w:rsidR="009814CC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48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9814CC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F3470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34706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F34706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F3470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34706"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="00F34706" w:rsidRPr="00486B41">
        <w:rPr>
          <w:rFonts w:cs="Times New Roman"/>
        </w:rPr>
        <w:t>week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675</w:t>
      </w:r>
      <w:r w:rsidR="00414F71" w:rsidRPr="00486B41">
        <w:rPr>
          <w:rFonts w:cs="Times New Roman"/>
        </w:rPr>
        <w:t xml:space="preserve"> </w:t>
      </w:r>
      <w:r w:rsidR="00825DE0" w:rsidRPr="00486B41">
        <w:rPr>
          <w:rFonts w:cs="Times New Roman"/>
        </w:rPr>
        <w:t>21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825DE0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FC10C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FC10CC"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="00FC10C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FC10CC" w:rsidRPr="00486B41">
        <w:rPr>
          <w:rFonts w:cs="Times New Roman"/>
        </w:rPr>
        <w:t>rhesus</w:t>
      </w:r>
      <w:r w:rsidR="00414F71" w:rsidRPr="00486B41">
        <w:rPr>
          <w:rFonts w:cs="Times New Roman"/>
        </w:rPr>
        <w:t xml:space="preserve"> </w:t>
      </w:r>
      <w:r w:rsidR="00FC10CC" w:rsidRPr="00486B41">
        <w:rPr>
          <w:rFonts w:cs="Times New Roman"/>
        </w:rPr>
        <w:t>lymphocryptovirus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675</w:t>
      </w:r>
      <w:r w:rsidR="00FC10CC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abundantly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miRNAs.</w:t>
      </w:r>
      <w:r w:rsidR="00414F71" w:rsidRPr="00486B41">
        <w:rPr>
          <w:rFonts w:cs="Times New Roman"/>
        </w:rPr>
        <w:t xml:space="preserve"> </w:t>
      </w:r>
    </w:p>
    <w:p w14:paraId="1792B49A" w14:textId="453502F3" w:rsidR="004E3A8F" w:rsidRPr="00486B41" w:rsidRDefault="002C0F2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cluster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22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miRNA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precursors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(ebv-miR-BART1-22),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produced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193</w:t>
      </w:r>
      <w:r w:rsidR="00414F71" w:rsidRPr="00486B41">
        <w:rPr>
          <w:rFonts w:cs="Times New Roman"/>
        </w:rPr>
        <w:t xml:space="preserve"> </w:t>
      </w:r>
      <w:proofErr w:type="gramStart"/>
      <w:r w:rsidR="00417F48" w:rsidRPr="00486B41">
        <w:rPr>
          <w:rFonts w:cs="Times New Roman"/>
        </w:rPr>
        <w:t>Two</w:t>
      </w:r>
      <w:proofErr w:type="gramEnd"/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clusters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417F48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separated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intron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596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BAR</w:t>
      </w:r>
      <w:r w:rsidR="008E454B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effusion</w:t>
      </w:r>
      <w:r w:rsidR="00414F71" w:rsidRPr="00486B41">
        <w:rPr>
          <w:rFonts w:cs="Times New Roman"/>
        </w:rPr>
        <w:t xml:space="preserve"> </w:t>
      </w:r>
      <w:r w:rsidR="00B616CC" w:rsidRPr="00486B41">
        <w:rPr>
          <w:rFonts w:cs="Times New Roman"/>
        </w:rPr>
        <w:t>lymphoma</w:t>
      </w:r>
      <w:r w:rsidR="0008398F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B</w:t>
      </w:r>
      <w:r w:rsidR="008E454B" w:rsidRPr="00486B41">
        <w:rPr>
          <w:rFonts w:cs="Times New Roman"/>
        </w:rPr>
        <w:t>y</w:t>
      </w:r>
      <w:r w:rsidR="00414F71" w:rsidRPr="00486B41">
        <w:rPr>
          <w:rFonts w:cs="Times New Roman"/>
        </w:rPr>
        <w:t xml:space="preserve"> </w:t>
      </w:r>
      <w:r w:rsidR="008E454B"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="008E454B" w:rsidRPr="00486B41">
        <w:rPr>
          <w:rFonts w:cs="Times New Roman"/>
        </w:rPr>
        <w:t>B</w:t>
      </w:r>
      <w:r w:rsidR="0008398F" w:rsidRPr="00486B41">
        <w:rPr>
          <w:rFonts w:cs="Times New Roman"/>
        </w:rPr>
        <w:t>ART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stages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CC2F58" w:rsidRPr="00486B41">
        <w:rPr>
          <w:rFonts w:cs="Times New Roman"/>
        </w:rPr>
        <w:t>infection</w:t>
      </w:r>
      <w:r w:rsidR="00D841B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lowest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08398F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517EB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841B9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83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TATA-less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regions,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P1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nucleotide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150641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P2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nt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150357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B95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sequence,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transcribe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BARTs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162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679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P1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initial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promoter,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down-regulated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IRF7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21EC8" w:rsidRPr="00486B41">
        <w:rPr>
          <w:rFonts w:cs="Times New Roman"/>
        </w:rPr>
        <w:t>IRF</w:t>
      </w:r>
      <w:r w:rsidR="004E3A8F" w:rsidRPr="00486B41">
        <w:rPr>
          <w:rFonts w:cs="Times New Roman"/>
        </w:rPr>
        <w:t>5,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P2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up-regulated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C/EBP</w:t>
      </w:r>
      <w:r w:rsidR="00A226D4" w:rsidRPr="00486B41">
        <w:rPr>
          <w:rFonts w:cs="Times New Roman"/>
          <w:color w:val="000000" w:themeColor="text1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13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Interestingly,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BART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miRNAs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promote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tumor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growth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murine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xenograft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gastric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carcinoma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models,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suggesting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epithelial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transforming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properties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="004C390B" w:rsidRPr="00486B41">
        <w:rPr>
          <w:rFonts w:cs="Times New Roman"/>
          <w:color w:val="000000"/>
        </w:rPr>
        <w:t>vivo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593</w:t>
      </w:r>
    </w:p>
    <w:p w14:paraId="7227293F" w14:textId="7BF31F84" w:rsidR="006445D3" w:rsidRPr="00486B41" w:rsidRDefault="00517EB2" w:rsidP="00CC1D3F">
      <w:pPr>
        <w:pStyle w:val="TXT"/>
        <w:rPr>
          <w:rFonts w:cs="Times New Roman"/>
          <w:color w:val="141413"/>
        </w:rPr>
      </w:pPr>
      <w:r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commonly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used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B</w:t>
      </w:r>
      <w:r w:rsidR="008377DE" w:rsidRPr="00486B41">
        <w:rPr>
          <w:rFonts w:cs="Times New Roman"/>
          <w:color w:val="141413"/>
        </w:rPr>
        <w:t xml:space="preserve"> 95–98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laboratory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strain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lacks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most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BART</w:t>
      </w:r>
      <w:r w:rsidR="00414F71" w:rsidRPr="00486B41">
        <w:rPr>
          <w:rFonts w:cs="Times New Roman"/>
          <w:color w:val="141413"/>
        </w:rPr>
        <w:t xml:space="preserve"> </w:t>
      </w:r>
      <w:r w:rsidRPr="00486B41">
        <w:rPr>
          <w:rFonts w:cs="Times New Roman"/>
          <w:color w:val="141413"/>
        </w:rPr>
        <w:t>miRNAs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594</w:t>
      </w:r>
      <w:r w:rsidR="009052E2" w:rsidRPr="00486B41">
        <w:rPr>
          <w:rFonts w:cs="Times New Roman"/>
          <w:noProof/>
          <w:color w:val="141413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676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Consistent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with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this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observation,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locus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uncover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any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gross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defect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regard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monitored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</w:rPr>
        <w:t>culture</w:t>
      </w:r>
      <w:r w:rsidR="00A226D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654</w:t>
      </w:r>
      <w:r w:rsidR="00414F71" w:rsidRPr="00486B41">
        <w:rPr>
          <w:rFonts w:cs="Times New Roman"/>
        </w:rPr>
        <w:t xml:space="preserve"> </w:t>
      </w:r>
      <w:r w:rsidR="004E3A8F" w:rsidRPr="00486B41">
        <w:rPr>
          <w:rFonts w:cs="Times New Roman"/>
          <w:color w:val="141413"/>
        </w:rPr>
        <w:t>However,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B</w:t>
      </w:r>
      <w:r w:rsidR="00CA210C" w:rsidRPr="00486B41">
        <w:rPr>
          <w:rFonts w:cs="Times New Roman"/>
          <w:color w:val="141413"/>
        </w:rPr>
        <w:t>ART</w:t>
      </w:r>
      <w:r w:rsidR="00414F71" w:rsidRPr="00486B41">
        <w:rPr>
          <w:rFonts w:cs="Times New Roman"/>
          <w:color w:val="141413"/>
        </w:rPr>
        <w:t xml:space="preserve"> </w:t>
      </w:r>
      <w:r w:rsidR="004F5C18" w:rsidRPr="00486B41">
        <w:rPr>
          <w:rFonts w:cs="Times New Roman"/>
          <w:color w:val="141413"/>
        </w:rPr>
        <w:t>miRNA</w:t>
      </w:r>
      <w:r w:rsidRPr="00486B41">
        <w:rPr>
          <w:rFonts w:cs="Times New Roman"/>
          <w:color w:val="141413"/>
        </w:rPr>
        <w:t>s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may</w:t>
      </w:r>
      <w:r w:rsidR="00414F71" w:rsidRPr="00486B41">
        <w:rPr>
          <w:rFonts w:cs="Times New Roman"/>
          <w:color w:val="141413"/>
        </w:rPr>
        <w:t xml:space="preserve"> </w:t>
      </w:r>
      <w:r w:rsidR="00CA210C" w:rsidRPr="00486B41">
        <w:rPr>
          <w:rFonts w:cs="Times New Roman"/>
          <w:color w:val="141413"/>
        </w:rPr>
        <w:t>have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important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i/>
          <w:iCs/>
          <w:color w:val="141413"/>
        </w:rPr>
        <w:t>in</w:t>
      </w:r>
      <w:r w:rsidR="00414F71" w:rsidRPr="00486B41">
        <w:rPr>
          <w:rFonts w:cs="Times New Roman"/>
          <w:i/>
          <w:iCs/>
          <w:color w:val="141413"/>
        </w:rPr>
        <w:t xml:space="preserve"> </w:t>
      </w:r>
      <w:r w:rsidR="004E3A8F" w:rsidRPr="00486B41">
        <w:rPr>
          <w:rFonts w:cs="Times New Roman"/>
          <w:i/>
          <w:iCs/>
          <w:color w:val="141413"/>
        </w:rPr>
        <w:t>vivo</w:t>
      </w:r>
      <w:r w:rsidR="00414F71" w:rsidRPr="00486B41">
        <w:rPr>
          <w:rFonts w:cs="Times New Roman"/>
          <w:color w:val="141413"/>
        </w:rPr>
        <w:t xml:space="preserve"> </w:t>
      </w:r>
      <w:r w:rsidR="00CA210C" w:rsidRPr="00486B41">
        <w:rPr>
          <w:rFonts w:cs="Times New Roman"/>
          <w:color w:val="141413"/>
        </w:rPr>
        <w:t>roles</w:t>
      </w:r>
      <w:r w:rsidR="00414F71" w:rsidRPr="00486B41">
        <w:rPr>
          <w:rFonts w:cs="Times New Roman"/>
          <w:color w:val="141413"/>
        </w:rPr>
        <w:t xml:space="preserve"> </w:t>
      </w:r>
      <w:r w:rsidR="00CA210C" w:rsidRPr="00486B41">
        <w:rPr>
          <w:rFonts w:cs="Times New Roman"/>
          <w:color w:val="141413"/>
        </w:rPr>
        <w:t>in</w:t>
      </w:r>
      <w:r w:rsidR="00414F71" w:rsidRPr="00486B41">
        <w:rPr>
          <w:rFonts w:cs="Times New Roman"/>
          <w:color w:val="141413"/>
        </w:rPr>
        <w:t xml:space="preserve"> </w:t>
      </w:r>
      <w:r w:rsidR="00CA210C" w:rsidRPr="00486B41">
        <w:rPr>
          <w:rFonts w:cs="Times New Roman"/>
          <w:color w:val="141413"/>
        </w:rPr>
        <w:t>immunoevasion</w:t>
      </w:r>
      <w:r w:rsidRPr="00486B41">
        <w:rPr>
          <w:rFonts w:cs="Times New Roman"/>
          <w:color w:val="141413"/>
        </w:rPr>
        <w:t>,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for</w:t>
      </w:r>
      <w:r w:rsidR="00414F71" w:rsidRPr="00486B41">
        <w:rPr>
          <w:rFonts w:cs="Times New Roman"/>
          <w:color w:val="141413"/>
        </w:rPr>
        <w:t xml:space="preserve"> </w:t>
      </w:r>
      <w:r w:rsidR="004E3A8F" w:rsidRPr="00486B41">
        <w:rPr>
          <w:rFonts w:cs="Times New Roman"/>
          <w:color w:val="141413"/>
        </w:rPr>
        <w:t>example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suppressing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transcripts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encoding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RIG-I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Toll-like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receptors,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NK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cell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ligand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MICA,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IL-1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IL-6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receptor</w:t>
      </w:r>
      <w:r w:rsidR="00417F48" w:rsidRPr="00486B41">
        <w:rPr>
          <w:rFonts w:cs="Times New Roman"/>
          <w:color w:val="141413"/>
        </w:rPr>
        <w:t>s</w:t>
      </w:r>
      <w:r w:rsidR="00FA59EA" w:rsidRPr="00486B41">
        <w:rPr>
          <w:rFonts w:cs="Times New Roman"/>
          <w:color w:val="141413"/>
        </w:rPr>
        <w:t>,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NLRP3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inflammasome,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cytokine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IL-12,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NK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T-cell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chemoattractant</w:t>
      </w:r>
      <w:r w:rsidR="00414F71" w:rsidRPr="00486B41">
        <w:rPr>
          <w:rFonts w:cs="Times New Roman"/>
          <w:color w:val="141413"/>
        </w:rPr>
        <w:t xml:space="preserve"> </w:t>
      </w:r>
      <w:r w:rsidR="00FA59EA" w:rsidRPr="00486B41">
        <w:rPr>
          <w:rFonts w:cs="Times New Roman"/>
          <w:color w:val="141413"/>
        </w:rPr>
        <w:t>CXCL11</w:t>
      </w:r>
      <w:r w:rsidR="0015118E" w:rsidRPr="00486B41">
        <w:rPr>
          <w:rFonts w:cs="Times New Roman"/>
          <w:color w:val="141413"/>
        </w:rPr>
        <w:t>,</w:t>
      </w:r>
      <w:r w:rsidR="00414F71" w:rsidRPr="00486B41">
        <w:rPr>
          <w:rFonts w:cs="Times New Roman"/>
          <w:color w:val="141413"/>
        </w:rPr>
        <w:t xml:space="preserve"> </w:t>
      </w:r>
      <w:r w:rsidR="0015118E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15118E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15118E" w:rsidRPr="00486B41">
        <w:rPr>
          <w:rFonts w:cs="Times New Roman"/>
          <w:color w:val="141413"/>
        </w:rPr>
        <w:t>IFN</w:t>
      </w:r>
      <w:r w:rsidR="00414F71" w:rsidRPr="00486B41">
        <w:rPr>
          <w:rFonts w:cs="Times New Roman"/>
          <w:color w:val="141413"/>
        </w:rPr>
        <w:t xml:space="preserve"> </w:t>
      </w:r>
      <w:r w:rsidR="0015118E" w:rsidRPr="00486B41">
        <w:rPr>
          <w:rFonts w:cs="Times New Roman"/>
          <w:color w:val="141413"/>
        </w:rPr>
        <w:t>pathway</w:t>
      </w:r>
      <w:r w:rsidR="00CF4353" w:rsidRPr="00486B41">
        <w:rPr>
          <w:rFonts w:cs="Times New Roman"/>
          <w:color w:val="141413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miRNAs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also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suppress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class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I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II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major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histocompatibility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complex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antigen</w:t>
      </w:r>
      <w:r w:rsidR="00414F71" w:rsidRPr="00486B41">
        <w:rPr>
          <w:rFonts w:cs="Times New Roman"/>
          <w:color w:val="141413"/>
        </w:rPr>
        <w:t xml:space="preserve"> </w:t>
      </w:r>
      <w:r w:rsidR="00E51856" w:rsidRPr="00486B41">
        <w:rPr>
          <w:rFonts w:cs="Times New Roman"/>
          <w:color w:val="141413"/>
        </w:rPr>
        <w:t>presentation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at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levels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of</w:t>
      </w:r>
      <w:r w:rsidR="00414F71" w:rsidRPr="00486B41">
        <w:rPr>
          <w:rFonts w:cs="Times New Roman"/>
          <w:color w:val="141413"/>
        </w:rPr>
        <w:t xml:space="preserve"> </w:t>
      </w:r>
      <w:r w:rsidR="006445D3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6445D3" w:rsidRPr="00486B41">
        <w:rPr>
          <w:rFonts w:cs="Times New Roman"/>
          <w:color w:val="141413"/>
        </w:rPr>
        <w:t>TAP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transporter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6445D3" w:rsidRPr="00486B41">
        <w:rPr>
          <w:rFonts w:cs="Times New Roman"/>
          <w:color w:val="141413"/>
        </w:rPr>
        <w:t>lysosomal</w:t>
      </w:r>
      <w:r w:rsidR="00414F71" w:rsidRPr="00486B41">
        <w:rPr>
          <w:rFonts w:cs="Times New Roman"/>
          <w:color w:val="141413"/>
        </w:rPr>
        <w:t xml:space="preserve"> </w:t>
      </w:r>
      <w:r w:rsidR="006445D3" w:rsidRPr="00486B41">
        <w:rPr>
          <w:rFonts w:cs="Times New Roman"/>
          <w:color w:val="141413"/>
        </w:rPr>
        <w:t>proteases</w:t>
      </w:r>
      <w:r w:rsidR="00EA60AF" w:rsidRPr="00486B41">
        <w:rPr>
          <w:rFonts w:cs="Times New Roman"/>
          <w:color w:val="141413"/>
        </w:rPr>
        <w:t>,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resp</w:t>
      </w:r>
      <w:r w:rsidR="00E07827" w:rsidRPr="00486B41">
        <w:rPr>
          <w:rFonts w:cs="Times New Roman"/>
          <w:color w:val="141413"/>
        </w:rPr>
        <w:t>ec</w:t>
      </w:r>
      <w:r w:rsidR="00EA60AF" w:rsidRPr="00486B41">
        <w:rPr>
          <w:rFonts w:cs="Times New Roman"/>
          <w:color w:val="141413"/>
        </w:rPr>
        <w:t>tively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</w:t>
      </w:r>
      <w:r w:rsidR="009052E2" w:rsidRPr="00486B41">
        <w:rPr>
          <w:rFonts w:cs="Times New Roman"/>
          <w:noProof/>
          <w:color w:val="141413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710</w:t>
      </w:r>
      <w:r w:rsidR="00414F71" w:rsidRPr="00486B41">
        <w:rPr>
          <w:rFonts w:cs="Times New Roman"/>
          <w:color w:val="141413"/>
        </w:rPr>
        <w:t xml:space="preserve"> </w:t>
      </w:r>
      <w:r w:rsidR="00A3632B" w:rsidRPr="00486B41">
        <w:rPr>
          <w:rFonts w:cs="Times New Roman"/>
          <w:color w:val="141413"/>
        </w:rPr>
        <w:t>This</w:t>
      </w:r>
      <w:r w:rsidR="00414F71" w:rsidRPr="00486B41">
        <w:rPr>
          <w:rFonts w:cs="Times New Roman"/>
          <w:color w:val="141413"/>
        </w:rPr>
        <w:t xml:space="preserve"> </w:t>
      </w:r>
      <w:r w:rsidR="00A3632B" w:rsidRPr="00486B41">
        <w:rPr>
          <w:rFonts w:cs="Times New Roman"/>
          <w:color w:val="141413"/>
        </w:rPr>
        <w:t>may</w:t>
      </w:r>
      <w:r w:rsidR="00414F71" w:rsidRPr="00486B41">
        <w:rPr>
          <w:rFonts w:cs="Times New Roman"/>
          <w:color w:val="141413"/>
        </w:rPr>
        <w:t xml:space="preserve"> </w:t>
      </w:r>
      <w:r w:rsidR="00A3632B" w:rsidRPr="00486B41">
        <w:rPr>
          <w:rFonts w:cs="Times New Roman"/>
          <w:color w:val="141413"/>
        </w:rPr>
        <w:t>explain</w:t>
      </w:r>
      <w:r w:rsidR="00414F71" w:rsidRPr="00486B41">
        <w:rPr>
          <w:rFonts w:cs="Times New Roman"/>
          <w:color w:val="141413"/>
        </w:rPr>
        <w:t xml:space="preserve"> </w:t>
      </w:r>
      <w:r w:rsidR="00A3632B" w:rsidRPr="00486B41">
        <w:rPr>
          <w:rFonts w:cs="Times New Roman"/>
          <w:color w:val="141413"/>
        </w:rPr>
        <w:t>why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miRNA</w:t>
      </w:r>
      <w:r w:rsidR="00414F71" w:rsidRPr="00486B41">
        <w:rPr>
          <w:rFonts w:cs="Times New Roman"/>
          <w:color w:val="141413"/>
        </w:rPr>
        <w:t xml:space="preserve"> </w:t>
      </w:r>
      <w:r w:rsidR="00EA60AF" w:rsidRPr="00486B41">
        <w:rPr>
          <w:rFonts w:cs="Times New Roman"/>
          <w:color w:val="141413"/>
        </w:rPr>
        <w:t>KO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decreases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titers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diminishes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B-cell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proliferation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in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humanized</w:t>
      </w:r>
      <w:r w:rsidR="00414F71" w:rsidRPr="00486B41">
        <w:rPr>
          <w:rFonts w:cs="Times New Roman"/>
          <w:color w:val="141413"/>
        </w:rPr>
        <w:t xml:space="preserve"> </w:t>
      </w:r>
      <w:r w:rsidR="00417F48" w:rsidRPr="00486B41">
        <w:rPr>
          <w:rFonts w:cs="Times New Roman"/>
          <w:color w:val="141413"/>
        </w:rPr>
        <w:t>models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522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T-cell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depletion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allowed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miRNA</w:t>
      </w:r>
      <w:r w:rsidR="00417F48" w:rsidRPr="00486B41">
        <w:rPr>
          <w:rFonts w:cs="Times New Roman"/>
          <w:color w:val="141413"/>
        </w:rPr>
        <w:t>-</w:t>
      </w:r>
      <w:r w:rsidR="00860584" w:rsidRPr="00486B41">
        <w:rPr>
          <w:rFonts w:cs="Times New Roman"/>
          <w:color w:val="141413"/>
        </w:rPr>
        <w:t>deficient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to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achieive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similar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viral</w:t>
      </w:r>
      <w:r w:rsidR="00414F71" w:rsidRPr="00486B41">
        <w:rPr>
          <w:rFonts w:cs="Times New Roman"/>
          <w:color w:val="141413"/>
        </w:rPr>
        <w:t xml:space="preserve"> </w:t>
      </w:r>
      <w:r w:rsidR="000947F4" w:rsidRPr="00486B41">
        <w:rPr>
          <w:rFonts w:cs="Times New Roman"/>
          <w:color w:val="141413"/>
        </w:rPr>
        <w:t>l</w:t>
      </w:r>
      <w:r w:rsidR="00860584" w:rsidRPr="00486B41">
        <w:rPr>
          <w:rFonts w:cs="Times New Roman"/>
          <w:color w:val="141413"/>
        </w:rPr>
        <w:t>oads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as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wild</w:t>
      </w:r>
      <w:r w:rsidR="00AC0205" w:rsidRPr="00486B41">
        <w:rPr>
          <w:rFonts w:cs="Times New Roman"/>
          <w:color w:val="141413"/>
        </w:rPr>
        <w:t>-</w:t>
      </w:r>
      <w:r w:rsidR="00860584" w:rsidRPr="00486B41">
        <w:rPr>
          <w:rFonts w:cs="Times New Roman"/>
          <w:color w:val="141413"/>
        </w:rPr>
        <w:t>type</w:t>
      </w:r>
      <w:r w:rsidR="00414F71" w:rsidRPr="00486B41">
        <w:rPr>
          <w:rFonts w:cs="Times New Roman"/>
          <w:color w:val="141413"/>
        </w:rPr>
        <w:t xml:space="preserve"> </w:t>
      </w:r>
      <w:r w:rsidR="00860584"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="000947F4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0947F4" w:rsidRPr="00486B41">
        <w:rPr>
          <w:rFonts w:cs="Times New Roman"/>
          <w:color w:val="141413"/>
        </w:rPr>
        <w:t>to</w:t>
      </w:r>
      <w:r w:rsidR="00414F71" w:rsidRPr="00486B41">
        <w:rPr>
          <w:rFonts w:cs="Times New Roman"/>
          <w:color w:val="141413"/>
        </w:rPr>
        <w:t xml:space="preserve"> </w:t>
      </w:r>
      <w:r w:rsidR="000947F4" w:rsidRPr="00486B41">
        <w:rPr>
          <w:rFonts w:cs="Times New Roman"/>
          <w:color w:val="141413"/>
        </w:rPr>
        <w:t>induce</w:t>
      </w:r>
      <w:r w:rsidR="00414F71" w:rsidRPr="00486B41">
        <w:rPr>
          <w:rFonts w:cs="Times New Roman"/>
          <w:color w:val="141413"/>
        </w:rPr>
        <w:t xml:space="preserve"> </w:t>
      </w:r>
      <w:r w:rsidR="000947F4" w:rsidRPr="00486B41">
        <w:rPr>
          <w:rFonts w:cs="Times New Roman"/>
          <w:color w:val="141413"/>
        </w:rPr>
        <w:t>tumors</w:t>
      </w:r>
      <w:r w:rsidR="00860584" w:rsidRPr="00486B41">
        <w:rPr>
          <w:rFonts w:cs="Times New Roman"/>
          <w:color w:val="141413"/>
        </w:rPr>
        <w:t>.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In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epithelial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cells,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high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level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BART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expression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contributes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to</w:t>
      </w:r>
      <w:r w:rsidR="00414F71" w:rsidRPr="00486B41">
        <w:rPr>
          <w:rFonts w:cs="Times New Roman"/>
          <w:color w:val="141413"/>
        </w:rPr>
        <w:t xml:space="preserve"> </w:t>
      </w:r>
      <w:r w:rsidR="00640E52" w:rsidRPr="00486B41">
        <w:rPr>
          <w:rFonts w:cs="Times New Roman"/>
          <w:color w:val="141413"/>
        </w:rPr>
        <w:t>immunoevasion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289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Multiple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miRNAs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target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the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type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I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interferon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pathway,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including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mRNAs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encoding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Toll-like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receptor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7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D37479" w:rsidRPr="00486B41">
        <w:rPr>
          <w:rFonts w:cs="Times New Roman"/>
          <w:color w:val="141413"/>
        </w:rPr>
        <w:t>9</w:t>
      </w:r>
      <w:r w:rsidR="009052E2" w:rsidRPr="00486B41">
        <w:rPr>
          <w:rStyle w:val="citebib"/>
          <w:rFonts w:cs="Times New Roman"/>
          <w:vertAlign w:val="superscript"/>
        </w:rPr>
        <w:t>58</w:t>
      </w:r>
      <w:r w:rsidR="00CF4353" w:rsidRPr="00486B41">
        <w:rPr>
          <w:rFonts w:cs="Times New Roman"/>
          <w:color w:val="141413"/>
        </w:rPr>
        <w:t>,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and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EBV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miRNA</w:t>
      </w:r>
      <w:r w:rsidR="00A80CC7" w:rsidRPr="00486B41">
        <w:rPr>
          <w:rFonts w:cs="Times New Roman"/>
          <w:color w:val="141413"/>
        </w:rPr>
        <w:t>s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also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target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adaptive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immune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response</w:t>
      </w:r>
      <w:r w:rsidR="00414F71" w:rsidRPr="00486B41">
        <w:rPr>
          <w:rFonts w:cs="Times New Roman"/>
          <w:color w:val="141413"/>
        </w:rPr>
        <w:t xml:space="preserve"> </w:t>
      </w:r>
      <w:r w:rsidR="00CF4353" w:rsidRPr="00486B41">
        <w:rPr>
          <w:rFonts w:cs="Times New Roman"/>
          <w:color w:val="141413"/>
        </w:rPr>
        <w:t>pathways</w:t>
      </w:r>
      <w:r w:rsidR="00D37479" w:rsidRPr="00486B41">
        <w:rPr>
          <w:rFonts w:cs="Times New Roman"/>
          <w:color w:val="141413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741</w:t>
      </w:r>
    </w:p>
    <w:p w14:paraId="636643A8" w14:textId="3E2BCCAB" w:rsidR="0069287D" w:rsidRPr="00486B41" w:rsidRDefault="00CA210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BART</w:t>
      </w:r>
      <w:r w:rsidR="00414F71" w:rsidRPr="00486B41">
        <w:rPr>
          <w:rFonts w:cs="Times New Roman"/>
        </w:rPr>
        <w:t xml:space="preserve"> </w:t>
      </w:r>
      <w:r w:rsidR="004F5C18" w:rsidRPr="00486B41">
        <w:rPr>
          <w:rFonts w:cs="Times New Roman"/>
        </w:rPr>
        <w:t>miRNA</w:t>
      </w:r>
      <w:r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A0160D" w:rsidRPr="00486B41">
        <w:rPr>
          <w:rFonts w:cs="Times New Roman"/>
        </w:rPr>
        <w:t>mRNAs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A0160D"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="00A0160D" w:rsidRPr="00486B41">
        <w:rPr>
          <w:rFonts w:cs="Times New Roman"/>
        </w:rPr>
        <w:t>encoding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BIM</w:t>
      </w:r>
      <w:r w:rsidR="00A0160D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PTEN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456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4F5C18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etoposide-trigggered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BIM</w:t>
      </w:r>
      <w:r w:rsidR="00414F71" w:rsidRPr="00486B41">
        <w:rPr>
          <w:rFonts w:cs="Times New Roman"/>
        </w:rPr>
        <w:t xml:space="preserve"> </w:t>
      </w:r>
      <w:r w:rsidR="007D4CAB" w:rsidRPr="00486B41">
        <w:rPr>
          <w:rFonts w:cs="Times New Roman"/>
        </w:rPr>
        <w:t>3’UTR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456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4F5C18" w:rsidRPr="00486B41">
        <w:rPr>
          <w:rFonts w:cs="Times New Roman"/>
        </w:rPr>
        <w:t>miRNA</w:t>
      </w:r>
      <w:r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tumorigenicity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murine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xenograft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265784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E95767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E95767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E95767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E95767" w:rsidRPr="00486B41">
        <w:rPr>
          <w:rFonts w:cs="Times New Roman"/>
        </w:rPr>
        <w:t>caspase</w:t>
      </w:r>
      <w:r w:rsidR="00414F71" w:rsidRPr="00486B41">
        <w:rPr>
          <w:rFonts w:cs="Times New Roman"/>
        </w:rPr>
        <w:t xml:space="preserve"> </w:t>
      </w:r>
      <w:r w:rsidR="00E95767" w:rsidRPr="00486B41">
        <w:rPr>
          <w:rFonts w:cs="Times New Roman"/>
        </w:rPr>
        <w:t>3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749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EBV-genome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propogated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so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ectopically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expressed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749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re-infection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similarly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restores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soft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agar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tumorigenicity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SCID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mice</w:t>
      </w:r>
      <w:r w:rsidR="00A226D4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361</w:t>
      </w:r>
    </w:p>
    <w:p w14:paraId="653E61EA" w14:textId="40E29833" w:rsidR="00A3632B" w:rsidRPr="00486B41" w:rsidRDefault="00D01AA6" w:rsidP="00CC1D3F">
      <w:pPr>
        <w:pStyle w:val="TXT"/>
        <w:rPr>
          <w:rFonts w:cs="Times New Roman"/>
          <w:color w:val="000000"/>
        </w:rPr>
      </w:pP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4F5C18" w:rsidRPr="00486B41">
        <w:rPr>
          <w:rFonts w:cs="Times New Roman"/>
        </w:rPr>
        <w:t>miRNA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mRNA</w:t>
      </w:r>
      <w:r w:rsidR="004F5C18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640E52" w:rsidRPr="00486B41">
        <w:rPr>
          <w:rFonts w:cs="Times New Roman"/>
        </w:rPr>
        <w:t>encoding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immediate</w:t>
      </w:r>
      <w:r w:rsidR="006412B6" w:rsidRPr="00486B41">
        <w:rPr>
          <w:rFonts w:cs="Times New Roman"/>
        </w:rPr>
        <w:t>-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polymerase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BALF5.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Induction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enhances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miRNAs,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though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  <w:iCs/>
        </w:rPr>
        <w:t>miR-BART</w:t>
      </w:r>
      <w:r w:rsidR="008377DE" w:rsidRPr="00486B41">
        <w:rPr>
          <w:rFonts w:cs="Times New Roman"/>
          <w:iCs/>
        </w:rPr>
        <w:t xml:space="preserve"> 20–25</w:t>
      </w:r>
      <w:r w:rsidR="00A3632B" w:rsidRPr="00486B41">
        <w:rPr>
          <w:rFonts w:cs="Times New Roman"/>
          <w:iCs/>
        </w:rPr>
        <w:t>p</w:t>
      </w:r>
      <w:r w:rsidR="00414F71" w:rsidRPr="00486B41">
        <w:rPr>
          <w:rFonts w:cs="Times New Roman"/>
          <w:iCs/>
        </w:rPr>
        <w:t xml:space="preserve"> </w:t>
      </w:r>
      <w:r w:rsidR="00A3632B"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3632B" w:rsidRPr="00486B41">
        <w:rPr>
          <w:rFonts w:cs="Times New Roman"/>
        </w:rPr>
        <w:t>BRFL1</w:t>
      </w:r>
      <w:r w:rsidR="00AB6C36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318</w:t>
      </w:r>
      <w:r w:rsidR="00414F71" w:rsidRPr="00486B41">
        <w:rPr>
          <w:rFonts w:cs="Times New Roman"/>
        </w:rPr>
        <w:t xml:space="preserve"> </w:t>
      </w:r>
      <w:r w:rsidR="0069287D" w:rsidRPr="00486B41">
        <w:rPr>
          <w:rFonts w:cs="Times New Roman"/>
        </w:rPr>
        <w:t>R</w:t>
      </w:r>
      <w:r w:rsidR="0077758E" w:rsidRPr="00486B41">
        <w:rPr>
          <w:rFonts w:cs="Times New Roman"/>
        </w:rPr>
        <w:t>ecombinant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lacking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EC2BBF" w:rsidRPr="00486B41">
        <w:rPr>
          <w:rFonts w:cs="Times New Roman"/>
        </w:rPr>
        <w:t>miRNA</w:t>
      </w:r>
      <w:r w:rsidR="0077758E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caus</w:t>
      </w:r>
      <w:r w:rsidR="00F73271"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replication</w:t>
      </w:r>
      <w:r w:rsidR="00F7327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F73271"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given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77758E" w:rsidRPr="00486B41">
        <w:rPr>
          <w:rFonts w:cs="Times New Roman"/>
        </w:rPr>
        <w:t>expression</w:t>
      </w:r>
      <w:r w:rsidR="00AB6C36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414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deletions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affect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miRNAs,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perhaps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increasing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expression</w:t>
      </w:r>
      <w:r w:rsidR="00AB6C36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548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Indeed,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EC2BBF" w:rsidRPr="00486B41">
        <w:rPr>
          <w:rFonts w:cs="Times New Roman"/>
        </w:rPr>
        <w:t>miRNA</w:t>
      </w:r>
      <w:r w:rsidR="00784142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deleted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  <w:iCs/>
        </w:rPr>
        <w:t>mir-BART6-5p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  <w:iCs/>
        </w:rPr>
        <w:t>mir-BART6-p</w:t>
      </w:r>
      <w:r w:rsidR="0078414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BRFL1.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Alternatively,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mediators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desensitizing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784142" w:rsidRPr="00486B41">
        <w:rPr>
          <w:rFonts w:cs="Times New Roman"/>
        </w:rPr>
        <w:t>stimuli</w:t>
      </w:r>
      <w:r w:rsidR="00AB6C36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114</w:t>
      </w:r>
      <w:r w:rsidR="00414F71" w:rsidRPr="00486B41">
        <w:rPr>
          <w:rFonts w:cs="Times New Roman"/>
        </w:rPr>
        <w:t xml:space="preserve"> </w:t>
      </w:r>
    </w:p>
    <w:p w14:paraId="253F3EB4" w14:textId="535355CA" w:rsidR="00502A20" w:rsidRPr="00486B41" w:rsidRDefault="00502A20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Alternatively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spliced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polyadenylated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cancers</w:t>
      </w:r>
      <w:r w:rsidR="00AB6C36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455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Highly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spliced,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polyadenylated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removed,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Rather,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long-noncoding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(lncRNAs).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thousands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approximately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equal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targets.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unfolded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response.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m</w:t>
      </w:r>
      <w:r w:rsidRPr="00486B41">
        <w:rPr>
          <w:rFonts w:cs="Times New Roman"/>
        </w:rPr>
        <w:t>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="00847BA7" w:rsidRPr="00486B41">
        <w:rPr>
          <w:rFonts w:cs="Times New Roman"/>
        </w:rPr>
        <w:t>lncRNA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AB6C36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455</w:t>
      </w:r>
    </w:p>
    <w:p w14:paraId="06553A10" w14:textId="63E7E562" w:rsidR="00466EA3" w:rsidRPr="00486B41" w:rsidRDefault="00466EA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miR-BHRF1-3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CC46F0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F678CD" w:rsidRPr="00486B41">
        <w:rPr>
          <w:rFonts w:cs="Times New Roman"/>
        </w:rPr>
        <w:t>expression</w:t>
      </w:r>
      <w:r w:rsidR="0023602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undetectable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236024" w:rsidRPr="00486B41">
        <w:rPr>
          <w:rFonts w:cs="Times New Roman"/>
        </w:rPr>
        <w:t>infection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83</w:t>
      </w:r>
      <w:r w:rsidR="00F678C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463669" w:rsidRPr="00486B41">
        <w:rPr>
          <w:rFonts w:cs="Times New Roman"/>
        </w:rPr>
        <w:t>T</w:t>
      </w:r>
      <w:r w:rsidR="00A5268D" w:rsidRPr="00486B41">
        <w:rPr>
          <w:rFonts w:cs="Times New Roman"/>
        </w:rPr>
        <w:t>wo</w:t>
      </w:r>
      <w:r w:rsidR="00414F71" w:rsidRPr="00486B41">
        <w:rPr>
          <w:rFonts w:cs="Times New Roman"/>
        </w:rPr>
        <w:t xml:space="preserve"> </w:t>
      </w:r>
      <w:r w:rsidR="00463669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463669" w:rsidRPr="00486B41">
        <w:rPr>
          <w:rFonts w:cs="Times New Roman"/>
        </w:rPr>
        <w:t>miRNA</w:t>
      </w:r>
      <w:r w:rsidR="00EC2BBF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2878FD" w:rsidRPr="00486B41">
        <w:rPr>
          <w:rFonts w:cs="Times New Roman"/>
        </w:rPr>
        <w:t>accumulate</w:t>
      </w:r>
      <w:r w:rsidR="00414F71" w:rsidRPr="00486B41">
        <w:rPr>
          <w:rFonts w:cs="Times New Roman"/>
        </w:rPr>
        <w:t xml:space="preserve"> </w:t>
      </w:r>
      <w:r w:rsidR="00463669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878FD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463669" w:rsidRPr="00486B41">
        <w:rPr>
          <w:rFonts w:cs="Times New Roman"/>
        </w:rPr>
        <w:t>replication</w:t>
      </w:r>
      <w:r w:rsidR="001F333C" w:rsidRPr="00486B41">
        <w:rPr>
          <w:rFonts w:cs="Times New Roman"/>
          <w:color w:val="000000" w:themeColor="text1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16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progression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="0019007F" w:rsidRPr="00486B41">
        <w:rPr>
          <w:rFonts w:cs="Times New Roman"/>
        </w:rPr>
        <w:t>apoptosis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suppressors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PTEN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05F26" w:rsidRPr="00486B41">
        <w:rPr>
          <w:rFonts w:cs="Times New Roman"/>
        </w:rPr>
        <w:t>p27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578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down-modulate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  <w:i/>
        </w:rPr>
        <w:t>EBNA2</w:t>
      </w:r>
      <w:r w:rsidR="003B3D9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  <w:i/>
        </w:rPr>
        <w:t>LMP1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and</w:t>
      </w:r>
      <w:r w:rsidR="00414F71" w:rsidRPr="00486B41">
        <w:rPr>
          <w:rFonts w:cs="Times New Roman"/>
          <w:i/>
        </w:rPr>
        <w:t xml:space="preserve"> </w:t>
      </w:r>
      <w:r w:rsidR="003B3D92" w:rsidRPr="00486B41">
        <w:rPr>
          <w:rFonts w:cs="Times New Roman"/>
          <w:i/>
        </w:rPr>
        <w:t>LMP2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upregulate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SUMO-conjugation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downregulation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SUMO-targeted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ubiquitin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ligase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RNF4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SUMO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secretion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infectious</w:t>
      </w:r>
      <w:r w:rsidR="00414F71" w:rsidRPr="00486B41">
        <w:rPr>
          <w:rFonts w:cs="Times New Roman"/>
        </w:rPr>
        <w:t xml:space="preserve"> </w:t>
      </w:r>
      <w:r w:rsidR="003B3D92" w:rsidRPr="00486B41">
        <w:rPr>
          <w:rFonts w:cs="Times New Roman"/>
        </w:rPr>
        <w:t>virus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394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  <w:iCs/>
        </w:rPr>
        <w:t>BHRF1-2-5p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3’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UTR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mRNAs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encoding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checkpoint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PD-L1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PD-L2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150</w:t>
      </w:r>
      <w:r w:rsidR="00414F71" w:rsidRPr="00486B41">
        <w:rPr>
          <w:rFonts w:cs="Times New Roman"/>
        </w:rPr>
        <w:t xml:space="preserve"> </w:t>
      </w:r>
    </w:p>
    <w:p w14:paraId="0EA133E9" w14:textId="3798E536" w:rsidR="00DD7AB9" w:rsidRPr="00486B41" w:rsidRDefault="0005063C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</w:t>
      </w:r>
      <w:r w:rsidR="00784142" w:rsidRPr="00486B41">
        <w:rPr>
          <w:rFonts w:cs="Times New Roman"/>
        </w:rPr>
        <w:t>R</w:t>
      </w:r>
      <w:r w:rsidRPr="00486B41">
        <w:rPr>
          <w:rFonts w:cs="Times New Roman"/>
        </w:rPr>
        <w:t>NA</w:t>
      </w:r>
      <w:r w:rsidR="00EC2BBF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predominantly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evolutionarily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RISC-accessible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675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NF</w:t>
      </w:r>
      <w:r w:rsidRPr="00486B41">
        <w:rPr>
          <w:rFonts w:cs="Times New Roman"/>
        </w:rPr>
        <w:t>-</w:t>
      </w:r>
      <w:r w:rsidR="00C907C4" w:rsidRPr="00BD6847">
        <w:rPr>
          <w:rFonts w:ascii="Symbol" w:hAnsi="Symbol"/>
          <w:color w:val="000000" w:themeColor="text1"/>
        </w:rPr>
        <w:t></w:t>
      </w:r>
      <w:r w:rsidR="00AB1B34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upregulate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oncogenic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miR-155</w:t>
      </w:r>
      <w:r w:rsidR="00676B6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over-expression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676B6C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676B6C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417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miR-24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down</w:t>
      </w:r>
      <w:r w:rsidR="00A80CC7" w:rsidRPr="00486B41">
        <w:rPr>
          <w:rFonts w:cs="Times New Roman"/>
        </w:rPr>
        <w:t>-</w:t>
      </w:r>
      <w:r w:rsidR="00D37479" w:rsidRPr="00486B41">
        <w:rPr>
          <w:rFonts w:cs="Times New Roman"/>
        </w:rPr>
        <w:t>modulate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activating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D37479" w:rsidRPr="00486B41">
        <w:rPr>
          <w:rFonts w:cs="Times New Roman"/>
        </w:rPr>
        <w:t>ICOS-ligand.</w:t>
      </w:r>
      <w:r w:rsidR="009052E2" w:rsidRPr="00486B41">
        <w:rPr>
          <w:rStyle w:val="citebib"/>
          <w:rFonts w:cs="Times New Roman"/>
          <w:vertAlign w:val="superscript"/>
        </w:rPr>
        <w:t>391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EBNA3A/C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miR-221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222,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targeted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p57</w:t>
      </w:r>
      <w:r w:rsidR="00590DCC" w:rsidRPr="00486B41">
        <w:rPr>
          <w:rFonts w:cs="Times New Roman"/>
          <w:vertAlign w:val="superscript"/>
        </w:rPr>
        <w:t>K</w:t>
      </w:r>
      <w:r w:rsidR="0036215D" w:rsidRPr="00486B41">
        <w:rPr>
          <w:rFonts w:cs="Times New Roman"/>
          <w:vertAlign w:val="superscript"/>
        </w:rPr>
        <w:t>ip</w:t>
      </w:r>
      <w:r w:rsidR="00590DCC" w:rsidRPr="00486B41">
        <w:rPr>
          <w:rStyle w:val="citebib"/>
          <w:rFonts w:cs="Times New Roman"/>
          <w:vertAlign w:val="superscript"/>
        </w:rPr>
        <w:t>2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cyclin-dependent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="00590DCC" w:rsidRPr="00486B41">
        <w:rPr>
          <w:rFonts w:cs="Times New Roman"/>
        </w:rPr>
        <w:t>inhibitor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34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established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B</w:t>
      </w:r>
      <w:r w:rsidR="008377DE" w:rsidRPr="00486B41">
        <w:rPr>
          <w:rFonts w:cs="Times New Roman"/>
        </w:rPr>
        <w:t xml:space="preserve"> 95–98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PAR-CLIP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8000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miRNA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AB1B34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~</w:t>
      </w:r>
      <w:r w:rsidR="00AB1B34" w:rsidRPr="00486B41">
        <w:rPr>
          <w:rFonts w:cs="Times New Roman"/>
        </w:rPr>
        <w:t>3500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AB1B34" w:rsidRPr="00486B41">
        <w:rPr>
          <w:rFonts w:cs="Times New Roman"/>
        </w:rPr>
        <w:t>ranscript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UTRs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674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miR-142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supports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modulating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Erk/MAPK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initiated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1E6556" w:rsidRPr="00486B41">
        <w:rPr>
          <w:rFonts w:cs="Times New Roman"/>
        </w:rPr>
        <w:t>receptors.</w:t>
      </w:r>
      <w:r w:rsidR="009052E2" w:rsidRPr="00486B41">
        <w:rPr>
          <w:rStyle w:val="citebib"/>
          <w:rFonts w:cs="Times New Roman"/>
          <w:vertAlign w:val="superscript"/>
        </w:rPr>
        <w:t>115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EBV-encoded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miR-BHRF1-3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attenuates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targeting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2E4685" w:rsidRPr="00486B41">
        <w:rPr>
          <w:rFonts w:cs="Times New Roman"/>
        </w:rPr>
        <w:t>3’UTR.</w:t>
      </w:r>
      <w:r w:rsidR="009052E2" w:rsidRPr="00486B41">
        <w:rPr>
          <w:rStyle w:val="citebib"/>
          <w:rFonts w:cs="Times New Roman"/>
          <w:vertAlign w:val="superscript"/>
        </w:rPr>
        <w:t>191</w:t>
      </w:r>
    </w:p>
    <w:p w14:paraId="6FFA5EF5" w14:textId="0FCC531C" w:rsidR="00DB40F9" w:rsidRPr="00486B41" w:rsidRDefault="00A17F4D" w:rsidP="00CC1D3F">
      <w:pPr>
        <w:pStyle w:val="TXT"/>
        <w:rPr>
          <w:rFonts w:cs="Times New Roman"/>
          <w:bCs/>
          <w:lang w:val="fr-FR"/>
        </w:rPr>
      </w:pPr>
      <w:r w:rsidRPr="00486B41">
        <w:rPr>
          <w:rFonts w:cs="Times New Roman"/>
        </w:rPr>
        <w:t>Extracellular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vesicles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(exosomes)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transfer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microenvironment,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neighboring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="004877C1" w:rsidRPr="00486B41">
        <w:rPr>
          <w:rFonts w:cs="Times New Roman"/>
        </w:rPr>
        <w:t>cells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559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miRNAs,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exosomes,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therefore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potential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serving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biomarkers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="00282B57" w:rsidRPr="00486B41">
        <w:rPr>
          <w:rFonts w:cs="Times New Roman"/>
        </w:rPr>
        <w:t>diseases.</w:t>
      </w:r>
      <w:r w:rsidR="00414F71" w:rsidRPr="00486B41">
        <w:rPr>
          <w:rFonts w:cs="Times New Roman"/>
        </w:rPr>
        <w:t xml:space="preserve"> </w:t>
      </w:r>
      <w:r w:rsidR="0005063C" w:rsidRPr="00486B41">
        <w:rPr>
          <w:rFonts w:cs="Times New Roman"/>
        </w:rPr>
        <w:t>Gammaherpesviruses</w:t>
      </w:r>
      <w:r w:rsidR="00414F71" w:rsidRPr="00486B41">
        <w:rPr>
          <w:rFonts w:cs="Times New Roman"/>
        </w:rPr>
        <w:t xml:space="preserve"> </w:t>
      </w:r>
      <w:r w:rsidR="0005063C" w:rsidRPr="00486B41">
        <w:rPr>
          <w:rFonts w:cs="Times New Roman"/>
        </w:rPr>
        <w:t>encode</w:t>
      </w:r>
      <w:r w:rsidR="00414F71" w:rsidRPr="00486B41">
        <w:rPr>
          <w:rFonts w:cs="Times New Roman"/>
        </w:rPr>
        <w:t xml:space="preserve"> </w:t>
      </w:r>
      <w:r w:rsidR="0005063C" w:rsidRPr="00486B41">
        <w:rPr>
          <w:rFonts w:cs="Times New Roman"/>
        </w:rPr>
        <w:t>c</w:t>
      </w:r>
      <w:r w:rsidR="00916927" w:rsidRPr="00486B41">
        <w:rPr>
          <w:rFonts w:cs="Times New Roman"/>
        </w:rPr>
        <w:t>ircular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(circRNA</w:t>
      </w:r>
      <w:r w:rsidR="00EC2BBF" w:rsidRPr="00486B41">
        <w:rPr>
          <w:rFonts w:cs="Times New Roman"/>
        </w:rPr>
        <w:t>s</w:t>
      </w:r>
      <w:r w:rsidR="00916927" w:rsidRPr="00486B41">
        <w:rPr>
          <w:rFonts w:cs="Times New Roman"/>
        </w:rPr>
        <w:t>)</w:t>
      </w:r>
      <w:r w:rsidR="0005063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5063C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05063C"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non-coding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produced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backsplicing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3’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5’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acceptor</w:t>
      </w:r>
      <w:r w:rsidR="001F333C" w:rsidRPr="00486B41">
        <w:rPr>
          <w:rFonts w:cs="Times New Roman"/>
          <w:color w:val="000000" w:themeColor="text1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742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circRNAs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  <w:i/>
        </w:rPr>
        <w:t>Cp</w:t>
      </w:r>
      <w:r w:rsidR="0091692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U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exon,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  <w:i/>
        </w:rPr>
        <w:t>LMP2</w:t>
      </w:r>
      <w:r w:rsidR="0091692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  <w:i/>
        </w:rPr>
        <w:t>BHLF1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  <w:i/>
        </w:rPr>
        <w:t>RPMS1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locus</w:t>
      </w:r>
      <w:r w:rsidR="002732B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CircRNA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remain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defined,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lastRenderedPageBreak/>
        <w:t>sequestration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05063C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5063C" w:rsidRPr="00486B41">
        <w:rPr>
          <w:rFonts w:cs="Times New Roman"/>
          <w:i/>
        </w:rPr>
        <w:t>o</w:t>
      </w:r>
      <w:r w:rsidR="00916927" w:rsidRPr="00486B41">
        <w:rPr>
          <w:rFonts w:cs="Times New Roman"/>
          <w:i/>
        </w:rPr>
        <w:t>riLyt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replicat</w:t>
      </w:r>
      <w:r w:rsidR="002732B0" w:rsidRPr="00486B41">
        <w:rPr>
          <w:rFonts w:cs="Times New Roman"/>
        </w:rPr>
        <w:t>ion</w:t>
      </w:r>
      <w:r w:rsidR="0091692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circRNA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clusters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vicinity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origins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916927" w:rsidRPr="00486B41">
        <w:rPr>
          <w:rFonts w:cs="Times New Roman"/>
        </w:rPr>
        <w:t>gamma-herpesviruse</w:t>
      </w:r>
      <w:r w:rsidR="0005063C" w:rsidRPr="00486B41">
        <w:rPr>
          <w:rFonts w:cs="Times New Roman"/>
        </w:rPr>
        <w:t>s</w:t>
      </w:r>
      <w:r w:rsidR="00916927" w:rsidRPr="00486B41">
        <w:rPr>
          <w:rFonts w:cs="Times New Roman"/>
        </w:rPr>
        <w:t>.</w:t>
      </w:r>
    </w:p>
    <w:p w14:paraId="62D42B8B" w14:textId="237D6317" w:rsidR="00164FDD" w:rsidRPr="00486B41" w:rsidRDefault="00571152" w:rsidP="006A13BD">
      <w:pPr>
        <w:pStyle w:val="H2"/>
        <w:rPr>
          <w:rFonts w:ascii="Times New Roman" w:hAnsi="Times New Roman" w:cs="Times New Roman"/>
          <w:bCs/>
          <w:lang w:val="fr-FR"/>
        </w:rPr>
      </w:pPr>
      <w:r w:rsidRPr="00486B41">
        <w:rPr>
          <w:rFonts w:ascii="Times New Roman" w:hAnsi="Times New Roman" w:cs="Times New Roman"/>
          <w:b/>
          <w:bCs/>
        </w:rPr>
        <w:t>&lt;H2&gt;</w:t>
      </w:r>
      <w:r w:rsidR="00C75459" w:rsidRPr="00486B41">
        <w:rPr>
          <w:rFonts w:ascii="Times New Roman" w:hAnsi="Times New Roman" w:cs="Times New Roman"/>
          <w:b/>
          <w:bCs/>
          <w:lang w:val="fr-FR"/>
        </w:rPr>
        <w:t>EBV</w:t>
      </w:r>
      <w:r w:rsidR="00414F71" w:rsidRPr="00486B41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9C1864" w:rsidRPr="00486B41">
        <w:rPr>
          <w:rFonts w:ascii="Times New Roman" w:hAnsi="Times New Roman" w:cs="Times New Roman"/>
          <w:b/>
          <w:bCs/>
          <w:lang w:val="fr-FR"/>
        </w:rPr>
        <w:t>Lytic</w:t>
      </w:r>
      <w:r w:rsidR="00414F71" w:rsidRPr="00486B41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9C1864" w:rsidRPr="00486B41">
        <w:rPr>
          <w:rFonts w:ascii="Times New Roman" w:hAnsi="Times New Roman" w:cs="Times New Roman"/>
          <w:b/>
          <w:bCs/>
          <w:lang w:val="fr-FR"/>
        </w:rPr>
        <w:t>Replication</w:t>
      </w:r>
      <w:r w:rsidR="00414F71" w:rsidRPr="00486B41">
        <w:rPr>
          <w:rFonts w:ascii="Times New Roman" w:hAnsi="Times New Roman" w:cs="Times New Roman"/>
          <w:bCs/>
          <w:lang w:val="fr-FR"/>
        </w:rPr>
        <w:t xml:space="preserve"> </w:t>
      </w:r>
    </w:p>
    <w:p w14:paraId="00976EC2" w14:textId="6D5C12DF" w:rsidR="006D4C4D" w:rsidRPr="00486B41" w:rsidRDefault="00E03029" w:rsidP="004B7E08">
      <w:pPr>
        <w:pStyle w:val="TXT-FLUSH"/>
        <w:rPr>
          <w:rFonts w:cs="Times New Roman"/>
          <w:b/>
          <w:bCs/>
        </w:rPr>
      </w:pPr>
      <w:r w:rsidRPr="00486B41">
        <w:rPr>
          <w:rFonts w:cs="Times New Roman"/>
        </w:rPr>
        <w:t>L</w:t>
      </w:r>
      <w:r w:rsidR="00D36782" w:rsidRPr="00486B41">
        <w:rPr>
          <w:rFonts w:cs="Times New Roman"/>
        </w:rPr>
        <w:t>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transmission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hosts</w:t>
      </w:r>
      <w:r w:rsidR="00414F71" w:rsidRPr="00486B41">
        <w:rPr>
          <w:rFonts w:cs="Times New Roman"/>
        </w:rPr>
        <w:t xml:space="preserve"> </w:t>
      </w:r>
      <w:r w:rsidR="00D302C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cell-to-cell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spread.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</w:t>
      </w:r>
      <w:r w:rsidR="00D36782" w:rsidRPr="00486B41">
        <w:rPr>
          <w:rFonts w:cs="Times New Roman"/>
        </w:rPr>
        <w:t>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increasingly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recognized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oncogenic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role</w:t>
      </w:r>
      <w:r w:rsidR="00241F36" w:rsidRPr="00486B41">
        <w:rPr>
          <w:rFonts w:cs="Times New Roman"/>
        </w:rPr>
        <w:t>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carcinoma,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="00241F36" w:rsidRPr="00486B41">
        <w:rPr>
          <w:rFonts w:cs="Times New Roman"/>
        </w:rPr>
        <w:t>biomarkers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473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follows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temporal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sequential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order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herpesviruses.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  <w:bCs/>
        </w:rPr>
        <w:t>Nearly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all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genes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expressed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viral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lytic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cycle,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where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late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timepoints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most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viral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genome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transcribed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both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directions</w:t>
      </w:r>
      <w:r w:rsidR="00261C3F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541</w:t>
      </w:r>
      <w:r w:rsidR="00414F71" w:rsidRPr="00486B41">
        <w:rPr>
          <w:rFonts w:cs="Times New Roman"/>
          <w:bCs/>
        </w:rPr>
        <w:t xml:space="preserve"> </w:t>
      </w:r>
      <w:proofErr w:type="gramStart"/>
      <w:r w:rsidR="006D4C4D" w:rsidRPr="00486B41">
        <w:rPr>
          <w:rFonts w:cs="Times New Roman"/>
        </w:rPr>
        <w:t>The</w:t>
      </w:r>
      <w:proofErr w:type="gramEnd"/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majority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cleavage,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assembly,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across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families.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Table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6D4C4D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lists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protein-coding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KSHV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</w:rPr>
        <w:t>homologs.</w:t>
      </w:r>
      <w:r w:rsidR="00414F71" w:rsidRPr="00486B41">
        <w:rPr>
          <w:rFonts w:cs="Times New Roman"/>
        </w:rPr>
        <w:t xml:space="preserve"> </w:t>
      </w:r>
      <w:r w:rsidR="006D4C4D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lytic</w:t>
      </w:r>
      <w:r w:rsidR="00414F71" w:rsidRPr="00486B41">
        <w:rPr>
          <w:rFonts w:cs="Times New Roman"/>
          <w:bCs/>
        </w:rPr>
        <w:t xml:space="preserve"> </w:t>
      </w:r>
      <w:r w:rsidR="006D4C4D" w:rsidRPr="00486B41">
        <w:rPr>
          <w:rFonts w:cs="Times New Roman"/>
          <w:bCs/>
        </w:rPr>
        <w:t>reactivation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remodels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B-cell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proteome,</w:t>
      </w:r>
      <w:r w:rsidR="00414F71" w:rsidRPr="00486B41">
        <w:rPr>
          <w:rFonts w:cs="Times New Roman"/>
          <w:bCs/>
        </w:rPr>
        <w:t xml:space="preserve"> </w:t>
      </w:r>
      <w:r w:rsidR="006D4C4D"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="006D4C4D" w:rsidRPr="00486B41">
        <w:rPr>
          <w:rFonts w:cs="Times New Roman"/>
          <w:bCs/>
        </w:rPr>
        <w:t>multiple</w:t>
      </w:r>
      <w:r w:rsidR="00414F71" w:rsidRPr="00486B41">
        <w:rPr>
          <w:rFonts w:cs="Times New Roman"/>
          <w:bCs/>
        </w:rPr>
        <w:t xml:space="preserve"> </w:t>
      </w:r>
      <w:r w:rsidR="006D4C4D" w:rsidRPr="00486B41">
        <w:rPr>
          <w:rFonts w:cs="Times New Roman"/>
          <w:bCs/>
        </w:rPr>
        <w:t>effects</w:t>
      </w:r>
      <w:r w:rsidR="00414F71" w:rsidRPr="00486B41">
        <w:rPr>
          <w:rFonts w:cs="Times New Roman"/>
          <w:bCs/>
        </w:rPr>
        <w:t xml:space="preserve"> </w:t>
      </w:r>
      <w:r w:rsidR="006D4C4D" w:rsidRPr="00486B41">
        <w:rPr>
          <w:rFonts w:cs="Times New Roman"/>
          <w:bCs/>
        </w:rPr>
        <w:t>on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cycle</w:t>
      </w:r>
      <w:r w:rsidR="00414F71" w:rsidRPr="00486B41">
        <w:rPr>
          <w:rFonts w:cs="Times New Roman"/>
          <w:bCs/>
        </w:rPr>
        <w:t xml:space="preserve"> </w:t>
      </w:r>
      <w:r w:rsidR="006D4C4D" w:rsidRPr="00486B41">
        <w:rPr>
          <w:rFonts w:cs="Times New Roman"/>
          <w:bCs/>
        </w:rPr>
        <w:t>proteins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immune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pathways,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including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upregulation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complement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6D4C4D" w:rsidRPr="00486B41">
        <w:rPr>
          <w:rFonts w:cs="Times New Roman"/>
          <w:bCs/>
        </w:rPr>
        <w:t>depletion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B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receptor</w:t>
      </w:r>
      <w:r w:rsidR="00414F71" w:rsidRPr="00486B41">
        <w:rPr>
          <w:rFonts w:cs="Times New Roman"/>
          <w:bCs/>
        </w:rPr>
        <w:t xml:space="preserve"> </w:t>
      </w:r>
      <w:r w:rsidR="00D36782" w:rsidRPr="00486B41">
        <w:rPr>
          <w:rFonts w:cs="Times New Roman"/>
          <w:bCs/>
        </w:rPr>
        <w:t>complex</w:t>
      </w:r>
      <w:r w:rsidR="00261C3F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189</w:t>
      </w:r>
      <w:r w:rsidR="00414F71" w:rsidRPr="00486B41">
        <w:rPr>
          <w:rFonts w:cs="Times New Roman"/>
          <w:b/>
          <w:bCs/>
        </w:rPr>
        <w:t xml:space="preserve"> </w:t>
      </w:r>
    </w:p>
    <w:p w14:paraId="5126D2AB" w14:textId="0FA28C07" w:rsidR="00DB40F9" w:rsidRPr="00486B41" w:rsidRDefault="00E03029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cancers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mechanisms: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replenishment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conditioning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microenvironment,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angiogenesis,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instability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proinflammatory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261C3F" w:rsidRPr="00486B41">
        <w:rPr>
          <w:rFonts w:cs="Times New Roman"/>
        </w:rPr>
        <w:t>;</w:t>
      </w:r>
      <w:r w:rsidR="009052E2" w:rsidRPr="00486B41">
        <w:rPr>
          <w:rStyle w:val="citebib"/>
          <w:rFonts w:cs="Times New Roman"/>
          <w:vertAlign w:val="superscript"/>
        </w:rPr>
        <w:t>340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516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abortive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Immediate</w:t>
      </w:r>
      <w:r w:rsidR="006412B6" w:rsidRPr="00486B41">
        <w:rPr>
          <w:rFonts w:cs="Times New Roman"/>
        </w:rPr>
        <w:t>-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contributes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lymphomagenesis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441</w:t>
      </w:r>
      <w:r w:rsidR="00414F71" w:rsidRPr="00486B41">
        <w:rPr>
          <w:rFonts w:cs="Times New Roman"/>
        </w:rPr>
        <w:t xml:space="preserve"> </w:t>
      </w:r>
    </w:p>
    <w:p w14:paraId="1262B42E" w14:textId="35BEDB08" w:rsidR="00AF65B0" w:rsidRPr="00486B41" w:rsidRDefault="00571152" w:rsidP="006A13BD">
      <w:pPr>
        <w:pStyle w:val="H3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&lt;H3&gt;</w:t>
      </w:r>
      <w:r w:rsidR="00AF65B0" w:rsidRPr="00486B41">
        <w:rPr>
          <w:rFonts w:ascii="Times New Roman" w:hAnsi="Times New Roman" w:cs="Times New Roman"/>
          <w:i/>
        </w:rPr>
        <w:t>Immediate</w:t>
      </w:r>
      <w:r w:rsidR="006412B6" w:rsidRPr="00486B41">
        <w:rPr>
          <w:rFonts w:ascii="Times New Roman" w:hAnsi="Times New Roman" w:cs="Times New Roman"/>
          <w:i/>
        </w:rPr>
        <w:t>-</w:t>
      </w:r>
      <w:r w:rsidR="00AF65B0" w:rsidRPr="00486B41">
        <w:rPr>
          <w:rFonts w:ascii="Times New Roman" w:hAnsi="Times New Roman" w:cs="Times New Roman"/>
          <w:i/>
        </w:rPr>
        <w:t>Early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AF65B0" w:rsidRPr="00486B41">
        <w:rPr>
          <w:rFonts w:ascii="Times New Roman" w:hAnsi="Times New Roman" w:cs="Times New Roman"/>
          <w:i/>
        </w:rPr>
        <w:t>Genes</w:t>
      </w:r>
    </w:p>
    <w:p w14:paraId="6FA70EB1" w14:textId="67421619" w:rsidR="00015EBD" w:rsidRPr="00486B41" w:rsidRDefault="007B301D" w:rsidP="006A13BD">
      <w:pPr>
        <w:pStyle w:val="TXT-FLUSH"/>
        <w:rPr>
          <w:rFonts w:cs="Times New Roman"/>
          <w:snapToGrid w:val="0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immediate-early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transactivators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replication</w:t>
      </w:r>
      <w:r w:rsidR="0075627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614AAE" w:rsidRPr="00486B41">
        <w:rPr>
          <w:rFonts w:cs="Times New Roman"/>
        </w:rPr>
        <w:t>originally</w:t>
      </w:r>
      <w:r w:rsidR="00414F71" w:rsidRPr="00486B41">
        <w:rPr>
          <w:rFonts w:cs="Times New Roman"/>
        </w:rPr>
        <w:t xml:space="preserve"> </w:t>
      </w:r>
      <w:r w:rsidR="00614AAE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614AAE"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variants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EBV</w:t>
      </w:r>
      <w:r w:rsidR="008150A5" w:rsidRPr="00486B41">
        <w:rPr>
          <w:rFonts w:cs="Times New Roman"/>
        </w:rPr>
        <w:t>-positive</w:t>
      </w:r>
      <w:r w:rsidR="00414F71" w:rsidRPr="00486B41">
        <w:rPr>
          <w:rFonts w:cs="Times New Roman"/>
        </w:rPr>
        <w:t xml:space="preserve"> </w:t>
      </w:r>
      <w:r w:rsidR="00614AAE" w:rsidRPr="00486B41">
        <w:rPr>
          <w:rFonts w:cs="Times New Roman"/>
        </w:rPr>
        <w:t>HR</w:t>
      </w:r>
      <w:r w:rsidR="004E67E3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line</w:t>
      </w:r>
      <w:r w:rsidR="00BB47D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rare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variant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spontaneously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released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Raji</w:t>
      </w:r>
      <w:r w:rsidR="00414F71" w:rsidRPr="00486B41">
        <w:rPr>
          <w:rFonts w:cs="Times New Roman"/>
        </w:rPr>
        <w:t xml:space="preserve"> </w:t>
      </w:r>
      <w:r w:rsidR="002A453F"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lastRenderedPageBreak/>
        <w:t>referred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ZEBRA,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Zta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EB1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referred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proofErr w:type="gramStart"/>
      <w:r w:rsidR="00BB47D4" w:rsidRPr="00486B41">
        <w:rPr>
          <w:rFonts w:cs="Times New Roman"/>
        </w:rPr>
        <w:t>Rta</w:t>
      </w:r>
      <w:proofErr w:type="gramEnd"/>
      <w:r w:rsidR="00BB47D4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2.7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kb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rearranged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51C4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51C47" w:rsidRPr="00486B41">
        <w:rPr>
          <w:rFonts w:cs="Times New Roman"/>
        </w:rPr>
        <w:t>rare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P3HR-1</w:t>
      </w:r>
      <w:r w:rsidR="00414F71" w:rsidRPr="00486B41">
        <w:rPr>
          <w:rFonts w:cs="Times New Roman"/>
        </w:rPr>
        <w:t xml:space="preserve"> </w:t>
      </w:r>
      <w:r w:rsidR="00151C47" w:rsidRPr="00486B41">
        <w:rPr>
          <w:rFonts w:cs="Times New Roman"/>
        </w:rPr>
        <w:t>variant</w:t>
      </w:r>
      <w:r w:rsidR="00414F71" w:rsidRPr="00486B41">
        <w:rPr>
          <w:rFonts w:cs="Times New Roman"/>
        </w:rPr>
        <w:t xml:space="preserve"> </w:t>
      </w:r>
      <w:r w:rsidR="00756275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sufficient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trigger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cells.</w:t>
      </w:r>
      <w:r w:rsidR="009052E2" w:rsidRPr="00486B41">
        <w:rPr>
          <w:rStyle w:val="citebib"/>
          <w:rFonts w:cs="Times New Roman"/>
          <w:vertAlign w:val="superscript"/>
        </w:rPr>
        <w:t>47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148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490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711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Subsequent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151C47" w:rsidRPr="00486B41">
        <w:rPr>
          <w:rFonts w:cs="Times New Roman"/>
        </w:rPr>
        <w:t>rearranged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BZLF</w:t>
      </w:r>
      <w:r w:rsidR="00633491" w:rsidRPr="00486B41">
        <w:rPr>
          <w:rFonts w:cs="Times New Roman"/>
        </w:rPr>
        <w:t>1,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contained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633491" w:rsidRPr="00486B41">
        <w:rPr>
          <w:rFonts w:cs="Times New Roman"/>
        </w:rPr>
        <w:t>fragment,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sufficient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disrupt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HR-1</w:t>
      </w:r>
      <w:r w:rsidR="00414F71" w:rsidRPr="00486B41">
        <w:rPr>
          <w:rFonts w:cs="Times New Roman"/>
        </w:rPr>
        <w:t xml:space="preserve"> </w:t>
      </w:r>
      <w:r w:rsidR="00E9298D" w:rsidRPr="00486B41">
        <w:rPr>
          <w:rFonts w:cs="Times New Roman"/>
        </w:rPr>
        <w:t>cells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147</w:t>
      </w:r>
      <w:r w:rsidR="00414F71" w:rsidRPr="00486B41">
        <w:rPr>
          <w:rFonts w:cs="Times New Roman"/>
        </w:rPr>
        <w:t xml:space="preserve"> </w:t>
      </w:r>
      <w:r w:rsidR="00CC12B8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CC12B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C12B8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shortly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induction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cross-</w:t>
      </w:r>
      <w:r w:rsidRPr="00486B41">
        <w:rPr>
          <w:rFonts w:cs="Times New Roman"/>
        </w:rPr>
        <w:t>linking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replication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196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cross-regulate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one-another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synergistically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genes.</w:t>
      </w:r>
      <w:r w:rsidR="00414F71" w:rsidRPr="00486B41">
        <w:rPr>
          <w:rFonts w:cs="Times New Roman"/>
        </w:rPr>
        <w:t xml:space="preserve"> </w:t>
      </w:r>
      <w:r w:rsidR="00015EBD" w:rsidRPr="00486B41">
        <w:rPr>
          <w:rFonts w:cs="Times New Roman"/>
          <w:snapToGrid w:val="0"/>
        </w:rPr>
        <w:t>Studies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comparing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BZLF1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BRLF1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deletion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viruses,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analyzing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temporal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order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BZLF1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BRLF1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expression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following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induction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EBV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lytic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replication,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indicate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that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BZLF1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is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critical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in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the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initial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stages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B-cell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induction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of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lytic</w:t>
      </w:r>
      <w:r w:rsidR="00414F71" w:rsidRPr="00486B41">
        <w:rPr>
          <w:rFonts w:cs="Times New Roman"/>
          <w:snapToGrid w:val="0"/>
        </w:rPr>
        <w:t xml:space="preserve"> </w:t>
      </w:r>
      <w:r w:rsidR="00015EBD" w:rsidRPr="00486B41">
        <w:rPr>
          <w:rFonts w:cs="Times New Roman"/>
          <w:snapToGrid w:val="0"/>
        </w:rPr>
        <w:t>replication.</w:t>
      </w:r>
      <w:r w:rsidR="00414F71" w:rsidRPr="00486B41">
        <w:rPr>
          <w:rFonts w:cs="Times New Roman"/>
          <w:snapToGrid w:val="0"/>
        </w:rPr>
        <w:t xml:space="preserve"> </w:t>
      </w:r>
    </w:p>
    <w:p w14:paraId="76EB9AAA" w14:textId="27667308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/>
          <w:iCs/>
        </w:rPr>
        <w:t>Zp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F212EB" w:rsidRPr="00486B41">
        <w:rPr>
          <w:rFonts w:cs="Times New Roman"/>
        </w:rPr>
        <w:t>TAD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404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407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409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AP1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i</w:t>
      </w:r>
      <w:r w:rsidRPr="00486B41">
        <w:rPr>
          <w:rFonts w:cs="Times New Roman"/>
        </w:rPr>
        <w:t>nteract</w:t>
      </w:r>
      <w:r w:rsidR="005F318D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sites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AP-1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motifs,</w:t>
      </w:r>
      <w:r w:rsidR="00414F71" w:rsidRPr="00486B41">
        <w:rPr>
          <w:rFonts w:cs="Times New Roman"/>
        </w:rPr>
        <w:t xml:space="preserve"> </w:t>
      </w:r>
      <w:r w:rsidR="006412B6" w:rsidRPr="00486B41">
        <w:rPr>
          <w:rFonts w:cs="Times New Roman"/>
        </w:rPr>
        <w:t>al</w:t>
      </w:r>
      <w:r w:rsidR="005F318D" w:rsidRPr="00486B41">
        <w:rPr>
          <w:rFonts w:cs="Times New Roman"/>
        </w:rPr>
        <w:t>though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preferentially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methylated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Z-responsive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(meZRE)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BZLF1-specific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serine</w:t>
      </w:r>
      <w:r w:rsidR="00414F71" w:rsidRPr="00486B41">
        <w:rPr>
          <w:rFonts w:cs="Times New Roman"/>
        </w:rPr>
        <w:t xml:space="preserve"> </w:t>
      </w:r>
      <w:r w:rsidR="00FF66FB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FF66FB"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="00FF66FB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arginine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guanine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triad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C4DCC" w:rsidRPr="00486B41">
        <w:rPr>
          <w:rFonts w:cs="Times New Roman"/>
        </w:rPr>
        <w:t>methylcytosine.</w:t>
      </w:r>
      <w:r w:rsidR="009052E2" w:rsidRPr="00486B41">
        <w:rPr>
          <w:rStyle w:val="citebib"/>
          <w:rFonts w:cs="Times New Roman"/>
          <w:vertAlign w:val="superscript"/>
        </w:rPr>
        <w:t>41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Underscoring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close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relationship,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alanine-to-serine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point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mutants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enable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AP-1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phenocopy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F318D" w:rsidRPr="00486B41">
        <w:rPr>
          <w:rFonts w:cs="Times New Roman"/>
        </w:rPr>
        <w:t>me</w:t>
      </w:r>
      <w:r w:rsidRPr="00486B41">
        <w:rPr>
          <w:rFonts w:cs="Times New Roman"/>
        </w:rPr>
        <w:t>ZREs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</w:t>
      </w:r>
      <w:r w:rsidR="00CC52A5" w:rsidRPr="00486B41">
        <w:rPr>
          <w:rFonts w:cs="Times New Roman"/>
        </w:rPr>
        <w:t>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expression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438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20A61" w:rsidRPr="00486B41">
        <w:rPr>
          <w:rFonts w:cs="Times New Roman"/>
        </w:rPr>
        <w:t>coiled-coil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leucine</w:t>
      </w:r>
      <w:r w:rsidR="00820A61" w:rsidRPr="00486B41">
        <w:rPr>
          <w:rFonts w:cs="Times New Roman"/>
        </w:rPr>
        <w:t>/</w:t>
      </w:r>
      <w:r w:rsidRPr="00486B41">
        <w:rPr>
          <w:rFonts w:cs="Times New Roman"/>
        </w:rPr>
        <w:t>isoleucine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heptad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209</w:t>
      </w:r>
      <w:r w:rsidR="00414F71" w:rsidRPr="00486B41">
        <w:rPr>
          <w:rFonts w:cs="Times New Roman"/>
        </w:rPr>
        <w:t xml:space="preserve"> </w:t>
      </w:r>
    </w:p>
    <w:p w14:paraId="479965D1" w14:textId="575CB021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4E36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4E3664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(CKII)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(PKA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PKC).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PKC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186</w:t>
      </w:r>
      <w:r w:rsidR="009F6DD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F6DD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residue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absolutely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CKII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167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173,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473</w:t>
      </w:r>
      <w:r w:rsidR="00414F71" w:rsidRPr="00486B41">
        <w:rPr>
          <w:rFonts w:cs="Times New Roman"/>
        </w:rPr>
        <w:t xml:space="preserve"> </w:t>
      </w:r>
    </w:p>
    <w:p w14:paraId="62E3D8B8" w14:textId="550094B9" w:rsidR="00D36782" w:rsidRPr="00486B41" w:rsidRDefault="00D36782" w:rsidP="00CC1D3F">
      <w:pPr>
        <w:pStyle w:val="TXT"/>
        <w:rPr>
          <w:rFonts w:cs="Times New Roman"/>
          <w:bCs/>
        </w:rPr>
      </w:pP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</w:t>
      </w:r>
      <w:r w:rsidR="009535CC" w:rsidRPr="00486B41">
        <w:rPr>
          <w:rFonts w:cs="Times New Roman"/>
        </w:rPr>
        <w:t>MYB.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(or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lastRenderedPageBreak/>
        <w:t>RTA)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RTA-response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(RRE)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473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others’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340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cannot,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principal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driver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reactivation.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Nonetheless,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enhances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subset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99222D" w:rsidRPr="00486B41">
        <w:rPr>
          <w:rFonts w:cs="Times New Roman"/>
        </w:rPr>
        <w:t>genes.</w:t>
      </w:r>
      <w:r w:rsidR="00470A48" w:rsidRPr="00486B41">
        <w:rPr>
          <w:rStyle w:val="citebib"/>
          <w:rFonts w:cs="Times New Roman"/>
          <w:vertAlign w:val="superscript"/>
        </w:rPr>
        <w:t>10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dimerization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acidic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activator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9535CC" w:rsidRPr="00486B41">
        <w:rPr>
          <w:rFonts w:cs="Times New Roman"/>
        </w:rPr>
        <w:t>VP16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BZFL1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synergistically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both.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bind</w:t>
      </w:r>
      <w:r w:rsidR="009535CC" w:rsidRPr="00486B41">
        <w:rPr>
          <w:rFonts w:cs="Times New Roman"/>
          <w:bCs/>
        </w:rPr>
        <w:t>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unmethylated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DNA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motifs</w:t>
      </w:r>
      <w:r w:rsidR="00414F71" w:rsidRPr="00486B41">
        <w:rPr>
          <w:rFonts w:cs="Times New Roman"/>
          <w:bCs/>
        </w:rPr>
        <w:t xml:space="preserve"> </w:t>
      </w:r>
      <w:r w:rsidR="009535CC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preferentially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induces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activating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H3K9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histone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acetyl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marks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unmethylated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promoters</w:t>
      </w:r>
      <w:r w:rsidR="007000A0" w:rsidRPr="00486B41">
        <w:rPr>
          <w:rFonts w:cs="Times New Roman"/>
          <w:bCs/>
        </w:rPr>
        <w:t>,</w:t>
      </w:r>
      <w:r w:rsidR="00414F71" w:rsidRPr="00486B41">
        <w:rPr>
          <w:rFonts w:cs="Times New Roman"/>
          <w:bCs/>
        </w:rPr>
        <w:t xml:space="preserve"> </w:t>
      </w:r>
      <w:r w:rsidR="007000A0" w:rsidRPr="00486B41">
        <w:rPr>
          <w:rFonts w:cs="Times New Roman"/>
          <w:bCs/>
        </w:rPr>
        <w:t>which</w:t>
      </w:r>
      <w:r w:rsidR="00414F71" w:rsidRPr="00486B41">
        <w:rPr>
          <w:rFonts w:cs="Times New Roman"/>
          <w:bCs/>
        </w:rPr>
        <w:t xml:space="preserve"> </w:t>
      </w:r>
      <w:r w:rsidR="007000A0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important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epithelial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7000A0" w:rsidRPr="00486B41">
        <w:rPr>
          <w:rFonts w:cs="Times New Roman"/>
          <w:bCs/>
        </w:rPr>
        <w:t>lytic</w:t>
      </w:r>
      <w:r w:rsidR="00414F71" w:rsidRPr="00486B41">
        <w:rPr>
          <w:rFonts w:cs="Times New Roman"/>
          <w:bCs/>
        </w:rPr>
        <w:t xml:space="preserve"> </w:t>
      </w:r>
      <w:r w:rsidR="007000A0" w:rsidRPr="00486B41">
        <w:rPr>
          <w:rFonts w:cs="Times New Roman"/>
          <w:bCs/>
        </w:rPr>
        <w:t>induction</w:t>
      </w:r>
      <w:r w:rsidR="00261C3F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785</w:t>
      </w:r>
    </w:p>
    <w:p w14:paraId="59FDE3DB" w14:textId="5BEFB994" w:rsidR="00D36782" w:rsidRPr="00486B41" w:rsidRDefault="003F7C6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tightly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repressed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maintain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latency.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</w:t>
      </w:r>
      <w:r w:rsidR="00D36782"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  <w:i/>
          <w:iCs/>
        </w:rPr>
        <w:t>cis</w:t>
      </w:r>
      <w:r w:rsidR="00D36782" w:rsidRPr="00486B41">
        <w:rPr>
          <w:rFonts w:cs="Times New Roman"/>
        </w:rPr>
        <w:t>-acting,</w:t>
      </w:r>
      <w:r w:rsidR="00414F71" w:rsidRPr="00486B41">
        <w:rPr>
          <w:rFonts w:cs="Times New Roman"/>
        </w:rPr>
        <w:t xml:space="preserve"> </w:t>
      </w:r>
      <w:r w:rsidR="00BB47D4" w:rsidRPr="00486B41">
        <w:rPr>
          <w:rFonts w:cs="Times New Roman"/>
        </w:rPr>
        <w:t>BZLF1</w:t>
      </w:r>
      <w:r w:rsidR="00D36782" w:rsidRPr="00486B41">
        <w:rPr>
          <w:rFonts w:cs="Times New Roman"/>
        </w:rPr>
        <w:t>-bound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elements,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ZIA-D,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ZII,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ZIIIA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ZIIIB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(Zp)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(Fig.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</w:rPr>
        <w:t>71.</w:t>
      </w:r>
      <w:r w:rsidR="00D36782" w:rsidRPr="00486B41">
        <w:rPr>
          <w:rFonts w:cs="Times New Roman"/>
        </w:rPr>
        <w:t>1</w:t>
      </w:r>
      <w:r w:rsidR="000E29D7" w:rsidRPr="00486B41">
        <w:rPr>
          <w:rFonts w:cs="Times New Roman"/>
        </w:rPr>
        <w:t>4</w:t>
      </w:r>
      <w:r w:rsidR="00D36782" w:rsidRPr="00486B41">
        <w:rPr>
          <w:rFonts w:cs="Times New Roman"/>
        </w:rPr>
        <w:t>)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209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Zp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elements,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Sp1/Sp3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myocyte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2D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(MEF2D).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Depending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type,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repressors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ZEB1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ZEB2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ZV/ZV’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element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suppress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induction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replication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185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364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365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disrupt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silencing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hyper-lytic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viruses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transformation.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STAT3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PARP1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exert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reactivation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359</w:t>
      </w:r>
      <w:proofErr w:type="gramStart"/>
      <w:r w:rsidR="00D36782"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435</w:t>
      </w:r>
      <w:proofErr w:type="gramEnd"/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mentioned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above,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represses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330CF7"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B-cells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242</w:t>
      </w:r>
    </w:p>
    <w:p w14:paraId="75BE8751" w14:textId="2E32FF65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&lt;FIG71.14&gt;</w:t>
      </w:r>
    </w:p>
    <w:p w14:paraId="7C1B40AA" w14:textId="79190BE3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Variants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Z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Zp-V3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NFAT.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blood-humanized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LCLs</w:t>
      </w:r>
      <w:proofErr w:type="gramStart"/>
      <w:r w:rsidR="00261C3F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613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Zp-V3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</w:t>
      </w:r>
      <w:r w:rsidR="00F50837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NFATc1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NFATc2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abundance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cells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M81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spontaneous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EB1AD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levels</w:t>
      </w:r>
      <w:r w:rsidR="009052E2" w:rsidRPr="00486B41">
        <w:rPr>
          <w:rStyle w:val="citebib"/>
          <w:rFonts w:cs="Times New Roman"/>
          <w:vertAlign w:val="superscript"/>
        </w:rPr>
        <w:t>414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polymerase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BALF5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Sumoylation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activities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340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LF2</w:t>
      </w:r>
      <w:r w:rsidR="00414F71" w:rsidRPr="00486B41">
        <w:rPr>
          <w:rFonts w:cs="Times New Roman"/>
        </w:rPr>
        <w:t xml:space="preserve"> </w:t>
      </w:r>
      <w:r w:rsidR="00AF65B0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sumoylation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relocalizes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cytoskeleton,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85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256</w:t>
      </w:r>
      <w:proofErr w:type="gramEnd"/>
      <w:r w:rsidR="00414F71" w:rsidRPr="00486B41">
        <w:rPr>
          <w:rFonts w:cs="Times New Roman"/>
        </w:rPr>
        <w:t xml:space="preserve"> </w:t>
      </w:r>
    </w:p>
    <w:p w14:paraId="5E5199C3" w14:textId="7B8DED0B" w:rsidR="00541A83" w:rsidRPr="00486B41" w:rsidRDefault="00CE7568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</w:t>
      </w:r>
      <w:r w:rsidR="00D36782" w:rsidRPr="00486B41">
        <w:rPr>
          <w:rFonts w:cs="Times New Roman"/>
        </w:rPr>
        <w:t>ifferentiation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increasingly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</w:t>
      </w:r>
      <w:r w:rsidR="00D3678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trigger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replication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373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Likewise,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oral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hairy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leukoplakia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occurred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outer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differentiated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layers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epithelium</w:t>
      </w:r>
      <w:r w:rsidR="009052E2" w:rsidRPr="00486B41">
        <w:rPr>
          <w:rStyle w:val="citebib"/>
          <w:rFonts w:cs="Times New Roman"/>
          <w:vertAlign w:val="superscript"/>
        </w:rPr>
        <w:t>532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raft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culture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model</w:t>
      </w:r>
      <w:r w:rsidR="00CC52A5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CC52A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differentiation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98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182</w:t>
      </w:r>
      <w:proofErr w:type="gramEnd"/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Mechanistically,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master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regulators</w:t>
      </w:r>
      <w:r w:rsidR="00414F71" w:rsidRPr="00486B41">
        <w:rPr>
          <w:rFonts w:cs="Times New Roman"/>
        </w:rPr>
        <w:t xml:space="preserve"> </w:t>
      </w:r>
      <w:r w:rsidR="00476E73" w:rsidRPr="00486B41">
        <w:rPr>
          <w:rFonts w:cs="Times New Roman"/>
        </w:rPr>
        <w:t>BLIMP1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XBP-1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induction</w:t>
      </w:r>
      <w:r w:rsidR="009052E2" w:rsidRPr="00486B41">
        <w:rPr>
          <w:rStyle w:val="citebib"/>
          <w:rFonts w:cs="Times New Roman"/>
          <w:vertAlign w:val="superscript"/>
        </w:rPr>
        <w:t>43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605</w:t>
      </w:r>
      <w:r w:rsidR="0010151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BLIMP1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BMRF1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promoters</w:t>
      </w:r>
      <w:r w:rsidR="009052E2" w:rsidRPr="00486B41">
        <w:rPr>
          <w:rStyle w:val="citebib"/>
          <w:rFonts w:cs="Times New Roman"/>
          <w:vertAlign w:val="superscript"/>
        </w:rPr>
        <w:t>605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repressing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="00101515" w:rsidRPr="00486B41">
        <w:rPr>
          <w:rFonts w:cs="Times New Roman"/>
        </w:rPr>
        <w:t>expression.</w:t>
      </w:r>
      <w:r w:rsidR="009052E2" w:rsidRPr="00486B41">
        <w:rPr>
          <w:rStyle w:val="citebib"/>
          <w:rFonts w:cs="Times New Roman"/>
          <w:vertAlign w:val="superscript"/>
        </w:rPr>
        <w:t>242</w:t>
      </w:r>
      <w:r w:rsidR="00414F71" w:rsidRPr="00486B41">
        <w:rPr>
          <w:rFonts w:cs="Times New Roman"/>
        </w:rPr>
        <w:t xml:space="preserve"> </w:t>
      </w:r>
      <w:proofErr w:type="gramStart"/>
      <w:r w:rsidR="00D36782" w:rsidRPr="00486B41">
        <w:rPr>
          <w:rFonts w:cs="Times New Roman"/>
        </w:rPr>
        <w:t>In</w:t>
      </w:r>
      <w:proofErr w:type="gramEnd"/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differentiation-dependent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27467" w:rsidRPr="00486B41">
        <w:rPr>
          <w:rFonts w:cs="Times New Roman"/>
        </w:rPr>
        <w:t>BLIMP1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KLF4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synergistically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reactivation.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KLF4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2434B" w:rsidRPr="00486B41">
        <w:rPr>
          <w:rFonts w:cs="Times New Roman"/>
        </w:rPr>
        <w:t>BLIMP1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immediate-early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independent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manner,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turn</w:t>
      </w:r>
      <w:r w:rsidR="00414F71" w:rsidRPr="00486B41">
        <w:rPr>
          <w:rFonts w:cs="Times New Roman"/>
        </w:rPr>
        <w:t xml:space="preserve"> </w:t>
      </w:r>
      <w:r w:rsidR="0032434B" w:rsidRPr="00486B41">
        <w:rPr>
          <w:rFonts w:cs="Times New Roman"/>
        </w:rPr>
        <w:t>supports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expression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528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Hypoxia,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damage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beta</w:t>
      </w:r>
      <w:r w:rsidR="00EE255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Hippo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signaling</w:t>
      </w:r>
      <w:r w:rsidR="009052E2" w:rsidRPr="00486B41">
        <w:rPr>
          <w:rStyle w:val="citebib"/>
          <w:rFonts w:cs="Times New Roman"/>
          <w:vertAlign w:val="superscript"/>
        </w:rPr>
        <w:t>746</w:t>
      </w:r>
      <w:r w:rsidR="0010151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inflammasome</w:t>
      </w:r>
      <w:r w:rsidR="00414F71" w:rsidRPr="00486B41">
        <w:rPr>
          <w:rFonts w:cs="Times New Roman"/>
        </w:rPr>
        <w:t xml:space="preserve"> </w:t>
      </w:r>
      <w:r w:rsidR="00EE255A" w:rsidRPr="00486B41">
        <w:rPr>
          <w:rFonts w:cs="Times New Roman"/>
        </w:rPr>
        <w:t>induction</w:t>
      </w:r>
      <w:r w:rsidR="00EE255A" w:rsidRPr="00486B41">
        <w:rPr>
          <w:rStyle w:val="citebib"/>
          <w:rFonts w:cs="Times New Roman"/>
          <w:vertAlign w:val="superscript"/>
        </w:rPr>
        <w:t>576</w:t>
      </w:r>
      <w:r w:rsidR="00EE255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stimulation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trigger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expression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340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Air-liquid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interface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culture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secretion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progeny</w:t>
      </w:r>
      <w:r w:rsidR="00414F71" w:rsidRPr="00486B41">
        <w:rPr>
          <w:rFonts w:cs="Times New Roman"/>
        </w:rPr>
        <w:t xml:space="preserve"> </w:t>
      </w:r>
      <w:r w:rsidR="002421C2" w:rsidRPr="00486B41">
        <w:rPr>
          <w:rFonts w:cs="Times New Roman"/>
        </w:rPr>
        <w:t>virus.</w:t>
      </w:r>
      <w:r w:rsidR="009052E2" w:rsidRPr="00486B41">
        <w:rPr>
          <w:rStyle w:val="citebib"/>
          <w:rFonts w:cs="Times New Roman"/>
          <w:vertAlign w:val="superscript"/>
        </w:rPr>
        <w:t>97</w:t>
      </w:r>
      <w:r w:rsidR="00414F71" w:rsidRPr="00486B41">
        <w:rPr>
          <w:rFonts w:cs="Times New Roman"/>
        </w:rPr>
        <w:t xml:space="preserve"> </w:t>
      </w:r>
    </w:p>
    <w:p w14:paraId="4C1AE940" w14:textId="76483330" w:rsidR="00D36782" w:rsidRPr="00486B41" w:rsidRDefault="00571152" w:rsidP="006A13BD">
      <w:pPr>
        <w:pStyle w:val="H3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&lt;H3&gt;</w:t>
      </w:r>
      <w:r w:rsidR="00D36782" w:rsidRPr="00486B41">
        <w:rPr>
          <w:rFonts w:ascii="Times New Roman" w:hAnsi="Times New Roman" w:cs="Times New Roman"/>
          <w:i/>
        </w:rPr>
        <w:t>Early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541A83" w:rsidRPr="00486B41">
        <w:rPr>
          <w:rFonts w:ascii="Times New Roman" w:hAnsi="Times New Roman" w:cs="Times New Roman"/>
          <w:i/>
        </w:rPr>
        <w:t>Genes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3F7322FA" w14:textId="5F86E54A" w:rsidR="00174B0F" w:rsidRPr="00486B41" w:rsidRDefault="00D36782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9C5E6F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8E35D9" w:rsidRPr="00486B41">
        <w:rPr>
          <w:rFonts w:cs="Times New Roman"/>
        </w:rPr>
        <w:t>operationally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E35D9"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synthesis.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nucleosome-bound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template</w:t>
      </w:r>
      <w:r w:rsidR="007041D9" w:rsidRPr="00486B41">
        <w:rPr>
          <w:rFonts w:cs="Times New Roman"/>
        </w:rPr>
        <w:t>s</w:t>
      </w:r>
      <w:r w:rsidR="008E35D9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E35D9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="008E35D9"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</w:t>
      </w:r>
      <w:r w:rsidR="008E35D9" w:rsidRPr="00486B41">
        <w:rPr>
          <w:rFonts w:cs="Times New Roman"/>
        </w:rPr>
        <w:t>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nested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8E35D9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E35D9" w:rsidRPr="00486B41">
        <w:rPr>
          <w:rFonts w:cs="Times New Roman"/>
        </w:rPr>
        <w:t>t</w:t>
      </w:r>
      <w:r w:rsidRPr="00486B41">
        <w:rPr>
          <w:rFonts w:cs="Times New Roman"/>
        </w:rPr>
        <w:t>erminate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polyadenylation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amplification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BALF5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polymerase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100-1000-fold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1-2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days,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mixture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semiconservative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circle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amplification.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head-to-tail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concatemers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linear,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unchromatinized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247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Considerable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progress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made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constituting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  <w:u w:val="single"/>
        </w:rPr>
        <w:t>in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  <w:u w:val="single"/>
        </w:rPr>
        <w:t>vivo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minimal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system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Challberg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system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206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207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BALF5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polymerase,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BALF2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strand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protein,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BMRF1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processivity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factor,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BSLF1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BBLF4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primase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helicase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complex,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BBLF2/3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spliced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primase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helicase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component,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BKRF3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uracil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glycosylase.</w:t>
      </w:r>
    </w:p>
    <w:p w14:paraId="3F11ABC9" w14:textId="69114E96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amplification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accompanied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reorganization,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appearance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replicated.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occupy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~30%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E4D7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volume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margination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DNA,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causing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honeycombing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appearance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122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525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excluded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1E3C85" w:rsidRPr="00486B41">
        <w:rPr>
          <w:rFonts w:cs="Times New Roman"/>
        </w:rPr>
        <w:t>se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regions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begins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synchronously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episomes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given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serve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templates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delayed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until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S-phase,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point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compartments</w:t>
      </w:r>
      <w:r w:rsidR="001E3C8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1E3C85" w:rsidRPr="00486B41">
        <w:rPr>
          <w:rFonts w:cs="Times New Roman"/>
        </w:rPr>
        <w:t>O</w:t>
      </w:r>
      <w:r w:rsidRPr="00486B41">
        <w:rPr>
          <w:rFonts w:cs="Times New Roman"/>
        </w:rPr>
        <w:t>nly</w:t>
      </w:r>
      <w:r w:rsidR="00414F71" w:rsidRPr="00486B41">
        <w:rPr>
          <w:rFonts w:cs="Times New Roman"/>
        </w:rPr>
        <w:t xml:space="preserve"> </w:t>
      </w:r>
      <w:r w:rsidRPr="00486B41">
        <w:rPr>
          <w:rFonts w:ascii="Cambria Math" w:hAnsi="Cambria Math" w:cs="Cambria Math"/>
        </w:rPr>
        <w:t>∼</w:t>
      </w:r>
      <w:r w:rsidRPr="00486B41">
        <w:rPr>
          <w:rFonts w:cs="Times New Roman"/>
        </w:rPr>
        <w:t>30%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templates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synthesis.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fork,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</w:t>
      </w:r>
      <w:r w:rsidR="00773EEE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processivity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BMRF1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(EA-D)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SUMOylated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KAP1/TRIM28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transition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genome</w:t>
      </w:r>
      <w:r w:rsidR="00773EE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loader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CAF1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methyltransferase</w:t>
      </w:r>
      <w:r w:rsidR="00414F71" w:rsidRPr="00486B41">
        <w:rPr>
          <w:rFonts w:cs="Times New Roman"/>
        </w:rPr>
        <w:t xml:space="preserve"> </w:t>
      </w:r>
      <w:r w:rsidR="00773EEE" w:rsidRPr="00486B41">
        <w:rPr>
          <w:rFonts w:cs="Times New Roman"/>
        </w:rPr>
        <w:t>SETDB1</w:t>
      </w:r>
      <w:r w:rsidR="00414F71" w:rsidRPr="00486B41">
        <w:rPr>
          <w:rFonts w:cs="Times New Roman"/>
        </w:rPr>
        <w:t xml:space="preserve"> </w:t>
      </w:r>
      <w:r w:rsidR="006110B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silence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H3K9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="006110B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110BA" w:rsidRPr="00486B41">
        <w:rPr>
          <w:rFonts w:cs="Times New Roman"/>
        </w:rPr>
        <w:t>facilitate</w:t>
      </w:r>
      <w:r w:rsidR="00414F71" w:rsidRPr="00486B41">
        <w:rPr>
          <w:rFonts w:cs="Times New Roman"/>
        </w:rPr>
        <w:t xml:space="preserve"> </w:t>
      </w:r>
      <w:r w:rsidR="006110BA" w:rsidRPr="00486B41">
        <w:rPr>
          <w:rFonts w:cs="Times New Roman"/>
        </w:rPr>
        <w:t>replication</w:t>
      </w:r>
      <w:r w:rsidR="006669F2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surrounding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</w:t>
      </w:r>
      <w:r w:rsidR="00261C3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700</w:t>
      </w:r>
    </w:p>
    <w:p w14:paraId="23F80521" w14:textId="66BD69D2" w:rsidR="00D36782" w:rsidRPr="00486B41" w:rsidRDefault="00D36782" w:rsidP="00CC1D3F">
      <w:pPr>
        <w:pStyle w:val="TXT"/>
        <w:rPr>
          <w:rFonts w:cs="Times New Roman"/>
          <w:i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="00500078" w:rsidRPr="00486B41">
        <w:rPr>
          <w:rFonts w:cs="Times New Roman"/>
          <w:i/>
          <w:iCs/>
        </w:rPr>
        <w:t>o</w:t>
      </w:r>
      <w:r w:rsidRPr="00486B41">
        <w:rPr>
          <w:rFonts w:cs="Times New Roman"/>
          <w:i/>
          <w:iCs/>
        </w:rPr>
        <w:t>ri</w:t>
      </w:r>
      <w:r w:rsidR="00674AA4" w:rsidRPr="00486B41">
        <w:rPr>
          <w:rFonts w:cs="Times New Roman"/>
          <w:i/>
          <w:iCs/>
        </w:rPr>
        <w:t>L</w:t>
      </w:r>
      <w:r w:rsidRPr="00486B41">
        <w:rPr>
          <w:rFonts w:cs="Times New Roman"/>
          <w:i/>
          <w:iCs/>
        </w:rPr>
        <w:t>yt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approximately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kilobase,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cis-acting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247</w:t>
      </w:r>
      <w:r w:rsidR="00414F71" w:rsidRPr="00486B41">
        <w:rPr>
          <w:rFonts w:cs="Times New Roman"/>
        </w:rPr>
        <w:t xml:space="preserve"> </w:t>
      </w:r>
      <w:proofErr w:type="gramStart"/>
      <w:r w:rsidR="00D75490" w:rsidRPr="00486B41">
        <w:rPr>
          <w:rFonts w:cs="Times New Roman"/>
        </w:rPr>
        <w:t>Nearly</w:t>
      </w:r>
      <w:proofErr w:type="gramEnd"/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copies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  <w:i/>
        </w:rPr>
        <w:t>oriLyt</w:t>
      </w:r>
      <w:r w:rsidR="00D7549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approximately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100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kbp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apart.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Orilyt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~1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kilobase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="00674AA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74AA4" w:rsidRPr="00486B41">
        <w:rPr>
          <w:rFonts w:cs="Times New Roman"/>
        </w:rPr>
        <w:t>7</w:t>
      </w:r>
      <w:r w:rsidR="00414F71" w:rsidRPr="00486B41">
        <w:rPr>
          <w:rFonts w:cs="Times New Roman"/>
        </w:rPr>
        <w:t xml:space="preserve"> </w:t>
      </w:r>
      <w:r w:rsidR="00674AA4" w:rsidRPr="00486B41">
        <w:rPr>
          <w:rFonts w:cs="Times New Roman"/>
        </w:rPr>
        <w:t>ZREs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flanked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downstream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auxiliary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regions.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occupancy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converts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  <w:i/>
        </w:rPr>
        <w:t>oriLyt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strong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mediates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lastRenderedPageBreak/>
        <w:t>with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4D7807" w:rsidRPr="00486B41">
        <w:rPr>
          <w:rFonts w:cs="Times New Roman"/>
        </w:rPr>
        <w:t>proteins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488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R</w:t>
      </w:r>
      <w:r w:rsidRPr="00486B41">
        <w:rPr>
          <w:rFonts w:cs="Times New Roman"/>
        </w:rPr>
        <w:t>ecombinant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oriLyt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ZREs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low-level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195</w:t>
      </w:r>
      <w:r w:rsidR="00414F71" w:rsidRPr="00486B41">
        <w:rPr>
          <w:rFonts w:cs="Times New Roman"/>
        </w:rPr>
        <w:t xml:space="preserve"> </w:t>
      </w:r>
      <w:r w:rsidR="00D75490" w:rsidRPr="00486B41">
        <w:rPr>
          <w:rFonts w:cs="Times New Roman"/>
        </w:rPr>
        <w:t>O</w:t>
      </w:r>
      <w:r w:rsidRPr="00486B41">
        <w:rPr>
          <w:rFonts w:cs="Times New Roman"/>
          <w:i/>
          <w:iCs/>
        </w:rPr>
        <w:t>riLyt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assemble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500078" w:rsidRPr="00486B41">
        <w:rPr>
          <w:rFonts w:cs="Times New Roman"/>
        </w:rPr>
        <w:t>BALF5</w:t>
      </w:r>
      <w:r w:rsidR="00414F71" w:rsidRPr="00486B41">
        <w:rPr>
          <w:rFonts w:cs="Times New Roman"/>
        </w:rPr>
        <w:t xml:space="preserve"> </w:t>
      </w:r>
      <w:r w:rsidR="007E4D77" w:rsidRPr="00486B41">
        <w:rPr>
          <w:rFonts w:cs="Times New Roman"/>
        </w:rPr>
        <w:t>polymerase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BMRF1</w:t>
      </w:r>
      <w:r w:rsidR="00414F71" w:rsidRPr="00486B41">
        <w:rPr>
          <w:rFonts w:cs="Times New Roman"/>
        </w:rPr>
        <w:t xml:space="preserve"> </w:t>
      </w:r>
      <w:r w:rsidR="007E4D77" w:rsidRPr="00486B41">
        <w:rPr>
          <w:rFonts w:cs="Times New Roman"/>
        </w:rPr>
        <w:t>polymerase</w:t>
      </w:r>
      <w:r w:rsidR="00414F71" w:rsidRPr="00486B41">
        <w:rPr>
          <w:rFonts w:cs="Times New Roman"/>
        </w:rPr>
        <w:t xml:space="preserve"> </w:t>
      </w:r>
      <w:r w:rsidR="007E4D77" w:rsidRPr="00486B41">
        <w:rPr>
          <w:rFonts w:cs="Times New Roman"/>
        </w:rPr>
        <w:t>processivity</w:t>
      </w:r>
      <w:r w:rsidR="00414F71" w:rsidRPr="00486B41">
        <w:rPr>
          <w:rFonts w:cs="Times New Roman"/>
        </w:rPr>
        <w:t xml:space="preserve"> </w:t>
      </w:r>
      <w:r w:rsidR="007E4D77" w:rsidRPr="00486B41">
        <w:rPr>
          <w:rFonts w:cs="Times New Roman"/>
        </w:rPr>
        <w:t>factor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00078" w:rsidRPr="00486B41">
        <w:rPr>
          <w:rFonts w:cs="Times New Roman"/>
        </w:rPr>
        <w:t>BBLF4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helicase</w:t>
      </w:r>
      <w:r w:rsidR="007E4D7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00078" w:rsidRPr="00486B41">
        <w:rPr>
          <w:rFonts w:cs="Times New Roman"/>
        </w:rPr>
        <w:t>BSLF1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primase</w:t>
      </w:r>
      <w:r w:rsidR="00D7549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Ori</w:t>
      </w:r>
      <w:r w:rsidR="00CF19A2" w:rsidRPr="00486B41">
        <w:rPr>
          <w:rFonts w:cs="Times New Roman"/>
          <w:i/>
        </w:rPr>
        <w:t>L</w:t>
      </w:r>
      <w:r w:rsidRPr="00486B41">
        <w:rPr>
          <w:rFonts w:cs="Times New Roman"/>
          <w:i/>
        </w:rPr>
        <w:t>yt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50007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0007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174</w:t>
      </w:r>
      <w:r w:rsidR="00414F71" w:rsidRPr="00486B41">
        <w:rPr>
          <w:rFonts w:cs="Times New Roman"/>
        </w:rPr>
        <w:t xml:space="preserve"> </w:t>
      </w:r>
    </w:p>
    <w:p w14:paraId="7CE984EC" w14:textId="7DBE56FA" w:rsidR="00111696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RNA-binding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BSMLF1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(SM)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US11/ICP27</w:t>
      </w:r>
      <w:r w:rsidR="000F236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0F2360" w:rsidRPr="00486B41">
        <w:rPr>
          <w:rFonts w:cs="Times New Roman"/>
        </w:rPr>
        <w:t>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intronless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</w:t>
      </w:r>
      <w:r w:rsidR="000F236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PKR</w:t>
      </w:r>
      <w:r w:rsidR="000F236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E4D7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stability</w:t>
      </w:r>
      <w:r w:rsidR="0011169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export,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splicing,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translation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efficiency.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SM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15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genes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750</w:t>
      </w:r>
      <w:r w:rsidR="00111696" w:rsidRPr="00486B41">
        <w:rPr>
          <w:rFonts w:cs="Times New Roman"/>
          <w:vertAlign w:val="superscript"/>
        </w:rPr>
        <w:t>,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723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SM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xeroderma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pigmentosum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group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B-complementing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(XBV),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component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H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(TFIIH)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complex,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="0029572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95726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29572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gene</w:t>
      </w:r>
      <w:r w:rsidR="00295726" w:rsidRPr="00486B41">
        <w:rPr>
          <w:rFonts w:cs="Times New Roman"/>
        </w:rPr>
        <w:t>s.</w:t>
      </w:r>
      <w:r w:rsidR="00414F71" w:rsidRPr="00486B41">
        <w:rPr>
          <w:rFonts w:cs="Times New Roman"/>
        </w:rPr>
        <w:t xml:space="preserve"> </w:t>
      </w:r>
      <w:r w:rsidR="00295726" w:rsidRPr="00486B41">
        <w:rPr>
          <w:rFonts w:cs="Times New Roman"/>
        </w:rPr>
        <w:t>T</w:t>
      </w:r>
      <w:r w:rsidR="00111696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CF19A2"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="00CF19A2" w:rsidRPr="00486B41">
        <w:rPr>
          <w:rFonts w:cs="Times New Roman"/>
        </w:rPr>
        <w:t>molecule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spironolactone,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XBP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degradation,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SM-dependent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111696" w:rsidRPr="00486B41">
        <w:rPr>
          <w:rFonts w:cs="Times New Roman"/>
        </w:rPr>
        <w:t>transcription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750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N6-methyladenosine</w:t>
      </w:r>
      <w:r w:rsidR="00414F71" w:rsidRPr="00486B41">
        <w:rPr>
          <w:rFonts w:cs="Times New Roman"/>
        </w:rPr>
        <w:t xml:space="preserve"> </w:t>
      </w:r>
      <w:r w:rsidR="009C0905" w:rsidRPr="00486B41">
        <w:rPr>
          <w:rFonts w:cs="Times New Roman"/>
        </w:rPr>
        <w:t>(m</w:t>
      </w:r>
      <w:r w:rsidR="009C0905" w:rsidRPr="00486B41">
        <w:rPr>
          <w:rStyle w:val="citebib"/>
          <w:rFonts w:cs="Times New Roman"/>
          <w:vertAlign w:val="superscript"/>
        </w:rPr>
        <w:t>6</w:t>
      </w:r>
      <w:r w:rsidR="009C0905" w:rsidRPr="00486B41">
        <w:rPr>
          <w:rFonts w:cs="Times New Roman"/>
        </w:rPr>
        <w:t>A)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YTHFD2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regulates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stability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manner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regulated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PIAS1-mediated</w:t>
      </w:r>
      <w:r w:rsidR="00414F71" w:rsidRPr="00486B41">
        <w:rPr>
          <w:rFonts w:cs="Times New Roman"/>
        </w:rPr>
        <w:t xml:space="preserve"> </w:t>
      </w:r>
      <w:r w:rsidR="006669F2" w:rsidRPr="00486B41">
        <w:rPr>
          <w:rFonts w:cs="Times New Roman"/>
        </w:rPr>
        <w:t>SUMOylation.</w:t>
      </w:r>
      <w:r w:rsidR="009052E2" w:rsidRPr="00486B41">
        <w:rPr>
          <w:rStyle w:val="citebib"/>
          <w:rFonts w:cs="Times New Roman"/>
          <w:vertAlign w:val="superscript"/>
        </w:rPr>
        <w:t>701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790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801</w:t>
      </w:r>
      <w:r w:rsidR="00414F71" w:rsidRPr="00486B41">
        <w:rPr>
          <w:rFonts w:cs="Times New Roman"/>
        </w:rPr>
        <w:t xml:space="preserve"> </w:t>
      </w:r>
      <w:r w:rsidR="009C0905" w:rsidRPr="00486B41">
        <w:rPr>
          <w:rFonts w:eastAsia="MS Mincho" w:cs="Times New Roman"/>
        </w:rPr>
        <w:t>Caspases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further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regulate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m</w:t>
      </w:r>
      <w:r w:rsidR="009C0905" w:rsidRPr="00486B41">
        <w:rPr>
          <w:rStyle w:val="citebib"/>
          <w:rFonts w:cs="Times New Roman"/>
          <w:vertAlign w:val="superscript"/>
        </w:rPr>
        <w:t>6</w:t>
      </w:r>
      <w:r w:rsidR="009C0905"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modification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pathway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support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="009C0905" w:rsidRPr="00486B41">
        <w:rPr>
          <w:rFonts w:eastAsia="MS Mincho" w:cs="Times New Roman"/>
        </w:rPr>
        <w:t>replication.</w:t>
      </w:r>
      <w:r w:rsidR="009052E2" w:rsidRPr="00486B41">
        <w:rPr>
          <w:rStyle w:val="citebib"/>
          <w:rFonts w:cs="Times New Roman"/>
          <w:vertAlign w:val="superscript"/>
        </w:rPr>
        <w:t>814</w:t>
      </w:r>
    </w:p>
    <w:p w14:paraId="259D4BF2" w14:textId="2B0DF480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threonine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UL13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KSHV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ORF36,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</w:t>
      </w:r>
      <w:r w:rsidR="005C6118" w:rsidRPr="00486B41">
        <w:rPr>
          <w:rFonts w:cs="Times New Roman"/>
        </w:rPr>
        <w:t>i</w:t>
      </w:r>
      <w:r w:rsidRPr="00486B41">
        <w:rPr>
          <w:rFonts w:cs="Times New Roman"/>
        </w:rPr>
        <w:t>ng</w:t>
      </w:r>
      <w:r w:rsidR="00414F71" w:rsidRPr="00486B41">
        <w:rPr>
          <w:rFonts w:cs="Times New Roman"/>
        </w:rPr>
        <w:t xml:space="preserve"> </w:t>
      </w:r>
      <w:r w:rsidR="005C6118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5C6118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183</w:t>
      </w:r>
      <w:r w:rsidR="00414F71" w:rsidRPr="00486B41">
        <w:rPr>
          <w:rFonts w:cs="Times New Roman"/>
        </w:rPr>
        <w:t xml:space="preserve"> </w:t>
      </w:r>
      <w:r w:rsidR="005C6118" w:rsidRPr="00486B41">
        <w:rPr>
          <w:rFonts w:cs="Times New Roman"/>
        </w:rPr>
        <w:t>BGLF4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dissociates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5C6118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5C611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topoisomerase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contributes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morphology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damage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thymidine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BXLF1,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ganciclovir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acyclovir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E4D77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481</w:t>
      </w:r>
      <w:r w:rsidR="00414F71" w:rsidRPr="00486B41">
        <w:rPr>
          <w:rFonts w:cs="Times New Roman"/>
        </w:rPr>
        <w:t xml:space="preserve"> </w:t>
      </w:r>
    </w:p>
    <w:p w14:paraId="79A15FC3" w14:textId="147445F6" w:rsidR="00541A83" w:rsidRPr="00486B41" w:rsidRDefault="005712D3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G-protein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coupled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UFL1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covalatent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ubiquitin-like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UFM1.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mitochondrial-derived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vesicles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lysosomal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proteolysis.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targeting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NLRP3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inflammasome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pyroptosis,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inflammatory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interleukin-1</w:t>
      </w:r>
      <w:r w:rsidR="00216B9A" w:rsidRPr="00BD6847">
        <w:rPr>
          <w:rFonts w:ascii="Symbol" w:hAnsi="Symbol"/>
        </w:rPr>
        <w:t></w:t>
      </w:r>
      <w:r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808</w:t>
      </w:r>
      <w:r w:rsidR="00414F71" w:rsidRPr="00486B41">
        <w:rPr>
          <w:rFonts w:cs="Times New Roman"/>
        </w:rPr>
        <w:t xml:space="preserve"> </w:t>
      </w:r>
    </w:p>
    <w:p w14:paraId="5FE9DAED" w14:textId="785AE6C7" w:rsidR="00E515C6" w:rsidRPr="00486B41" w:rsidRDefault="00571152" w:rsidP="006A13BD">
      <w:pPr>
        <w:pStyle w:val="H3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&lt;H3&gt;</w:t>
      </w:r>
      <w:r w:rsidR="00E515C6" w:rsidRPr="00486B41">
        <w:rPr>
          <w:rFonts w:ascii="Times New Roman" w:hAnsi="Times New Roman" w:cs="Times New Roman"/>
          <w:i/>
        </w:rPr>
        <w:t>Late</w:t>
      </w:r>
      <w:r w:rsidR="00414F71" w:rsidRPr="00486B41">
        <w:rPr>
          <w:rFonts w:ascii="Times New Roman" w:hAnsi="Times New Roman" w:cs="Times New Roman"/>
          <w:i/>
        </w:rPr>
        <w:t xml:space="preserve"> </w:t>
      </w:r>
      <w:r w:rsidR="00541A83" w:rsidRPr="00486B41">
        <w:rPr>
          <w:rFonts w:ascii="Times New Roman" w:hAnsi="Times New Roman" w:cs="Times New Roman"/>
          <w:i/>
        </w:rPr>
        <w:t>Genes</w:t>
      </w:r>
      <w:r w:rsidR="00414F71" w:rsidRPr="00486B41">
        <w:rPr>
          <w:rFonts w:ascii="Times New Roman" w:hAnsi="Times New Roman" w:cs="Times New Roman"/>
          <w:i/>
        </w:rPr>
        <w:t xml:space="preserve"> </w:t>
      </w:r>
    </w:p>
    <w:p w14:paraId="2980AEF5" w14:textId="3A7E997C" w:rsidR="00AC5E3C" w:rsidRPr="00486B41" w:rsidRDefault="00D36782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approximately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replication.</w:t>
      </w:r>
      <w:r w:rsidR="00414F71" w:rsidRPr="00486B41">
        <w:rPr>
          <w:rFonts w:cs="Times New Roman"/>
        </w:rPr>
        <w:t xml:space="preserve"> </w:t>
      </w:r>
      <w:r w:rsidR="00AC5E3C"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AC5E3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“leaky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late”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kinetics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Cap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(</w:t>
      </w:r>
      <w:r w:rsidRPr="00486B41">
        <w:rPr>
          <w:rFonts w:cs="Times New Roman"/>
        </w:rPr>
        <w:t>CAGE</w:t>
      </w:r>
      <w:r w:rsidR="00BB0C86" w:rsidRPr="00486B41">
        <w:rPr>
          <w:rFonts w:cs="Times New Roman"/>
        </w:rPr>
        <w:t>)-</w:t>
      </w:r>
      <w:r w:rsidRPr="00486B41">
        <w:rPr>
          <w:rFonts w:cs="Times New Roman"/>
        </w:rPr>
        <w:t>seq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(a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high-throughput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technique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identifies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transcriptional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start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sites)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true-late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leaky-late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capsids</w:t>
      </w:r>
      <w:r w:rsidR="00AC5E3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assembly,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</w:t>
      </w:r>
      <w:r w:rsidR="0028682A" w:rsidRPr="00486B41">
        <w:rPr>
          <w:rFonts w:cs="Times New Roman"/>
        </w:rPr>
        <w:t>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glycoproteins.</w:t>
      </w:r>
      <w:r w:rsidR="00414F71" w:rsidRPr="00486B41">
        <w:rPr>
          <w:rFonts w:cs="Times New Roman"/>
        </w:rPr>
        <w:t xml:space="preserve"> </w:t>
      </w:r>
      <w:r w:rsidR="005C6118" w:rsidRPr="00486B41">
        <w:rPr>
          <w:rFonts w:cs="Times New Roman"/>
        </w:rPr>
        <w:t>V</w:t>
      </w:r>
      <w:r w:rsidRPr="00486B41">
        <w:rPr>
          <w:rFonts w:cs="Times New Roman"/>
        </w:rPr>
        <w:t>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kinetics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AC5E3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pre-initiation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(vPIC),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assembled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orthologs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16B9A" w:rsidRPr="00BD6847">
        <w:rPr>
          <w:rFonts w:ascii="Symbol" w:hAnsi="Symbol"/>
        </w:rPr>
        <w:t>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C5E3C" w:rsidRPr="00486B41">
        <w:rPr>
          <w:rFonts w:cs="Times New Roman"/>
        </w:rPr>
        <w:t>,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8682A" w:rsidRPr="00486B41">
        <w:rPr>
          <w:rFonts w:cs="Times New Roman"/>
        </w:rPr>
        <w:t>α</w:t>
      </w:r>
      <w:r w:rsidRPr="00486B41">
        <w:rPr>
          <w:rFonts w:cs="Times New Roman"/>
        </w:rPr>
        <w:t>-</w:t>
      </w:r>
      <w:r w:rsidR="00AC5E3C" w:rsidRPr="00486B41">
        <w:rPr>
          <w:rFonts w:cs="Times New Roman"/>
        </w:rPr>
        <w:t>h</w:t>
      </w:r>
      <w:r w:rsidRPr="00486B41">
        <w:rPr>
          <w:rFonts w:cs="Times New Roman"/>
        </w:rPr>
        <w:t>erpesviruses.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vPIC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polymerase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TATTWAA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C8460E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175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context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cis</w:t>
      </w:r>
      <w:r w:rsidRPr="00486B41">
        <w:rPr>
          <w:rFonts w:cs="Times New Roman"/>
        </w:rPr>
        <w:t>-acting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oriLyt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perhaps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explaining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Therefore,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factors: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oriLyt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cis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vPIC.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vPIC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  <w:i/>
          <w:iCs/>
        </w:rPr>
        <w:t>de</w:t>
      </w:r>
      <w:r w:rsidR="00414F71" w:rsidRPr="00486B41">
        <w:rPr>
          <w:rFonts w:cs="Times New Roman"/>
          <w:i/>
          <w:iCs/>
        </w:rPr>
        <w:t xml:space="preserve"> </w:t>
      </w:r>
      <w:r w:rsidR="00AA6A40" w:rsidRPr="00486B41">
        <w:rPr>
          <w:rFonts w:cs="Times New Roman"/>
          <w:i/>
          <w:iCs/>
        </w:rPr>
        <w:t>novo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initiation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AA6A40" w:rsidRPr="00486B41">
        <w:rPr>
          <w:rFonts w:cs="Times New Roman"/>
        </w:rPr>
        <w:t>sites.</w:t>
      </w:r>
      <w:r w:rsidR="009052E2" w:rsidRPr="00486B41">
        <w:rPr>
          <w:rStyle w:val="citebib"/>
          <w:rFonts w:cs="Times New Roman"/>
          <w:vertAlign w:val="superscript"/>
        </w:rPr>
        <w:t>743</w:t>
      </w:r>
    </w:p>
    <w:p w14:paraId="48C4C651" w14:textId="0ADD0F9B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Precisely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why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synthesized,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question</w:t>
      </w:r>
      <w:r w:rsidR="00BB0C86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BB0C86" w:rsidRPr="00486B41">
        <w:rPr>
          <w:rFonts w:cs="Times New Roman"/>
        </w:rPr>
        <w:t>H</w:t>
      </w:r>
      <w:r w:rsidRPr="00486B41">
        <w:rPr>
          <w:rFonts w:cs="Times New Roman"/>
        </w:rPr>
        <w:t>ypotheses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topological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concentration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127</w:t>
      </w:r>
      <w:r w:rsidR="00414F71" w:rsidRPr="00486B41">
        <w:rPr>
          <w:rFonts w:cs="Times New Roman"/>
        </w:rPr>
        <w:t xml:space="preserve"> </w:t>
      </w:r>
    </w:p>
    <w:p w14:paraId="3FF8FF0C" w14:textId="71C4218F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Head-to-tail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concatemers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length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procapsids.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BALF3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UL28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concatemers,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BGRF1/BDRF1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BFRF1A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538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alignments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</w:t>
      </w:r>
      <w:r w:rsidR="0028682A" w:rsidRPr="00486B41">
        <w:rPr>
          <w:rFonts w:cs="Times New Roman"/>
        </w:rPr>
        <w:t>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TRs</w:t>
      </w:r>
      <w:r w:rsidR="00C8460E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121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GCATGGGGGG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motif,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referred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brackets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copies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HSV-1,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headful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length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virions.</w:t>
      </w:r>
      <w:r w:rsidR="00414F71" w:rsidRPr="00486B41">
        <w:rPr>
          <w:rFonts w:cs="Times New Roman"/>
        </w:rPr>
        <w:t xml:space="preserve"> </w:t>
      </w:r>
      <w:r w:rsidR="0028682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8682A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C(G)</w:t>
      </w:r>
      <w:r w:rsidRPr="00486B41">
        <w:rPr>
          <w:rFonts w:cs="Times New Roman"/>
          <w:vertAlign w:val="subscript"/>
        </w:rPr>
        <w:t>5</w:t>
      </w:r>
      <w:r w:rsidRPr="00486B41">
        <w:rPr>
          <w:rFonts w:cs="Times New Roman"/>
        </w:rPr>
        <w:t>TGT(T)</w:t>
      </w:r>
      <w:r w:rsidRPr="00486B41">
        <w:rPr>
          <w:rFonts w:cs="Times New Roman"/>
          <w:vertAlign w:val="subscript"/>
        </w:rPr>
        <w:t>2</w:t>
      </w:r>
      <w:r w:rsidRPr="00486B41">
        <w:rPr>
          <w:rFonts w:cs="Times New Roman"/>
        </w:rPr>
        <w:t>CCT(G)</w:t>
      </w:r>
      <w:r w:rsidRPr="00486B41">
        <w:rPr>
          <w:rFonts w:cs="Times New Roman"/>
          <w:vertAlign w:val="subscript"/>
        </w:rPr>
        <w:t>5</w:t>
      </w:r>
      <w:r w:rsidRPr="00486B41">
        <w:rPr>
          <w:rFonts w:cs="Times New Roman"/>
        </w:rPr>
        <w:t>CC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pairs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CMV,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rightmost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acquires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leftmost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left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834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Interestingly</w:t>
      </w:r>
      <w:proofErr w:type="gramEnd"/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empty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particles,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demonstrating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packaging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egress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197</w:t>
      </w:r>
      <w:r w:rsidR="00414F71" w:rsidRPr="00486B41">
        <w:rPr>
          <w:rFonts w:cs="Times New Roman"/>
        </w:rPr>
        <w:t xml:space="preserve"> </w:t>
      </w:r>
    </w:p>
    <w:p w14:paraId="4E5D3F3B" w14:textId="37DF5E35" w:rsidR="00D36782" w:rsidRPr="00486B41" w:rsidRDefault="006131EF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H</w:t>
      </w:r>
      <w:r w:rsidR="00D36782" w:rsidRPr="00486B41">
        <w:rPr>
          <w:rFonts w:cs="Times New Roman"/>
        </w:rPr>
        <w:t>erpesvirus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nucleocapsids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&gt;100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nM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size,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pores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proofErr w:type="gramStart"/>
      <w:r w:rsidR="00D36782" w:rsidRPr="00486B41">
        <w:rPr>
          <w:rFonts w:cs="Times New Roman"/>
        </w:rPr>
        <w:t>40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nM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153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Nonetheless,</w:t>
      </w:r>
      <w:proofErr w:type="gramEnd"/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nucleocapsids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cytoplasm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AB3DBE" w:rsidRPr="00486B41">
        <w:rPr>
          <w:rFonts w:cs="Times New Roman"/>
        </w:rPr>
        <w:t>replication.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herpesviruses,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encapsidated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exit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nucleus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budding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inner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outer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membranes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maturation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cytosol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secretory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pathways.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egress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(NEC)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BFRF1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BFLF2,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  <w:color w:val="000000"/>
        </w:rPr>
        <w:t>which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are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orthologs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UL31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UL34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HSV.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  <w:color w:val="000000"/>
        </w:rPr>
        <w:t>The</w:t>
      </w:r>
      <w:r w:rsidR="00414F71" w:rsidRPr="00486B41">
        <w:rPr>
          <w:rFonts w:cs="Times New Roman"/>
          <w:color w:val="000000"/>
        </w:rPr>
        <w:t xml:space="preserve"> </w:t>
      </w:r>
      <w:r w:rsidR="00D36782" w:rsidRPr="00486B41">
        <w:rPr>
          <w:rFonts w:cs="Times New Roman"/>
        </w:rPr>
        <w:t>BFRF1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NEC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BFLF2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hook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segments</w:t>
      </w:r>
      <w:r w:rsidR="00414F71" w:rsidRPr="00486B41">
        <w:rPr>
          <w:rFonts w:cs="Times New Roman"/>
        </w:rPr>
        <w:t xml:space="preserve"> </w:t>
      </w:r>
      <w:r w:rsidR="008655A1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8655A1"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="008655A1" w:rsidRPr="00486B41">
        <w:rPr>
          <w:rFonts w:cs="Times New Roman"/>
        </w:rPr>
        <w:t>structurally</w:t>
      </w:r>
      <w:r w:rsidR="00414F71" w:rsidRPr="00486B41">
        <w:rPr>
          <w:rFonts w:cs="Times New Roman"/>
        </w:rPr>
        <w:t xml:space="preserve"> </w:t>
      </w:r>
      <w:r w:rsidR="008655A1"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NEC</w:t>
      </w:r>
      <w:r w:rsidR="00414F71" w:rsidRPr="00486B41">
        <w:rPr>
          <w:rFonts w:cs="Times New Roman"/>
        </w:rPr>
        <w:t xml:space="preserve"> </w:t>
      </w:r>
      <w:r w:rsidR="00D36782" w:rsidRPr="00486B41">
        <w:rPr>
          <w:rFonts w:cs="Times New Roman"/>
        </w:rPr>
        <w:t>complexes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512</w:t>
      </w:r>
      <w:r w:rsidR="00414F71" w:rsidRPr="00486B41">
        <w:rPr>
          <w:rFonts w:cs="Times New Roman"/>
        </w:rPr>
        <w:t xml:space="preserve"> </w:t>
      </w:r>
    </w:p>
    <w:p w14:paraId="0D95A976" w14:textId="20883432" w:rsidR="00D36782" w:rsidRPr="00486B41" w:rsidRDefault="00D36782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Tegumentation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maturation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cytosol.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trans-Golgi</w:t>
      </w:r>
      <w:r w:rsidR="00414F71" w:rsidRPr="00486B41">
        <w:rPr>
          <w:rFonts w:cs="Times New Roman"/>
        </w:rPr>
        <w:t xml:space="preserve"> </w:t>
      </w:r>
      <w:r w:rsidR="00305ECC" w:rsidRPr="00486B41">
        <w:rPr>
          <w:rFonts w:cs="Times New Roman"/>
        </w:rPr>
        <w:t>markers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subvert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machinery</w:t>
      </w:r>
      <w:r w:rsidR="00414F71" w:rsidRPr="00486B41">
        <w:rPr>
          <w:rFonts w:cs="Times New Roman"/>
        </w:rPr>
        <w:t xml:space="preserve"> </w:t>
      </w:r>
      <w:r w:rsidR="008655A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vesicles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manner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GTPases,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Rabs8,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</w:rPr>
        <w:t>As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other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lastRenderedPageBreak/>
        <w:t>herpesviruses,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gN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egress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8655A1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lacks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gN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de-envelopment.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Matured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particules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released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enveloped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virion</w:t>
      </w:r>
      <w:r w:rsidR="00174B0F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74B0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="00DD233E" w:rsidRPr="00486B41">
        <w:rPr>
          <w:rFonts w:cs="Times New Roman"/>
        </w:rPr>
        <w:t>membrane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526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autophagy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machinery,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membrane-asso</w:t>
      </w:r>
      <w:r w:rsidR="00B17146" w:rsidRPr="00486B41">
        <w:rPr>
          <w:rFonts w:cs="Times New Roman"/>
        </w:rPr>
        <w:t>c</w:t>
      </w:r>
      <w:r w:rsidR="000607EC" w:rsidRPr="00486B41">
        <w:rPr>
          <w:rFonts w:cs="Times New Roman"/>
        </w:rPr>
        <w:t>iated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LC3B-II</w:t>
      </w:r>
      <w:r w:rsidR="00B1714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associate</w:t>
      </w:r>
      <w:r w:rsidR="00B17146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capsid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BVRF2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BdRF1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packaged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virions.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BVRF2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BdRF1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ATG5-ATG12-ATG15L1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LC3B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conjugation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release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enveloped</w:t>
      </w:r>
      <w:r w:rsidR="00414F71" w:rsidRPr="00486B41">
        <w:rPr>
          <w:rFonts w:cs="Times New Roman"/>
        </w:rPr>
        <w:t xml:space="preserve"> </w:t>
      </w:r>
      <w:r w:rsidR="000607EC" w:rsidRPr="00486B41">
        <w:rPr>
          <w:rFonts w:cs="Times New Roman"/>
        </w:rPr>
        <w:t>EBV.</w:t>
      </w:r>
      <w:r w:rsidR="009052E2" w:rsidRPr="00486B41">
        <w:rPr>
          <w:rStyle w:val="citebib"/>
          <w:rFonts w:cs="Times New Roman"/>
          <w:vertAlign w:val="superscript"/>
        </w:rPr>
        <w:t>565</w:t>
      </w:r>
    </w:p>
    <w:p w14:paraId="4192D6A1" w14:textId="490AD16F" w:rsidR="00562CAD" w:rsidRPr="00486B41" w:rsidRDefault="00571152" w:rsidP="006A13BD">
      <w:pPr>
        <w:pStyle w:val="H1"/>
        <w:rPr>
          <w:rFonts w:ascii="Times New Roman" w:hAnsi="Times New Roman" w:cs="Times New Roman"/>
          <w:caps/>
        </w:rPr>
      </w:pPr>
      <w:bookmarkStart w:id="12" w:name="_Hlk53316141"/>
      <w:r w:rsidRPr="00486B41">
        <w:rPr>
          <w:rFonts w:ascii="Times New Roman" w:hAnsi="Times New Roman" w:cs="Times New Roman"/>
          <w:bCs/>
        </w:rPr>
        <w:t>&lt;H1&gt;</w:t>
      </w:r>
      <w:r w:rsidR="00562CAD" w:rsidRPr="00486B41">
        <w:rPr>
          <w:rFonts w:ascii="Times New Roman" w:hAnsi="Times New Roman" w:cs="Times New Roman"/>
          <w:caps/>
        </w:rPr>
        <w:t>Entry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into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Host</w:t>
      </w:r>
      <w:r w:rsidR="00841701" w:rsidRPr="00486B41">
        <w:rPr>
          <w:rFonts w:ascii="Times New Roman" w:hAnsi="Times New Roman" w:cs="Times New Roman"/>
          <w:caps/>
        </w:rPr>
        <w:t>: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Portal</w:t>
      </w:r>
      <w:r w:rsidR="00841701" w:rsidRPr="00486B41">
        <w:rPr>
          <w:rFonts w:ascii="Times New Roman" w:hAnsi="Times New Roman" w:cs="Times New Roman"/>
          <w:caps/>
        </w:rPr>
        <w:t>S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of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Entry,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Site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of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Primary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Replication,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Cell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types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562CAD" w:rsidRPr="00486B41">
        <w:rPr>
          <w:rFonts w:ascii="Times New Roman" w:hAnsi="Times New Roman" w:cs="Times New Roman"/>
          <w:caps/>
        </w:rPr>
        <w:t>infected</w:t>
      </w:r>
    </w:p>
    <w:bookmarkEnd w:id="12"/>
    <w:p w14:paraId="3940B242" w14:textId="4BA4793C" w:rsidR="00562CAD" w:rsidRPr="00486B41" w:rsidRDefault="00562CAD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past.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predominantly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(i.e.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cells)</w:t>
      </w:r>
      <w:proofErr w:type="gramStart"/>
      <w:r w:rsidR="00013D58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305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Waldeyer’s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replicates</w:t>
      </w:r>
      <w:r w:rsidR="009052E2" w:rsidRPr="00486B41">
        <w:rPr>
          <w:rStyle w:val="citebib"/>
          <w:rFonts w:cs="Times New Roman"/>
          <w:vertAlign w:val="superscript"/>
        </w:rPr>
        <w:t>669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crypts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15).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addition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high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gp42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content,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presence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blood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3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weeks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before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onset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IM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throat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washings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only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1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week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before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disease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suggests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that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first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type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infected</w:t>
      </w:r>
      <w:r w:rsidR="00013D58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179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Virus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replication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has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been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reported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orally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shed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epithelial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during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IM</w:t>
      </w:r>
      <w:proofErr w:type="gramStart"/>
      <w:r w:rsidR="00013D58" w:rsidRPr="00486B41">
        <w:rPr>
          <w:rFonts w:cs="Times New Roman"/>
          <w:bCs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390</w:t>
      </w:r>
      <w:proofErr w:type="gramEnd"/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but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subsequent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studies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tissue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sections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have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found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replication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only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tonsils.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While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some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oropharyngeal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undergo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lytic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infection,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most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become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latently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infected.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Initially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lymphoblasts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type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III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pattern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latency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express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each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latency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genes</w:t>
      </w:r>
      <w:r w:rsidR="009052E2" w:rsidRPr="00486B41">
        <w:rPr>
          <w:rStyle w:val="citebib"/>
          <w:rFonts w:cs="Times New Roman"/>
          <w:vertAlign w:val="superscript"/>
        </w:rPr>
        <w:t>370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(</w:t>
      </w:r>
      <w:r w:rsidR="00565A96" w:rsidRPr="00486B41">
        <w:rPr>
          <w:rFonts w:cs="Times New Roman"/>
          <w:bCs/>
        </w:rPr>
        <w:t>see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Table</w:t>
      </w:r>
      <w:r w:rsidR="00414F71" w:rsidRPr="00486B41">
        <w:rPr>
          <w:rFonts w:cs="Times New Roman"/>
          <w:bCs/>
        </w:rPr>
        <w:t xml:space="preserve"> </w:t>
      </w:r>
      <w:r w:rsidR="00F74FBF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escaped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surveillance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program.</w:t>
      </w:r>
      <w:r w:rsidR="00414F71" w:rsidRPr="00486B41">
        <w:rPr>
          <w:rFonts w:cs="Times New Roman"/>
        </w:rPr>
        <w:t xml:space="preserve"> </w:t>
      </w:r>
    </w:p>
    <w:p w14:paraId="2BD44A59" w14:textId="26CDE4B9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lastRenderedPageBreak/>
        <w:t>&lt;FIG71.15&gt;</w:t>
      </w:r>
    </w:p>
    <w:p w14:paraId="02036AAB" w14:textId="172FE1D5" w:rsidR="00562CAD" w:rsidRPr="00486B41" w:rsidRDefault="00562CA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understood,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growth-transforming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colonization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just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Thorley-Lawson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colleagues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preferentially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physiologic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cognate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blasts,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follicles,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recombination,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hypermutation,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269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16)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Physiologically,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affinity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avoiding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CD27</w:t>
      </w:r>
      <w:r w:rsidRPr="00486B41">
        <w:rPr>
          <w:rFonts w:cs="Times New Roman"/>
          <w:vertAlign w:val="superscript"/>
        </w:rPr>
        <w:t>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Accordingly</w:t>
      </w:r>
      <w:r w:rsidR="00E76F6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follicle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begin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genes.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vitro,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IL-21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</w:rPr>
        <w:t>repressing</w:t>
      </w:r>
      <w:r w:rsidR="00414F71" w:rsidRPr="00486B41">
        <w:rPr>
          <w:rFonts w:cs="Times New Roman"/>
        </w:rPr>
        <w:t xml:space="preserve"> </w:t>
      </w:r>
      <w:r w:rsidR="00AE770D" w:rsidRPr="00486B41">
        <w:rPr>
          <w:rFonts w:cs="Times New Roman"/>
          <w:i/>
          <w:iCs/>
        </w:rPr>
        <w:t>Cp</w:t>
      </w:r>
      <w:r w:rsidR="00AE770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B17146" w:rsidRPr="00486B41">
        <w:rPr>
          <w:rFonts w:cs="Times New Roman"/>
        </w:rPr>
        <w:t>EB</w:t>
      </w:r>
      <w:r w:rsidRPr="00486B41">
        <w:rPr>
          <w:rFonts w:cs="Times New Roman"/>
        </w:rPr>
        <w:t>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cytidine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deaminase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(AID)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switching.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87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This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exiting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oropharnyx,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permissive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saliva.</w:t>
      </w:r>
      <w:r w:rsidR="00414F71" w:rsidRPr="00486B41">
        <w:rPr>
          <w:rFonts w:cs="Times New Roman"/>
        </w:rPr>
        <w:t xml:space="preserve"> </w:t>
      </w:r>
    </w:p>
    <w:p w14:paraId="6EBC0F59" w14:textId="26F62499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</w:rPr>
        <w:t>&lt;FIG71.16&gt;</w:t>
      </w:r>
    </w:p>
    <w:p w14:paraId="581FC9AF" w14:textId="0463D0DF" w:rsidR="00562CAD" w:rsidRPr="00486B41" w:rsidRDefault="00562CA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attractions,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difficult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reconcile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proposed.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vitro</w:t>
      </w:r>
      <w:r w:rsidR="00E76F6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vivo</w:t>
      </w:r>
      <w:r w:rsidRPr="00486B41">
        <w:rPr>
          <w:rFonts w:cs="Times New Roman"/>
        </w:rPr>
        <w:t>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picked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reveals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fully-mature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displayed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clones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extrafollicular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localized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531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non-isotype-switched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isotype-switched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subset;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non-isotype-switched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Third,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X-linked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(see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below).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Likewise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X-linked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syndrome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(IgD</w:t>
      </w:r>
      <w:r w:rsidRPr="00486B41">
        <w:rPr>
          <w:rFonts w:cs="Times New Roman"/>
          <w:vertAlign w:val="superscript"/>
        </w:rPr>
        <w:t>-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CD27</w:t>
      </w:r>
      <w:r w:rsidRPr="00486B41">
        <w:rPr>
          <w:rFonts w:cs="Times New Roman"/>
          <w:vertAlign w:val="superscript"/>
        </w:rPr>
        <w:t>+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nonclassical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(IgD</w:t>
      </w:r>
      <w:r w:rsidRPr="00486B41">
        <w:rPr>
          <w:rFonts w:cs="Times New Roman"/>
          <w:vertAlign w:val="superscript"/>
        </w:rPr>
        <w:t>+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CD27</w:t>
      </w:r>
      <w:r w:rsidRPr="00486B41">
        <w:rPr>
          <w:rFonts w:cs="Times New Roman"/>
          <w:vertAlign w:val="superscript"/>
        </w:rPr>
        <w:t>+</w:t>
      </w:r>
      <w:r w:rsidRPr="00486B41">
        <w:rPr>
          <w:rFonts w:cs="Times New Roman"/>
        </w:rPr>
        <w:t>)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conventional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passage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59</w:t>
      </w:r>
      <w:r w:rsidR="00414F71" w:rsidRPr="00486B41">
        <w:rPr>
          <w:rFonts w:cs="Times New Roman"/>
        </w:rPr>
        <w:t xml:space="preserve"> </w:t>
      </w:r>
    </w:p>
    <w:p w14:paraId="568914D1" w14:textId="4988F55F" w:rsidR="00562CAD" w:rsidRPr="00486B41" w:rsidRDefault="00562CA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ex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vivo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nasal-associated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plasmacytoid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013D58" w:rsidRPr="00486B41">
        <w:rPr>
          <w:rFonts w:cs="Times New Roman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17</w:t>
      </w:r>
    </w:p>
    <w:p w14:paraId="63F08963" w14:textId="7261B88D" w:rsidR="00562CAD" w:rsidRPr="00486B41" w:rsidRDefault="00562CA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X-linked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agammaglobulinemia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Hematopoietic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eliminates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eliminate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body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tongue,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glands.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umbilical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cord-derived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</w:p>
    <w:p w14:paraId="002AAD01" w14:textId="0072022A" w:rsidR="00792074" w:rsidRPr="00486B41" w:rsidRDefault="00562CAD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γ/δ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plasmablasts/plasma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proofErr w:type="gramStart"/>
      <w:r w:rsidR="00013D58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84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pre-Langerhans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sorting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cytometry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carefully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verified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techniques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possibility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contamination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sort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213</w:t>
      </w:r>
      <w:r w:rsidR="00414F71" w:rsidRPr="00486B41">
        <w:rPr>
          <w:rFonts w:cs="Times New Roman"/>
          <w:color w:val="FF0000"/>
        </w:rPr>
        <w:t xml:space="preserve"> </w:t>
      </w:r>
    </w:p>
    <w:p w14:paraId="08FF8B43" w14:textId="4498C34A" w:rsidR="00792074" w:rsidRPr="00486B41" w:rsidRDefault="00571152" w:rsidP="006A13BD">
      <w:pPr>
        <w:pStyle w:val="H1"/>
        <w:rPr>
          <w:rFonts w:ascii="Times New Roman" w:hAnsi="Times New Roman" w:cs="Times New Roman"/>
          <w:caps/>
        </w:rPr>
      </w:pPr>
      <w:r w:rsidRPr="00486B41">
        <w:rPr>
          <w:rFonts w:ascii="Times New Roman" w:hAnsi="Times New Roman" w:cs="Times New Roman"/>
          <w:bCs/>
        </w:rPr>
        <w:t>&lt;H1&gt;</w:t>
      </w:r>
      <w:r w:rsidR="00DF03FE" w:rsidRPr="00486B41">
        <w:rPr>
          <w:rFonts w:ascii="Times New Roman" w:hAnsi="Times New Roman" w:cs="Times New Roman"/>
          <w:caps/>
        </w:rPr>
        <w:t>IMMUNE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DF03FE" w:rsidRPr="00486B41">
        <w:rPr>
          <w:rFonts w:ascii="Times New Roman" w:hAnsi="Times New Roman" w:cs="Times New Roman"/>
          <w:caps/>
        </w:rPr>
        <w:t>RESPONSE</w:t>
      </w:r>
    </w:p>
    <w:p w14:paraId="09F721EA" w14:textId="598801DE" w:rsidR="00274A9A" w:rsidRPr="00486B41" w:rsidRDefault="00571152" w:rsidP="006A13BD">
      <w:pPr>
        <w:pStyle w:val="H2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Cs/>
        </w:rPr>
        <w:t>&lt;H2&gt;</w:t>
      </w:r>
      <w:r w:rsidR="00274A9A" w:rsidRPr="00486B41">
        <w:rPr>
          <w:rFonts w:ascii="Times New Roman" w:hAnsi="Times New Roman" w:cs="Times New Roman"/>
        </w:rPr>
        <w:t>Innate</w:t>
      </w:r>
      <w:r w:rsidR="00414F71" w:rsidRPr="00486B41">
        <w:rPr>
          <w:rFonts w:ascii="Times New Roman" w:hAnsi="Times New Roman" w:cs="Times New Roman"/>
        </w:rPr>
        <w:t xml:space="preserve"> </w:t>
      </w:r>
      <w:r w:rsidR="00274A9A" w:rsidRPr="00486B41">
        <w:rPr>
          <w:rFonts w:ascii="Times New Roman" w:hAnsi="Times New Roman" w:cs="Times New Roman"/>
        </w:rPr>
        <w:t>Immune</w:t>
      </w:r>
      <w:r w:rsidR="00414F71" w:rsidRPr="00486B41">
        <w:rPr>
          <w:rFonts w:ascii="Times New Roman" w:hAnsi="Times New Roman" w:cs="Times New Roman"/>
        </w:rPr>
        <w:t xml:space="preserve"> </w:t>
      </w:r>
      <w:r w:rsidR="00274A9A" w:rsidRPr="00486B41">
        <w:rPr>
          <w:rFonts w:ascii="Times New Roman" w:hAnsi="Times New Roman" w:cs="Times New Roman"/>
        </w:rPr>
        <w:t>Response</w:t>
      </w:r>
    </w:p>
    <w:p w14:paraId="68DCBF75" w14:textId="1F87544E" w:rsidR="00274A9A" w:rsidRPr="00486B41" w:rsidRDefault="00274A9A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innate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comprised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rapidly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mobilized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humoral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spread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adaptive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EB26A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themselves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immunological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innate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natural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killer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(NK)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="00305ECC" w:rsidRPr="00486B41">
        <w:rPr>
          <w:rFonts w:cs="Times New Roman"/>
          <w:b/>
        </w:rPr>
        <w:t>γ/δ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invariant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natural-killer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(iNKT)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T-cells.</w:t>
      </w:r>
    </w:p>
    <w:p w14:paraId="33BB77FF" w14:textId="09DD72FD" w:rsidR="00B17146" w:rsidRPr="00486B41" w:rsidRDefault="00274A9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5A604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A604A" w:rsidRPr="00486B41">
        <w:rPr>
          <w:rFonts w:cs="Times New Roman"/>
        </w:rPr>
        <w:t>t</w:t>
      </w:r>
      <w:r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305EC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517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717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(IFN-α,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IFN-β,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IL-12)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controls.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I</w:t>
      </w:r>
      <w:r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D6068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CD56</w:t>
      </w:r>
      <w:r w:rsidR="00D60687" w:rsidRPr="00486B41">
        <w:rPr>
          <w:rFonts w:cs="Times New Roman"/>
          <w:vertAlign w:val="superscript"/>
        </w:rPr>
        <w:t>dim</w:t>
      </w:r>
      <w:r w:rsidR="00D60687" w:rsidRPr="00486B41">
        <w:rPr>
          <w:rFonts w:cs="Times New Roman"/>
        </w:rPr>
        <w:t>CD16</w:t>
      </w:r>
      <w:r w:rsidR="00D60687" w:rsidRPr="00486B41">
        <w:rPr>
          <w:rFonts w:cs="Times New Roman"/>
          <w:vertAlign w:val="superscript"/>
        </w:rPr>
        <w:t>-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subset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preferentially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expands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vitro</w:t>
      </w:r>
      <w:r w:rsidR="00013D58" w:rsidRPr="00486B41">
        <w:rPr>
          <w:rFonts w:cs="Times New Roman"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months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D60687" w:rsidRPr="00486B41">
        <w:rPr>
          <w:rFonts w:cs="Times New Roman"/>
        </w:rPr>
        <w:t>upregulate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senescence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</w:t>
      </w:r>
      <w:r w:rsidR="00D60687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proliferate.</w:t>
      </w:r>
      <w:proofErr w:type="gramEnd"/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CD56</w:t>
      </w:r>
      <w:r w:rsidRPr="00486B41">
        <w:rPr>
          <w:rFonts w:cs="Times New Roman"/>
          <w:vertAlign w:val="superscript"/>
        </w:rPr>
        <w:t>dim</w:t>
      </w:r>
      <w:r w:rsidR="00562CAD" w:rsidRPr="00486B41">
        <w:rPr>
          <w:rFonts w:cs="Times New Roman"/>
        </w:rPr>
        <w:t>/KIR</w:t>
      </w:r>
      <w:r w:rsidR="00562CAD" w:rsidRPr="00486B41">
        <w:rPr>
          <w:rFonts w:cs="Times New Roman"/>
          <w:vertAlign w:val="superscript"/>
        </w:rPr>
        <w:t>-</w:t>
      </w:r>
      <w:r w:rsidR="00956C85" w:rsidRPr="00486B41">
        <w:rPr>
          <w:rFonts w:cs="Times New Roman"/>
        </w:rPr>
        <w:t>/CD57</w:t>
      </w:r>
      <w:r w:rsidR="00956C85" w:rsidRPr="00486B41">
        <w:rPr>
          <w:rFonts w:cs="Times New Roman"/>
          <w:vertAlign w:val="superscript"/>
        </w:rPr>
        <w:t>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="004B512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B5126"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childhood</w:t>
      </w:r>
      <w:r w:rsidR="00414F71" w:rsidRPr="00486B41">
        <w:rPr>
          <w:rFonts w:cs="Times New Roman"/>
        </w:rPr>
        <w:t xml:space="preserve"> </w:t>
      </w:r>
      <w:r w:rsidR="004B5126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4B5126"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="004B512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62CAD" w:rsidRPr="00486B41">
        <w:rPr>
          <w:rFonts w:cs="Times New Roman"/>
        </w:rPr>
        <w:t>aduldhood,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raising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possibility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robust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</w:t>
      </w:r>
      <w:r w:rsidRPr="00486B41">
        <w:rPr>
          <w:rFonts w:cs="Times New Roman"/>
        </w:rPr>
        <w:t>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5A604A" w:rsidRPr="00486B41">
        <w:rPr>
          <w:rFonts w:cs="Times New Roman"/>
        </w:rPr>
        <w:t>IM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517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interact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eliminate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particles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process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independent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perforin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requires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="00625D2D" w:rsidRPr="00486B41">
        <w:rPr>
          <w:rFonts w:cs="Times New Roman"/>
        </w:rPr>
        <w:t>kinase</w:t>
      </w:r>
      <w:r w:rsidR="0013201C" w:rsidRPr="00486B41">
        <w:rPr>
          <w:rFonts w:cs="Times New Roman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7</w:t>
      </w:r>
      <w:r w:rsidR="00414F71" w:rsidRPr="00486B41">
        <w:rPr>
          <w:rFonts w:cs="Times New Roman"/>
        </w:rPr>
        <w:t xml:space="preserve"> </w:t>
      </w:r>
    </w:p>
    <w:p w14:paraId="4C17D82F" w14:textId="0DC9363D" w:rsidR="00274A9A" w:rsidRPr="00486B41" w:rsidRDefault="005A604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D</w:t>
      </w:r>
      <w:r w:rsidR="00274A9A" w:rsidRPr="00486B41">
        <w:rPr>
          <w:rFonts w:cs="Times New Roman"/>
        </w:rPr>
        <w:t>ifferentiated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CD56</w:t>
      </w:r>
      <w:r w:rsidR="00274A9A" w:rsidRPr="00486B41">
        <w:rPr>
          <w:rFonts w:cs="Times New Roman"/>
          <w:vertAlign w:val="superscript"/>
        </w:rPr>
        <w:t>dim</w:t>
      </w:r>
      <w:r w:rsidR="00414F71" w:rsidRPr="00486B41">
        <w:rPr>
          <w:rFonts w:cs="Times New Roman"/>
          <w:vertAlign w:val="superscript"/>
        </w:rPr>
        <w:t xml:space="preserve"> </w:t>
      </w:r>
      <w:r w:rsidR="00274A9A" w:rsidRPr="00486B41">
        <w:rPr>
          <w:rFonts w:cs="Times New Roman"/>
        </w:rPr>
        <w:t>CD16</w:t>
      </w:r>
      <w:r w:rsidR="00274A9A" w:rsidRPr="00486B41">
        <w:rPr>
          <w:rFonts w:cs="Times New Roman"/>
          <w:vertAlign w:val="superscript"/>
        </w:rPr>
        <w:t>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primed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C36F0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6C36F0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blood.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mature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CD56</w:t>
      </w:r>
      <w:r w:rsidR="00274A9A" w:rsidRPr="00486B41">
        <w:rPr>
          <w:rFonts w:cs="Times New Roman"/>
          <w:vertAlign w:val="superscript"/>
        </w:rPr>
        <w:t>bright</w:t>
      </w:r>
      <w:r w:rsidR="00274A9A" w:rsidRPr="00486B41">
        <w:rPr>
          <w:rFonts w:cs="Times New Roman"/>
        </w:rPr>
        <w:t>/CD16</w:t>
      </w:r>
      <w:r w:rsidR="00274A9A" w:rsidRPr="00486B41">
        <w:rPr>
          <w:rFonts w:cs="Times New Roman"/>
          <w:vertAlign w:val="superscript"/>
        </w:rPr>
        <w:t>-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predominate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secondary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organs,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tonsil</w:t>
      </w:r>
      <w:r w:rsidR="008C0B53" w:rsidRPr="00486B41">
        <w:rPr>
          <w:rFonts w:cs="Times New Roman"/>
        </w:rPr>
        <w:t>s</w:t>
      </w:r>
      <w:r w:rsidR="00274A9A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differentiated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appear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exert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B-cells,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instead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limit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="006C36F0"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="006C36F0" w:rsidRPr="00486B41">
        <w:rPr>
          <w:rFonts w:cs="Times New Roman"/>
          <w:i/>
        </w:rPr>
        <w:t>vitro</w:t>
      </w:r>
      <w:r w:rsidR="00274A9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IFN-</w:t>
      </w:r>
      <w:r w:rsidR="00274A9A" w:rsidRPr="00486B41">
        <w:rPr>
          <w:rFonts w:cs="Times New Roman"/>
        </w:rPr>
        <w:t>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secretion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</w:p>
    <w:p w14:paraId="49CD6DB2" w14:textId="4E9FA841" w:rsidR="00274A9A" w:rsidRPr="00486B41" w:rsidRDefault="00274A9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timepoint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8C0B53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wild-type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virus</w:t>
      </w:r>
      <w:r w:rsidR="0061360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61360C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61360C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E30A8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30A87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E30A87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E30A8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E30A87"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="00E30A87" w:rsidRPr="00486B41">
        <w:rPr>
          <w:rFonts w:cs="Times New Roman"/>
        </w:rPr>
        <w:t>KO</w:t>
      </w:r>
      <w:r w:rsidR="00414F71" w:rsidRPr="00486B41">
        <w:rPr>
          <w:rFonts w:cs="Times New Roman"/>
        </w:rPr>
        <w:t xml:space="preserve"> </w:t>
      </w:r>
      <w:r w:rsidR="00E30A87" w:rsidRPr="00486B41">
        <w:rPr>
          <w:rFonts w:cs="Times New Roman"/>
        </w:rPr>
        <w:t>virus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underscoring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61360C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</w:t>
      </w:r>
      <w:r w:rsidRPr="00486B41">
        <w:rPr>
          <w:rFonts w:cs="Times New Roman"/>
        </w:rPr>
        <w:t>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splenomegaly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reminiscent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loss-of-function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IRF8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fulminant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mononucleosis.</w:t>
      </w:r>
      <w:r w:rsidR="00414F71" w:rsidRPr="00486B41">
        <w:rPr>
          <w:rFonts w:cs="Times New Roman"/>
        </w:rPr>
        <w:t xml:space="preserve"> </w:t>
      </w:r>
    </w:p>
    <w:p w14:paraId="68F631B5" w14:textId="620283E6" w:rsidR="00274A9A" w:rsidRPr="00486B41" w:rsidRDefault="00274A9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Invariant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(i-NKT)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innate-like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C907C4" w:rsidRPr="00486B41">
        <w:rPr>
          <w:rFonts w:cs="Times New Roman"/>
        </w:rPr>
        <w:sym w:font="Symbol" w:char="F061"/>
      </w:r>
      <w:r w:rsidR="00E30A87" w:rsidRPr="00486B41">
        <w:rPr>
          <w:rFonts w:cs="Times New Roman"/>
        </w:rPr>
        <w:t>/</w:t>
      </w:r>
      <w:r w:rsidR="00216B9A" w:rsidRPr="00BD6847">
        <w:rPr>
          <w:rFonts w:ascii="Symbol" w:hAnsi="Symbol"/>
        </w:rPr>
        <w:t>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exert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layer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i-NKT</w:t>
      </w:r>
      <w:proofErr w:type="gramEnd"/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semi-invariant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recognizes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glycolipid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CD1d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iNKT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quantities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</w:t>
      </w:r>
      <w:r w:rsidR="008C0B53" w:rsidRPr="00486B41">
        <w:rPr>
          <w:rFonts w:cs="Times New Roman"/>
        </w:rPr>
        <w:t>-</w:t>
      </w:r>
      <w:r w:rsidRPr="00486B41">
        <w:rPr>
          <w:rFonts w:cs="Times New Roman"/>
        </w:rPr>
        <w:t>,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vitro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iNKT</w:t>
      </w:r>
      <w:r w:rsidR="00414F71" w:rsidRPr="00486B41">
        <w:rPr>
          <w:rFonts w:cs="Times New Roman"/>
        </w:rPr>
        <w:t xml:space="preserve"> </w:t>
      </w:r>
      <w:r w:rsidR="008C0B5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preferentially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CD1d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downmodulated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vitro</w:t>
      </w:r>
      <w:r w:rsidR="00013D58" w:rsidRPr="00486B41">
        <w:rPr>
          <w:rFonts w:cs="Times New Roman"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126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Notably</w:t>
      </w:r>
      <w:proofErr w:type="gramEnd"/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X-linked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iNKT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susceptibility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</w:p>
    <w:p w14:paraId="1FAD7D52" w14:textId="0273DF4D" w:rsidR="00D22F6B" w:rsidRPr="00486B41" w:rsidRDefault="00305ECC" w:rsidP="00CC1D3F">
      <w:pPr>
        <w:pStyle w:val="TXT"/>
        <w:rPr>
          <w:rFonts w:cs="Times New Roman"/>
        </w:rPr>
      </w:pPr>
      <w:proofErr w:type="gramStart"/>
      <w:r w:rsidRPr="00486B41">
        <w:rPr>
          <w:rFonts w:cs="Times New Roman"/>
          <w:b/>
        </w:rPr>
        <w:t>γ/δ</w:t>
      </w:r>
      <w:proofErr w:type="gramEnd"/>
      <w:r w:rsidR="00414F71" w:rsidRPr="00486B41">
        <w:rPr>
          <w:rFonts w:cs="Times New Roman"/>
          <w:b/>
        </w:rPr>
        <w:t xml:space="preserve"> </w:t>
      </w:r>
      <w:r w:rsidR="00274A9A"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exert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responses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</w:rPr>
        <w:t>γ/δ</w:t>
      </w:r>
      <w:r w:rsidR="00414F71" w:rsidRPr="00486B41">
        <w:rPr>
          <w:rFonts w:cs="Times New Roman"/>
          <w:b/>
        </w:rPr>
        <w:t xml:space="preserve"> </w:t>
      </w:r>
      <w:r w:rsidR="00274A9A"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exert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cytotoxicity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towards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culture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murine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LCL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xenograft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model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791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Vg9Vd2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</w:t>
      </w:r>
      <w:r w:rsidR="00C5398D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expanded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  <w:i/>
        </w:rPr>
        <w:t>in</w:t>
      </w:r>
      <w:r w:rsidR="00414F71" w:rsidRPr="00486B41">
        <w:rPr>
          <w:rFonts w:cs="Times New Roman"/>
          <w:i/>
        </w:rPr>
        <w:t xml:space="preserve"> </w:t>
      </w:r>
      <w:r w:rsidR="00C5398D" w:rsidRPr="00486B41">
        <w:rPr>
          <w:rFonts w:cs="Times New Roman"/>
          <w:i/>
        </w:rPr>
        <w:t>vitro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administration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bisphosphonate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pamidronate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adoptively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transferred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mice,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="008F167C" w:rsidRPr="00486B41">
        <w:rPr>
          <w:rFonts w:cs="Times New Roman"/>
        </w:rPr>
        <w:t>inhibited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xenograft</w:t>
      </w:r>
      <w:r w:rsidR="00414F71" w:rsidRPr="00486B41">
        <w:rPr>
          <w:rFonts w:cs="Times New Roman"/>
        </w:rPr>
        <w:t xml:space="preserve"> </w:t>
      </w:r>
      <w:r w:rsidR="00C5398D" w:rsidRPr="00486B41">
        <w:rPr>
          <w:rFonts w:cs="Times New Roman"/>
        </w:rPr>
        <w:t>LCL</w:t>
      </w:r>
      <w:r w:rsidR="00E30A87" w:rsidRPr="00486B41">
        <w:rPr>
          <w:rFonts w:cs="Times New Roman"/>
        </w:rPr>
        <w:t>s</w:t>
      </w:r>
      <w:r w:rsidR="00274A9A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505BC264" w14:textId="666EE3C0" w:rsidR="00174B0F" w:rsidRPr="00486B41" w:rsidRDefault="00571152" w:rsidP="006A13BD">
      <w:pPr>
        <w:pStyle w:val="H2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/>
          <w:bCs/>
        </w:rPr>
        <w:t>&lt;H2&gt;</w:t>
      </w:r>
      <w:r w:rsidR="00174B0F" w:rsidRPr="00486B41">
        <w:rPr>
          <w:rFonts w:ascii="Times New Roman" w:eastAsia="MS Mincho" w:hAnsi="Times New Roman" w:cs="Times New Roman"/>
          <w:b/>
          <w:bCs/>
        </w:rPr>
        <w:t>Antibody</w:t>
      </w:r>
      <w:r w:rsidR="00414F71" w:rsidRPr="00486B41">
        <w:rPr>
          <w:rFonts w:ascii="Times New Roman" w:eastAsia="MS Mincho" w:hAnsi="Times New Roman" w:cs="Times New Roman"/>
          <w:b/>
          <w:bCs/>
        </w:rPr>
        <w:t xml:space="preserve"> </w:t>
      </w:r>
      <w:r w:rsidR="00174B0F" w:rsidRPr="00486B41">
        <w:rPr>
          <w:rFonts w:ascii="Times New Roman" w:eastAsia="MS Mincho" w:hAnsi="Times New Roman" w:cs="Times New Roman"/>
          <w:b/>
          <w:bCs/>
        </w:rPr>
        <w:t>Response</w:t>
      </w:r>
    </w:p>
    <w:p w14:paraId="6B3D5CAE" w14:textId="468A77D2" w:rsidR="00174B0F" w:rsidRPr="00486B41" w:rsidRDefault="00174B0F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Humoral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to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Heterophile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instead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IgM</w:t>
      </w:r>
      <w:r w:rsidR="00414F71" w:rsidRPr="00486B41">
        <w:rPr>
          <w:rFonts w:cs="Times New Roman"/>
        </w:rPr>
        <w:t xml:space="preserve"> </w:t>
      </w:r>
      <w:r w:rsidR="008150A5"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towards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glycoplipid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heterophile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measures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dilution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agglutinates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sheep,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horse,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erythrocytes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absorption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guinea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kidney.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Heterophile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&lt;5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elderly.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1</w:t>
      </w:r>
      <w:r w:rsidR="008150A5" w:rsidRPr="00486B41">
        <w:rPr>
          <w:rFonts w:cs="Times New Roman"/>
          <w:bCs/>
        </w:rPr>
        <w:t>7</w:t>
      </w:r>
      <w:r w:rsidRPr="00486B41">
        <w:rPr>
          <w:rFonts w:cs="Times New Roman"/>
        </w:rPr>
        <w:t>)</w:t>
      </w:r>
      <w:proofErr w:type="gramStart"/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proofErr w:type="gramEnd"/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disappears.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life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(EA-D,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methanol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resistant)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restricted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(EA-R,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restricted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methanol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sensitive).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EA-D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illness,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EA-R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profiling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Fc-functional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activities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short-lived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modest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unlike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204A2F" w:rsidRPr="00486B41">
        <w:rPr>
          <w:rFonts w:cs="Times New Roman"/>
        </w:rPr>
        <w:t>pathogens.</w:t>
      </w:r>
      <w:r w:rsidR="009052E2" w:rsidRPr="00486B41">
        <w:rPr>
          <w:rStyle w:val="citebib"/>
          <w:rFonts w:cs="Times New Roman"/>
          <w:vertAlign w:val="superscript"/>
        </w:rPr>
        <w:t>326</w:t>
      </w:r>
    </w:p>
    <w:p w14:paraId="54BC1D5A" w14:textId="34593293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&lt;FIG71.17&gt;</w:t>
      </w:r>
    </w:p>
    <w:p w14:paraId="0FE8618B" w14:textId="2183E0FF" w:rsidR="00D22F6B" w:rsidRPr="00486B41" w:rsidRDefault="00174B0F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~6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proofErr w:type="gramStart"/>
      <w:r w:rsidR="00013D58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69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B17146" w:rsidRPr="00486B41">
        <w:rPr>
          <w:rFonts w:cs="Times New Roman"/>
        </w:rPr>
        <w:t>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protect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infection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113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273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680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831</w:t>
      </w:r>
      <w:r w:rsidR="00013EC6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Similarly,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neutralize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protect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13201C" w:rsidRPr="00486B41">
        <w:rPr>
          <w:rFonts w:cs="Times New Roman"/>
        </w:rPr>
        <w:t>viremia</w:t>
      </w:r>
      <w:r w:rsidR="00625D2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70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113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273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831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129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neutralize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protect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disease.</w:t>
      </w:r>
      <w:r w:rsidR="009052E2" w:rsidRPr="00486B41">
        <w:rPr>
          <w:rStyle w:val="citebib"/>
          <w:rFonts w:cs="Times New Roman"/>
          <w:vertAlign w:val="superscript"/>
        </w:rPr>
        <w:t>815</w:t>
      </w:r>
    </w:p>
    <w:p w14:paraId="133D962D" w14:textId="49010C74" w:rsidR="00274A9A" w:rsidRPr="00486B41" w:rsidRDefault="00571152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  <w:bCs/>
        </w:rPr>
        <w:t>&lt;H2&gt;</w:t>
      </w:r>
      <w:r w:rsidR="00274A9A" w:rsidRPr="00486B41">
        <w:rPr>
          <w:rFonts w:ascii="Times New Roman" w:eastAsia="MS Mincho" w:hAnsi="Times New Roman" w:cs="Times New Roman"/>
          <w:b/>
        </w:rPr>
        <w:t>T-</w:t>
      </w:r>
      <w:r w:rsidR="00841701" w:rsidRPr="00486B41">
        <w:rPr>
          <w:rFonts w:ascii="Times New Roman" w:eastAsia="MS Mincho" w:hAnsi="Times New Roman" w:cs="Times New Roman"/>
          <w:b/>
        </w:rPr>
        <w:t>C</w:t>
      </w:r>
      <w:r w:rsidR="00274A9A" w:rsidRPr="00486B41">
        <w:rPr>
          <w:rFonts w:ascii="Times New Roman" w:eastAsia="MS Mincho" w:hAnsi="Times New Roman" w:cs="Times New Roman"/>
          <w:b/>
        </w:rPr>
        <w:t>ell</w:t>
      </w:r>
      <w:r w:rsidR="00414F71" w:rsidRPr="00486B41">
        <w:rPr>
          <w:rFonts w:ascii="Times New Roman" w:eastAsia="MS Mincho" w:hAnsi="Times New Roman" w:cs="Times New Roman"/>
          <w:b/>
        </w:rPr>
        <w:t xml:space="preserve"> </w:t>
      </w:r>
      <w:r w:rsidR="00274A9A" w:rsidRPr="00486B41">
        <w:rPr>
          <w:rFonts w:ascii="Times New Roman" w:eastAsia="MS Mincho" w:hAnsi="Times New Roman" w:cs="Times New Roman"/>
          <w:b/>
        </w:rPr>
        <w:t>Immun</w:t>
      </w:r>
      <w:r w:rsidR="00977FB9" w:rsidRPr="00486B41">
        <w:rPr>
          <w:rFonts w:ascii="Times New Roman" w:eastAsia="MS Mincho" w:hAnsi="Times New Roman" w:cs="Times New Roman"/>
          <w:b/>
        </w:rPr>
        <w:t>e</w:t>
      </w:r>
      <w:r w:rsidR="00414F71" w:rsidRPr="00486B41">
        <w:rPr>
          <w:rFonts w:ascii="Times New Roman" w:eastAsia="MS Mincho" w:hAnsi="Times New Roman" w:cs="Times New Roman"/>
          <w:b/>
        </w:rPr>
        <w:t xml:space="preserve"> </w:t>
      </w:r>
      <w:r w:rsidR="00274A9A" w:rsidRPr="00486B41">
        <w:rPr>
          <w:rFonts w:ascii="Times New Roman" w:eastAsia="MS Mincho" w:hAnsi="Times New Roman" w:cs="Times New Roman"/>
          <w:b/>
        </w:rPr>
        <w:t>Response</w:t>
      </w:r>
    </w:p>
    <w:p w14:paraId="3CB6F751" w14:textId="65BD4F02" w:rsidR="00274A9A" w:rsidRPr="00486B41" w:rsidRDefault="00BD4365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towards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highlighted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congenital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syndromes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restrain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HIV/AIDS</w:t>
      </w:r>
      <w:r w:rsidR="008150A5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post-transplant.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MS Mincho" w:cs="Times New Roman"/>
        </w:rPr>
        <w:t>Nearly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eighty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EBV-encoded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polypeptides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are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potentially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rich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source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epitopes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for</w:t>
      </w:r>
      <w:r w:rsidR="00414F71" w:rsidRPr="00486B41">
        <w:rPr>
          <w:rFonts w:eastAsia="MS Mincho" w:cs="Times New Roman"/>
        </w:rPr>
        <w:t xml:space="preserve"> </w:t>
      </w:r>
      <w:r w:rsidR="007054B6" w:rsidRPr="00486B41">
        <w:rPr>
          <w:rFonts w:eastAsia="MS Mincho" w:cs="Times New Roman"/>
        </w:rPr>
        <w:t>CD4</w:t>
      </w:r>
      <w:r w:rsidRPr="00486B41">
        <w:rPr>
          <w:rFonts w:eastAsia="MS Mincho" w:cs="Times New Roman"/>
        </w:rPr>
        <w:t>+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="007054B6" w:rsidRPr="00486B41">
        <w:rPr>
          <w:rFonts w:eastAsia="MS Mincho" w:cs="Times New Roman"/>
        </w:rPr>
        <w:t>CD8</w:t>
      </w:r>
      <w:r w:rsidRPr="00486B41">
        <w:rPr>
          <w:rFonts w:eastAsia="MS Mincho" w:cs="Times New Roman"/>
        </w:rPr>
        <w:t>+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T-cell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activation.</w:t>
      </w:r>
      <w:r w:rsidR="00414F71" w:rsidRPr="00486B41">
        <w:rPr>
          <w:rFonts w:eastAsia="MS Mincho"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T-cells</w:t>
      </w:r>
      <w:r w:rsidR="007B647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peptides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presented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="00426AC6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426AC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surface,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play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persistent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infection</w:t>
      </w:r>
      <w:r w:rsidR="00592973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</w:t>
      </w:r>
      <w:r w:rsidR="00274A9A" w:rsidRPr="00486B41">
        <w:rPr>
          <w:rFonts w:eastAsia="MS Mincho" w:cs="Times New Roman"/>
        </w:rPr>
        <w:t>he</w:t>
      </w:r>
      <w:r w:rsidR="00414F71" w:rsidRPr="00486B41">
        <w:rPr>
          <w:rFonts w:eastAsia="MS Mincho" w:cs="Times New Roman"/>
        </w:rPr>
        <w:t xml:space="preserve"> </w:t>
      </w:r>
      <w:r w:rsidR="007054B6" w:rsidRPr="00486B41">
        <w:rPr>
          <w:rFonts w:eastAsia="MS Mincho" w:cs="Times New Roman"/>
        </w:rPr>
        <w:t>CD8+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T-cell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response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="008C0B53" w:rsidRPr="00486B41">
        <w:rPr>
          <w:rFonts w:eastAsia="MS Mincho" w:cs="Times New Roman"/>
        </w:rPr>
        <w:t>infectious</w:t>
      </w:r>
      <w:r w:rsidR="00414F71" w:rsidRPr="00486B41">
        <w:rPr>
          <w:rFonts w:eastAsia="MS Mincho" w:cs="Times New Roman"/>
        </w:rPr>
        <w:t xml:space="preserve"> </w:t>
      </w:r>
      <w:r w:rsidR="008C0B53" w:rsidRPr="00486B41">
        <w:rPr>
          <w:rFonts w:eastAsia="MS Mincho" w:cs="Times New Roman"/>
        </w:rPr>
        <w:t>mononucleosis</w:t>
      </w:r>
      <w:r w:rsidR="00414F71" w:rsidRPr="00486B41">
        <w:rPr>
          <w:rFonts w:eastAsia="MS Mincho" w:cs="Times New Roman"/>
        </w:rPr>
        <w:t xml:space="preserve"> </w:t>
      </w:r>
      <w:r w:rsidR="008C0B53" w:rsidRPr="00486B41">
        <w:rPr>
          <w:rFonts w:eastAsia="MS Mincho" w:cs="Times New Roman"/>
        </w:rPr>
        <w:t>(</w:t>
      </w:r>
      <w:r w:rsidR="00274A9A" w:rsidRPr="00486B41">
        <w:rPr>
          <w:rFonts w:eastAsia="MS Mincho" w:cs="Times New Roman"/>
        </w:rPr>
        <w:t>IM</w:t>
      </w:r>
      <w:r w:rsidR="008C0B53" w:rsidRPr="00486B41">
        <w:rPr>
          <w:rFonts w:eastAsia="MS Mincho" w:cs="Times New Roman"/>
        </w:rPr>
        <w:t>)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is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one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strongest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human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T-cell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responses</w:t>
      </w:r>
      <w:r w:rsidR="00414F71" w:rsidRPr="00486B41">
        <w:rPr>
          <w:rFonts w:eastAsia="MS Mincho" w:cs="Times New Roman"/>
        </w:rPr>
        <w:t xml:space="preserve"> </w:t>
      </w:r>
      <w:r w:rsidR="00274A9A" w:rsidRPr="00486B41">
        <w:rPr>
          <w:rFonts w:eastAsia="MS Mincho" w:cs="Times New Roman"/>
        </w:rPr>
        <w:t>described</w:t>
      </w:r>
      <w:r w:rsidR="00013D58" w:rsidRPr="00486B41">
        <w:rPr>
          <w:rFonts w:eastAsia="MS Mincho" w:cs="Times New Roman"/>
        </w:rPr>
        <w:t>.</w:t>
      </w:r>
      <w:r w:rsidR="009052E2" w:rsidRPr="00486B41">
        <w:rPr>
          <w:rStyle w:val="citebib"/>
          <w:rFonts w:eastAsia="MS Mincho" w:cs="Times New Roman"/>
          <w:vertAlign w:val="superscript"/>
        </w:rPr>
        <w:t>240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“atypical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lymphocytes”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presence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clinically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help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establish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lastRenderedPageBreak/>
        <w:t>IM.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abundance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correlates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="000E29D7" w:rsidRPr="00486B41">
        <w:rPr>
          <w:rFonts w:cs="Times New Roman"/>
        </w:rPr>
        <w:t>(Fig.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</w:rPr>
        <w:t>71.</w:t>
      </w:r>
      <w:r w:rsidR="000E29D7" w:rsidRPr="00486B41">
        <w:rPr>
          <w:rFonts w:cs="Times New Roman"/>
        </w:rPr>
        <w:t>1</w:t>
      </w:r>
      <w:r w:rsidR="008150A5" w:rsidRPr="00486B41">
        <w:rPr>
          <w:rFonts w:cs="Times New Roman"/>
        </w:rPr>
        <w:t>8</w:t>
      </w:r>
      <w:r w:rsidR="000E29D7" w:rsidRPr="00486B41">
        <w:rPr>
          <w:rFonts w:cs="Times New Roman"/>
        </w:rPr>
        <w:t>)</w:t>
      </w:r>
      <w:proofErr w:type="gramStart"/>
      <w:r w:rsidR="00592973" w:rsidRPr="00486B41">
        <w:rPr>
          <w:rFonts w:cs="Times New Roman"/>
        </w:rPr>
        <w:t>,</w:t>
      </w:r>
      <w:proofErr w:type="gramEnd"/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consistent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hypothesis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pro-inflammatory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cytokines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secreted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population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drives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symptoms.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A</w:t>
      </w:r>
      <w:r w:rsidR="00274A9A" w:rsidRPr="00486B41">
        <w:rPr>
          <w:rFonts w:cs="Times New Roman"/>
        </w:rPr>
        <w:t>nti-EBV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exceed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50%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</w:t>
      </w:r>
      <w:r w:rsidR="00D51401" w:rsidRPr="00486B41">
        <w:rPr>
          <w:rFonts w:cs="Times New Roman"/>
        </w:rPr>
        <w:t>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population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r w:rsidR="00592973" w:rsidRPr="00486B41">
        <w:rPr>
          <w:rFonts w:cs="Times New Roman"/>
        </w:rPr>
        <w:t>A</w:t>
      </w:r>
      <w:r w:rsidR="00274A9A" w:rsidRPr="00486B41">
        <w:rPr>
          <w:rFonts w:cs="Times New Roman"/>
        </w:rPr>
        <w:t>nti-EBV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proliferate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activated/memory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phenotypes.</w:t>
      </w:r>
      <w:r w:rsidR="00414F71" w:rsidRPr="00486B41">
        <w:rPr>
          <w:rFonts w:cs="Times New Roman"/>
        </w:rPr>
        <w:t xml:space="preserve"> </w:t>
      </w:r>
    </w:p>
    <w:p w14:paraId="1F461EDE" w14:textId="5B6545A7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&lt;FIG71.18&gt;</w:t>
      </w:r>
    </w:p>
    <w:p w14:paraId="523AB664" w14:textId="5937AA6A" w:rsidR="00274A9A" w:rsidRPr="00486B41" w:rsidRDefault="007F5634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robust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immediate-early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lesser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extent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antigens,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BMRF1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BMLF1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(</w:t>
      </w:r>
      <w:r w:rsidR="00274A9A"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274A9A" w:rsidRPr="00486B41">
        <w:rPr>
          <w:rFonts w:cs="Times New Roman"/>
          <w:bCs/>
        </w:rPr>
        <w:t>1</w:t>
      </w:r>
      <w:r w:rsidR="008150A5" w:rsidRPr="00486B41">
        <w:rPr>
          <w:rFonts w:cs="Times New Roman"/>
          <w:bCs/>
        </w:rPr>
        <w:t>9</w:t>
      </w:r>
      <w:r w:rsidR="00274A9A"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hierarchy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appears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follow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abundance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peptides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presented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prior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induction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immuno-evasins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perturb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presentation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211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immediate-early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dominate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response</w:t>
      </w:r>
      <w:r w:rsidR="00274A9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5937BA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broadens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reveal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="00421EC8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</w:t>
      </w:r>
      <w:r w:rsidR="00E74D46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long-term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</w:t>
      </w:r>
      <w:r w:rsidR="005937BA" w:rsidRPr="00486B41">
        <w:rPr>
          <w:rFonts w:cs="Times New Roman"/>
        </w:rPr>
        <w:t>i</w:t>
      </w:r>
      <w:r w:rsidRPr="00486B41">
        <w:rPr>
          <w:rFonts w:cs="Times New Roman"/>
        </w:rPr>
        <w:t>ers</w:t>
      </w:r>
      <w:r w:rsidR="00013D58" w:rsidRPr="00486B41">
        <w:rPr>
          <w:rFonts w:cs="Times New Roman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4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contract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resolution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carriers,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account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3%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circulating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pool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humans,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virus-driven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magnitude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exceeded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="003E5887" w:rsidRPr="00486B41">
        <w:rPr>
          <w:rFonts w:cs="Times New Roman"/>
        </w:rPr>
        <w:t>herpesvirus,</w:t>
      </w:r>
      <w:r w:rsidR="00414F71" w:rsidRPr="00486B41">
        <w:rPr>
          <w:rFonts w:cs="Times New Roman"/>
        </w:rPr>
        <w:t xml:space="preserve"> </w:t>
      </w:r>
      <w:r w:rsidR="00063946" w:rsidRPr="00486B41">
        <w:rPr>
          <w:rFonts w:cs="Times New Roman"/>
        </w:rPr>
        <w:t>CMV.</w:t>
      </w:r>
      <w:r w:rsidR="00414F71" w:rsidRPr="00486B41">
        <w:rPr>
          <w:rFonts w:cs="Times New Roman"/>
        </w:rPr>
        <w:t xml:space="preserve"> </w:t>
      </w:r>
    </w:p>
    <w:p w14:paraId="6D657CA3" w14:textId="7AB8B07F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&lt;FIG71.19&gt;</w:t>
      </w:r>
    </w:p>
    <w:p w14:paraId="3173FD9C" w14:textId="5EA8133E" w:rsidR="00274A9A" w:rsidRPr="00486B41" w:rsidRDefault="00274A9A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Plasmacyotoid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(pDCs)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interferons,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prime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240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programmed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(PD1</w:t>
      </w:r>
      <w:r w:rsidR="00F375B6" w:rsidRPr="00486B41">
        <w:rPr>
          <w:rFonts w:cs="Times New Roman"/>
        </w:rPr>
        <w:t>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375B6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F375B6" w:rsidRPr="00486B41">
        <w:rPr>
          <w:rFonts w:cs="Times New Roman"/>
        </w:rPr>
        <w:t>e</w:t>
      </w:r>
      <w:r w:rsidRPr="00486B41">
        <w:rPr>
          <w:rFonts w:cs="Times New Roman"/>
        </w:rPr>
        <w:t>xhaustion</w:t>
      </w:r>
      <w:r w:rsidR="00F375B6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returns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convalescence.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PD-1+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375B6"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EBV-specific</w:t>
      </w:r>
      <w:r w:rsidR="00414F71" w:rsidRPr="00486B41">
        <w:rPr>
          <w:rFonts w:cs="Times New Roman"/>
          <w:bCs/>
        </w:rPr>
        <w:t xml:space="preserve"> </w:t>
      </w:r>
      <w:r w:rsidR="007054B6" w:rsidRPr="00486B41">
        <w:rPr>
          <w:rFonts w:cs="Times New Roman"/>
          <w:bCs/>
        </w:rPr>
        <w:t>CD8+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persist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have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cytotoxic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activity.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healthy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carriers,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frequency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EBV-specific</w:t>
      </w:r>
      <w:r w:rsidR="00414F71" w:rsidRPr="00486B41">
        <w:rPr>
          <w:rFonts w:cs="Times New Roman"/>
          <w:bCs/>
        </w:rPr>
        <w:t xml:space="preserve"> </w:t>
      </w:r>
      <w:r w:rsidR="007054B6" w:rsidRPr="00486B41">
        <w:rPr>
          <w:rFonts w:cs="Times New Roman"/>
          <w:bCs/>
        </w:rPr>
        <w:t>CD8+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about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0.2-2%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viral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lytic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proteins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0.05-1%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latent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proteins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remains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stable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over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time.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proportion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directed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EBNA3A,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EBNA3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EBNA3</w:t>
      </w:r>
      <w:r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BZLF1</w:t>
      </w:r>
      <w:r w:rsidR="00F375B6" w:rsidRPr="00486B41">
        <w:rPr>
          <w:rFonts w:cs="Times New Roman"/>
          <w:bCs/>
        </w:rPr>
        <w:t>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BRLF1,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BMRF1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BMLF1</w:t>
      </w:r>
      <w:r w:rsidR="00414F71" w:rsidRPr="00486B41">
        <w:rPr>
          <w:rFonts w:cs="Times New Roman"/>
          <w:bCs/>
        </w:rPr>
        <w:t xml:space="preserve"> </w:t>
      </w:r>
      <w:r w:rsidR="00F375B6" w:rsidRPr="00486B41">
        <w:rPr>
          <w:rFonts w:cs="Times New Roman"/>
          <w:bCs/>
        </w:rPr>
        <w:t>a</w:t>
      </w:r>
      <w:r w:rsidRPr="00486B41">
        <w:rPr>
          <w:rFonts w:cs="Times New Roman"/>
          <w:bCs/>
        </w:rPr>
        <w:t>n</w:t>
      </w:r>
      <w:r w:rsidR="00F375B6" w:rsidRPr="00486B41">
        <w:rPr>
          <w:rFonts w:cs="Times New Roman"/>
          <w:bCs/>
        </w:rPr>
        <w:t>tigen</w:t>
      </w:r>
      <w:r w:rsidRPr="00486B41">
        <w:rPr>
          <w:rFonts w:cs="Times New Roman"/>
          <w:bCs/>
        </w:rPr>
        <w:t>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also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prominent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targets</w:t>
      </w:r>
      <w:r w:rsidR="00414F71" w:rsidRPr="00486B41">
        <w:rPr>
          <w:rFonts w:cs="Times New Roman"/>
          <w:bCs/>
        </w:rPr>
        <w:t xml:space="preserve"> </w:t>
      </w:r>
      <w:r w:rsidR="008150A5" w:rsidRPr="00486B41">
        <w:rPr>
          <w:rFonts w:cs="Times New Roman"/>
          <w:bCs/>
        </w:rPr>
        <w:t>(Fig</w:t>
      </w:r>
      <w:r w:rsidR="00332466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="008150A5" w:rsidRPr="00486B41">
        <w:rPr>
          <w:rFonts w:cs="Times New Roman"/>
          <w:bCs/>
        </w:rPr>
        <w:t>19)</w:t>
      </w:r>
      <w:r w:rsidR="00013D58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180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717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293922" w:rsidRPr="00486B41">
        <w:rPr>
          <w:rFonts w:cs="Times New Roman"/>
        </w:rPr>
        <w:t>-LP</w:t>
      </w:r>
      <w:r w:rsidR="00105EBB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</w:t>
      </w:r>
      <w:r w:rsidR="00105EBB" w:rsidRPr="00486B41">
        <w:rPr>
          <w:rFonts w:cs="Times New Roman"/>
        </w:rPr>
        <w:t>2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peptides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vitro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possible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adoptive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approaches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antigen-experienced,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re-challenge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</w:p>
    <w:p w14:paraId="49D516FF" w14:textId="1AD47403" w:rsidR="00274A9A" w:rsidRPr="00486B41" w:rsidRDefault="00274A9A" w:rsidP="00CC1D3F">
      <w:pPr>
        <w:pStyle w:val="TXT"/>
        <w:rPr>
          <w:rFonts w:eastAsia="MS Mincho" w:cs="Times New Roman"/>
        </w:rPr>
      </w:pP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childhood</w:t>
      </w:r>
      <w:r w:rsidR="007B647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differences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appear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quantitative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rather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qualitative.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Thus</w:t>
      </w:r>
      <w:r w:rsidR="00314A5D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that,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IM-like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blood,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gross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="002A05C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</w:t>
      </w:r>
      <w:r w:rsidR="00105EBB" w:rsidRPr="00486B41">
        <w:rPr>
          <w:rFonts w:cs="Times New Roman"/>
        </w:rPr>
        <w:t>;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detectable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immunodominant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amplify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unusually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IM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Despite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differences,</w:t>
      </w:r>
      <w:r w:rsidR="00414F71" w:rsidRPr="00486B41">
        <w:rPr>
          <w:rFonts w:cs="Times New Roman"/>
        </w:rPr>
        <w:t xml:space="preserve"> </w:t>
      </w:r>
      <w:r w:rsidR="00105EBB" w:rsidRPr="00486B41">
        <w:rPr>
          <w:rFonts w:cs="Times New Roman"/>
        </w:rPr>
        <w:t>o</w:t>
      </w:r>
      <w:r w:rsidR="007B6470" w:rsidRPr="00486B41">
        <w:rPr>
          <w:rFonts w:cs="Times New Roman"/>
        </w:rPr>
        <w:t>nce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long-term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carrier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state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B6470" w:rsidRPr="00486B41">
        <w:rPr>
          <w:rFonts w:cs="Times New Roman"/>
        </w:rPr>
        <w:t>established,</w:t>
      </w:r>
      <w:r w:rsidR="00414F71" w:rsidRPr="00486B41">
        <w:rPr>
          <w:rFonts w:cs="Times New Roman"/>
        </w:rPr>
        <w:t xml:space="preserve"> </w:t>
      </w:r>
      <w:r w:rsidR="00314A5D" w:rsidRPr="00486B41">
        <w:rPr>
          <w:rFonts w:cs="Times New Roman"/>
        </w:rPr>
        <w:t>anti</w:t>
      </w:r>
      <w:r w:rsidRPr="00486B41">
        <w:rPr>
          <w:rFonts w:cs="Times New Roman"/>
        </w:rPr>
        <w:t>-EBV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experienced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MS Mincho" w:cs="Times New Roman"/>
        </w:rPr>
        <w:t>There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growing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interest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use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adoptive</w:t>
      </w:r>
      <w:r w:rsidR="00414F71" w:rsidRPr="00486B41">
        <w:rPr>
          <w:rFonts w:eastAsia="MS Mincho" w:cs="Times New Roman"/>
        </w:rPr>
        <w:t xml:space="preserve"> </w:t>
      </w:r>
      <w:r w:rsidR="007054B6" w:rsidRPr="00486B41">
        <w:rPr>
          <w:rFonts w:eastAsia="MS Mincho" w:cs="Times New Roman"/>
        </w:rPr>
        <w:t>CD8+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therapy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augment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anti-EBV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responses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patients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with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primary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secondary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immunodeficiency.</w:t>
      </w:r>
      <w:r w:rsidR="00414F71" w:rsidRPr="00486B41">
        <w:rPr>
          <w:rFonts w:eastAsia="MS Mincho" w:cs="Times New Roman"/>
        </w:rPr>
        <w:t xml:space="preserve"> </w:t>
      </w:r>
    </w:p>
    <w:p w14:paraId="0EE01FDD" w14:textId="28C381A1" w:rsidR="00BD116F" w:rsidRPr="00486B41" w:rsidRDefault="007054B6" w:rsidP="00CC1D3F">
      <w:pPr>
        <w:pStyle w:val="TXT"/>
        <w:rPr>
          <w:rFonts w:cs="Times New Roman"/>
        </w:rPr>
      </w:pP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peptide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presented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histocompatibility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(MHC)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07710C"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professional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presenting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macrophages</w:t>
      </w:r>
      <w:r w:rsidR="002D080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engulf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virion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particles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released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them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T-cell</w:t>
      </w:r>
      <w:r w:rsidR="005D7820" w:rsidRPr="00486B41">
        <w:rPr>
          <w:rFonts w:cs="Times New Roman"/>
        </w:rPr>
        <w:t>s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420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However</w:t>
      </w:r>
      <w:r w:rsidR="005D782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naturally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="005D7820"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antigen-processing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capacity,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IFN-γ</w:t>
      </w:r>
      <w:r w:rsidR="002D080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Though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classically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providing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help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2D0805" w:rsidRPr="00486B41">
        <w:rPr>
          <w:rFonts w:cs="Times New Roman"/>
        </w:rPr>
        <w:t>responses,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="00D51401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themselves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activation</w:t>
      </w:r>
      <w:r w:rsidR="00223D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5D7820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response</w:t>
      </w:r>
      <w:r w:rsidR="00013D5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i</w:t>
      </w:r>
      <w:r w:rsidR="00314A5D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respects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numerically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lastRenderedPageBreak/>
        <w:t>smaller,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reactivities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tend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dominant</w:t>
      </w:r>
      <w:r w:rsidR="00223D6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evenly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spread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across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IE,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E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F7DDD" w:rsidRPr="00486B41">
        <w:rPr>
          <w:rFonts w:cs="Times New Roman"/>
        </w:rPr>
        <w:t>L</w:t>
      </w:r>
      <w:r w:rsidR="00414F71" w:rsidRPr="00486B41">
        <w:rPr>
          <w:rFonts w:cs="Times New Roman"/>
        </w:rPr>
        <w:t xml:space="preserve"> </w:t>
      </w:r>
      <w:r w:rsidR="006260A5" w:rsidRPr="00486B41">
        <w:rPr>
          <w:rFonts w:cs="Times New Roman"/>
        </w:rPr>
        <w:t>antigens</w:t>
      </w:r>
      <w:r w:rsidR="00314A5D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D46F1" w:rsidRPr="00486B41">
        <w:rPr>
          <w:rFonts w:cs="Times New Roman"/>
        </w:rPr>
        <w:t>persistent</w:t>
      </w:r>
      <w:r w:rsidR="00414F71" w:rsidRPr="00486B41">
        <w:rPr>
          <w:rFonts w:cs="Times New Roman"/>
        </w:rPr>
        <w:t xml:space="preserve"> </w:t>
      </w:r>
      <w:r w:rsidR="00223D64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0E29D7" w:rsidRPr="00486B41">
        <w:rPr>
          <w:rFonts w:cs="Times New Roman"/>
        </w:rPr>
        <w:t>(</w:t>
      </w:r>
      <w:r w:rsidR="00565A96" w:rsidRPr="00486B41">
        <w:rPr>
          <w:rFonts w:cs="Times New Roman"/>
        </w:rPr>
        <w:t>see</w:t>
      </w:r>
      <w:r w:rsidR="00414F71" w:rsidRPr="00486B41">
        <w:rPr>
          <w:rFonts w:cs="Times New Roman"/>
        </w:rPr>
        <w:t xml:space="preserve"> </w:t>
      </w:r>
      <w:r w:rsidR="000E29D7" w:rsidRPr="00486B41">
        <w:rPr>
          <w:rFonts w:cs="Times New Roman"/>
        </w:rPr>
        <w:t>Fig.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</w:rPr>
        <w:t>71.</w:t>
      </w:r>
      <w:r w:rsidR="000E29D7" w:rsidRPr="00486B41">
        <w:rPr>
          <w:rFonts w:cs="Times New Roman"/>
        </w:rPr>
        <w:t>1</w:t>
      </w:r>
      <w:r w:rsidR="008150A5" w:rsidRPr="00486B41">
        <w:rPr>
          <w:rFonts w:cs="Times New Roman"/>
        </w:rPr>
        <w:t>9</w:t>
      </w:r>
      <w:r w:rsidR="000E29D7" w:rsidRPr="00486B41">
        <w:rPr>
          <w:rFonts w:cs="Times New Roman"/>
        </w:rPr>
        <w:t>)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breadth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CD4+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response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presumably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reflects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large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array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antigens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released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from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infected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CB40F3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CB40F3" w:rsidRPr="00486B41">
        <w:rPr>
          <w:rFonts w:cs="Times New Roman"/>
          <w:bCs/>
        </w:rPr>
        <w:t>avai</w:t>
      </w:r>
      <w:r w:rsidR="00105EBB" w:rsidRPr="00486B41">
        <w:rPr>
          <w:rFonts w:cs="Times New Roman"/>
          <w:bCs/>
        </w:rPr>
        <w:t>lable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for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processing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professional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antigen-presenting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  <w:bCs/>
        </w:rPr>
        <w:t>cells.</w:t>
      </w:r>
      <w:r w:rsidR="00414F71" w:rsidRPr="00486B41">
        <w:rPr>
          <w:rFonts w:cs="Times New Roman"/>
          <w:bCs/>
        </w:rPr>
        <w:t xml:space="preserve"> </w:t>
      </w:r>
      <w:r w:rsidR="00800E85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800E85" w:rsidRPr="00486B41">
        <w:rPr>
          <w:rFonts w:cs="Times New Roman"/>
          <w:bCs/>
        </w:rPr>
        <w:t>addition,</w:t>
      </w:r>
      <w:r w:rsidR="00414F71" w:rsidRPr="00486B41">
        <w:rPr>
          <w:rFonts w:cs="Times New Roman"/>
          <w:bCs/>
        </w:rPr>
        <w:t xml:space="preserve"> </w:t>
      </w:r>
      <w:r w:rsidR="00D5527A" w:rsidRPr="00486B41">
        <w:rPr>
          <w:rFonts w:cs="Times New Roman"/>
        </w:rPr>
        <w:t>c</w:t>
      </w:r>
      <w:r w:rsidR="00BD116F" w:rsidRPr="00486B41">
        <w:rPr>
          <w:rFonts w:cs="Times New Roman"/>
        </w:rPr>
        <w:t>ross-presentation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intracellular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</w:rPr>
        <w:t>themselves,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="00D5527A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D5527A" w:rsidRPr="00486B41">
        <w:rPr>
          <w:rFonts w:cs="Times New Roman"/>
          <w:i/>
          <w:iCs/>
        </w:rPr>
        <w:t>vitro</w:t>
      </w:r>
      <w:r w:rsidR="00D5527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play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priming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rendering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susceptible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direct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recognition</w:t>
      </w:r>
      <w:r w:rsidR="00BD116F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473311FD" w14:textId="08F815A1" w:rsidR="00274A9A" w:rsidRPr="00486B41" w:rsidRDefault="00274A9A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children,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emerge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D116F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amplified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restricted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1-2%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D782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compartment</w:t>
      </w:r>
      <w:r w:rsidR="00414F71" w:rsidRPr="00486B41">
        <w:rPr>
          <w:rFonts w:cs="Times New Roman"/>
        </w:rPr>
        <w:t xml:space="preserve"> </w:t>
      </w:r>
      <w:r w:rsidR="000E29D7" w:rsidRPr="00486B41">
        <w:rPr>
          <w:rFonts w:cs="Times New Roman"/>
        </w:rPr>
        <w:t>(</w:t>
      </w:r>
      <w:r w:rsidR="00565A96" w:rsidRPr="00486B41">
        <w:rPr>
          <w:rFonts w:cs="Times New Roman"/>
        </w:rPr>
        <w:t>see</w:t>
      </w:r>
      <w:r w:rsidR="00414F71" w:rsidRPr="00486B41">
        <w:rPr>
          <w:rFonts w:cs="Times New Roman"/>
        </w:rPr>
        <w:t xml:space="preserve"> </w:t>
      </w:r>
      <w:r w:rsidR="000E29D7" w:rsidRPr="00486B41">
        <w:rPr>
          <w:rFonts w:cs="Times New Roman"/>
        </w:rPr>
        <w:t>Fig.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</w:rPr>
        <w:t>71.</w:t>
      </w:r>
      <w:r w:rsidR="000E29D7" w:rsidRPr="00486B41">
        <w:rPr>
          <w:rFonts w:cs="Times New Roman"/>
        </w:rPr>
        <w:t>1</w:t>
      </w:r>
      <w:r w:rsidR="008150A5" w:rsidRPr="00486B41">
        <w:rPr>
          <w:rFonts w:cs="Times New Roman"/>
        </w:rPr>
        <w:t>8</w:t>
      </w:r>
      <w:r w:rsidR="000E29D7" w:rsidRPr="00486B41">
        <w:rPr>
          <w:rFonts w:cs="Times New Roman"/>
        </w:rPr>
        <w:t>)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8741C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="0068741C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CCR7+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CCR7-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detectable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023A1C" w:rsidRPr="00486B41">
        <w:rPr>
          <w:rFonts w:cs="Times New Roman"/>
        </w:rPr>
        <w:t>h</w:t>
      </w:r>
      <w:r w:rsidRPr="00486B41">
        <w:rPr>
          <w:rFonts w:cs="Times New Roman"/>
        </w:rPr>
        <w:t>1-like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profile,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T-Bet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robust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</w:t>
      </w:r>
      <w:r w:rsidR="00164219" w:rsidRPr="00486B41">
        <w:rPr>
          <w:rFonts w:cs="Times New Roman"/>
        </w:rPr>
        <w:t>-</w:t>
      </w:r>
      <w:r w:rsidRPr="00486B41">
        <w:rPr>
          <w:rFonts w:cs="Times New Roman"/>
        </w:rPr>
        <w:t>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ex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vivo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perforin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granzyme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exert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activity.</w:t>
      </w:r>
      <w:r w:rsidR="00414F71" w:rsidRPr="00486B41">
        <w:rPr>
          <w:rFonts w:cs="Times New Roman"/>
          <w:b/>
          <w:bCs/>
        </w:rPr>
        <w:t xml:space="preserve"> </w:t>
      </w:r>
      <w:r w:rsidR="0018659A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very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half-life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undergo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declines.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incompletely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understood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reasons,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delayed,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connects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appearance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Ultimately,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  <w:bCs/>
        </w:rPr>
        <w:t>CD4+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responses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healthy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carriers</w:t>
      </w:r>
      <w:r w:rsidR="00C71F00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="00C71F00" w:rsidRPr="00486B41">
        <w:rPr>
          <w:rFonts w:cs="Times New Roman"/>
          <w:bCs/>
        </w:rPr>
        <w:t>T</w:t>
      </w:r>
      <w:r w:rsidRPr="00486B41">
        <w:rPr>
          <w:rFonts w:cs="Times New Roman"/>
          <w:bCs/>
        </w:rPr>
        <w:t>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lesser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extent</w:t>
      </w:r>
      <w:r w:rsidR="00C71F00" w:rsidRPr="00486B41">
        <w:rPr>
          <w:rFonts w:cs="Times New Roman"/>
          <w:bCs/>
        </w:rPr>
        <w:t>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EBNA2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EBNA3C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peptide-restricted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T-cells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="00C71F00" w:rsidRPr="00486B41">
        <w:rPr>
          <w:rFonts w:cs="Times New Roman"/>
          <w:bCs/>
        </w:rPr>
        <w:t>also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present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peripheral</w:t>
      </w:r>
      <w:r w:rsidR="00414F71" w:rsidRPr="00486B41">
        <w:rPr>
          <w:rFonts w:cs="Times New Roman"/>
          <w:bCs/>
        </w:rPr>
        <w:t xml:space="preserve"> </w:t>
      </w:r>
      <w:r w:rsidR="00BD116F" w:rsidRPr="00486B41">
        <w:rPr>
          <w:rFonts w:cs="Times New Roman"/>
          <w:bCs/>
        </w:rPr>
        <w:t>blood</w:t>
      </w:r>
      <w:r w:rsidR="00164B8D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  <w:b/>
        </w:rPr>
        <w:t xml:space="preserve"> </w:t>
      </w:r>
    </w:p>
    <w:p w14:paraId="3D0548C9" w14:textId="360DF3A0" w:rsidR="00DC1AB4" w:rsidRPr="00486B41" w:rsidRDefault="007B5119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Despite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F7A0C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exaggerated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size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CD8</w:t>
      </w:r>
      <w:r w:rsidR="00414F71" w:rsidRPr="00486B41">
        <w:rPr>
          <w:rFonts w:cs="Times New Roman"/>
        </w:rPr>
        <w:t xml:space="preserve"> </w:t>
      </w:r>
      <w:r w:rsidR="004F7A0C"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F7A0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continues</w:t>
      </w:r>
      <w:r w:rsidR="00414F71" w:rsidRPr="00486B41">
        <w:rPr>
          <w:rFonts w:cs="Times New Roman"/>
        </w:rPr>
        <w:t xml:space="preserve"> </w:t>
      </w:r>
      <w:r w:rsidR="005D7820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5D7820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5D7820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</w:t>
      </w:r>
      <w:r w:rsidR="00050BAE" w:rsidRPr="00486B41">
        <w:rPr>
          <w:rFonts w:cs="Times New Roman"/>
        </w:rPr>
        <w:t>toms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atypical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picture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resolved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  <w:r w:rsidR="00800E85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800E85"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="00800E85" w:rsidRPr="00486B41">
        <w:rPr>
          <w:rFonts w:cs="Times New Roman"/>
        </w:rPr>
        <w:t>reflect</w:t>
      </w:r>
      <w:r w:rsidR="00414F71" w:rsidRPr="00486B41">
        <w:rPr>
          <w:rFonts w:cs="Times New Roman"/>
        </w:rPr>
        <w:t xml:space="preserve"> </w:t>
      </w:r>
      <w:r w:rsidR="00800E8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00E85" w:rsidRPr="00486B41">
        <w:rPr>
          <w:rFonts w:cs="Times New Roman"/>
        </w:rPr>
        <w:t>fact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relatively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few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seem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able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traffic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tonsils,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perhaps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because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lastRenderedPageBreak/>
        <w:t>the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necessary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homing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receptors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CCR7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CD632L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downmodulated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activation.</w:t>
      </w:r>
      <w:r w:rsidR="00414F71" w:rsidRPr="00486B41">
        <w:rPr>
          <w:rFonts w:cs="Times New Roman"/>
        </w:rPr>
        <w:t xml:space="preserve"> </w:t>
      </w:r>
      <w:r w:rsidR="00C71F00" w:rsidRPr="00486B41">
        <w:rPr>
          <w:rFonts w:cs="Times New Roman"/>
        </w:rPr>
        <w:t>An</w:t>
      </w:r>
      <w:r w:rsidR="00274A9A" w:rsidRPr="00486B41">
        <w:rPr>
          <w:rFonts w:cs="Times New Roman"/>
        </w:rPr>
        <w:t>ti-EBV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C71F00"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="00C71F00"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64219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tonsils</w:t>
      </w:r>
      <w:r w:rsidR="0074751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747512" w:rsidRPr="00486B41">
        <w:rPr>
          <w:rFonts w:cs="Times New Roman"/>
        </w:rPr>
        <w:t>perhaps</w:t>
      </w:r>
      <w:r w:rsidR="00414F71" w:rsidRPr="00486B41">
        <w:rPr>
          <w:rFonts w:cs="Times New Roman"/>
        </w:rPr>
        <w:t xml:space="preserve"> </w:t>
      </w:r>
      <w:r w:rsidR="00747512" w:rsidRPr="00486B41">
        <w:rPr>
          <w:rFonts w:cs="Times New Roman"/>
        </w:rPr>
        <w:t>ref</w:t>
      </w:r>
      <w:r w:rsidR="00CB40F3" w:rsidRPr="00486B41">
        <w:rPr>
          <w:rFonts w:cs="Times New Roman"/>
        </w:rPr>
        <w:t>lecting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recovery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cells’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homing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markers</w:t>
      </w:r>
      <w:r w:rsidR="00414F71" w:rsidRPr="00486B41">
        <w:rPr>
          <w:rFonts w:cs="Times New Roman"/>
        </w:rPr>
        <w:t xml:space="preserve"> </w:t>
      </w:r>
      <w:r w:rsidR="00F4025A"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CB40F3" w:rsidRPr="00486B41">
        <w:rPr>
          <w:rFonts w:cs="Times New Roman"/>
        </w:rPr>
        <w:t>persistent</w:t>
      </w:r>
      <w:r w:rsidR="00414F71" w:rsidRPr="00486B41">
        <w:rPr>
          <w:rFonts w:cs="Times New Roman"/>
        </w:rPr>
        <w:t xml:space="preserve"> </w:t>
      </w:r>
      <w:r w:rsidR="0074751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47512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74751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47512" w:rsidRPr="00486B41">
        <w:rPr>
          <w:rFonts w:cs="Times New Roman"/>
        </w:rPr>
        <w:t>oropharyngeal</w:t>
      </w:r>
      <w:r w:rsidR="00414F71" w:rsidRPr="00486B41">
        <w:rPr>
          <w:rFonts w:cs="Times New Roman"/>
        </w:rPr>
        <w:t xml:space="preserve"> </w:t>
      </w:r>
      <w:r w:rsidR="00747512" w:rsidRPr="00486B41">
        <w:rPr>
          <w:rFonts w:cs="Times New Roman"/>
        </w:rPr>
        <w:t>tissues</w:t>
      </w:r>
      <w:r w:rsidR="005D782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Remarkably,</w:t>
      </w:r>
      <w:r w:rsidR="00414F71" w:rsidRPr="00486B41">
        <w:rPr>
          <w:rFonts w:cs="Times New Roman"/>
        </w:rPr>
        <w:t xml:space="preserve"> </w:t>
      </w:r>
      <w:proofErr w:type="gramStart"/>
      <w:r w:rsidR="00274A9A" w:rsidRPr="00486B41">
        <w:rPr>
          <w:rFonts w:cs="Times New Roman"/>
        </w:rPr>
        <w:t>In</w:t>
      </w:r>
      <w:proofErr w:type="gramEnd"/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long-term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carriers,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10-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20-fold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enrichment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2-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5-fold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enrichment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50BAE"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="00274A9A" w:rsidRPr="00486B41">
        <w:rPr>
          <w:rFonts w:cs="Times New Roman"/>
        </w:rPr>
        <w:t>blood.</w:t>
      </w:r>
      <w:r w:rsidR="00414F71" w:rsidRPr="00486B41">
        <w:rPr>
          <w:rFonts w:cs="Times New Roman"/>
        </w:rPr>
        <w:t xml:space="preserve"> </w:t>
      </w:r>
    </w:p>
    <w:p w14:paraId="691663E7" w14:textId="11CE583A" w:rsidR="00274A9A" w:rsidRPr="00486B41" w:rsidRDefault="00886F12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  <w:bCs/>
        </w:rPr>
        <w:t>&lt;H2&gt;</w:t>
      </w:r>
      <w:r w:rsidR="00274A9A" w:rsidRPr="00486B41">
        <w:rPr>
          <w:rFonts w:ascii="Times New Roman" w:hAnsi="Times New Roman" w:cs="Times New Roman"/>
          <w:b/>
          <w:bCs/>
        </w:rPr>
        <w:t>EBV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274A9A" w:rsidRPr="00486B41">
        <w:rPr>
          <w:rFonts w:ascii="Times New Roman" w:hAnsi="Times New Roman" w:cs="Times New Roman"/>
          <w:b/>
          <w:bCs/>
        </w:rPr>
        <w:t>Evasion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274A9A" w:rsidRPr="00486B41">
        <w:rPr>
          <w:rFonts w:ascii="Times New Roman" w:hAnsi="Times New Roman" w:cs="Times New Roman"/>
          <w:b/>
          <w:bCs/>
        </w:rPr>
        <w:t>of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977FB9" w:rsidRPr="00486B41">
        <w:rPr>
          <w:rFonts w:ascii="Times New Roman" w:hAnsi="Times New Roman" w:cs="Times New Roman"/>
          <w:b/>
          <w:bCs/>
        </w:rPr>
        <w:t>the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274A9A" w:rsidRPr="00486B41">
        <w:rPr>
          <w:rFonts w:ascii="Times New Roman" w:hAnsi="Times New Roman" w:cs="Times New Roman"/>
          <w:b/>
          <w:bCs/>
        </w:rPr>
        <w:t>Immune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977FB9" w:rsidRPr="00486B41">
        <w:rPr>
          <w:rFonts w:ascii="Times New Roman" w:hAnsi="Times New Roman" w:cs="Times New Roman"/>
          <w:b/>
          <w:bCs/>
        </w:rPr>
        <w:t>R</w:t>
      </w:r>
      <w:r w:rsidR="00274A9A" w:rsidRPr="00486B41">
        <w:rPr>
          <w:rFonts w:ascii="Times New Roman" w:hAnsi="Times New Roman" w:cs="Times New Roman"/>
          <w:b/>
          <w:bCs/>
        </w:rPr>
        <w:t>esponse</w:t>
      </w:r>
    </w:p>
    <w:p w14:paraId="1B03963F" w14:textId="35619454" w:rsidR="0018659A" w:rsidRPr="00486B41" w:rsidRDefault="00274A9A" w:rsidP="004B7E08">
      <w:pPr>
        <w:pStyle w:val="TXT-FLUSH"/>
        <w:rPr>
          <w:rFonts w:cs="Times New Roman"/>
          <w:bCs/>
        </w:rPr>
      </w:pP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has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evolved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multiple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mechanisms</w:t>
      </w:r>
      <w:r w:rsidR="00414F71" w:rsidRPr="00486B41">
        <w:rPr>
          <w:rFonts w:eastAsia="MS Mincho" w:cs="Times New Roman"/>
        </w:rPr>
        <w:t xml:space="preserve"> </w:t>
      </w:r>
      <w:r w:rsidR="00F75870"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down-modulate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presentation</w:t>
      </w:r>
      <w:r w:rsidR="00414F71" w:rsidRPr="00486B41">
        <w:rPr>
          <w:rFonts w:eastAsia="MS Mincho" w:cs="Times New Roman"/>
        </w:rPr>
        <w:t xml:space="preserve"> </w:t>
      </w:r>
      <w:r w:rsidR="003A62C0" w:rsidRPr="00486B41">
        <w:rPr>
          <w:rFonts w:eastAsia="MS Mincho" w:cs="Times New Roman"/>
        </w:rPr>
        <w:t>(Table</w:t>
      </w:r>
      <w:r w:rsidR="00414F71" w:rsidRPr="00486B41">
        <w:rPr>
          <w:rFonts w:eastAsia="MS Mincho" w:cs="Times New Roman"/>
        </w:rPr>
        <w:t xml:space="preserve"> </w:t>
      </w:r>
      <w:r w:rsidR="00F74FBF" w:rsidRPr="00486B41">
        <w:rPr>
          <w:rFonts w:cs="Times New Roman"/>
        </w:rPr>
        <w:t>71.</w:t>
      </w:r>
      <w:r w:rsidR="003A62C0" w:rsidRPr="00486B41">
        <w:rPr>
          <w:rFonts w:eastAsia="MS Mincho" w:cs="Times New Roman"/>
        </w:rPr>
        <w:t>3)</w:t>
      </w:r>
      <w:r w:rsidRPr="00486B41">
        <w:rPr>
          <w:rFonts w:eastAsia="MS Mincho" w:cs="Times New Roman"/>
        </w:rPr>
        <w:t>.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BNLF2A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blocks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transporter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associated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with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antigen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processing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(TAP)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prevent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translocation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peptides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from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cytoplasm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endoplasmic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reticulum</w:t>
      </w:r>
      <w:r w:rsidR="00164B8D" w:rsidRPr="00486B41">
        <w:rPr>
          <w:rFonts w:eastAsia="MS Mincho" w:cs="Times New Roman"/>
        </w:rPr>
        <w:t>.</w:t>
      </w:r>
      <w:r w:rsidR="009052E2" w:rsidRPr="00486B41">
        <w:rPr>
          <w:rStyle w:val="citebib"/>
          <w:rFonts w:eastAsia="MS Mincho" w:cs="Times New Roman"/>
          <w:vertAlign w:val="superscript"/>
        </w:rPr>
        <w:t>311</w:t>
      </w:r>
      <w:r w:rsidR="00414F71" w:rsidRPr="00486B41">
        <w:rPr>
          <w:rFonts w:cs="Times New Roman"/>
          <w:bCs/>
          <w:color w:val="403838"/>
        </w:rPr>
        <w:t xml:space="preserve"> </w:t>
      </w:r>
      <w:r w:rsidR="00A058A1" w:rsidRPr="00486B41">
        <w:rPr>
          <w:rFonts w:cs="Times New Roman"/>
          <w:bCs/>
          <w:color w:val="403838"/>
        </w:rPr>
        <w:t>Furthermore,</w:t>
      </w:r>
      <w:r w:rsidR="00414F71" w:rsidRPr="00486B41">
        <w:rPr>
          <w:rFonts w:cs="Times New Roman"/>
          <w:bCs/>
          <w:color w:val="403838"/>
        </w:rPr>
        <w:t xml:space="preserve"> </w:t>
      </w:r>
      <w:r w:rsidR="00A058A1" w:rsidRPr="00486B41">
        <w:rPr>
          <w:rFonts w:eastAsia="MS Mincho" w:cs="Times New Roman"/>
        </w:rPr>
        <w:t>t</w:t>
      </w:r>
      <w:r w:rsidRPr="00486B41">
        <w:rPr>
          <w:rFonts w:eastAsia="MS Mincho" w:cs="Times New Roman"/>
        </w:rPr>
        <w:t>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large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tegument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protein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BPLF1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deubiquitylating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(DUB)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enzyme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that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blocks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proteasomal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degradation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cytosolic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proteins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removing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poly-ubiquitin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tags</w:t>
      </w:r>
      <w:r w:rsidR="00164B8D" w:rsidRPr="00486B41">
        <w:rPr>
          <w:rFonts w:eastAsia="MS Mincho" w:cs="Times New Roman"/>
        </w:rPr>
        <w:t>.</w:t>
      </w:r>
      <w:r w:rsidR="009052E2" w:rsidRPr="00486B41">
        <w:rPr>
          <w:rStyle w:val="citebib"/>
          <w:rFonts w:eastAsia="MS Mincho" w:cs="Times New Roman"/>
          <w:vertAlign w:val="superscript"/>
        </w:rPr>
        <w:t>188</w:t>
      </w:r>
      <w:r w:rsidR="00414F71" w:rsidRPr="00486B41">
        <w:rPr>
          <w:rFonts w:eastAsia="MS Mincho" w:cs="Times New Roman"/>
        </w:rPr>
        <w:t xml:space="preserve"> </w:t>
      </w:r>
      <w:r w:rsidR="004B7F2A" w:rsidRPr="00486B41">
        <w:rPr>
          <w:rFonts w:eastAsia="MS Mincho" w:cs="Times New Roman"/>
        </w:rPr>
        <w:t>BPLF1</w:t>
      </w:r>
      <w:r w:rsidR="00414F71" w:rsidRPr="00486B41">
        <w:rPr>
          <w:rFonts w:eastAsia="MS Mincho" w:cs="Times New Roman"/>
        </w:rPr>
        <w:t xml:space="preserve"> </w:t>
      </w:r>
      <w:r w:rsidR="004B7F2A" w:rsidRPr="00486B41">
        <w:rPr>
          <w:rFonts w:eastAsia="MS Mincho" w:cs="Times New Roman"/>
        </w:rPr>
        <w:t>induces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deubiquitination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of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STING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and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TBK1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resulting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in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inhibition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of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cGAS-STING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and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RIG-I-MAVS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="004B7F2A" w:rsidRPr="00486B41">
        <w:rPr>
          <w:rFonts w:cs="Times New Roman"/>
          <w:color w:val="212121"/>
          <w:shd w:val="clear" w:color="auto" w:fill="FFFFFF"/>
        </w:rPr>
        <w:t>signaling.</w:t>
      </w:r>
      <w:r w:rsidR="009052E2" w:rsidRPr="00486B41">
        <w:rPr>
          <w:rStyle w:val="citebib"/>
          <w:rFonts w:cs="Times New Roman"/>
          <w:vertAlign w:val="superscript"/>
        </w:rPr>
        <w:t>433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late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gene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  <w:i/>
        </w:rPr>
        <w:t>BDLF3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encodes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150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kD</w:t>
      </w:r>
      <w:r w:rsidR="008749BF"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protein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that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inhibits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MHC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class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II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well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lipid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antigen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presentation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CD1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molecules.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Abundant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glycosylation</w:t>
      </w:r>
      <w:r w:rsidR="00414F71" w:rsidRPr="00486B41">
        <w:rPr>
          <w:rFonts w:eastAsia="MS Mincho" w:cs="Times New Roman"/>
        </w:rPr>
        <w:t xml:space="preserve"> </w:t>
      </w:r>
      <w:r w:rsidR="008749BF"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="008749BF" w:rsidRPr="00486B41">
        <w:rPr>
          <w:rFonts w:eastAsia="MS Mincho" w:cs="Times New Roman"/>
        </w:rPr>
        <w:t>gp150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shield</w:t>
      </w:r>
      <w:r w:rsidR="008749BF" w:rsidRPr="00486B41">
        <w:rPr>
          <w:rFonts w:eastAsia="MS Mincho" w:cs="Times New Roman"/>
        </w:rPr>
        <w:t>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surface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presentation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="008749BF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antigen</w:t>
      </w:r>
      <w:r w:rsidR="00414F71" w:rsidRPr="00486B41">
        <w:rPr>
          <w:rFonts w:eastAsia="MS Mincho" w:cs="Times New Roman"/>
        </w:rPr>
        <w:t xml:space="preserve"> </w:t>
      </w:r>
      <w:r w:rsidR="008749BF"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="008749BF"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="008749BF" w:rsidRPr="00486B41">
        <w:rPr>
          <w:rFonts w:eastAsia="MS Mincho" w:cs="Times New Roman"/>
        </w:rPr>
        <w:t>immune</w:t>
      </w:r>
      <w:r w:rsidR="00414F71" w:rsidRPr="00486B41">
        <w:rPr>
          <w:rFonts w:eastAsia="MS Mincho" w:cs="Times New Roman"/>
        </w:rPr>
        <w:t xml:space="preserve"> </w:t>
      </w:r>
      <w:r w:rsidR="008749BF" w:rsidRPr="00486B41">
        <w:rPr>
          <w:rFonts w:eastAsia="MS Mincho" w:cs="Times New Roman"/>
        </w:rPr>
        <w:t>system</w:t>
      </w:r>
      <w:r w:rsidRPr="00486B41">
        <w:rPr>
          <w:rFonts w:eastAsia="MS Mincho" w:cs="Times New Roman"/>
        </w:rPr>
        <w:t>.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Similarly,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lytic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protein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BILF1,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which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constitutively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active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protein-coupled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receptor,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targets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HLA-A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HLA-B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molecules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for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destruction,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but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spares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HLA-C,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presumably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because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this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allele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can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activate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NK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inhibitor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receptors.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EBV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also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targets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MHC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class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II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pathways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via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cs="Times New Roman"/>
          <w:bCs/>
        </w:rPr>
        <w:t>gp42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(BZLF2),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which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binds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HLA-DR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β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chain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soluble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gp42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inhibits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antigen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presentation.</w:t>
      </w:r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Cs/>
        </w:rPr>
        <w:t>gp42</w:t>
      </w:r>
      <w:proofErr w:type="gramEnd"/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binds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class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II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peptide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complexes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inhibits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MHC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class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II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antigen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presentation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cells.</w:t>
      </w:r>
      <w:r w:rsidR="00414F71" w:rsidRPr="00486B41">
        <w:rPr>
          <w:rFonts w:cs="Times New Roman"/>
          <w:bCs/>
        </w:rPr>
        <w:t xml:space="preserve"> </w:t>
      </w:r>
    </w:p>
    <w:p w14:paraId="0B7B3696" w14:textId="4D20EF62" w:rsidR="00E56B60" w:rsidRPr="00333E38" w:rsidRDefault="00E56B60" w:rsidP="00333E38">
      <w:pPr>
        <w:pStyle w:val="PMI"/>
        <w:rPr>
          <w:rPrChange w:id="13" w:author="S4C" w:date="2026-01-12T08:22:00Z">
            <w:rPr>
              <w:rFonts w:ascii="Times New Roman" w:hAnsi="Times New Roman" w:cs="Times New Roman"/>
              <w:bCs/>
            </w:rPr>
          </w:rPrChange>
        </w:rPr>
        <w:pPrChange w:id="14" w:author="S4C" w:date="2026-01-12T08:22:00Z">
          <w:pPr>
            <w:shd w:val="clear" w:color="auto" w:fill="FFFFFF"/>
            <w:spacing w:line="480" w:lineRule="auto"/>
          </w:pPr>
        </w:pPrChange>
      </w:pPr>
      <w:r w:rsidRPr="00486B41">
        <w:rPr>
          <w:rFonts w:ascii="Times New Roman" w:hAnsi="Times New Roman" w:cs="Times New Roman"/>
        </w:rPr>
        <w:t>&lt;TAB71.3&gt;</w:t>
      </w:r>
    </w:p>
    <w:p w14:paraId="73A7B5FE" w14:textId="4BCB48CD" w:rsidR="007D3C9B" w:rsidRPr="00486B41" w:rsidRDefault="00731F19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Gly-Ala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peptides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ribosome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source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self-aggregation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proteasomal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epitopes.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downregulates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NKG2D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ligands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cells</w:t>
      </w:r>
      <w:r w:rsidR="00AD053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779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CIITA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transcription</w:t>
      </w:r>
      <w:r w:rsidR="009052E2" w:rsidRPr="00486B41">
        <w:rPr>
          <w:rStyle w:val="citebib"/>
          <w:rFonts w:cs="Times New Roman"/>
          <w:vertAlign w:val="superscript"/>
        </w:rPr>
        <w:t>699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miR-24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inducible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costimulator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ligand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(ICOSL)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7D3C9B" w:rsidRPr="00486B41">
        <w:rPr>
          <w:rFonts w:cs="Times New Roman"/>
        </w:rPr>
        <w:t>cells</w:t>
      </w:r>
      <w:r w:rsidR="00E11DA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391</w:t>
      </w:r>
      <w:r w:rsidR="00414F71" w:rsidRPr="00486B41">
        <w:rPr>
          <w:rFonts w:cs="Times New Roman"/>
        </w:rPr>
        <w:t xml:space="preserve"> </w:t>
      </w:r>
    </w:p>
    <w:p w14:paraId="03FDB994" w14:textId="424454E7" w:rsidR="0018659A" w:rsidRPr="00486B41" w:rsidRDefault="00731F19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avoid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63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inhibits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its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presentation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MHC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class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self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aggregation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possible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destruction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epitopes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proteasomes.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levels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EBV-infected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vary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over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time,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this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may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allow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expressing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low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levels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protein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avoid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killing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by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CD8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cells</w:t>
      </w:r>
      <w:r w:rsidR="00164B8D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63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peptides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suppress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activation,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inhibit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proliferation,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reduce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NK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cytotoxicity;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however,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not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clear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if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such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peptides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present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levels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required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have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immunosuppressive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activity.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LMP1,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secreted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exosomes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from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virus-infected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inhibits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proliferation</w:t>
      </w:r>
      <w:r w:rsidR="00164B8D" w:rsidRPr="00486B41">
        <w:rPr>
          <w:rFonts w:cs="Times New Roman"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208</w:t>
      </w:r>
      <w:proofErr w:type="gramStart"/>
      <w:r w:rsidR="009052E2" w:rsidRPr="00486B41">
        <w:rPr>
          <w:rFonts w:cs="Times New Roman"/>
          <w:bCs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342</w:t>
      </w:r>
      <w:proofErr w:type="gramEnd"/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LMP2A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LMP2B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increase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degradation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IFN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receptors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epithelial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which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may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limit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anti-viral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response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virus-infected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cells.</w:t>
      </w:r>
      <w:r w:rsidR="00414F71" w:rsidRPr="00486B41">
        <w:rPr>
          <w:rFonts w:cs="Times New Roman"/>
          <w:bCs/>
        </w:rPr>
        <w:t xml:space="preserve"> </w:t>
      </w:r>
      <w:proofErr w:type="gramStart"/>
      <w:r w:rsidR="0018659A" w:rsidRPr="00486B41">
        <w:rPr>
          <w:rFonts w:cs="Times New Roman"/>
          <w:bCs/>
        </w:rPr>
        <w:t>LMP1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LMP2A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upregulate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galectin-1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promoter;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galectin-1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triggers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apoptosis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EBV-specific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cytotoxic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T</w:t>
      </w:r>
      <w:r w:rsidR="00414F71" w:rsidRPr="00486B41">
        <w:rPr>
          <w:rFonts w:cs="Times New Roman"/>
          <w:bCs/>
        </w:rPr>
        <w:t xml:space="preserve"> </w:t>
      </w:r>
      <w:r w:rsidR="0018659A" w:rsidRPr="00486B41">
        <w:rPr>
          <w:rFonts w:cs="Times New Roman"/>
          <w:bCs/>
        </w:rPr>
        <w:t>cells</w:t>
      </w:r>
      <w:r w:rsidR="0018659A" w:rsidRPr="00486B41">
        <w:rPr>
          <w:rFonts w:cs="Times New Roman"/>
          <w:b/>
        </w:rPr>
        <w:t>.</w:t>
      </w:r>
      <w:proofErr w:type="gramEnd"/>
    </w:p>
    <w:p w14:paraId="37C5103F" w14:textId="3098F41D" w:rsidR="00407480" w:rsidRPr="00486B41" w:rsidRDefault="00407480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Widespread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shutoff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immunoevasion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subversion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escape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alkaline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degradation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</w:t>
      </w:r>
      <w:r w:rsidR="009052E2" w:rsidRPr="00486B41">
        <w:rPr>
          <w:rStyle w:val="citebib"/>
          <w:rFonts w:cs="Times New Roman"/>
          <w:vertAlign w:val="superscript"/>
        </w:rPr>
        <w:t>620</w:t>
      </w:r>
      <w:r w:rsidR="009524B6"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77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shutoff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knockout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</w:t>
      </w:r>
      <w:r w:rsidR="003F74F8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89%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</w:t>
      </w:r>
      <w:r w:rsidR="00414F71" w:rsidRPr="00486B41">
        <w:rPr>
          <w:rFonts w:cs="Times New Roman"/>
        </w:rPr>
        <w:t xml:space="preserve"> </w:t>
      </w:r>
      <w:r w:rsidR="003F74F8" w:rsidRPr="00486B41">
        <w:rPr>
          <w:rFonts w:cs="Times New Roman"/>
        </w:rPr>
        <w:t>a</w:t>
      </w:r>
      <w:r w:rsidRPr="00486B41">
        <w:rPr>
          <w:rFonts w:cs="Times New Roman"/>
        </w:rPr>
        <w:t>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depleted.</w:t>
      </w:r>
      <w:r w:rsidR="009052E2" w:rsidRPr="00486B41">
        <w:rPr>
          <w:rStyle w:val="citebib"/>
          <w:rFonts w:cs="Times New Roman"/>
          <w:vertAlign w:val="superscript"/>
        </w:rPr>
        <w:t>95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Furthermore,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="00304288"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="0030428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B15333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B15333" w:rsidRPr="00486B41">
        <w:rPr>
          <w:rFonts w:cs="Times New Roman"/>
        </w:rPr>
        <w:t>rendered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non-coding.</w:t>
      </w:r>
      <w:r w:rsidR="009052E2" w:rsidRPr="00486B41">
        <w:rPr>
          <w:rStyle w:val="citebib"/>
          <w:rFonts w:cs="Times New Roman"/>
          <w:vertAlign w:val="superscript"/>
        </w:rPr>
        <w:t>95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Notably,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disrupted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chromatin</w:t>
      </w:r>
      <w:r w:rsidR="00E11DA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77</w:t>
      </w:r>
      <w:r w:rsidR="009524B6"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617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Widespread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open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genomic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inaccessible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reactivation,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long-range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lastRenderedPageBreak/>
        <w:t>chromatin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distal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perturbed.</w:t>
      </w:r>
      <w:r w:rsidR="009052E2" w:rsidRPr="00486B41">
        <w:rPr>
          <w:rStyle w:val="citebib"/>
          <w:rFonts w:cs="Times New Roman"/>
          <w:vertAlign w:val="superscript"/>
        </w:rPr>
        <w:t>77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chromatin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compacted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marginated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="003F74F8" w:rsidRPr="00486B41">
        <w:rPr>
          <w:rFonts w:cs="Times New Roman"/>
        </w:rPr>
        <w:t>t</w:t>
      </w:r>
      <w:r w:rsidR="00372716" w:rsidRPr="00486B41">
        <w:rPr>
          <w:rFonts w:cs="Times New Roman"/>
        </w:rPr>
        <w:t>he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nucleus,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requires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seven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synthesis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="00372716" w:rsidRPr="00486B41">
        <w:rPr>
          <w:rFonts w:cs="Times New Roman"/>
        </w:rPr>
        <w:t>genes.</w:t>
      </w:r>
      <w:r w:rsidR="009052E2" w:rsidRPr="00486B41">
        <w:rPr>
          <w:rStyle w:val="citebib"/>
          <w:rFonts w:cs="Times New Roman"/>
          <w:vertAlign w:val="superscript"/>
        </w:rPr>
        <w:t>617</w:t>
      </w:r>
    </w:p>
    <w:p w14:paraId="1E0D248B" w14:textId="765E0E13" w:rsidR="00AD053A" w:rsidRPr="00486B41" w:rsidRDefault="00274A9A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BCRF1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11224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7054B6"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secretion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311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BCRF1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shares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70%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amino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acid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identity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human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IL-10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inhibits</w:t>
      </w:r>
      <w:r w:rsidR="00414F71" w:rsidRPr="00486B41">
        <w:rPr>
          <w:rFonts w:cs="Times New Roman"/>
          <w:bCs/>
        </w:rPr>
        <w:t xml:space="preserve"> </w:t>
      </w:r>
      <w:r w:rsidR="00C20014" w:rsidRPr="00486B41">
        <w:rPr>
          <w:rFonts w:cs="Times New Roman"/>
          <w:bCs/>
        </w:rPr>
        <w:t>T-cell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IFN-γ</w:t>
      </w:r>
      <w:r w:rsidR="00414F71" w:rsidRPr="00486B41">
        <w:rPr>
          <w:rFonts w:cs="Times New Roman"/>
          <w:bCs/>
        </w:rPr>
        <w:t xml:space="preserve"> </w:t>
      </w:r>
      <w:r w:rsidR="00C20014" w:rsidRPr="00486B41">
        <w:rPr>
          <w:rFonts w:cs="Times New Roman"/>
          <w:bCs/>
        </w:rPr>
        <w:t>synthesis</w:t>
      </w:r>
      <w:r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proofErr w:type="gramStart"/>
      <w:r w:rsidR="001865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BLLF3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(dUTPase)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IL-10,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Style w:val="nbapihighlight1"/>
          <w:rFonts w:cs="Times New Roman"/>
        </w:rPr>
        <w:t>TNF-α</w:t>
      </w:r>
      <w:r w:rsidR="0018659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Style w:val="nbapihighlight1"/>
          <w:rFonts w:cs="Times New Roman"/>
        </w:rPr>
        <w:t>IL-1β</w:t>
      </w:r>
      <w:r w:rsidR="0018659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Style w:val="nbapihighlight1"/>
          <w:rFonts w:cs="Times New Roman"/>
        </w:rPr>
        <w:t>IL-8</w:t>
      </w:r>
      <w:r w:rsidR="0018659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Style w:val="nbapihighlight1"/>
          <w:rFonts w:cs="Times New Roman"/>
        </w:rPr>
        <w:t>IL-6</w:t>
      </w:r>
      <w:r w:rsidR="00414F71" w:rsidRPr="00486B41">
        <w:rPr>
          <w:rStyle w:val="nbapihighlight1"/>
          <w:rFonts w:cs="Times New Roman"/>
        </w:rPr>
        <w:t xml:space="preserve"> </w:t>
      </w:r>
      <w:r w:rsidR="0018659A" w:rsidRPr="00486B41">
        <w:rPr>
          <w:rStyle w:val="nbapihighlight1"/>
          <w:rFonts w:cs="Times New Roman"/>
        </w:rPr>
        <w:t>in</w:t>
      </w:r>
      <w:r w:rsidR="00414F71" w:rsidRPr="00486B41">
        <w:rPr>
          <w:rStyle w:val="nbapihighlight1"/>
          <w:rFonts w:cs="Times New Roman"/>
        </w:rPr>
        <w:t xml:space="preserve"> </w:t>
      </w:r>
      <w:r w:rsidR="0018659A" w:rsidRPr="00486B41">
        <w:rPr>
          <w:rStyle w:val="nbapihighlight1"/>
          <w:rFonts w:cs="Times New Roman"/>
        </w:rPr>
        <w:t>resting</w:t>
      </w:r>
      <w:r w:rsidR="00414F71" w:rsidRPr="00486B41">
        <w:rPr>
          <w:rStyle w:val="nbapihighlight1"/>
          <w:rFonts w:cs="Times New Roman"/>
        </w:rPr>
        <w:t xml:space="preserve"> </w:t>
      </w:r>
      <w:r w:rsidR="0018659A" w:rsidRPr="00486B41">
        <w:rPr>
          <w:rStyle w:val="nbapihighlight1"/>
          <w:rFonts w:cs="Times New Roman"/>
        </w:rPr>
        <w:t>PBMCs.</w:t>
      </w:r>
      <w:proofErr w:type="gramEnd"/>
      <w:r w:rsidR="00414F71" w:rsidRPr="00486B41">
        <w:rPr>
          <w:rStyle w:val="nbapihighlight1"/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alkaline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exonuclease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exerts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shut-off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host-shutoff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unmasks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ribosomal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pseudogene,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RNA5SP141,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RIG-I,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</w:t>
      </w:r>
      <w:r w:rsidR="009676E8" w:rsidRPr="00486B41">
        <w:rPr>
          <w:rFonts w:cs="Times New Roman"/>
        </w:rPr>
        <w:t>-α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secretion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118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perturb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interferon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pathways.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BGLF2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Tyk-2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IFN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signaling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419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BGLF2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recruits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SHP1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phosphatase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STAT1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phosphorylation;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BGLF2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inhibit</w:t>
      </w:r>
      <w:r w:rsidR="006B7602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IFN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extent,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IFN</w:t>
      </w:r>
      <w:r w:rsidR="00414F71" w:rsidRPr="00486B41">
        <w:rPr>
          <w:rFonts w:cs="Times New Roman"/>
        </w:rPr>
        <w:t xml:space="preserve"> </w:t>
      </w:r>
      <w:r w:rsidR="002965DA" w:rsidRPr="00486B41">
        <w:rPr>
          <w:rFonts w:cs="Times New Roman"/>
        </w:rPr>
        <w:t>signaling</w:t>
      </w:r>
      <w:r w:rsidR="00AD053A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301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Similarly,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LF2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tegument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IRF7,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inhibiting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dimerization,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reducing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8659A" w:rsidRPr="00486B41">
        <w:rPr>
          <w:rFonts w:cs="Times New Roman"/>
        </w:rPr>
        <w:t>IFN-α.</w:t>
      </w:r>
    </w:p>
    <w:p w14:paraId="793FB24C" w14:textId="77C22D3B" w:rsidR="00274A9A" w:rsidRPr="00486B41" w:rsidRDefault="00274A9A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Monocytes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plasmacytoid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unmethylated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</w:t>
      </w:r>
      <w:r w:rsidR="009676E8" w:rsidRPr="00486B41">
        <w:rPr>
          <w:rFonts w:cs="Times New Roman"/>
        </w:rPr>
        <w:t>o</w:t>
      </w:r>
      <w:r w:rsidRPr="00486B41">
        <w:rPr>
          <w:rFonts w:cs="Times New Roman"/>
        </w:rPr>
        <w:t>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monocyte-colony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knockout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rhesus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lymphocryptovirus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544</w:t>
      </w:r>
    </w:p>
    <w:p w14:paraId="1BA80A98" w14:textId="30814E60" w:rsidR="00274A9A" w:rsidRPr="00486B41" w:rsidRDefault="00274A9A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perturbs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inflammasome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AIM2,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component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double-stranded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sensing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inflammosome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Interestingly,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subverts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caspase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437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JAK-STAT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</w:t>
      </w:r>
      <w:r w:rsidR="00C20014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C20014"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JAK1/2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C20014"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="00C20014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C20014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STAT2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189</w:t>
      </w:r>
      <w:r w:rsidR="00414F71" w:rsidRPr="00486B41">
        <w:rPr>
          <w:rFonts w:cs="Times New Roman"/>
        </w:rPr>
        <w:t xml:space="preserve"> </w:t>
      </w:r>
    </w:p>
    <w:p w14:paraId="18AB1BCC" w14:textId="331492F4" w:rsidR="00274A9A" w:rsidRPr="00486B41" w:rsidRDefault="00274A9A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ribonucleotide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reductase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subunit</w:t>
      </w:r>
      <w:r w:rsidR="00414F71" w:rsidRPr="00486B41">
        <w:rPr>
          <w:rFonts w:cs="Times New Roman"/>
        </w:rPr>
        <w:t xml:space="preserve"> </w:t>
      </w:r>
      <w:bookmarkStart w:id="15" w:name="_Hlk48473124"/>
      <w:r w:rsidRPr="00486B41">
        <w:rPr>
          <w:rFonts w:cs="Times New Roman"/>
        </w:rPr>
        <w:t>BORF2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deaminase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APOBEC3B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evade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innate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116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Interestingly,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stoichiometrically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APOBEC3B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deaminase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sequesters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APOBEC3B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bodies.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BORF2,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APOBEC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deaminates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diminished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</w:t>
      </w:r>
      <w:r w:rsidR="008150A5" w:rsidRPr="00486B41">
        <w:rPr>
          <w:rFonts w:cs="Times New Roman"/>
        </w:rPr>
        <w:t>r</w:t>
      </w:r>
      <w:r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bookmarkEnd w:id="15"/>
      <w:r w:rsidR="00414F71" w:rsidRPr="00486B41">
        <w:rPr>
          <w:rFonts w:cs="Times New Roman"/>
        </w:rPr>
        <w:t xml:space="preserve"> </w:t>
      </w:r>
    </w:p>
    <w:p w14:paraId="54E7E97E" w14:textId="5F94B7F8" w:rsidR="00594C7D" w:rsidRPr="00486B41" w:rsidRDefault="00274A9A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pro-apoptotic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BAK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205</w:t>
      </w:r>
      <w:r w:rsidR="009524B6"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704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pro-survival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Wp</w:t>
      </w:r>
      <w:r w:rsidRPr="00486B41">
        <w:rPr>
          <w:rFonts w:cs="Times New Roman"/>
        </w:rPr>
        <w:t>-restricted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induce</w:t>
      </w:r>
      <w:r w:rsidR="006B7602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hyperacetylation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microtubular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network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IFN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response</w:t>
      </w:r>
      <w:r w:rsidR="00E11DA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229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putative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characterized.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transformation.</w:t>
      </w:r>
      <w:r w:rsidR="00414F71" w:rsidRPr="00486B41">
        <w:rPr>
          <w:rFonts w:cs="Times New Roman"/>
        </w:rPr>
        <w:t xml:space="preserve"> </w:t>
      </w:r>
      <w:r w:rsidR="00B35CD8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B35CD8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B35CD8"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="00B35CD8" w:rsidRPr="00486B41">
        <w:rPr>
          <w:rFonts w:cs="Times New Roman"/>
        </w:rPr>
        <w:t>apoptosis.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perturb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pathways.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evasion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(see</w:t>
      </w:r>
      <w:r w:rsidR="00414F71" w:rsidRPr="00486B41">
        <w:rPr>
          <w:rFonts w:cs="Times New Roman"/>
        </w:rPr>
        <w:t xml:space="preserve"> </w:t>
      </w:r>
      <w:r w:rsidR="00565A96" w:rsidRPr="00486B41">
        <w:rPr>
          <w:rFonts w:cs="Times New Roman"/>
        </w:rPr>
        <w:t>“</w:t>
      </w:r>
      <w:r w:rsidR="000909F5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15118E" w:rsidRPr="00486B41">
        <w:rPr>
          <w:rFonts w:cs="Times New Roman"/>
        </w:rPr>
        <w:t>miRNA</w:t>
      </w:r>
      <w:r w:rsidR="000909F5" w:rsidRPr="00486B41">
        <w:rPr>
          <w:rFonts w:cs="Times New Roman"/>
        </w:rPr>
        <w:t>s</w:t>
      </w:r>
      <w:r w:rsidR="00565A96" w:rsidRPr="00486B41">
        <w:rPr>
          <w:rFonts w:cs="Times New Roman"/>
        </w:rPr>
        <w:t>”</w:t>
      </w:r>
      <w:r w:rsidR="00414F71" w:rsidRPr="00486B41">
        <w:rPr>
          <w:rFonts w:cs="Times New Roman"/>
        </w:rPr>
        <w:t xml:space="preserve"> </w:t>
      </w:r>
      <w:r w:rsidR="0003771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37719" w:rsidRPr="00486B41">
        <w:rPr>
          <w:rFonts w:cs="Times New Roman"/>
        </w:rPr>
        <w:t>Table</w:t>
      </w:r>
      <w:r w:rsidR="00414F71" w:rsidRPr="00486B41">
        <w:rPr>
          <w:rFonts w:cs="Times New Roman"/>
        </w:rPr>
        <w:t xml:space="preserve"> </w:t>
      </w:r>
      <w:r w:rsidR="00F74FBF" w:rsidRPr="00486B41">
        <w:rPr>
          <w:rFonts w:cs="Times New Roman"/>
        </w:rPr>
        <w:t>71.</w:t>
      </w:r>
      <w:r w:rsidR="00037719" w:rsidRPr="00486B41">
        <w:rPr>
          <w:rFonts w:cs="Times New Roman"/>
        </w:rPr>
        <w:t>3)</w:t>
      </w:r>
      <w:r w:rsidR="00414F71" w:rsidRPr="00486B41">
        <w:rPr>
          <w:rFonts w:cs="Times New Roman"/>
        </w:rPr>
        <w:t xml:space="preserve"> </w:t>
      </w:r>
    </w:p>
    <w:p w14:paraId="6C4B2175" w14:textId="4A7853CE" w:rsidR="00BA3266" w:rsidRPr="00486B41" w:rsidRDefault="00886F12" w:rsidP="006A13BD">
      <w:pPr>
        <w:pStyle w:val="H1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  <w:bCs/>
        </w:rPr>
        <w:t>&lt;H1&gt;</w:t>
      </w:r>
      <w:r w:rsidR="009C1864" w:rsidRPr="00486B41">
        <w:rPr>
          <w:rFonts w:ascii="Times New Roman" w:hAnsi="Times New Roman" w:cs="Times New Roman"/>
          <w:caps/>
        </w:rPr>
        <w:t>Epidemiology</w:t>
      </w:r>
      <w:r w:rsidR="00414F71" w:rsidRPr="00486B41">
        <w:rPr>
          <w:rFonts w:ascii="Times New Roman" w:hAnsi="Times New Roman" w:cs="Times New Roman"/>
          <w:b/>
          <w:caps/>
        </w:rPr>
        <w:t xml:space="preserve"> </w:t>
      </w:r>
    </w:p>
    <w:p w14:paraId="194F84CF" w14:textId="491C61C0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countries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2-4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530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earlier,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acquiring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affluent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delayed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until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decade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example,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black,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Hispanic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counterparts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proportion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seronegatives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6-19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year-olds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2003-2004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2009-2010,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whites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Accordingly,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increasing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delayed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interest.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detailed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prospective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freshman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college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46%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next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77%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  <w:color w:val="FF0000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numbers.</w:t>
      </w:r>
      <w:r w:rsidR="00414F71" w:rsidRPr="00486B41">
        <w:rPr>
          <w:rFonts w:cs="Times New Roman"/>
        </w:rPr>
        <w:t xml:space="preserve"> </w:t>
      </w:r>
    </w:p>
    <w:p w14:paraId="1AA6C40E" w14:textId="3182E1E1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spread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siblings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source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transmission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Transmission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sexually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spread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sexual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intercourse.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condoms</w:t>
      </w:r>
      <w:r w:rsidR="00164B8D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266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women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sexually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sexual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partners.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female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genital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secretions,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albeit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transmitted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iatrogenically,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notably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donors.</w:t>
      </w:r>
      <w:r w:rsidR="00414F71" w:rsidRPr="00486B41">
        <w:rPr>
          <w:rFonts w:cs="Times New Roman"/>
        </w:rPr>
        <w:t xml:space="preserve"> </w:t>
      </w:r>
    </w:p>
    <w:p w14:paraId="0ABC122C" w14:textId="6A19C008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EBNA3C.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1</w:t>
      </w:r>
      <w:r w:rsidR="009052E2" w:rsidRPr="00486B41">
        <w:rPr>
          <w:rStyle w:val="citebib"/>
          <w:rFonts w:cs="Times New Roman"/>
          <w:vertAlign w:val="superscript"/>
        </w:rPr>
        <w:t>613</w:t>
      </w:r>
      <w:r w:rsidR="0065054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phenotypes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650548" w:rsidRPr="00486B41">
        <w:rPr>
          <w:rFonts w:cs="Times New Roman"/>
        </w:rPr>
        <w:t>cells.</w:t>
      </w:r>
      <w:r w:rsidR="009052E2" w:rsidRPr="00486B41">
        <w:rPr>
          <w:rStyle w:val="citebib"/>
          <w:rFonts w:cs="Times New Roman"/>
          <w:vertAlign w:val="superscript"/>
        </w:rPr>
        <w:t>663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vitro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coexist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believed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equal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prevalence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Guinea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equatorial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Co-infections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immunocompromised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intertypic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recombinants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portions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666C85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331FBB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</w:t>
      </w:r>
      <w:r w:rsidR="00331FBB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predilection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numerous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Kenyan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proofErr w:type="gramStart"/>
      <w:r w:rsidR="00164B8D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139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Kenya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virus.</w:t>
      </w:r>
    </w:p>
    <w:p w14:paraId="77A03048" w14:textId="7ADEAF9D" w:rsidR="00FC161C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differences.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segregated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ethnicities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(African,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Caucasian),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presumably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reflecting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thousands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co-evolution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geographically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separate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investigating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possible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existence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“more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oncogenic”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example,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respectively,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reflection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naturally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prevalent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populations.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studies,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="006B760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EBER2</w:t>
      </w:r>
      <w:r w:rsidR="00A506B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BALF2</w:t>
      </w:r>
      <w:r w:rsidR="00A506BC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RPMS1,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506BC" w:rsidRPr="00486B41">
        <w:rPr>
          <w:rFonts w:cs="Times New Roman"/>
        </w:rPr>
        <w:t>BNRF1</w:t>
      </w:r>
      <w:r w:rsidR="00414F71" w:rsidRPr="00486B41">
        <w:rPr>
          <w:rFonts w:cs="Times New Roman"/>
        </w:rPr>
        <w:t xml:space="preserve"> </w:t>
      </w:r>
      <w:r w:rsidR="006B760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2B251A" w:rsidRPr="00486B41">
        <w:rPr>
          <w:rFonts w:cs="Times New Roman"/>
        </w:rPr>
        <w:t>carcinoma</w:t>
      </w:r>
      <w:r w:rsidR="00625D2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788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798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balance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666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PBMCs,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simultaneous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acquisition;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transmitted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667</w:t>
      </w:r>
      <w:r w:rsidR="00414F71" w:rsidRPr="00486B41">
        <w:rPr>
          <w:rFonts w:cs="Times New Roman"/>
        </w:rPr>
        <w:t xml:space="preserve"> </w:t>
      </w:r>
    </w:p>
    <w:p w14:paraId="56E84114" w14:textId="5587AB56" w:rsidR="00FC161C" w:rsidRPr="00486B41" w:rsidRDefault="00886F12" w:rsidP="006A13BD">
      <w:pPr>
        <w:pStyle w:val="H1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/>
          <w:bCs/>
        </w:rPr>
        <w:t>&lt;H1&gt;</w:t>
      </w:r>
      <w:r w:rsidR="005C716B" w:rsidRPr="00486B41">
        <w:rPr>
          <w:rFonts w:ascii="Times New Roman" w:hAnsi="Times New Roman" w:cs="Times New Roman"/>
          <w:b/>
          <w:bCs/>
        </w:rPr>
        <w:t>PRIMARY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9C1864" w:rsidRPr="00486B41">
        <w:rPr>
          <w:rFonts w:ascii="Times New Roman" w:hAnsi="Times New Roman" w:cs="Times New Roman"/>
          <w:b/>
          <w:bCs/>
        </w:rPr>
        <w:t>INFECTION</w:t>
      </w:r>
    </w:p>
    <w:p w14:paraId="77B067F9" w14:textId="2A029166" w:rsidR="00BA3266" w:rsidRPr="00486B41" w:rsidRDefault="00886F12" w:rsidP="006A13BD">
      <w:pPr>
        <w:pStyle w:val="H2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/>
          <w:bCs/>
        </w:rPr>
        <w:t>&lt;H2&gt;</w:t>
      </w:r>
      <w:r w:rsidR="009C1864" w:rsidRPr="00486B41">
        <w:rPr>
          <w:rFonts w:ascii="Times New Roman" w:hAnsi="Times New Roman" w:cs="Times New Roman"/>
          <w:b/>
          <w:bCs/>
        </w:rPr>
        <w:t>Healthy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9C1864" w:rsidRPr="00486B41">
        <w:rPr>
          <w:rFonts w:ascii="Times New Roman" w:hAnsi="Times New Roman" w:cs="Times New Roman"/>
          <w:b/>
          <w:bCs/>
        </w:rPr>
        <w:t>Carriers</w:t>
      </w:r>
    </w:p>
    <w:p w14:paraId="4591A555" w14:textId="2ECAC46A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countries,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1-50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million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497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</w:t>
      </w:r>
      <w:r w:rsidR="00331FBB" w:rsidRPr="00486B41">
        <w:rPr>
          <w:rFonts w:cs="Times New Roman"/>
        </w:rPr>
        <w:t>e</w:t>
      </w:r>
      <w:r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100-fold,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497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approaching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539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antigen-selected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(IgD</w:t>
      </w:r>
      <w:r w:rsidRPr="00486B41">
        <w:rPr>
          <w:rFonts w:cs="Times New Roman"/>
          <w:vertAlign w:val="superscript"/>
        </w:rPr>
        <w:t>−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CD27</w:t>
      </w:r>
      <w:r w:rsidRPr="00486B41">
        <w:rPr>
          <w:rFonts w:cs="Times New Roman"/>
          <w:vertAlign w:val="superscript"/>
        </w:rPr>
        <w:t>+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</w:t>
      </w:r>
      <w:r w:rsidRPr="00486B41">
        <w:rPr>
          <w:rFonts w:cs="Times New Roman"/>
          <w:vertAlign w:val="superscript"/>
        </w:rPr>
        <w:t>+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CD20</w:t>
      </w:r>
      <w:r w:rsidRPr="00486B41">
        <w:rPr>
          <w:rFonts w:cs="Times New Roman"/>
          <w:vertAlign w:val="superscript"/>
        </w:rPr>
        <w:t>+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isotype-switched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mutated</w:t>
      </w:r>
      <w:r w:rsidR="00164B8D" w:rsidRPr="00486B41">
        <w:rPr>
          <w:rFonts w:cs="Times New Roman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24</w:t>
      </w:r>
      <w:r w:rsidRPr="00486B41">
        <w:rPr>
          <w:rFonts w:cs="Times New Roman"/>
          <w:vertAlign w:val="superscript"/>
        </w:rPr>
        <w:t>,</w:t>
      </w:r>
      <w:r w:rsidR="0071763B" w:rsidRPr="00486B41">
        <w:rPr>
          <w:rStyle w:val="citebib"/>
          <w:rFonts w:cs="Times New Roman"/>
          <w:vertAlign w:val="superscript"/>
        </w:rPr>
        <w:t>25</w:t>
      </w:r>
      <w:r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690</w:t>
      </w:r>
      <w:r w:rsidR="00414F71" w:rsidRPr="00486B41">
        <w:rPr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All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EBV-infected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persons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shed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infectious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virus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into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the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saliva,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reflecting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on-going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virus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replication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in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the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opropharynx,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but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levels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of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virus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shedding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vary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considerably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even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following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the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same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individual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over</w:t>
      </w:r>
      <w:r w:rsidR="00414F71" w:rsidRPr="00486B41">
        <w:rPr>
          <w:rStyle w:val="Strong"/>
          <w:rFonts w:cs="Times New Roman"/>
        </w:rPr>
        <w:t xml:space="preserve"> </w:t>
      </w:r>
      <w:r w:rsidRPr="00486B41">
        <w:rPr>
          <w:rStyle w:val="Strong"/>
          <w:rFonts w:cs="Times New Roman"/>
        </w:rPr>
        <w:t>time.</w:t>
      </w:r>
      <w:r w:rsidR="00414F71" w:rsidRPr="00486B41">
        <w:rPr>
          <w:rFonts w:cs="Times New Roman"/>
        </w:rPr>
        <w:t xml:space="preserve"> </w:t>
      </w:r>
    </w:p>
    <w:p w14:paraId="58CD2ED2" w14:textId="4232988F" w:rsidR="00FC161C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lastRenderedPageBreak/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exception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="0071763B" w:rsidRPr="00486B41">
        <w:rPr>
          <w:rStyle w:val="citebib"/>
          <w:rFonts w:cs="Times New Roman"/>
          <w:vertAlign w:val="superscript"/>
        </w:rPr>
        <w:t>23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592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IgD</w:t>
      </w:r>
      <w:r w:rsidRPr="00486B41">
        <w:rPr>
          <w:rFonts w:cs="Times New Roman"/>
          <w:vertAlign w:val="superscript"/>
        </w:rPr>
        <w:t>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7700F3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</w:t>
      </w:r>
      <w:r w:rsidR="00164B8D" w:rsidRPr="00486B41">
        <w:rPr>
          <w:rFonts w:cs="Times New Roman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24</w:t>
      </w:r>
      <w:r w:rsidRPr="00486B41">
        <w:rPr>
          <w:rFonts w:cs="Times New Roman"/>
          <w:vertAlign w:val="superscript"/>
        </w:rPr>
        <w:t>,</w:t>
      </w:r>
      <w:r w:rsidR="0071763B" w:rsidRPr="00486B41">
        <w:rPr>
          <w:rStyle w:val="citebib"/>
          <w:rFonts w:cs="Times New Roman"/>
          <w:vertAlign w:val="superscript"/>
        </w:rPr>
        <w:t>25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adenoids,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mesenteric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preferential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trafficking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circulating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initiates.</w:t>
      </w:r>
    </w:p>
    <w:p w14:paraId="7C811EFC" w14:textId="47F5073F" w:rsidR="00876937" w:rsidRPr="00486B41" w:rsidRDefault="00886F12" w:rsidP="006A13BD">
      <w:pPr>
        <w:pStyle w:val="H1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&lt;H1&gt;</w:t>
      </w:r>
      <w:r w:rsidR="00876937" w:rsidRPr="00486B41">
        <w:rPr>
          <w:rFonts w:ascii="Times New Roman" w:hAnsi="Times New Roman" w:cs="Times New Roman"/>
        </w:rPr>
        <w:t>Infectious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Mononucleosis</w:t>
      </w:r>
    </w:p>
    <w:p w14:paraId="008EA196" w14:textId="5D79F9CD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incubation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weeks.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lymphadenopathy,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pharyngitis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half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Posterior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cervical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lymphadenopathy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exudate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splenomegaly,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hepatomegaly,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rash,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periorbital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edema,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fatigue.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Rarely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genital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ulcers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complications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airway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obstruction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enlarged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anemia,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thrombocytopenia,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granulocytopenia,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hemolytic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anemia,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hemophagocytic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syndrome,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hepatitis,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jaundice,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myocarditis,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rupture,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encephalitis</w:t>
      </w:r>
      <w:proofErr w:type="gramEnd"/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meningitis,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Guillain-Barre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syndrome.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encephalitis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patient’s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weeks,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fatigue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obvious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164B8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7AD9AAAA" w14:textId="3F163C54" w:rsidR="00876937" w:rsidRPr="00486B41" w:rsidRDefault="00876937" w:rsidP="004B7E08">
      <w:pPr>
        <w:pStyle w:val="TXT"/>
        <w:rPr>
          <w:rFonts w:cs="Times New Roman"/>
          <w:b/>
          <w:iCs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leukocytosis,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atypical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amounts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vacuoles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20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predominantly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(HLA-DR</w:t>
      </w:r>
      <w:r w:rsidRPr="00486B41">
        <w:rPr>
          <w:rFonts w:cs="Times New Roman"/>
          <w:vertAlign w:val="superscript"/>
        </w:rPr>
        <w:t>+</w:t>
      </w:r>
      <w:r w:rsidRPr="00486B41">
        <w:rPr>
          <w:rFonts w:cs="Times New Roman"/>
        </w:rPr>
        <w:t>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mitogens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resemble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Reed-Sternberg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heterophile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(see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below)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agglutinins,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rheumatoid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anti-platelet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IL-1β.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IL-6,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lymphotoxin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chemokines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(MIG,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IP10).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enzymes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transaminases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alkaline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phosphatase.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(IL-6,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TGF-β),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164B8D" w:rsidRPr="00486B41">
        <w:rPr>
          <w:rFonts w:cs="Times New Roman"/>
        </w:rPr>
        <w:t>.</w:t>
      </w:r>
      <w:r w:rsidR="00470A48" w:rsidRPr="00486B41">
        <w:rPr>
          <w:rStyle w:val="citebib"/>
          <w:rFonts w:cs="Times New Roman"/>
          <w:vertAlign w:val="superscript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Therefore.</w:t>
      </w:r>
      <w:r w:rsidR="00414F71" w:rsidRPr="00486B41">
        <w:rPr>
          <w:rFonts w:cs="Times New Roman"/>
          <w:iCs/>
        </w:rPr>
        <w:t xml:space="preserve"> </w:t>
      </w:r>
      <w:proofErr w:type="gramStart"/>
      <w:r w:rsidRPr="00486B41">
        <w:rPr>
          <w:rFonts w:cs="Times New Roman"/>
          <w:iCs/>
        </w:rPr>
        <w:t>the</w:t>
      </w:r>
      <w:proofErr w:type="gramEnd"/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large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expansion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of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CD8+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cells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IM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that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are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associated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with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symptoms,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might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not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be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required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for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control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of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virus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infection.</w:t>
      </w:r>
    </w:p>
    <w:p w14:paraId="28DD4D02" w14:textId="404D49FC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&lt;FIG71.20&gt;</w:t>
      </w:r>
    </w:p>
    <w:p w14:paraId="0B753E4A" w14:textId="1BDFA432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HLA-A01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HLA-E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genotype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protective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f</w:t>
      </w:r>
      <w:r w:rsidR="001736B9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="0021091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HLA-E-restricted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A87280" w:rsidRPr="00486B41">
        <w:rPr>
          <w:rFonts w:cs="Times New Roman"/>
        </w:rPr>
        <w:t>BZLF1.</w:t>
      </w:r>
      <w:r w:rsidR="009052E2" w:rsidRPr="00486B41">
        <w:rPr>
          <w:rStyle w:val="citebib"/>
          <w:rFonts w:cs="Times New Roman"/>
          <w:vertAlign w:val="superscript"/>
        </w:rPr>
        <w:t>752</w:t>
      </w:r>
    </w:p>
    <w:p w14:paraId="2BE34592" w14:textId="0B81ECC4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="00565A96" w:rsidRPr="00486B41">
        <w:rPr>
          <w:rFonts w:cs="Times New Roman"/>
        </w:rPr>
        <w:t>see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1</w:t>
      </w:r>
      <w:r w:rsidR="006E209D" w:rsidRPr="00486B41">
        <w:rPr>
          <w:rFonts w:cs="Times New Roman"/>
          <w:bCs/>
        </w:rPr>
        <w:t>8</w:t>
      </w:r>
      <w:r w:rsidRPr="00486B41">
        <w:rPr>
          <w:rFonts w:cs="Times New Roman"/>
          <w:bCs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052E2" w:rsidRPr="00486B41">
        <w:rPr>
          <w:rStyle w:val="citebib"/>
          <w:rFonts w:cs="Times New Roman"/>
          <w:vertAlign w:val="superscript"/>
        </w:rPr>
        <w:t>325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drops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rapidly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(t</w:t>
      </w:r>
      <w:r w:rsidRPr="00486B41">
        <w:rPr>
          <w:rFonts w:cs="Times New Roman"/>
          <w:vertAlign w:val="subscript"/>
        </w:rPr>
        <w:t>1/2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=7.5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days)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half-life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days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prolonged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periods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(&gt;180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days)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recovery,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164B8D" w:rsidRPr="00486B41">
        <w:rPr>
          <w:rFonts w:cs="Times New Roman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24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half-life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2.9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days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275</w:t>
      </w:r>
      <w:r w:rsidR="00414F71" w:rsidRPr="00486B41">
        <w:rPr>
          <w:rFonts w:cs="Times New Roman"/>
        </w:rPr>
        <w:t xml:space="preserve"> </w:t>
      </w:r>
    </w:p>
    <w:p w14:paraId="723C7C0C" w14:textId="06F02848" w:rsidR="00F76A43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691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plasmacytoid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undetectable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antibody-secreting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179</w:t>
      </w:r>
      <w:r w:rsidR="00164B8D" w:rsidRPr="00486B41">
        <w:rPr>
          <w:rFonts w:cs="Times New Roman"/>
          <w:bCs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552</w:t>
      </w:r>
      <w:r w:rsidR="00164B8D" w:rsidRPr="00486B41">
        <w:rPr>
          <w:rFonts w:cs="Times New Roman"/>
          <w:bCs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ADCC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peak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convalescence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68</w:t>
      </w:r>
      <w:r w:rsidR="00164B8D" w:rsidRPr="00486B41">
        <w:rPr>
          <w:rFonts w:cs="Times New Roman"/>
          <w:bCs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774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(CD4+,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CD25</w:t>
      </w:r>
      <w:r w:rsidRPr="00486B41">
        <w:rPr>
          <w:rFonts w:cs="Times New Roman"/>
          <w:vertAlign w:val="superscript"/>
        </w:rPr>
        <w:t>hi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370</w:t>
      </w:r>
      <w:r w:rsidR="00414F71" w:rsidRPr="00486B41">
        <w:rPr>
          <w:rFonts w:cs="Times New Roman"/>
        </w:rPr>
        <w:t xml:space="preserve"> </w:t>
      </w:r>
    </w:p>
    <w:p w14:paraId="65261849" w14:textId="08611D5F" w:rsidR="00F76A43" w:rsidRPr="00486B41" w:rsidRDefault="00886F12" w:rsidP="006A13BD">
      <w:pPr>
        <w:pStyle w:val="H1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&lt;H1&gt;</w:t>
      </w:r>
      <w:r w:rsidR="00876937" w:rsidRPr="00486B41">
        <w:rPr>
          <w:rFonts w:ascii="Times New Roman" w:hAnsi="Times New Roman" w:cs="Times New Roman"/>
        </w:rPr>
        <w:t>EBV-ASSOCIATED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DISEASES</w:t>
      </w:r>
    </w:p>
    <w:p w14:paraId="794C9032" w14:textId="0C2D2078" w:rsidR="00876937" w:rsidRPr="00486B41" w:rsidRDefault="00886F12" w:rsidP="006A13BD">
      <w:pPr>
        <w:pStyle w:val="H2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X-linked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Lymphoproliferative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Disease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0944C8AD" w14:textId="119B7862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X-linked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(XLP1),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“fatal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IM,”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sequelae,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extreme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susceptibility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hemophagocytic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syndrome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(32%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dysgammaglobulinemia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(22%),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(17%),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(14%),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fulminant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(8%)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fulminant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hemophagocytic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lymphohistiocytosis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(HLH),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failure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lymphocytopenia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failure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anemia,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granulomatosis,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vasculitis.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excessive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IFN-γ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vasculitis,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hypogammaglobulinemia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reflecting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broader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impairment.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70A48" w:rsidRPr="00486B41">
        <w:rPr>
          <w:rStyle w:val="citebib"/>
          <w:rFonts w:cs="Times New Roman"/>
          <w:vertAlign w:val="superscript"/>
        </w:rPr>
        <w:t>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164B8D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557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knock-out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memory.</w:t>
      </w:r>
    </w:p>
    <w:p w14:paraId="2ED347BA" w14:textId="4FE411DD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(SLAM-associated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SH2D1A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chromosome</w:t>
      </w:r>
      <w:r w:rsidR="009052E2" w:rsidRPr="00486B41">
        <w:rPr>
          <w:rStyle w:val="citebib"/>
          <w:rFonts w:cs="Times New Roman"/>
          <w:vertAlign w:val="superscript"/>
        </w:rPr>
        <w:t>641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Cs/>
        </w:rPr>
        <w:t>(Fig.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21A).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adapter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90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This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negatively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SHIP</w:t>
      </w:r>
      <w:proofErr w:type="gramStart"/>
      <w:r w:rsidR="00164B8D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641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FynT,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SHIP,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Dok1,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Dok2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Ras-GTPase-activating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90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These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2B4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NTB-A,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killing,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Ly9,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CD84.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2B4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FynT,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SHIP,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Vav-1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cytotoxicity.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SLAM,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2B4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NTB-A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excessive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uncontrolled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proapoptotic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homeostasis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681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resistant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</w:p>
    <w:p w14:paraId="3BAC9859" w14:textId="6D224318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&lt;FIG71.21&gt;</w:t>
      </w:r>
    </w:p>
    <w:p w14:paraId="7A736ADB" w14:textId="0F52EACC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quantitatively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ligand-positive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SLAM-negative)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IgD</w:t>
      </w:r>
      <w:r w:rsidRPr="00486B41">
        <w:rPr>
          <w:rFonts w:cs="Times New Roman"/>
          <w:vertAlign w:val="superscript"/>
        </w:rPr>
        <w:t>-</w:t>
      </w:r>
      <w:r w:rsidRPr="00486B41">
        <w:rPr>
          <w:rFonts w:cs="Times New Roman"/>
        </w:rPr>
        <w:t>CD27</w:t>
      </w:r>
      <w:r w:rsidRPr="00486B41">
        <w:rPr>
          <w:rFonts w:cs="Times New Roman"/>
          <w:vertAlign w:val="superscript"/>
        </w:rPr>
        <w:t>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class-switched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(IgM+,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IgD+,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CD27+)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sporadic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optimal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help,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efficiently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costimulator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(ICOS),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Adoptive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experiments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animals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markedly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long-lived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long-term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markedly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sustained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MS Mincho" w:cs="Times New Roman"/>
        </w:rPr>
        <w:t>SAP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expression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cells,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but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not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cells,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required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for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normal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antibody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production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formation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germinal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centers</w:t>
      </w:r>
      <w:r w:rsidR="00164B8D" w:rsidRPr="00486B41">
        <w:rPr>
          <w:rFonts w:eastAsia="MS Mincho"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748</w:t>
      </w:r>
      <w:r w:rsidR="00414F71" w:rsidRPr="00486B41">
        <w:rPr>
          <w:rFonts w:eastAsia="MS Mincho" w:cs="Times New Roman"/>
        </w:rPr>
        <w:t xml:space="preserve"> </w:t>
      </w:r>
    </w:p>
    <w:p w14:paraId="38D74DEB" w14:textId="4ECC0A78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Intravenous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breakthroughs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occurred.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successful,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rituximab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(anti-CD20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life-saving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fulminant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Hematopoietic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transplantation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(HSCT)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reconstitution.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(50%)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survival.</w:t>
      </w:r>
      <w:r w:rsidR="00414F71" w:rsidRPr="00486B41">
        <w:rPr>
          <w:rFonts w:cs="Times New Roman"/>
        </w:rPr>
        <w:t xml:space="preserve"> </w:t>
      </w:r>
    </w:p>
    <w:p w14:paraId="36D4FBAD" w14:textId="2EA65F67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X-linked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(XIAP,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BIRC4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features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referred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XLP2</w:t>
      </w:r>
      <w:r w:rsidR="00164B8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607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These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recurrent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splenomegaly,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cytopenia.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hypogammaglobulinemia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authors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reconsider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X-linked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XLP2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200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deficient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XIAP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607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recommended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XLP2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200</w:t>
      </w:r>
    </w:p>
    <w:p w14:paraId="65A2EB87" w14:textId="7F453EB4" w:rsidR="00F76A43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CD27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CD70,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4-1BB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(CD137),</w:t>
      </w:r>
      <w:r w:rsidR="00414F71" w:rsidRPr="00486B41">
        <w:rPr>
          <w:rFonts w:cs="Times New Roman"/>
        </w:rPr>
        <w:t xml:space="preserve"> </w:t>
      </w:r>
      <w:r w:rsidR="00420EE3" w:rsidRPr="00486B41">
        <w:rPr>
          <w:rFonts w:cs="Times New Roman"/>
          <w:i/>
          <w:iCs/>
        </w:rPr>
        <w:t>TNFSF9</w:t>
      </w:r>
      <w:r w:rsidR="00414F71" w:rsidRPr="00486B41">
        <w:rPr>
          <w:rFonts w:cs="Times New Roman"/>
        </w:rPr>
        <w:t xml:space="preserve"> </w:t>
      </w:r>
      <w:r w:rsidR="00420EE3" w:rsidRPr="00486B41">
        <w:rPr>
          <w:rFonts w:cs="Times New Roman"/>
        </w:rPr>
        <w:t>(4-1</w:t>
      </w:r>
      <w:r w:rsidR="00414F71" w:rsidRPr="00486B41">
        <w:rPr>
          <w:rFonts w:cs="Times New Roman"/>
        </w:rPr>
        <w:t xml:space="preserve"> </w:t>
      </w:r>
      <w:r w:rsidR="00420EE3" w:rsidRPr="00486B41">
        <w:rPr>
          <w:rFonts w:cs="Times New Roman"/>
        </w:rPr>
        <w:t>BBL,</w:t>
      </w:r>
      <w:r w:rsidR="00414F71" w:rsidRPr="00486B41">
        <w:rPr>
          <w:rFonts w:cs="Times New Roman"/>
        </w:rPr>
        <w:t xml:space="preserve"> </w:t>
      </w:r>
      <w:r w:rsidR="00420EE3" w:rsidRPr="00486B41">
        <w:rPr>
          <w:rFonts w:cs="Times New Roman"/>
        </w:rPr>
        <w:t>CD137L),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MAGT1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NKG2D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(Figure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</w:rPr>
        <w:t>71.</w:t>
      </w:r>
      <w:r w:rsidRPr="00486B41">
        <w:rPr>
          <w:rFonts w:cs="Times New Roman"/>
        </w:rPr>
        <w:t>21B),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ITK</w:t>
      </w:r>
      <w:r w:rsidR="00EC65CB" w:rsidRPr="00486B41">
        <w:rPr>
          <w:rFonts w:cs="Times New Roman"/>
          <w:i/>
        </w:rPr>
        <w:t>,</w:t>
      </w:r>
      <w:r w:rsidR="00414F71" w:rsidRPr="00486B41">
        <w:rPr>
          <w:rFonts w:cs="Times New Roman"/>
          <w:i/>
        </w:rPr>
        <w:t xml:space="preserve"> </w:t>
      </w:r>
      <w:r w:rsidR="00EC65CB" w:rsidRPr="00486B41">
        <w:rPr>
          <w:rFonts w:cs="Times New Roman"/>
          <w:i/>
        </w:rPr>
        <w:t>IL27RA,</w:t>
      </w:r>
      <w:r w:rsidR="00414F71" w:rsidRPr="00486B41">
        <w:rPr>
          <w:rFonts w:cs="Times New Roman"/>
          <w:i/>
        </w:rPr>
        <w:t xml:space="preserve"> </w:t>
      </w:r>
      <w:r w:rsidR="00EC65CB" w:rsidRPr="00486B41">
        <w:rPr>
          <w:rFonts w:cs="Times New Roman"/>
          <w:iCs/>
        </w:rPr>
        <w:t>and</w:t>
      </w:r>
      <w:r w:rsidR="00414F71" w:rsidRPr="00486B41">
        <w:rPr>
          <w:rFonts w:cs="Times New Roman"/>
          <w:i/>
        </w:rPr>
        <w:t xml:space="preserve"> </w:t>
      </w:r>
      <w:r w:rsidR="00EC65CB" w:rsidRPr="00486B41">
        <w:rPr>
          <w:rFonts w:cs="Times New Roman"/>
          <w:i/>
        </w:rPr>
        <w:t>RASGRP1</w:t>
      </w:r>
      <w:r w:rsidR="00186574" w:rsidRPr="00486B41">
        <w:rPr>
          <w:rFonts w:cs="Times New Roman"/>
          <w:i/>
        </w:rPr>
        <w:t>,</w:t>
      </w:r>
      <w:r w:rsidR="00414F71" w:rsidRPr="00486B41">
        <w:rPr>
          <w:rFonts w:cs="Times New Roman"/>
          <w:i/>
        </w:rPr>
        <w:t xml:space="preserve"> </w:t>
      </w:r>
      <w:r w:rsidR="00186574" w:rsidRPr="00486B41">
        <w:rPr>
          <w:rFonts w:cs="Times New Roman"/>
          <w:iCs/>
        </w:rPr>
        <w:t>and</w:t>
      </w:r>
      <w:r w:rsidR="00414F71" w:rsidRPr="00486B41">
        <w:rPr>
          <w:rFonts w:cs="Times New Roman"/>
          <w:i/>
        </w:rPr>
        <w:t xml:space="preserve"> </w:t>
      </w:r>
      <w:r w:rsidR="00186574" w:rsidRPr="00486B41">
        <w:rPr>
          <w:rFonts w:cs="Times New Roman"/>
          <w:i/>
        </w:rPr>
        <w:t>CARMIL2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(c)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nucleotide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metabolism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/>
        </w:rPr>
        <w:t>CTPS1</w:t>
      </w:r>
      <w:r w:rsidRPr="00486B41">
        <w:rPr>
          <w:rFonts w:cs="Times New Roman"/>
        </w:rPr>
        <w:t>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degranulation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/>
        </w:rPr>
        <w:t>PRF1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UNC13D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STXBP2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GATA2,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STK4,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CORO1A,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RAG1,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RAG2,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LIG4,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MCM4,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FCGR3,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PIK3CD,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PIK3R1,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RASGRP1,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DOCK8,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WAS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NFKB1</w:t>
      </w:r>
      <w:r w:rsidR="009E2F38" w:rsidRPr="00486B41">
        <w:rPr>
          <w:rFonts w:cs="Times New Roman"/>
          <w:i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132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381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713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IL</w:t>
      </w:r>
      <w:r w:rsidR="001736B9" w:rsidRPr="00486B41">
        <w:rPr>
          <w:rFonts w:cs="Times New Roman"/>
        </w:rPr>
        <w:t>-</w:t>
      </w:r>
      <w:r w:rsidR="00EC65CB" w:rsidRPr="00486B41">
        <w:rPr>
          <w:rFonts w:cs="Times New Roman"/>
        </w:rPr>
        <w:t>27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predisposed</w:t>
      </w:r>
      <w:r w:rsidR="00414F71" w:rsidRPr="00486B41">
        <w:rPr>
          <w:rFonts w:cs="Times New Roman"/>
        </w:rPr>
        <w:t xml:space="preserve"> </w:t>
      </w:r>
      <w:r w:rsidR="001736B9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infectious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mononucleosis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C65CB" w:rsidRPr="00486B41">
        <w:rPr>
          <w:rFonts w:cs="Times New Roman"/>
        </w:rPr>
        <w:t>infection.</w:t>
      </w:r>
      <w:r w:rsidR="009052E2" w:rsidRPr="00486B41">
        <w:rPr>
          <w:rStyle w:val="citebib"/>
          <w:rFonts w:cs="Times New Roman"/>
          <w:vertAlign w:val="superscript"/>
        </w:rPr>
        <w:t>459</w:t>
      </w:r>
      <w:r w:rsidR="00414F71" w:rsidRPr="00486B41">
        <w:rPr>
          <w:rFonts w:cs="Times New Roman"/>
        </w:rPr>
        <w:t xml:space="preserve"> </w:t>
      </w:r>
    </w:p>
    <w:p w14:paraId="4AFDD751" w14:textId="0983BA11" w:rsidR="00876937" w:rsidRPr="00486B41" w:rsidRDefault="00886F12" w:rsidP="006A13BD">
      <w:pPr>
        <w:pStyle w:val="H2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Chronic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Active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EBV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and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Related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Disorders</w:t>
      </w:r>
    </w:p>
    <w:p w14:paraId="073A2934" w14:textId="53818772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(CAEBV)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natives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Mexico,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lymphadenopathy,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hepatosplenomegaly,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lungs,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nervous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135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348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pancytopenia.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mosquito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allergy.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extremely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EBNA1.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CAEBV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originate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hematopoietic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stem</w:t>
      </w:r>
      <w:r w:rsidR="00414F71" w:rsidRPr="00486B41">
        <w:rPr>
          <w:rFonts w:cs="Times New Roman"/>
        </w:rPr>
        <w:t xml:space="preserve"> </w:t>
      </w:r>
      <w:r w:rsidR="00E9677F" w:rsidRPr="00486B41">
        <w:rPr>
          <w:rFonts w:cs="Times New Roman"/>
        </w:rPr>
        <w:t>cells.</w:t>
      </w:r>
      <w:r w:rsidR="009052E2" w:rsidRPr="00486B41">
        <w:rPr>
          <w:rStyle w:val="citebib"/>
          <w:rFonts w:cs="Times New Roman"/>
          <w:vertAlign w:val="superscript"/>
        </w:rPr>
        <w:t>761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implying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failure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myeloid-derived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su</w:t>
      </w:r>
      <w:r w:rsidR="00DA62CF" w:rsidRPr="00486B41">
        <w:rPr>
          <w:rFonts w:cs="Times New Roman"/>
        </w:rPr>
        <w:t>b</w:t>
      </w:r>
      <w:r w:rsidR="007B1368" w:rsidRPr="00486B41">
        <w:rPr>
          <w:rFonts w:cs="Times New Roman"/>
        </w:rPr>
        <w:t>ppressor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B1368" w:rsidRPr="00486B41">
        <w:rPr>
          <w:rFonts w:cs="Times New Roman"/>
        </w:rPr>
        <w:t>CAEBV</w:t>
      </w:r>
      <w:r w:rsidR="00E9677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DDX3X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rarely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otherwise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547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mosquito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allergy,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untreated,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failure,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refractory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opportunistic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(CTLs)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hematopoietic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(HSCT)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curative</w:t>
      </w:r>
      <w:r w:rsidR="009E2F3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frequent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cause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relapsed</w:t>
      </w:r>
      <w:r w:rsidR="00414F71" w:rsidRPr="00486B41">
        <w:rPr>
          <w:rFonts w:cs="Times New Roman"/>
        </w:rPr>
        <w:t xml:space="preserve"> </w:t>
      </w:r>
      <w:r w:rsidR="00462C45" w:rsidRPr="00486B41">
        <w:rPr>
          <w:rFonts w:cs="Times New Roman"/>
        </w:rPr>
        <w:t>disease</w:t>
      </w:r>
      <w:r w:rsidR="003F2FD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158</w:t>
      </w:r>
    </w:p>
    <w:p w14:paraId="5D4B5D25" w14:textId="260A5577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Hydroa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vacciniforme-like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natives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papules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vesicles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sun-exposed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scarring.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localized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HSCT.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Europe,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Caucasians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cutaneous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good;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spontaneously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&gt;9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prognsosis</w:t>
      </w:r>
      <w:r w:rsidR="009E2F3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2F41498E" w14:textId="3723971E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  <w:i/>
          <w:iCs/>
        </w:rPr>
        <w:t>Severe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mosquito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bite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allergy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deep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ulcerations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scarring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mosquito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bites.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134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While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CAEBV.</w:t>
      </w:r>
    </w:p>
    <w:p w14:paraId="76AFA2C0" w14:textId="34F22C35" w:rsidR="00876937" w:rsidRPr="00486B41" w:rsidRDefault="00876937" w:rsidP="004B7E08">
      <w:pPr>
        <w:pStyle w:val="TXT"/>
        <w:rPr>
          <w:rFonts w:eastAsia="MS Mincho" w:cs="Times New Roman"/>
        </w:rPr>
      </w:pPr>
      <w:r w:rsidRPr="00486B41">
        <w:rPr>
          <w:rFonts w:cs="Times New Roman"/>
          <w:i/>
          <w:iCs/>
        </w:rPr>
        <w:t>Hemophagocytic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lymphohistiocytosis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(HLH)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deficiencies,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manifestation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457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pancytopenia,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dysfunction.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2004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protocol,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360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HSCT.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macrophages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9E2F3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E42E24" w:rsidRPr="00486B41">
        <w:rPr>
          <w:rFonts w:cs="Times New Roman"/>
        </w:rPr>
        <w:t>E</w:t>
      </w:r>
      <w:r w:rsidRPr="00486B41">
        <w:rPr>
          <w:rFonts w:cs="Times New Roman"/>
        </w:rPr>
        <w:t>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MIP-1α,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IP10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414F71" w:rsidRPr="00486B41">
        <w:rPr>
          <w:rFonts w:cs="Times New Roman"/>
        </w:rPr>
        <w:t xml:space="preserve"> </w:t>
      </w:r>
    </w:p>
    <w:p w14:paraId="11F5D95E" w14:textId="39E98BD2" w:rsidR="00C108B5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Systemic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EBV-positive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T-cell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of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childhood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fulminant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</w:p>
    <w:p w14:paraId="07DF29AB" w14:textId="4BBB022D" w:rsidR="00876937" w:rsidRPr="00486B41" w:rsidRDefault="00DE7861" w:rsidP="006A13BD">
      <w:pPr>
        <w:pStyle w:val="H2"/>
        <w:rPr>
          <w:rFonts w:ascii="Times New Roman" w:hAnsi="Times New Roman" w:cs="Times New Roman"/>
          <w:b/>
          <w:kern w:val="1"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EBV</w:t>
      </w:r>
      <w:r w:rsidR="00414F71" w:rsidRPr="00486B41">
        <w:rPr>
          <w:rFonts w:ascii="Times New Roman" w:hAnsi="Times New Roman" w:cs="Times New Roman"/>
        </w:rPr>
        <w:t xml:space="preserve"> </w:t>
      </w:r>
      <w:r w:rsidR="00C108B5" w:rsidRPr="00486B41">
        <w:rPr>
          <w:rFonts w:ascii="Times New Roman" w:hAnsi="Times New Roman" w:cs="Times New Roman"/>
        </w:rPr>
        <w:t>Lymphoproliferative</w:t>
      </w:r>
      <w:r w:rsidR="00414F71" w:rsidRPr="00486B41">
        <w:rPr>
          <w:rFonts w:ascii="Times New Roman" w:hAnsi="Times New Roman" w:cs="Times New Roman"/>
        </w:rPr>
        <w:t xml:space="preserve"> </w:t>
      </w:r>
      <w:r w:rsidR="00C108B5" w:rsidRPr="00486B41">
        <w:rPr>
          <w:rFonts w:ascii="Times New Roman" w:hAnsi="Times New Roman" w:cs="Times New Roman"/>
        </w:rPr>
        <w:t>Disease</w:t>
      </w:r>
      <w:r w:rsidR="00876937" w:rsidRPr="00486B41">
        <w:rPr>
          <w:rFonts w:ascii="Times New Roman" w:hAnsi="Times New Roman" w:cs="Times New Roman"/>
        </w:rPr>
        <w:t>: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Congenital,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Iatrogenic,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and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Post-transplant</w:t>
      </w:r>
    </w:p>
    <w:p w14:paraId="174E3980" w14:textId="47BDE2BF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congenital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disorders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above),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iatrogenic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methotrexate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Table</w:t>
      </w:r>
      <w:r w:rsidR="00414F71" w:rsidRPr="00486B41">
        <w:rPr>
          <w:rFonts w:cs="Times New Roman"/>
          <w:bCs/>
        </w:rPr>
        <w:t xml:space="preserve"> </w:t>
      </w:r>
      <w:r w:rsidR="00F74FBF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4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underlying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inability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</w:p>
    <w:p w14:paraId="4967D4DC" w14:textId="44124E9B" w:rsidR="00E56B60" w:rsidRPr="00333E38" w:rsidRDefault="00E56B60" w:rsidP="00333E38">
      <w:pPr>
        <w:pStyle w:val="PMI"/>
        <w:rPr>
          <w:rPrChange w:id="16" w:author="S4C" w:date="2026-01-12T08:22:00Z">
            <w:rPr>
              <w:rFonts w:ascii="Times New Roman" w:hAnsi="Times New Roman" w:cs="Times New Roman"/>
              <w:b w:val="0"/>
              <w:u w:val="none"/>
            </w:rPr>
          </w:rPrChange>
        </w:rPr>
        <w:pPrChange w:id="17" w:author="S4C" w:date="2026-01-12T08:22:00Z">
          <w:pPr>
            <w:pStyle w:val="Title"/>
            <w:spacing w:line="480" w:lineRule="auto"/>
            <w:jc w:val="left"/>
          </w:pPr>
        </w:pPrChange>
      </w:pPr>
      <w:r w:rsidRPr="00486B41">
        <w:rPr>
          <w:rFonts w:ascii="Times New Roman" w:hAnsi="Times New Roman" w:cs="Times New Roman"/>
        </w:rPr>
        <w:t>&lt;TAB71.4&gt;</w:t>
      </w:r>
    </w:p>
    <w:p w14:paraId="2F0095B4" w14:textId="1BC9D244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rheumatoid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arthritis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polymyositis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methotrexate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resolves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methotrexate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discontinued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498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In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methotrexate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rheumatoid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arthritis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stopping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drug.</w:t>
      </w:r>
      <w:r w:rsidR="00414F71" w:rsidRPr="00486B41">
        <w:rPr>
          <w:rFonts w:cs="Times New Roman"/>
        </w:rPr>
        <w:t xml:space="preserve"> </w:t>
      </w:r>
    </w:p>
    <w:p w14:paraId="447BE8B1" w14:textId="43A4D9C4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(PTLD)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kidney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1-2%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1-3%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2-5%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intestine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Early-stage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necessarily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meet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definition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post-transplant,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graft-versus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cytomegalovirus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drugs,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tacrolimus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antagonists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drugs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alemtuzumab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PTLD.</w:t>
      </w:r>
      <w:r w:rsidR="00414F71" w:rsidRPr="00486B41">
        <w:rPr>
          <w:rFonts w:cs="Times New Roman"/>
        </w:rPr>
        <w:t xml:space="preserve"> </w:t>
      </w:r>
    </w:p>
    <w:p w14:paraId="609AA105" w14:textId="498ACB8A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promoter,</w:t>
      </w:r>
      <w:r w:rsidR="00414F71" w:rsidRPr="00486B41">
        <w:rPr>
          <w:rFonts w:cs="Times New Roman"/>
        </w:rPr>
        <w:t xml:space="preserve"> </w:t>
      </w:r>
      <w:r w:rsidR="001E08DA" w:rsidRPr="00486B41">
        <w:rPr>
          <w:rFonts w:cs="Times New Roman"/>
        </w:rPr>
        <w:t>NRAMP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TGF-β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significantly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B51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allele.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B18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HLA-B21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HLA-A03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HLA-DR7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PTLD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higher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persons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homozygous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HLA-A1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lower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those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homozgous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HL</w:t>
      </w:r>
      <w:r w:rsidR="006E209D" w:rsidRPr="00486B41">
        <w:rPr>
          <w:rFonts w:cs="Times New Roman"/>
          <w:color w:val="000000"/>
        </w:rPr>
        <w:t>A</w:t>
      </w:r>
      <w:r w:rsidRPr="00486B41">
        <w:rPr>
          <w:rFonts w:cs="Times New Roman"/>
          <w:color w:val="000000"/>
        </w:rPr>
        <w:t>-A2</w:t>
      </w:r>
      <w:r w:rsidR="009E2F38" w:rsidRPr="00486B41">
        <w:rPr>
          <w:rFonts w:cs="Times New Roman"/>
          <w:color w:val="000000"/>
        </w:rPr>
        <w:t>.</w:t>
      </w:r>
      <w:r w:rsidR="00414F71" w:rsidRPr="00486B41">
        <w:rPr>
          <w:rFonts w:cs="Times New Roman"/>
          <w:color w:val="000000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HLA-E</w:t>
      </w:r>
      <w:r w:rsidR="00A87280" w:rsidRPr="00486B41">
        <w:rPr>
          <w:rFonts w:ascii="Cambria Math" w:hAnsi="Cambria Math" w:cs="Cambria Math"/>
          <w:bCs/>
          <w:color w:val="212121"/>
          <w:shd w:val="clear" w:color="auto" w:fill="FFFFFF"/>
        </w:rPr>
        <w:t>∗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0103/0103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is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associated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with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an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increased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risk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of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progression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to</w:t>
      </w:r>
      <w:r w:rsidR="00414F71" w:rsidRPr="00486B41">
        <w:rPr>
          <w:rFonts w:cs="Times New Roman"/>
          <w:bCs/>
          <w:color w:val="212121"/>
          <w:shd w:val="clear" w:color="auto" w:fill="FFFFFF"/>
        </w:rPr>
        <w:t xml:space="preserve"> </w:t>
      </w:r>
      <w:r w:rsidR="00A87280" w:rsidRPr="00486B41">
        <w:rPr>
          <w:rFonts w:cs="Times New Roman"/>
          <w:bCs/>
          <w:color w:val="212121"/>
          <w:shd w:val="clear" w:color="auto" w:fill="FFFFFF"/>
        </w:rPr>
        <w:t>PTLD</w:t>
      </w:r>
      <w:r w:rsidR="009B24F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752</w:t>
      </w:r>
    </w:p>
    <w:p w14:paraId="27202B0A" w14:textId="042442B0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illness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enlargement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adenoids,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lymphadenopathy;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biopsies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hyperplasia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oligoclonal.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extranodal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gastrointestinal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tract,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lungs,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kidney,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nervous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probably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22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myeloma.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Distinct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rarely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EBV-positive.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011514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abnormalities,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bcl-6</w:t>
      </w:r>
      <w:r w:rsidR="009E2F38" w:rsidRPr="00486B41">
        <w:rPr>
          <w:rFonts w:cs="Times New Roman"/>
          <w:i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91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</w:rPr>
        <w:t>Monomorphic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p53,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N-ras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c-myc.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G1/G0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heavy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(IgH)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antigen-selected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(lacking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compatible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524</w:t>
      </w:r>
      <w:r w:rsidR="00414F71" w:rsidRPr="00486B41">
        <w:rPr>
          <w:rFonts w:cs="Times New Roman"/>
        </w:rPr>
        <w:t xml:space="preserve"> </w:t>
      </w:r>
    </w:p>
    <w:p w14:paraId="143DD571" w14:textId="0E0FCDC2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&lt;FIG71.22&gt;</w:t>
      </w:r>
    </w:p>
    <w:p w14:paraId="3506ACFF" w14:textId="1E144E62" w:rsidR="00255873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follow-up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treatment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general,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9E2F3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measurements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alone.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scans.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demonstration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appropriate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biopsies.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Biopsies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/>
        </w:rPr>
        <w:t>LMP1,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LMP2,</w:t>
      </w:r>
      <w:r w:rsidR="00414F71" w:rsidRPr="00486B41">
        <w:rPr>
          <w:rFonts w:cs="Times New Roman"/>
          <w:i/>
        </w:rPr>
        <w:t xml:space="preserve"> </w:t>
      </w:r>
      <w:proofErr w:type="gramStart"/>
      <w:r w:rsidRPr="00486B41">
        <w:rPr>
          <w:rFonts w:cs="Times New Roman"/>
          <w:i/>
        </w:rPr>
        <w:t>BZLF1</w:t>
      </w:r>
      <w:proofErr w:type="gramEnd"/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biopsies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galectin-1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tolerizes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</w:p>
    <w:p w14:paraId="390E2409" w14:textId="52A2F0E1" w:rsidR="00876937" w:rsidRPr="00486B41" w:rsidRDefault="00DE7861" w:rsidP="006A13BD">
      <w:pPr>
        <w:pStyle w:val="H2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Burkitt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Lymphoma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6E893A38" w14:textId="7FD7538A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equatorial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Guinea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Plasmodium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falciparum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9052E2" w:rsidRPr="00486B41">
        <w:rPr>
          <w:rStyle w:val="citebib"/>
          <w:rFonts w:cs="Times New Roman"/>
          <w:vertAlign w:val="superscript"/>
        </w:rPr>
        <w:t>501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Table</w:t>
      </w:r>
      <w:r w:rsidR="00414F71" w:rsidRPr="00486B41">
        <w:rPr>
          <w:rFonts w:cs="Times New Roman"/>
          <w:bCs/>
        </w:rPr>
        <w:t xml:space="preserve"> </w:t>
      </w:r>
      <w:r w:rsidR="00F74FBF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5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5-10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100,000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childhood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jaw.</w:t>
      </w:r>
      <w:r w:rsidR="00414F71" w:rsidRPr="00486B41">
        <w:rPr>
          <w:rFonts w:cs="Times New Roman"/>
        </w:rPr>
        <w:t xml:space="preserve"> </w:t>
      </w:r>
    </w:p>
    <w:p w14:paraId="7C2380BF" w14:textId="7DAE9E6A" w:rsidR="00E56B60" w:rsidRPr="00333E38" w:rsidRDefault="00E56B60" w:rsidP="00333E38">
      <w:pPr>
        <w:pStyle w:val="PMI"/>
        <w:rPr>
          <w:rPrChange w:id="18" w:author="S4C" w:date="2026-01-12T08:22:00Z">
            <w:rPr>
              <w:rFonts w:ascii="Times New Roman" w:hAnsi="Times New Roman" w:cs="Times New Roman"/>
              <w:b w:val="0"/>
              <w:u w:val="none"/>
            </w:rPr>
          </w:rPrChange>
        </w:rPr>
        <w:pPrChange w:id="19" w:author="S4C" w:date="2026-01-12T08:22:00Z">
          <w:pPr>
            <w:pStyle w:val="Title"/>
            <w:spacing w:line="480" w:lineRule="auto"/>
            <w:jc w:val="left"/>
          </w:pPr>
        </w:pPrChange>
      </w:pPr>
      <w:r w:rsidRPr="00486B41">
        <w:rPr>
          <w:rFonts w:ascii="Times New Roman" w:hAnsi="Times New Roman" w:cs="Times New Roman"/>
        </w:rPr>
        <w:t>&lt;TAB71.5&gt;</w:t>
      </w:r>
    </w:p>
    <w:p w14:paraId="218B6517" w14:textId="2A5EA59A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Sporadic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Europe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0.2-0.3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100,000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10-20%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1-2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100,000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Sporadic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abdominal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AIDS-related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AIDS-BL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fallen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advent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anti-retroviral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atypical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basophilic,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vacuolated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irregular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prominent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nucleoli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background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phagocytic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histiocytes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“starry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sky”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23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mitotic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figures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apoptosis.</w:t>
      </w:r>
      <w:r w:rsidR="00414F71" w:rsidRPr="00486B41">
        <w:rPr>
          <w:rFonts w:cs="Times New Roman"/>
          <w:b/>
        </w:rPr>
        <w:t xml:space="preserve"> </w:t>
      </w:r>
    </w:p>
    <w:p w14:paraId="11C09901" w14:textId="7254C0BF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&lt;FIG71.23&gt;</w:t>
      </w:r>
    </w:p>
    <w:p w14:paraId="7BB1E8D0" w14:textId="14FE0F07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8:14,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8:2,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8:22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portion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heavy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14)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22)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c-myc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(on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Analysis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chromosome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breakpoints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c-myc</w:t>
      </w:r>
      <w:r w:rsidRPr="00486B41">
        <w:rPr>
          <w:rFonts w:cs="Times New Roman"/>
        </w:rPr>
        <w:t>/immunoglobulin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error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class-switch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recombination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368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c-myc,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proximity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determinant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affecting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&gt;15%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immunogenicity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TAPs,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proteasome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subunits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NF-κB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interferon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Transgenic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resembling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compatible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Therefore,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substitute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EBNA2.</w:t>
      </w:r>
      <w:r w:rsidR="00414F71" w:rsidRPr="00486B41">
        <w:rPr>
          <w:rFonts w:cs="Times New Roman"/>
        </w:rPr>
        <w:t xml:space="preserve"> </w:t>
      </w:r>
    </w:p>
    <w:p w14:paraId="733D5C02" w14:textId="178DA429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activation-induced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cytidine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deaminase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Style w:val="highlight1"/>
          <w:rFonts w:cs="Times New Roman"/>
          <w:lang w:val="en"/>
        </w:rPr>
        <w:t>AID)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and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thereby,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translocations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731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hemolysis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release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heme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converted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hemin;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hemin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differentiation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vitro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release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E6C76" w:rsidRPr="00486B41">
        <w:rPr>
          <w:rFonts w:cs="Times New Roman"/>
        </w:rPr>
        <w:t>virus</w:t>
      </w:r>
      <w:r w:rsidR="009B24FD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mismatch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repair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cell.</w:t>
      </w:r>
      <w:r w:rsidR="009052E2" w:rsidRPr="00486B41">
        <w:rPr>
          <w:rStyle w:val="citebib"/>
          <w:rFonts w:cs="Times New Roman"/>
          <w:vertAlign w:val="superscript"/>
        </w:rPr>
        <w:t>233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particularly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TP53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AIDS-related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sporadic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sporadic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centroblasts.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vivo.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CD77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CD10,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CD38,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PAX5,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adhesion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LFA-1,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ICAM1),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(e.g.CD23,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CD70),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costimulatory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CD86),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apototic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PUMA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204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sporadic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CCND3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TCF3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(which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PI3K)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ID3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TCF3</w:t>
      </w:r>
      <w:r w:rsidRPr="00486B41">
        <w:rPr>
          <w:rFonts w:cs="Times New Roman"/>
        </w:rPr>
        <w:t>)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645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550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lysosomal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iron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reductase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CYB561A3</w:t>
      </w:r>
      <w:r w:rsidR="009052E2" w:rsidRPr="00486B41">
        <w:rPr>
          <w:rStyle w:val="citebib"/>
          <w:rFonts w:cs="Times New Roman"/>
          <w:vertAlign w:val="superscript"/>
        </w:rPr>
        <w:t>772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serine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hydroxymethyltransferase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2</w:t>
      </w:r>
      <w:r w:rsidR="009052E2" w:rsidRPr="00486B41">
        <w:rPr>
          <w:rStyle w:val="citebib"/>
          <w:rFonts w:cs="Times New Roman"/>
          <w:vertAlign w:val="superscript"/>
        </w:rPr>
        <w:t>782</w:t>
      </w:r>
      <w:r w:rsidR="009B24FD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key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enzyme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one-carbon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metabolism,</w:t>
      </w:r>
      <w:r w:rsidR="00414F71" w:rsidRPr="00486B41">
        <w:rPr>
          <w:rFonts w:cs="Times New Roman"/>
        </w:rPr>
        <w:t xml:space="preserve"> </w:t>
      </w:r>
      <w:r w:rsidR="00950496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survval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DA62CF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</w:p>
    <w:p w14:paraId="13FFC106" w14:textId="5ECECEB3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i/>
          <w:iCs/>
        </w:rPr>
        <w:t>Qp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338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sensitive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9052E2" w:rsidRPr="00486B41">
        <w:rPr>
          <w:rStyle w:val="citebib"/>
          <w:rFonts w:cs="Times New Roman"/>
          <w:vertAlign w:val="superscript"/>
        </w:rPr>
        <w:t>37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LF3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called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“</w:t>
      </w:r>
      <w:r w:rsidRPr="00486B41">
        <w:rPr>
          <w:rFonts w:cs="Times New Roman"/>
          <w:i/>
          <w:iCs/>
        </w:rPr>
        <w:t>Wp</w:t>
      </w:r>
      <w:r w:rsidRPr="00486B41">
        <w:rPr>
          <w:rFonts w:cs="Times New Roman"/>
        </w:rPr>
        <w:t>-restricted</w:t>
      </w:r>
      <w:r w:rsidR="009E2F38" w:rsidRPr="00486B41">
        <w:rPr>
          <w:rFonts w:cs="Times New Roman"/>
        </w:rPr>
        <w:t>.</w:t>
      </w:r>
      <w:r w:rsidR="008C19F9" w:rsidRPr="00486B41">
        <w:rPr>
          <w:rFonts w:cs="Times New Roman"/>
        </w:rPr>
        <w:t>”</w:t>
      </w:r>
      <w:r w:rsidR="009052E2" w:rsidRPr="00486B41">
        <w:rPr>
          <w:rStyle w:val="citebib"/>
          <w:rFonts w:cs="Times New Roman"/>
          <w:vertAlign w:val="superscript"/>
        </w:rPr>
        <w:t>336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EBNA2-deleted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downstream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i/>
          <w:iCs/>
        </w:rPr>
        <w:t>Wp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truncated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Wp</w:t>
      </w:r>
      <w:proofErr w:type="gramEnd"/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LMP1.</w:t>
      </w:r>
      <w:r w:rsidR="00414F71" w:rsidRPr="00486B41">
        <w:rPr>
          <w:rFonts w:cs="Times New Roman"/>
        </w:rPr>
        <w:t xml:space="preserve"> </w:t>
      </w:r>
    </w:p>
    <w:p w14:paraId="559CC63D" w14:textId="2CEBC144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passage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</w:t>
      </w:r>
      <w:r w:rsidR="006E209D" w:rsidRPr="00486B41">
        <w:rPr>
          <w:rFonts w:cs="Times New Roman"/>
        </w:rPr>
        <w:t>tr</w:t>
      </w:r>
      <w:r w:rsidRPr="00486B41">
        <w:rPr>
          <w:rFonts w:cs="Times New Roman"/>
        </w:rPr>
        <w:t>o,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vivo,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maintaining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tumorigenity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available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pathogenesis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counteract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susceptibilty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  <w:i/>
          <w:iCs/>
        </w:rPr>
        <w:t>Wp</w:t>
      </w:r>
      <w:r w:rsidRPr="00486B41">
        <w:rPr>
          <w:rFonts w:cs="Times New Roman"/>
        </w:rPr>
        <w:t>-restricted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Cs/>
        </w:rPr>
        <w:t>BLs,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cell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survival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greatly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enhanced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antagonizing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Bim-mediated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335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passage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Wp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LCL</w:t>
      </w:r>
      <w:r w:rsidR="006E209D" w:rsidRPr="00486B41">
        <w:rPr>
          <w:rFonts w:cs="Times New Roman"/>
        </w:rPr>
        <w:t>-</w:t>
      </w:r>
      <w:r w:rsidRPr="00486B41">
        <w:rPr>
          <w:rFonts w:cs="Times New Roman"/>
        </w:rPr>
        <w:t>like,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clumps,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adhesion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(ICAM1,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LFA3),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(CD23,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CD70),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costimulatory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CD86),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bcl-2.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myc/Ig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identifying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switched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vivo</w:t>
      </w:r>
      <w:r w:rsidR="00414F71" w:rsidRPr="00486B41">
        <w:rPr>
          <w:rFonts w:cs="Times New Roman"/>
        </w:rPr>
        <w:t xml:space="preserve"> </w:t>
      </w:r>
    </w:p>
    <w:p w14:paraId="10682491" w14:textId="35456A52" w:rsidR="00255873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Epidemiologic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implied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Accordingly,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EA-R.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holoendemic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sporadic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575</w:t>
      </w:r>
      <w:r w:rsidR="00414F71" w:rsidRPr="00486B41">
        <w:rPr>
          <w:rFonts w:cs="Times New Roman"/>
        </w:rPr>
        <w:t xml:space="preserve"> </w:t>
      </w:r>
      <w:r w:rsidR="00640E88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A56250" w:rsidRPr="00486B41">
        <w:rPr>
          <w:rFonts w:cs="Times New Roman"/>
          <w:bCs/>
        </w:rPr>
        <w:t>DNA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methylation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is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lower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children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malaria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both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plasma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saliva,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consistent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increased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level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EBV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lytic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replication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="00640E88" w:rsidRPr="00486B41">
        <w:rPr>
          <w:rFonts w:cs="Times New Roman"/>
          <w:bCs/>
        </w:rPr>
        <w:t>malaria</w:t>
      </w:r>
      <w:r w:rsidR="009052E2" w:rsidRPr="00486B41">
        <w:rPr>
          <w:rStyle w:val="citebib"/>
          <w:rFonts w:cs="Times New Roman"/>
          <w:vertAlign w:val="superscript"/>
        </w:rPr>
        <w:t>631</w:t>
      </w:r>
      <w:r w:rsidR="00640E88" w:rsidRPr="00486B41">
        <w:rPr>
          <w:rFonts w:cs="Times New Roman"/>
          <w:bCs/>
        </w:rPr>
        <w:t>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prevalence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574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transmission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transmission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105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5-9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holoendemic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non-holoendemic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coincided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peak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P.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falciparum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incubation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PBMCs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="006E209D" w:rsidRPr="00486B41">
        <w:rPr>
          <w:rFonts w:cs="Times New Roman"/>
        </w:rPr>
        <w:t>number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exposure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BL.</w:t>
      </w:r>
      <w:r w:rsidR="00414F71" w:rsidRPr="00486B41">
        <w:rPr>
          <w:rFonts w:cs="Times New Roman"/>
        </w:rPr>
        <w:t xml:space="preserve"> </w:t>
      </w:r>
    </w:p>
    <w:p w14:paraId="0B693723" w14:textId="6EF17D4F" w:rsidR="00876937" w:rsidRPr="00486B41" w:rsidRDefault="00DE7861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lastRenderedPageBreak/>
        <w:t>&lt;H2&gt;</w:t>
      </w:r>
      <w:r w:rsidR="00876937" w:rsidRPr="00486B41">
        <w:rPr>
          <w:rFonts w:ascii="Times New Roman" w:hAnsi="Times New Roman" w:cs="Times New Roman"/>
        </w:rPr>
        <w:t>Hodgkin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Lymphoma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5E74E279" w14:textId="434BD979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Classical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histologic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subtypes.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EBV-positivity,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Reed-Sternberg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80-90%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60-75%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mixed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cellularity,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20%-40%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sclerosis,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&lt;10%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rich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Reed-Sternberg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multinucleated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lineage)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rearrangements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CD70,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conventional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CD19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CD20.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lymphadenopathy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spleen.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Reed-Sternberg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background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granulocytes,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histiocytes,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24).</w:t>
      </w:r>
      <w:r w:rsidR="00414F71" w:rsidRPr="00486B41">
        <w:rPr>
          <w:rFonts w:cs="Times New Roman"/>
        </w:rPr>
        <w:t xml:space="preserve"> </w:t>
      </w:r>
    </w:p>
    <w:p w14:paraId="2CE3D004" w14:textId="17E52DF0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&lt;FIG71.24&gt;</w:t>
      </w:r>
    </w:p>
    <w:p w14:paraId="452134F7" w14:textId="17907008" w:rsidR="00876937" w:rsidRPr="00486B41" w:rsidRDefault="00876937" w:rsidP="004B7E08">
      <w:pPr>
        <w:pStyle w:val="TXT"/>
        <w:rPr>
          <w:rFonts w:cs="Times New Roman"/>
          <w:b/>
          <w:iCs/>
        </w:rPr>
      </w:pP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countries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(80-90%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EBV-positive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affluent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countries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(30-40%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EBV-positive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childhood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HL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nearly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always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EBV-positive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immunosuppressed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patients.</w:t>
      </w:r>
      <w:r w:rsidR="00414F71" w:rsidRPr="00486B41">
        <w:rPr>
          <w:rFonts w:cs="Times New Roman"/>
          <w:iCs/>
        </w:rPr>
        <w:t xml:space="preserve"> </w:t>
      </w:r>
    </w:p>
    <w:p w14:paraId="25F9CEFC" w14:textId="34D5EA5B" w:rsidR="00876937" w:rsidRPr="00486B41" w:rsidRDefault="00876937" w:rsidP="004B7E08">
      <w:pPr>
        <w:pStyle w:val="TXT"/>
        <w:rPr>
          <w:rFonts w:cs="Times New Roman"/>
          <w:b/>
          <w:iCs/>
        </w:rPr>
      </w:pPr>
      <w:r w:rsidRPr="00486B41">
        <w:rPr>
          <w:rFonts w:cs="Times New Roman"/>
        </w:rPr>
        <w:t>Elevations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EA-D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509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3-4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Patients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with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EBV-positive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HL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have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detectable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DNA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plasma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before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therapy.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DNA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plasma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declines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response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to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therapy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and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increases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before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disease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recurs</w:t>
      </w:r>
      <w:r w:rsidR="009E2F38" w:rsidRPr="00486B41">
        <w:rPr>
          <w:rFonts w:cs="Times New Roman"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692</w:t>
      </w:r>
      <w:r w:rsidR="00414F71" w:rsidRPr="00486B41">
        <w:rPr>
          <w:rFonts w:cs="Times New Roman"/>
          <w:iCs/>
        </w:rPr>
        <w:t xml:space="preserve"> </w:t>
      </w:r>
      <w:proofErr w:type="gramStart"/>
      <w:r w:rsidRPr="00486B41">
        <w:rPr>
          <w:rFonts w:cs="Times New Roman"/>
          <w:iCs/>
        </w:rPr>
        <w:t>The</w:t>
      </w:r>
      <w:proofErr w:type="gramEnd"/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level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of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higher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blood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of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persons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with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EBV-positive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HL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compared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with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EBV-negative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disease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and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higher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patients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with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advanced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stage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disease.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Overall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there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2.6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to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3.4-fold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increased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risk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of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EBV-positive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HL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after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IM,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reaching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4-fold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younger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adults</w:t>
      </w:r>
      <w:r w:rsidR="009E2F38" w:rsidRPr="00486B41">
        <w:rPr>
          <w:rFonts w:cs="Times New Roman"/>
          <w:i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268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being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2.9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Pr="00486B41">
        <w:rPr>
          <w:rFonts w:cs="Times New Roman"/>
          <w:iCs/>
        </w:rPr>
        <w:t>.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contrast,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there</w:t>
      </w:r>
      <w:r w:rsidR="00414F71" w:rsidRPr="00486B41">
        <w:rPr>
          <w:rFonts w:cs="Times New Roman"/>
          <w:iCs/>
        </w:rPr>
        <w:t xml:space="preserve"> </w:t>
      </w:r>
      <w:r w:rsidR="004579E8" w:rsidRPr="00486B41">
        <w:rPr>
          <w:rFonts w:cs="Times New Roman"/>
          <w:iCs/>
        </w:rPr>
        <w:t>i</w:t>
      </w:r>
      <w:r w:rsidRPr="00486B41">
        <w:rPr>
          <w:rFonts w:cs="Times New Roman"/>
          <w:iCs/>
        </w:rPr>
        <w:t>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no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increase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other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lymphoid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tumors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after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IM,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including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EBV-negative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HL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or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non-Hodgkin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lymphoma.</w:t>
      </w:r>
    </w:p>
    <w:p w14:paraId="7B86588F" w14:textId="6FF13C09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Sequencing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crippled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324</w:t>
      </w:r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</w:rPr>
        <w:t>Such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crippling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counter-selection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death.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crippling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consistent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hypothesis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NF-κB,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mimicking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crippled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survive.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ha</w:t>
      </w:r>
      <w:r w:rsidR="001736B9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NF-κB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="00E768F7" w:rsidRPr="00486B41">
        <w:rPr>
          <w:rFonts w:cs="Times New Roman"/>
        </w:rPr>
        <w:t>HL</w:t>
      </w:r>
      <w:r w:rsidR="00C33F8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777</w:t>
      </w:r>
    </w:p>
    <w:p w14:paraId="6C005CEF" w14:textId="4D34E7C4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Biopsies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Qp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163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CD79A,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CD19,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Smad2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phosphatase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κ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viability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579E8" w:rsidRPr="00486B41">
        <w:rPr>
          <w:rFonts w:cs="Times New Roman"/>
        </w:rPr>
        <w:t>i</w:t>
      </w:r>
      <w:r w:rsidRPr="00486B41">
        <w:rPr>
          <w:rFonts w:cs="Times New Roman"/>
        </w:rPr>
        <w:t>m-1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autotaxin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lysophosphatidic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CCL20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trafficking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tumors.</w:t>
      </w:r>
      <w:r w:rsidR="00414F71" w:rsidRPr="00486B41">
        <w:rPr>
          <w:rFonts w:cs="Times New Roman"/>
        </w:rPr>
        <w:t xml:space="preserve"> </w:t>
      </w:r>
    </w:p>
    <w:p w14:paraId="64FA27BF" w14:textId="4DB7C201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Polymorphisms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172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strength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surveillance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Caucasian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HLA-A*0201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conversely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HLA-A*0101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allele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533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In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polymorphism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</w:rPr>
        <w:t>Biopsies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miR-96,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miR-128a,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miR-128b.</w:t>
      </w:r>
      <w:proofErr w:type="gramEnd"/>
    </w:p>
    <w:p w14:paraId="6CC04DE6" w14:textId="29EB07D2" w:rsidR="00255873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Galectin-1,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immunomodulatory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examined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Reed-Sternberg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Galectin-1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degranulation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LAG-3,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gender,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302</w:t>
      </w:r>
    </w:p>
    <w:p w14:paraId="35205531" w14:textId="4F3A3CE0" w:rsidR="00876937" w:rsidRPr="00486B41" w:rsidRDefault="00DE7861" w:rsidP="006A13BD">
      <w:pPr>
        <w:pStyle w:val="H2"/>
        <w:rPr>
          <w:rFonts w:ascii="Times New Roman" w:eastAsia="MS Mincho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/>
          <w:bCs/>
        </w:rPr>
        <w:t>&lt;H2&gt;</w:t>
      </w:r>
      <w:r w:rsidR="00876937" w:rsidRPr="00486B41">
        <w:rPr>
          <w:rFonts w:ascii="Times New Roman" w:hAnsi="Times New Roman" w:cs="Times New Roman"/>
          <w:b/>
          <w:bCs/>
        </w:rPr>
        <w:t>Nasopharyngeal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876937" w:rsidRPr="00486B41">
        <w:rPr>
          <w:rFonts w:ascii="Times New Roman" w:hAnsi="Times New Roman" w:cs="Times New Roman"/>
          <w:b/>
          <w:bCs/>
        </w:rPr>
        <w:t>Carcinoma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</w:p>
    <w:p w14:paraId="34711590" w14:textId="6B3DDEF7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(NPC)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keratinizing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non-keratinizing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subtypes.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Virtually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non-keratinizing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Undifferentated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prevalent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China),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Northern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Africa,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Eskimos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Arctic.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100,000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2-3-fold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women.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peaks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50-59,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peak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adolescents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Chinese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China.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Environmental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dietary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fish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foods),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play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perhaps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dietary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habits.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Europe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0.5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100,000.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63%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undifferentiated.</w:t>
      </w:r>
      <w:r w:rsidR="00414F71" w:rsidRPr="00486B41">
        <w:rPr>
          <w:rFonts w:cs="Times New Roman"/>
        </w:rPr>
        <w:t xml:space="preserve"> </w:t>
      </w:r>
    </w:p>
    <w:p w14:paraId="71550A34" w14:textId="4F779DC8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pre-invasive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situ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dysplasia)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558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pre-invasive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already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abnormality.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prominent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background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25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sometimes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referred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lymphoepitheliomas.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escape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399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bacteria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translocating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oral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cavity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enriched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microenvironment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F6B8F" w:rsidRPr="00486B41">
        <w:rPr>
          <w:rFonts w:cs="Times New Roman"/>
        </w:rPr>
        <w:t>NPC</w:t>
      </w:r>
      <w:r w:rsidR="00C33F8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403</w:t>
      </w:r>
      <w:r w:rsidR="00414F71" w:rsidRPr="00486B41">
        <w:rPr>
          <w:rFonts w:cs="Times New Roman"/>
        </w:rPr>
        <w:t xml:space="preserve"> </w:t>
      </w:r>
    </w:p>
    <w:p w14:paraId="195693BF" w14:textId="51D10ED4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&lt;FIG71.25&gt;</w:t>
      </w:r>
    </w:p>
    <w:p w14:paraId="66756560" w14:textId="3283E634" w:rsidR="00876937" w:rsidRPr="00486B41" w:rsidRDefault="00876937" w:rsidP="004B7E08">
      <w:pPr>
        <w:pStyle w:val="TXT"/>
        <w:rPr>
          <w:rFonts w:cs="Times New Roman"/>
          <w:color w:val="222222"/>
          <w:spacing w:val="3"/>
        </w:rPr>
      </w:pP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believed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multistep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p53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p16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p21Ras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bcl-2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p53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invasive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(Fig.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</w:rPr>
        <w:t>71.</w:t>
      </w:r>
      <w:r w:rsidRPr="00486B41">
        <w:rPr>
          <w:rFonts w:cs="Times New Roman"/>
        </w:rPr>
        <w:t>26).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hypermethylated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TFPI-2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DLEC1,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BLU,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and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E-cadherin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</w:rPr>
        <w:t>Twist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Snail,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which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are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repressors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E-cadherin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regulators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epithelial–mesenchymal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transition,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are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induced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by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LMP1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correlate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with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the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metastatic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behavior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NPC.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eastAsia="MS Mincho" w:cs="Times New Roman"/>
        </w:rPr>
        <w:t>Whole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exome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sequencing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genome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wide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associations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studies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identified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genetic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variants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numerous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genes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including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cancer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driver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genes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(</w:t>
      </w:r>
      <w:r w:rsidRPr="00486B41">
        <w:rPr>
          <w:rFonts w:cs="Times New Roman"/>
          <w:i/>
          <w:iCs/>
          <w:color w:val="222222"/>
          <w:spacing w:val="3"/>
        </w:rPr>
        <w:t>PIK3CA,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i/>
          <w:iCs/>
          <w:color w:val="222222"/>
          <w:spacing w:val="3"/>
        </w:rPr>
        <w:t>TP53</w:t>
      </w:r>
      <w:r w:rsidRPr="00486B41">
        <w:rPr>
          <w:rFonts w:cs="Times New Roman"/>
          <w:color w:val="222222"/>
          <w:spacing w:val="3"/>
        </w:rPr>
        <w:t>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i/>
          <w:iCs/>
          <w:color w:val="222222"/>
          <w:spacing w:val="3"/>
        </w:rPr>
        <w:t>ERBB2</w:t>
      </w:r>
      <w:r w:rsidRPr="00486B41">
        <w:rPr>
          <w:rFonts w:cs="Times New Roman"/>
          <w:color w:val="222222"/>
          <w:spacing w:val="3"/>
        </w:rPr>
        <w:t>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i/>
          <w:iCs/>
          <w:color w:val="222222"/>
          <w:spacing w:val="3"/>
        </w:rPr>
        <w:t>ERBB3</w:t>
      </w:r>
      <w:r w:rsidRPr="00486B41">
        <w:rPr>
          <w:rFonts w:cs="Times New Roman"/>
          <w:color w:val="222222"/>
          <w:spacing w:val="3"/>
        </w:rPr>
        <w:t>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i/>
          <w:iCs/>
          <w:color w:val="222222"/>
          <w:spacing w:val="3"/>
        </w:rPr>
        <w:t>KRAS</w:t>
      </w:r>
      <w:r w:rsidRPr="00486B41">
        <w:rPr>
          <w:rFonts w:cs="Times New Roman"/>
          <w:color w:val="222222"/>
          <w:spacing w:val="3"/>
        </w:rPr>
        <w:t>)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chromatin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modifier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genes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(</w:t>
      </w:r>
      <w:r w:rsidRPr="00486B41">
        <w:rPr>
          <w:rFonts w:cs="Times New Roman"/>
          <w:i/>
          <w:color w:val="222222"/>
          <w:spacing w:val="3"/>
        </w:rPr>
        <w:t>ARID1A,</w:t>
      </w:r>
      <w:r w:rsidR="00414F71" w:rsidRPr="00486B41">
        <w:rPr>
          <w:rFonts w:cs="Times New Roman"/>
          <w:i/>
          <w:color w:val="222222"/>
          <w:spacing w:val="3"/>
        </w:rPr>
        <w:t xml:space="preserve"> </w:t>
      </w:r>
      <w:r w:rsidRPr="00486B41">
        <w:rPr>
          <w:rFonts w:cs="Times New Roman"/>
          <w:i/>
          <w:color w:val="222222"/>
          <w:spacing w:val="3"/>
        </w:rPr>
        <w:t>MLL2,</w:t>
      </w:r>
      <w:r w:rsidR="00414F71" w:rsidRPr="00486B41">
        <w:rPr>
          <w:rFonts w:cs="Times New Roman"/>
          <w:i/>
          <w:color w:val="222222"/>
          <w:spacing w:val="3"/>
        </w:rPr>
        <w:t xml:space="preserve"> </w:t>
      </w:r>
      <w:r w:rsidRPr="00486B41">
        <w:rPr>
          <w:rFonts w:cs="Times New Roman"/>
          <w:i/>
          <w:color w:val="222222"/>
          <w:spacing w:val="3"/>
        </w:rPr>
        <w:t>BAP1,</w:t>
      </w:r>
      <w:r w:rsidR="00414F71" w:rsidRPr="00486B41">
        <w:rPr>
          <w:rFonts w:cs="Times New Roman"/>
          <w:i/>
          <w:color w:val="222222"/>
          <w:spacing w:val="3"/>
        </w:rPr>
        <w:t xml:space="preserve"> </w:t>
      </w:r>
      <w:r w:rsidRPr="00486B41">
        <w:rPr>
          <w:rFonts w:cs="Times New Roman"/>
          <w:i/>
          <w:color w:val="222222"/>
          <w:spacing w:val="3"/>
        </w:rPr>
        <w:t>MLL3,</w:t>
      </w:r>
      <w:r w:rsidR="00414F71" w:rsidRPr="00486B41">
        <w:rPr>
          <w:rFonts w:cs="Times New Roman"/>
          <w:i/>
          <w:color w:val="222222"/>
          <w:spacing w:val="3"/>
        </w:rPr>
        <w:t xml:space="preserve"> </w:t>
      </w:r>
      <w:r w:rsidRPr="00486B41">
        <w:rPr>
          <w:rFonts w:cs="Times New Roman"/>
          <w:i/>
          <w:color w:val="222222"/>
          <w:spacing w:val="3"/>
        </w:rPr>
        <w:t>TET2,</w:t>
      </w:r>
      <w:r w:rsidR="00414F71" w:rsidRPr="00486B41">
        <w:rPr>
          <w:rFonts w:cs="Times New Roman"/>
          <w:i/>
          <w:color w:val="222222"/>
          <w:spacing w:val="3"/>
        </w:rPr>
        <w:t xml:space="preserve"> </w:t>
      </w:r>
      <w:r w:rsidRPr="00486B41">
        <w:rPr>
          <w:rFonts w:cs="Times New Roman"/>
          <w:i/>
          <w:color w:val="222222"/>
          <w:spacing w:val="3"/>
        </w:rPr>
        <w:t>TSHZ3</w:t>
      </w:r>
      <w:r w:rsidRPr="00486B41">
        <w:rPr>
          <w:rFonts w:cs="Times New Roman"/>
          <w:color w:val="222222"/>
          <w:spacing w:val="3"/>
        </w:rPr>
        <w:t>),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iCs/>
          <w:color w:val="222222"/>
          <w:spacing w:val="3"/>
        </w:rPr>
        <w:t>and</w:t>
      </w:r>
      <w:r w:rsidR="00414F71" w:rsidRPr="00486B41">
        <w:rPr>
          <w:rFonts w:cs="Times New Roman"/>
          <w:i/>
          <w:iCs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autophagy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genes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(</w:t>
      </w:r>
      <w:r w:rsidRPr="00486B41">
        <w:rPr>
          <w:rFonts w:cs="Times New Roman"/>
          <w:i/>
          <w:color w:val="222222"/>
          <w:spacing w:val="3"/>
        </w:rPr>
        <w:t>ATG13,</w:t>
      </w:r>
      <w:r w:rsidR="00414F71" w:rsidRPr="00486B41">
        <w:rPr>
          <w:rFonts w:cs="Times New Roman"/>
          <w:i/>
          <w:color w:val="222222"/>
          <w:spacing w:val="3"/>
        </w:rPr>
        <w:t xml:space="preserve"> </w:t>
      </w:r>
      <w:r w:rsidRPr="00486B41">
        <w:rPr>
          <w:rFonts w:cs="Times New Roman"/>
          <w:i/>
          <w:color w:val="222222"/>
          <w:spacing w:val="3"/>
        </w:rPr>
        <w:t>ATG7</w:t>
      </w:r>
      <w:r w:rsidRPr="00486B41">
        <w:rPr>
          <w:rFonts w:cs="Times New Roman"/>
          <w:color w:val="222222"/>
          <w:spacing w:val="3"/>
        </w:rPr>
        <w:t>)</w:t>
      </w:r>
      <w:r w:rsidR="009E2F38" w:rsidRPr="00486B41">
        <w:rPr>
          <w:rFonts w:cs="Times New Roman"/>
          <w:color w:val="222222"/>
          <w:spacing w:val="3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411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addition,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mutations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resulting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loss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function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NF-κB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regulators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(</w:t>
      </w:r>
      <w:r w:rsidRPr="00486B41">
        <w:rPr>
          <w:rFonts w:cs="Times New Roman"/>
          <w:i/>
          <w:color w:val="000000"/>
        </w:rPr>
        <w:t>CYLD,</w:t>
      </w:r>
      <w:r w:rsidR="00414F71" w:rsidRPr="00486B41">
        <w:rPr>
          <w:rFonts w:cs="Times New Roman"/>
          <w:i/>
          <w:color w:val="000000"/>
        </w:rPr>
        <w:t xml:space="preserve"> </w:t>
      </w:r>
      <w:r w:rsidRPr="00486B41">
        <w:rPr>
          <w:rFonts w:cs="Times New Roman"/>
          <w:i/>
          <w:color w:val="000000"/>
        </w:rPr>
        <w:t>TRAF3,</w:t>
      </w:r>
      <w:r w:rsidR="00414F71" w:rsidRPr="00486B41">
        <w:rPr>
          <w:rFonts w:cs="Times New Roman"/>
          <w:i/>
          <w:color w:val="000000"/>
        </w:rPr>
        <w:t xml:space="preserve"> </w:t>
      </w:r>
      <w:r w:rsidRPr="00486B41">
        <w:rPr>
          <w:rFonts w:cs="Times New Roman"/>
          <w:i/>
          <w:color w:val="000000"/>
        </w:rPr>
        <w:t>NFKBIA,</w:t>
      </w:r>
      <w:r w:rsidR="00414F71" w:rsidRPr="00486B41">
        <w:rPr>
          <w:rFonts w:cs="Times New Roman"/>
          <w:i/>
          <w:color w:val="000000"/>
        </w:rPr>
        <w:t xml:space="preserve"> </w:t>
      </w:r>
      <w:r w:rsidRPr="00486B41">
        <w:rPr>
          <w:rFonts w:cs="Times New Roman"/>
          <w:i/>
          <w:color w:val="000000"/>
        </w:rPr>
        <w:t>NLRC5,</w:t>
      </w:r>
      <w:r w:rsidR="00414F71" w:rsidRPr="00486B41">
        <w:rPr>
          <w:rFonts w:cs="Times New Roman"/>
          <w:i/>
          <w:color w:val="000000"/>
        </w:rPr>
        <w:t xml:space="preserve"> </w:t>
      </w:r>
      <w:r w:rsidRPr="00486B41">
        <w:rPr>
          <w:rFonts w:cs="Times New Roman"/>
          <w:i/>
          <w:color w:val="000000"/>
        </w:rPr>
        <w:t>TNFAIP3</w:t>
      </w:r>
      <w:r w:rsidRPr="00486B41">
        <w:rPr>
          <w:rFonts w:cs="Times New Roman"/>
          <w:color w:val="222222"/>
          <w:spacing w:val="3"/>
        </w:rPr>
        <w:t>)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are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also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7D5F68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7D5F68"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="007D5F68"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="007D5F68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D5F6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D5F68"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222222"/>
          <w:spacing w:val="3"/>
        </w:rPr>
        <w:t>common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lastRenderedPageBreak/>
        <w:t>NPC</w:t>
      </w:r>
      <w:r w:rsidR="009E2F38" w:rsidRPr="00486B41">
        <w:rPr>
          <w:rFonts w:cs="Times New Roman"/>
          <w:color w:val="222222"/>
          <w:spacing w:val="3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399</w:t>
      </w:r>
      <w:r w:rsidR="009E2F38" w:rsidRPr="00486B41">
        <w:rPr>
          <w:rFonts w:cs="Times New Roman"/>
          <w:color w:val="222222"/>
          <w:spacing w:val="3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824</w:t>
      </w:r>
      <w:r w:rsidR="005377C2" w:rsidRPr="00486B41">
        <w:rPr>
          <w:rFonts w:cs="Times New Roman"/>
          <w:color w:val="222222"/>
          <w:spacing w:val="3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66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Interesting,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the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loss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function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NF-κB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regulators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were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only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observed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LMP1-negative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Pr="00486B41">
        <w:rPr>
          <w:rFonts w:cs="Times New Roman"/>
          <w:color w:val="222222"/>
          <w:spacing w:val="3"/>
        </w:rPr>
        <w:t>NPC.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NPC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shows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overexpression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fibroblast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growth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factor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ligands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down-regulation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SPRY1,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SPRY2,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LGALS3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which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are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negative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regulators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fibroblast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growth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factor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signaling;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RELB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NFKB2,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which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are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transcription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factors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the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noncanical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NF-κB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signaling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pathway,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are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increased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NPC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AB30A2" w:rsidRPr="00486B41">
        <w:rPr>
          <w:rFonts w:cs="Times New Roman"/>
          <w:color w:val="222222"/>
          <w:spacing w:val="3"/>
        </w:rPr>
        <w:t>tumors</w:t>
      </w:r>
      <w:r w:rsidR="00C33F84" w:rsidRPr="00486B41">
        <w:rPr>
          <w:rFonts w:cs="Times New Roman"/>
          <w:color w:val="222222"/>
          <w:spacing w:val="3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715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LMP1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induces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the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PI3K/mTOR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signaling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pathway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increased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mTORC1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mTORC2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contribute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to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NPC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cell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migration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9221CE" w:rsidRPr="00486B41">
        <w:rPr>
          <w:rFonts w:cs="Times New Roman"/>
          <w:color w:val="222222"/>
          <w:spacing w:val="3"/>
        </w:rPr>
        <w:t>invasion.</w:t>
      </w:r>
      <w:r w:rsidR="009052E2" w:rsidRPr="00486B41">
        <w:rPr>
          <w:rStyle w:val="citebib"/>
          <w:rFonts w:cs="Times New Roman"/>
          <w:vertAlign w:val="superscript"/>
        </w:rPr>
        <w:t>830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Somatic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mutations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LMP1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expression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result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activation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NF-κB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as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well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as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impaired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innate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adaptive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DA4855" w:rsidRPr="00486B41">
        <w:rPr>
          <w:rFonts w:cs="Times New Roman"/>
          <w:color w:val="222222"/>
          <w:spacing w:val="3"/>
        </w:rPr>
        <w:t>immun</w:t>
      </w:r>
      <w:r w:rsidR="0078027B" w:rsidRPr="00486B41">
        <w:rPr>
          <w:rFonts w:cs="Times New Roman"/>
          <w:color w:val="222222"/>
          <w:spacing w:val="3"/>
        </w:rPr>
        <w:t>ity</w:t>
      </w:r>
      <w:r w:rsidR="00186574" w:rsidRPr="00486B41">
        <w:rPr>
          <w:rFonts w:cs="Times New Roman"/>
          <w:color w:val="222222"/>
          <w:spacing w:val="3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LMP1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also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upregulates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somatostatin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receptor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2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which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can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be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be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used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for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imaging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the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tumor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and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is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a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target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for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a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drug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conjugates;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higher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levels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of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somatostatin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receptor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2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correlate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with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improved</w:t>
      </w:r>
      <w:r w:rsidR="00414F71" w:rsidRPr="00486B41">
        <w:rPr>
          <w:rFonts w:cs="Times New Roman"/>
          <w:color w:val="222222"/>
          <w:spacing w:val="3"/>
        </w:rPr>
        <w:t xml:space="preserve"> </w:t>
      </w:r>
      <w:r w:rsidR="00186574" w:rsidRPr="00486B41">
        <w:rPr>
          <w:rFonts w:cs="Times New Roman"/>
          <w:color w:val="222222"/>
          <w:spacing w:val="3"/>
        </w:rPr>
        <w:t>survival.</w:t>
      </w:r>
      <w:r w:rsidR="009052E2" w:rsidRPr="00486B41">
        <w:rPr>
          <w:rStyle w:val="citebib"/>
          <w:rFonts w:cs="Times New Roman"/>
          <w:vertAlign w:val="superscript"/>
        </w:rPr>
        <w:t>384</w:t>
      </w:r>
      <w:r w:rsidR="00414F71" w:rsidRPr="00486B41">
        <w:rPr>
          <w:rFonts w:cs="Times New Roman"/>
          <w:color w:val="222222"/>
          <w:spacing w:val="3"/>
        </w:rPr>
        <w:t xml:space="preserve"> </w:t>
      </w:r>
    </w:p>
    <w:p w14:paraId="60CD2D34" w14:textId="520D6A16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&lt;FIG71.26&gt;</w:t>
      </w:r>
    </w:p>
    <w:p w14:paraId="40BEF0B6" w14:textId="639088F1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(hazard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ratio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6.8)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community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(hazard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ratio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2.8)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(adjusted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hazard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ratio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15.1).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serologies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(hazard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ratio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31)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prospective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21-fold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NPC.</w:t>
      </w:r>
    </w:p>
    <w:p w14:paraId="782551FA" w14:textId="34514F65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EA-D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regardless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geographical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screening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proofErr w:type="gramStart"/>
      <w:r w:rsidR="009E2F38" w:rsidRPr="00486B41">
        <w:rPr>
          <w:rFonts w:cs="Times New Roman"/>
        </w:rPr>
        <w:t>;</w:t>
      </w:r>
      <w:r w:rsidR="009052E2" w:rsidRPr="00486B41">
        <w:rPr>
          <w:rStyle w:val="citebib"/>
          <w:rFonts w:cs="Times New Roman"/>
          <w:vertAlign w:val="superscript"/>
        </w:rPr>
        <w:t>119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18%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China;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diagnosis.</w:t>
      </w:r>
    </w:p>
    <w:p w14:paraId="4AC6D82F" w14:textId="3D490F5E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proofErr w:type="gramStart"/>
      <w:r w:rsidR="009E2F38" w:rsidRPr="00486B41">
        <w:rPr>
          <w:rFonts w:cs="Times New Roman"/>
        </w:rPr>
        <w:t>;</w:t>
      </w:r>
      <w:r w:rsidR="009052E2" w:rsidRPr="00486B41">
        <w:rPr>
          <w:rStyle w:val="citebib"/>
          <w:rFonts w:cs="Times New Roman"/>
          <w:vertAlign w:val="superscript"/>
        </w:rPr>
        <w:t>413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sensitivity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95%,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81%,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99%.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98%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96%,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respectively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392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noninvasive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brushing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suspicious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performing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PCR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brushings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98%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sensitivity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86%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74%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brushings,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respectively,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prospective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1,000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Style w:val="highlight"/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DNA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plasma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helpful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detecting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asymptomatic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nasopharyngeal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carcinoma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early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stage</w:t>
      </w:r>
      <w:r w:rsidR="009E2F38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103</w:t>
      </w:r>
    </w:p>
    <w:p w14:paraId="4960605C" w14:textId="3C286E6C" w:rsidR="00876937" w:rsidRPr="00486B41" w:rsidRDefault="00876937" w:rsidP="004B7E08">
      <w:pPr>
        <w:pStyle w:val="TXT"/>
        <w:rPr>
          <w:rFonts w:eastAsia="MS Mincho" w:cs="Times New Roman"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MS Mincho" w:cs="Times New Roman"/>
        </w:rPr>
        <w:t>naïve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CD3+CD45+RA+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CD4+CD25-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blood,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higher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levels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activated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CD4+CD25+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T-cells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CD3</w:t>
      </w:r>
      <w:r w:rsidRPr="00486B41">
        <w:rPr>
          <w:rFonts w:eastAsia="MS Mincho" w:cs="Times New Roman"/>
          <w:vertAlign w:val="superscript"/>
        </w:rPr>
        <w:t>-</w:t>
      </w:r>
      <w:r w:rsidRPr="00486B41">
        <w:rPr>
          <w:rFonts w:eastAsia="MS Mincho" w:cs="Times New Roman"/>
        </w:rPr>
        <w:t>CD16+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NK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than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controls.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EBV-specific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cytotoxic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(CTL)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activity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could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reactivated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peripheral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blood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mononuclear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incubation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with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autologous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lymphoblastoid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lines,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while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tumor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infiltrating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lymphocytes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from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NPC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biopsies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lacked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cytotoxic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activity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did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not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produce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IFN-γ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when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incubated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with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autologous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lymphoblastoid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cells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lines.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eastAsia="MS Mincho" w:cs="Times New Roman"/>
        </w:rPr>
        <w:t>CD4+CD25</w:t>
      </w:r>
      <w:r w:rsidRPr="00486B41">
        <w:rPr>
          <w:rFonts w:eastAsia="MS Mincho" w:cs="Times New Roman"/>
          <w:vertAlign w:val="superscript"/>
        </w:rPr>
        <w:t>hi</w:t>
      </w:r>
      <w:r w:rsidRPr="00486B41">
        <w:rPr>
          <w:rFonts w:eastAsia="MS Mincho" w:cs="Times New Roman"/>
        </w:rPr>
        <w:t>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Foxp3</w:t>
      </w:r>
      <w:r w:rsidR="004579E8" w:rsidRPr="00486B41">
        <w:rPr>
          <w:rFonts w:eastAsia="MS Mincho" w:cs="Times New Roman"/>
        </w:rPr>
        <w:t>)</w:t>
      </w:r>
      <w:r w:rsidRPr="00486B41">
        <w:rPr>
          <w:rFonts w:eastAsia="MS Mincho" w:cs="Times New Roman"/>
        </w:rPr>
        <w:t>.</w:t>
      </w:r>
      <w:r w:rsidR="00414F71" w:rsidRPr="00486B41">
        <w:rPr>
          <w:rFonts w:eastAsia="MS Mincho" w:cs="Times New Roman"/>
        </w:rPr>
        <w:t xml:space="preserve"> </w:t>
      </w:r>
    </w:p>
    <w:p w14:paraId="115D88BC" w14:textId="4E0F8987" w:rsidR="00876937" w:rsidRPr="00486B41" w:rsidRDefault="00876937" w:rsidP="004B7E08">
      <w:pPr>
        <w:pStyle w:val="TXT"/>
        <w:rPr>
          <w:rFonts w:cs="Times New Roman"/>
          <w:color w:val="000000"/>
        </w:rPr>
      </w:pP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i/>
          <w:iCs/>
        </w:rPr>
        <w:t>Qp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undetectable.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routinely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preinvasive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558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biopsies,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α6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invasiveness.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MS Mincho" w:cs="Times New Roman"/>
        </w:rPr>
        <w:t>Higher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mutation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rates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sequence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LMP2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were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seen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NPC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tumors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than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isolates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from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oropharynx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healthy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persons.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miRNAs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145</w:t>
      </w:r>
      <w:r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829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3’</w:t>
      </w:r>
      <w:r w:rsidR="00414F71" w:rsidRPr="00486B41">
        <w:rPr>
          <w:rFonts w:cs="Times New Roman"/>
        </w:rPr>
        <w:t xml:space="preserve"> </w:t>
      </w:r>
      <w:r w:rsidR="0069172B" w:rsidRPr="00486B41">
        <w:rPr>
          <w:rFonts w:cs="Times New Roman"/>
        </w:rPr>
        <w:t>U</w:t>
      </w:r>
      <w:r w:rsidRPr="00486B41">
        <w:rPr>
          <w:rFonts w:cs="Times New Roman"/>
        </w:rPr>
        <w:t>TR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miR-218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downregulating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</w:t>
      </w:r>
      <w:r w:rsidR="004579E8" w:rsidRPr="00486B41">
        <w:rPr>
          <w:rFonts w:cs="Times New Roman"/>
        </w:rPr>
        <w:t>vi</w:t>
      </w:r>
      <w:r w:rsidRPr="00486B41">
        <w:rPr>
          <w:rFonts w:cs="Times New Roman"/>
        </w:rPr>
        <w:t>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polymorphism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283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Two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variants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BALF2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gene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resulted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8.7-fold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6.1-fold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increased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risk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NPC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Southern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China,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these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variants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contributed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to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83%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risk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NPC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area</w:t>
      </w:r>
      <w:r w:rsidR="009E2F38" w:rsidRPr="00486B41">
        <w:rPr>
          <w:rFonts w:cs="Times New Roman"/>
          <w:color w:val="000000"/>
          <w:shd w:val="clear" w:color="auto" w:fill="FFFFFF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797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</w:rPr>
        <w:t>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variant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the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BZLF1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promoter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increased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patients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with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NPC</w:t>
      </w:r>
      <w:r w:rsidR="009E2F38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61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Certain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HLA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polymorphisms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are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also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associated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with</w:t>
      </w:r>
      <w:r w:rsidR="00414F71" w:rsidRPr="00486B41">
        <w:rPr>
          <w:rFonts w:cs="Times New Roman"/>
          <w:color w:val="000000"/>
        </w:rPr>
        <w:t xml:space="preserve"> </w:t>
      </w:r>
      <w:r w:rsidR="006D58F3" w:rsidRPr="00486B41">
        <w:rPr>
          <w:rFonts w:cs="Times New Roman"/>
          <w:color w:val="000000"/>
        </w:rPr>
        <w:t>NPC</w:t>
      </w:r>
      <w:r w:rsidR="009052E2" w:rsidRPr="00486B41">
        <w:rPr>
          <w:rStyle w:val="citebib"/>
          <w:rFonts w:cs="Times New Roman"/>
          <w:vertAlign w:val="superscript"/>
        </w:rPr>
        <w:t>796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when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combined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with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specific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variants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have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a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major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contribution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to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the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risk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="0037082A" w:rsidRPr="00486B41">
        <w:rPr>
          <w:rFonts w:cs="Times New Roman"/>
          <w:color w:val="000000"/>
        </w:rPr>
        <w:t>NPC.</w:t>
      </w:r>
      <w:r w:rsidR="00414F71" w:rsidRPr="00486B41">
        <w:rPr>
          <w:rFonts w:cs="Times New Roman"/>
          <w:color w:val="000000"/>
        </w:rPr>
        <w:t xml:space="preserve"> </w:t>
      </w:r>
    </w:p>
    <w:p w14:paraId="4C534992" w14:textId="6342C379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exosomes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galectin-9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galectin-9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exosomes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Exosomes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tapasin,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579E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IL-10.</w:t>
      </w:r>
      <w:r w:rsidR="00414F71" w:rsidRPr="00486B41">
        <w:rPr>
          <w:rFonts w:cs="Times New Roman"/>
        </w:rPr>
        <w:t xml:space="preserve"> </w:t>
      </w:r>
    </w:p>
    <w:p w14:paraId="5E2A251B" w14:textId="6586E56F" w:rsidR="009F6D3B" w:rsidRPr="00486B41" w:rsidRDefault="00876937" w:rsidP="004B7E08">
      <w:pPr>
        <w:pStyle w:val="TXT"/>
        <w:rPr>
          <w:rFonts w:eastAsia="MS Mincho"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lymphoepitheliomas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salivary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glands,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thymus,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larynx,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lungs,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cervix.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Eskimos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Arctic.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lymphocytes.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MS Mincho" w:cs="Times New Roman"/>
        </w:rPr>
        <w:t>When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family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member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diagnosed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with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NPC,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there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is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an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8.4-fold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risk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to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other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members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for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carcinoma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of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the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salivary</w:t>
      </w:r>
      <w:r w:rsidR="00414F71" w:rsidRPr="00486B41">
        <w:rPr>
          <w:rFonts w:eastAsia="MS Mincho" w:cs="Times New Roman"/>
        </w:rPr>
        <w:t xml:space="preserve"> </w:t>
      </w:r>
      <w:r w:rsidRPr="00486B41">
        <w:rPr>
          <w:rFonts w:eastAsia="MS Mincho" w:cs="Times New Roman"/>
        </w:rPr>
        <w:t>gland.</w:t>
      </w:r>
      <w:r w:rsidR="00414F71" w:rsidRPr="00486B41">
        <w:rPr>
          <w:rFonts w:eastAsia="MS Mincho" w:cs="Times New Roman"/>
        </w:rPr>
        <w:t xml:space="preserve"> </w:t>
      </w:r>
    </w:p>
    <w:p w14:paraId="2339D756" w14:textId="0F6ADC04" w:rsidR="00876937" w:rsidRPr="00486B41" w:rsidRDefault="00DE7861" w:rsidP="006A13BD">
      <w:pPr>
        <w:pStyle w:val="H2"/>
        <w:rPr>
          <w:rFonts w:ascii="Times New Roman" w:eastAsia="MS Mincho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/>
          <w:bCs/>
        </w:rPr>
        <w:lastRenderedPageBreak/>
        <w:t>&lt;H2&gt;</w:t>
      </w:r>
      <w:r w:rsidR="00876937" w:rsidRPr="00486B41">
        <w:rPr>
          <w:rFonts w:ascii="Times New Roman" w:hAnsi="Times New Roman" w:cs="Times New Roman"/>
          <w:b/>
          <w:bCs/>
        </w:rPr>
        <w:t>Gastric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876937" w:rsidRPr="00486B41">
        <w:rPr>
          <w:rFonts w:ascii="Times New Roman" w:hAnsi="Times New Roman" w:cs="Times New Roman"/>
          <w:b/>
          <w:bCs/>
        </w:rPr>
        <w:t>Carcinoma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</w:p>
    <w:p w14:paraId="7D06C233" w14:textId="50B83C3E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9-10%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lymphoepithelioma-like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moderately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well-differentiated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adenocarcinomas,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adenocarcinomas</w:t>
      </w:r>
      <w:r w:rsidR="009E2F38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219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293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adenocarcinomas,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cancers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adenocarcinomas.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Worldwide,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prevalence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Europe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Lymphoepithelioma-like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macrophages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surrounding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stomach.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Metaanalyses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prevalence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women,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cardia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corpus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antrum,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postsurgical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remnants.</w:t>
      </w:r>
      <w:r w:rsidR="00414F71" w:rsidRPr="00486B41">
        <w:rPr>
          <w:rFonts w:cs="Times New Roman"/>
        </w:rPr>
        <w:t xml:space="preserve"> </w:t>
      </w:r>
    </w:p>
    <w:p w14:paraId="07552092" w14:textId="11549739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PIK3CA,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ARID1A,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BCOR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amplification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JAK2,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EBRB2,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PD-L1,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PD-L2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silencing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genes)</w:t>
      </w:r>
      <w:r w:rsidR="004579E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TP53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F45463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89</w:t>
      </w:r>
      <w:r w:rsidR="00F45463" w:rsidRPr="00486B41">
        <w:rPr>
          <w:rFonts w:cs="Times New Roman"/>
          <w:vertAlign w:val="superscript"/>
        </w:rPr>
        <w:t>,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733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763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p16,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p27,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E-cadherin,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p73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cancer</w:t>
      </w:r>
      <w:r w:rsidR="004579E8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NF-κB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cancer.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APOBEC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50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CpG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PTEN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novo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methyltransferase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MHC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  <w:b/>
        </w:rPr>
        <w:t xml:space="preserve"> </w:t>
      </w:r>
    </w:p>
    <w:p w14:paraId="67CF2A79" w14:textId="41558D4C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Qp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BARTs,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219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PML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bodies,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damage,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668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carcinoma.</w:t>
      </w:r>
      <w:r w:rsidR="00414F71" w:rsidRPr="00486B41">
        <w:rPr>
          <w:rFonts w:cs="Times New Roman"/>
        </w:rPr>
        <w:t xml:space="preserve"> </w:t>
      </w:r>
    </w:p>
    <w:p w14:paraId="119D4EF5" w14:textId="45983714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preneoplastic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(dysplasia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intestinal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metaplasia)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836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This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atrophic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infiltration.</w:t>
      </w:r>
    </w:p>
    <w:p w14:paraId="5AEACF2A" w14:textId="32ADE1D0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cancer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293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dysplasia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biopsy,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carcinoma.</w:t>
      </w:r>
    </w:p>
    <w:p w14:paraId="7D1A6701" w14:textId="5F21D1CD" w:rsidR="00876937" w:rsidRPr="00486B41" w:rsidRDefault="00876937" w:rsidP="004B7E08">
      <w:pPr>
        <w:pStyle w:val="TXT"/>
        <w:rPr>
          <w:rFonts w:cs="Times New Roman"/>
          <w:b/>
          <w:color w:val="000000"/>
          <w:shd w:val="clear" w:color="auto" w:fill="FFFFFF"/>
        </w:rPr>
      </w:pP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lymphoepithelial-like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adenocarcinoma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patchy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Patients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EBV-positive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gastric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carinomas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have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better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survival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rate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than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those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EBV-negative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carcinomas.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Tumor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infiltrating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cells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9528C" w:rsidRPr="00486B41">
        <w:rPr>
          <w:rFonts w:cs="Times New Roman"/>
          <w:color w:val="000000"/>
          <w:shd w:val="clear" w:color="auto" w:fill="FFFFFF"/>
        </w:rPr>
        <w:t>EBV-positive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9528C" w:rsidRPr="00486B41">
        <w:rPr>
          <w:rFonts w:cs="Times New Roman"/>
          <w:color w:val="000000"/>
          <w:shd w:val="clear" w:color="auto" w:fill="FFFFFF"/>
        </w:rPr>
        <w:t>gastric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9528C" w:rsidRPr="00486B41">
        <w:rPr>
          <w:rFonts w:cs="Times New Roman"/>
          <w:color w:val="000000"/>
          <w:shd w:val="clear" w:color="auto" w:fill="FFFFFF"/>
        </w:rPr>
        <w:t>carcinomas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1736B9" w:rsidRPr="00486B41">
        <w:rPr>
          <w:rFonts w:cs="Times New Roman"/>
          <w:color w:val="000000"/>
          <w:shd w:val="clear" w:color="auto" w:fill="FFFFFF"/>
        </w:rPr>
        <w:t>express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more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checkpoint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markers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(e.g.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PD1,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PD-L1,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TIGIT,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TIM3,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CTLA4)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than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1736B9"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EBV-negative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gastric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DD3303" w:rsidRPr="00486B41">
        <w:rPr>
          <w:rFonts w:cs="Times New Roman"/>
          <w:color w:val="000000"/>
          <w:shd w:val="clear" w:color="auto" w:fill="FFFFFF"/>
        </w:rPr>
        <w:t>carcinomas.</w:t>
      </w:r>
      <w:r w:rsidR="009052E2" w:rsidRPr="00486B41">
        <w:rPr>
          <w:rStyle w:val="citebib"/>
          <w:rFonts w:cs="Times New Roman"/>
          <w:vertAlign w:val="superscript"/>
        </w:rPr>
        <w:t>629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</w:p>
    <w:p w14:paraId="72F17DD1" w14:textId="57097AAF" w:rsidR="00876937" w:rsidRPr="00486B41" w:rsidRDefault="00DE7861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Non-Hodgkin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Lymphomas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and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9F6D3B" w:rsidRPr="00486B41">
        <w:rPr>
          <w:rFonts w:ascii="Times New Roman" w:hAnsi="Times New Roman" w:cs="Times New Roman"/>
        </w:rPr>
        <w:t>Other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Malignancies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in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Non-Immunocompromised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Persons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3574B463" w14:textId="52917AEF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(NHL)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Europe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granulomatosis,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pyothorax-associated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angioimmunoblastic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NK/T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aggressive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leukemia/lymphoma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134</w:t>
      </w:r>
    </w:p>
    <w:p w14:paraId="5938FE60" w14:textId="703FABE8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Diffuse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large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B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cell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non-immunosuppressed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immunocompromised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persons.</w:t>
      </w:r>
      <w:r w:rsidR="009052E2" w:rsidRPr="00486B41">
        <w:rPr>
          <w:rStyle w:val="citebib"/>
          <w:rFonts w:cs="Times New Roman"/>
          <w:vertAlign w:val="superscript"/>
        </w:rPr>
        <w:t>450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extranodal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Pr="00486B41">
        <w:rPr>
          <w:rFonts w:cs="Times New Roman"/>
          <w:color w:val="000000"/>
        </w:rPr>
        <w:t>he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most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frequently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mutated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genes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Style w:val="highlight"/>
          <w:rFonts w:cs="Times New Roman"/>
          <w:color w:val="000000"/>
        </w:rPr>
        <w:t>EBV-positive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DLBCL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were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i/>
          <w:iCs/>
          <w:color w:val="000000"/>
        </w:rPr>
        <w:t>MYC</w:t>
      </w:r>
      <w:r w:rsidRPr="00486B41">
        <w:rPr>
          <w:rFonts w:cs="Times New Roman"/>
          <w:color w:val="000000"/>
        </w:rPr>
        <w:t>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i/>
          <w:iCs/>
          <w:color w:val="000000"/>
        </w:rPr>
        <w:t>RHOA</w:t>
      </w:r>
      <w:r w:rsidRPr="00486B41">
        <w:rPr>
          <w:rFonts w:cs="Times New Roman"/>
          <w:color w:val="000000"/>
        </w:rPr>
        <w:t>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i/>
          <w:iCs/>
          <w:color w:val="000000"/>
        </w:rPr>
        <w:t>PIM1</w:t>
      </w:r>
      <w:r w:rsidRPr="00486B41">
        <w:rPr>
          <w:rFonts w:cs="Times New Roman"/>
          <w:color w:val="000000"/>
        </w:rPr>
        <w:t>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i/>
          <w:iCs/>
          <w:color w:val="000000"/>
        </w:rPr>
        <w:t>MEF2B</w:t>
      </w:r>
      <w:r w:rsidRPr="00486B41">
        <w:rPr>
          <w:rFonts w:cs="Times New Roman"/>
          <w:color w:val="000000"/>
        </w:rPr>
        <w:t>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i/>
          <w:iCs/>
          <w:color w:val="000000"/>
        </w:rPr>
        <w:t>MYD88</w:t>
      </w:r>
      <w:r w:rsidRPr="00486B41">
        <w:rPr>
          <w:rFonts w:cs="Times New Roman"/>
          <w:color w:val="000000"/>
        </w:rPr>
        <w:t>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i/>
          <w:iCs/>
          <w:color w:val="000000"/>
        </w:rPr>
        <w:t>CD79B</w:t>
      </w:r>
      <w:r w:rsidR="00F45463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828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CD30+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anaplastic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371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approximately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</w:p>
    <w:p w14:paraId="7A837C7E" w14:textId="205EE803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Lymphomatoid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granulomatosis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masses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lungs,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kidneys,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nervous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480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granulomatosis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XLP1,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exuberant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destruction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vessels.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Separate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IFN-α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chemotherapy.</w:t>
      </w:r>
      <w:r w:rsidR="00414F71" w:rsidRPr="00486B41">
        <w:rPr>
          <w:rFonts w:cs="Times New Roman"/>
        </w:rPr>
        <w:t xml:space="preserve"> </w:t>
      </w:r>
    </w:p>
    <w:p w14:paraId="214BE2E3" w14:textId="3813830B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Pyothorax-associated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pleural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pyothorax.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</w:t>
      </w:r>
      <w:r w:rsidR="00F45463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probably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inflammation,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immunosurveillance.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localized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inflammation,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osteomyelitis,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cardiac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myxomas,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cysts,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ulcers,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metallic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prostheses.</w:t>
      </w:r>
    </w:p>
    <w:p w14:paraId="774BF4B4" w14:textId="7235DFB6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lastRenderedPageBreak/>
        <w:t>EBV-positive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mucocutaneous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ulcers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elderly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spontaneously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regress.</w:t>
      </w:r>
    </w:p>
    <w:p w14:paraId="37F7A037" w14:textId="5BD88588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Peripheral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T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cell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lymphadenopathy,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Macrophage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cytokines.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latency,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107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  <w:i/>
          <w:iCs/>
        </w:rPr>
        <w:t>TET2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  <w:i/>
          <w:iCs/>
        </w:rPr>
        <w:t>DNMT3A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poorer</w:t>
      </w:r>
      <w:r w:rsidR="00414F71" w:rsidRPr="00486B41">
        <w:rPr>
          <w:rFonts w:cs="Times New Roman"/>
        </w:rPr>
        <w:t xml:space="preserve"> </w:t>
      </w:r>
      <w:r w:rsidR="00BC2F9A" w:rsidRPr="00486B41">
        <w:rPr>
          <w:rFonts w:cs="Times New Roman"/>
        </w:rPr>
        <w:t>prognosis</w:t>
      </w:r>
      <w:r w:rsidR="005C1115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328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α/β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γ/δ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</w:p>
    <w:p w14:paraId="31CA3D84" w14:textId="70DAA84A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Angioimmunoblastic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T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cell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sweats,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hepatosplenomegaly,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lymphadenopathy,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hypergammaglobulinemia.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agglutinins,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rheumatoid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anti-smooth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muscle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accompany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775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polyclonal,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oligoclonal,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immunoglobulin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parallels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clinical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course.</w:t>
      </w:r>
    </w:p>
    <w:p w14:paraId="36A6BB22" w14:textId="02E4CC8F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Extranodal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NK/T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cell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</w:t>
      </w:r>
      <w:r w:rsidR="009F6D3B" w:rsidRPr="00486B41">
        <w:rPr>
          <w:rFonts w:cs="Times New Roman"/>
          <w:i/>
          <w:iCs/>
        </w:rPr>
        <w:t>—</w:t>
      </w:r>
      <w:r w:rsidRPr="00486B41">
        <w:rPr>
          <w:rFonts w:cs="Times New Roman"/>
          <w:i/>
          <w:iCs/>
        </w:rPr>
        <w:t>nasal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type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(formally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lethal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midline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granuloma)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sinuses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palate.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portions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airway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involved;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gastrointestinal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invasion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vessels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necrosis.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CD56+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CD3-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granzyme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perforin;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CD56-,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CD3+.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South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America,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HLH.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Extranodal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NK/T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Times New Roman" w:cs="Times New Roman"/>
          <w:i/>
          <w:iCs/>
          <w:color w:val="000000"/>
          <w:bdr w:val="none" w:sz="0" w:space="0" w:color="auto" w:frame="1"/>
          <w:lang w:eastAsia="ja-JP"/>
        </w:rPr>
        <w:t>STAT3</w:t>
      </w:r>
      <w:r w:rsidRPr="00486B41">
        <w:rPr>
          <w:rFonts w:eastAsia="Times New Roman" w:cs="Times New Roman"/>
          <w:color w:val="000000"/>
          <w:lang w:eastAsia="ja-JP"/>
        </w:rPr>
        <w:t>,</w:t>
      </w:r>
      <w:r w:rsidR="00414F71" w:rsidRPr="00486B41">
        <w:rPr>
          <w:rFonts w:eastAsia="Times New Roman" w:cs="Times New Roman"/>
          <w:color w:val="000000"/>
          <w:lang w:eastAsia="ja-JP"/>
        </w:rPr>
        <w:t xml:space="preserve"> </w:t>
      </w:r>
      <w:r w:rsidRPr="00486B41">
        <w:rPr>
          <w:rFonts w:eastAsia="Times New Roman" w:cs="Times New Roman"/>
          <w:i/>
          <w:iCs/>
          <w:color w:val="000000"/>
          <w:bdr w:val="none" w:sz="0" w:space="0" w:color="auto" w:frame="1"/>
          <w:lang w:eastAsia="ja-JP"/>
        </w:rPr>
        <w:t>BCOR</w:t>
      </w:r>
      <w:r w:rsidRPr="00486B41">
        <w:rPr>
          <w:rFonts w:eastAsia="Times New Roman" w:cs="Times New Roman"/>
          <w:color w:val="000000"/>
          <w:lang w:eastAsia="ja-JP"/>
        </w:rPr>
        <w:t>,</w:t>
      </w:r>
      <w:r w:rsidR="00414F71" w:rsidRPr="00486B41">
        <w:rPr>
          <w:rFonts w:eastAsia="Times New Roman" w:cs="Times New Roman"/>
          <w:color w:val="000000"/>
          <w:lang w:eastAsia="ja-JP"/>
        </w:rPr>
        <w:t xml:space="preserve"> </w:t>
      </w:r>
      <w:r w:rsidRPr="00486B41">
        <w:rPr>
          <w:rFonts w:eastAsia="Times New Roman" w:cs="Times New Roman"/>
          <w:color w:val="000000"/>
          <w:lang w:eastAsia="ja-JP"/>
        </w:rPr>
        <w:t>and</w:t>
      </w:r>
      <w:r w:rsidR="00414F71" w:rsidRPr="00486B41">
        <w:rPr>
          <w:rFonts w:eastAsia="Times New Roman" w:cs="Times New Roman"/>
          <w:color w:val="000000"/>
          <w:lang w:eastAsia="ja-JP"/>
        </w:rPr>
        <w:t xml:space="preserve"> </w:t>
      </w:r>
      <w:r w:rsidRPr="00486B41">
        <w:rPr>
          <w:rFonts w:eastAsia="Times New Roman" w:cs="Times New Roman"/>
          <w:i/>
          <w:iCs/>
          <w:color w:val="000000"/>
          <w:bdr w:val="none" w:sz="0" w:space="0" w:color="auto" w:frame="1"/>
          <w:lang w:eastAsia="ja-JP"/>
        </w:rPr>
        <w:t>MLL2,</w:t>
      </w:r>
      <w:r w:rsidR="00414F71" w:rsidRPr="00486B41">
        <w:rPr>
          <w:rFonts w:eastAsia="Times New Roman" w:cs="Times New Roman"/>
          <w:iCs/>
          <w:color w:val="000000"/>
          <w:bdr w:val="none" w:sz="0" w:space="0" w:color="auto" w:frame="1"/>
          <w:lang w:eastAsia="ja-JP"/>
        </w:rPr>
        <w:t xml:space="preserve"> </w:t>
      </w:r>
      <w:r w:rsidR="005A2792" w:rsidRPr="00486B41">
        <w:rPr>
          <w:rFonts w:eastAsia="Times New Roman" w:cs="Times New Roman"/>
          <w:i/>
          <w:color w:val="000000"/>
          <w:bdr w:val="none" w:sz="0" w:space="0" w:color="auto" w:frame="1"/>
          <w:lang w:eastAsia="ja-JP"/>
        </w:rPr>
        <w:t>MAP2K1</w:t>
      </w:r>
      <w:r w:rsidR="005A2792" w:rsidRPr="00486B41">
        <w:rPr>
          <w:rFonts w:eastAsia="Times New Roman" w:cs="Times New Roman"/>
          <w:iCs/>
          <w:color w:val="000000"/>
          <w:bdr w:val="none" w:sz="0" w:space="0" w:color="auto" w:frame="1"/>
          <w:lang w:eastAsia="ja-JP"/>
        </w:rPr>
        <w:t>,</w:t>
      </w:r>
      <w:r w:rsidR="00414F71" w:rsidRPr="00486B41">
        <w:rPr>
          <w:rFonts w:eastAsia="Times New Roman" w:cs="Times New Roman"/>
          <w:iCs/>
          <w:color w:val="000000"/>
          <w:bdr w:val="none" w:sz="0" w:space="0" w:color="auto" w:frame="1"/>
          <w:lang w:eastAsia="ja-JP"/>
        </w:rPr>
        <w:t xml:space="preserve"> </w:t>
      </w:r>
      <w:r w:rsidRPr="00486B41">
        <w:rPr>
          <w:rFonts w:eastAsia="Times New Roman" w:cs="Times New Roman"/>
          <w:iCs/>
          <w:color w:val="000000"/>
          <w:bdr w:val="none" w:sz="0" w:space="0" w:color="auto" w:frame="1"/>
          <w:lang w:eastAsia="ja-JP"/>
        </w:rPr>
        <w:t>and</w:t>
      </w:r>
      <w:r w:rsidR="00414F71" w:rsidRPr="00486B41">
        <w:rPr>
          <w:rFonts w:eastAsia="Times New Roman" w:cs="Times New Roman"/>
          <w:iCs/>
          <w:color w:val="000000"/>
          <w:bdr w:val="none" w:sz="0" w:space="0" w:color="auto" w:frame="1"/>
          <w:lang w:eastAsia="ja-JP"/>
        </w:rPr>
        <w:t xml:space="preserve"> </w:t>
      </w:r>
      <w:r w:rsidRPr="00486B41">
        <w:rPr>
          <w:rFonts w:eastAsia="Times New Roman" w:cs="Times New Roman"/>
          <w:i/>
          <w:iCs/>
          <w:color w:val="000000"/>
          <w:bdr w:val="none" w:sz="0" w:space="0" w:color="auto" w:frame="1"/>
          <w:lang w:eastAsia="ja-JP"/>
        </w:rPr>
        <w:t>DDX3X</w:t>
      </w:r>
      <w:r w:rsidR="00F45463" w:rsidRPr="00486B41">
        <w:rPr>
          <w:rFonts w:eastAsia="Times New Roman" w:cs="Times New Roman"/>
          <w:color w:val="000000"/>
          <w:bdr w:val="none" w:sz="0" w:space="0" w:color="auto" w:frame="1"/>
          <w:lang w:eastAsia="ja-JP"/>
        </w:rPr>
        <w:t>.</w:t>
      </w:r>
      <w:r w:rsidR="00414F71" w:rsidRPr="00486B41">
        <w:rPr>
          <w:rFonts w:eastAsia="Times New Roman" w:cs="Times New Roman"/>
          <w:iCs/>
          <w:color w:val="000000"/>
          <w:bdr w:val="none" w:sz="0" w:space="0" w:color="auto" w:frame="1"/>
          <w:lang w:eastAsia="ja-JP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295</w:t>
      </w:r>
      <w:r w:rsidR="009052E2" w:rsidRPr="00486B41">
        <w:rPr>
          <w:rFonts w:eastAsia="Times New Roman" w:cs="Times New Roman"/>
          <w:iCs/>
          <w:noProof/>
          <w:color w:val="000000"/>
          <w:bdr w:val="none" w:sz="0" w:space="0" w:color="auto" w:frame="1"/>
          <w:vertAlign w:val="superscript"/>
          <w:lang w:eastAsia="ja-JP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306</w:t>
      </w:r>
      <w:r w:rsidR="009052E2" w:rsidRPr="00486B41">
        <w:rPr>
          <w:rFonts w:eastAsia="Times New Roman" w:cs="Times New Roman"/>
          <w:iCs/>
          <w:noProof/>
          <w:color w:val="000000"/>
          <w:bdr w:val="none" w:sz="0" w:space="0" w:color="auto" w:frame="1"/>
          <w:vertAlign w:val="superscript"/>
          <w:lang w:eastAsia="ja-JP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546</w:t>
      </w:r>
      <w:r w:rsidR="00414F71" w:rsidRPr="00486B41">
        <w:rPr>
          <w:rFonts w:eastAsia="Times New Roman" w:cs="Times New Roman"/>
          <w:iCs/>
          <w:color w:val="000000"/>
          <w:bdr w:val="none" w:sz="0" w:space="0" w:color="auto" w:frame="1"/>
          <w:lang w:eastAsia="ja-JP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PD-L1/PD-L2.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NF-κB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Akt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TNF-α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prognosis.</w:t>
      </w:r>
      <w:r w:rsidR="00414F71" w:rsidRPr="00486B41">
        <w:rPr>
          <w:rFonts w:cs="Times New Roman"/>
        </w:rPr>
        <w:t xml:space="preserve"> </w:t>
      </w:r>
    </w:p>
    <w:p w14:paraId="3565DA73" w14:textId="71967CAD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Aggressive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NK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leukemia/lymphoma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sweats,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pancytopenia,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hepatosplenomegaly,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granular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Asians;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parallels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STAT3,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DDX3X,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  <w:i/>
        </w:rPr>
        <w:t>RAS-MAPK,</w:t>
      </w:r>
      <w:r w:rsidR="00414F71" w:rsidRPr="00486B41">
        <w:rPr>
          <w:rFonts w:cs="Times New Roman"/>
          <w:i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modifier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178</w:t>
      </w:r>
      <w:r w:rsidR="00414F71" w:rsidRPr="00486B41">
        <w:rPr>
          <w:rFonts w:cs="Times New Roman"/>
        </w:rPr>
        <w:t xml:space="preserve"> </w:t>
      </w:r>
    </w:p>
    <w:p w14:paraId="731F6842" w14:textId="2141848B" w:rsidR="00CB08D2" w:rsidRPr="00486B41" w:rsidRDefault="00CB08D2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Chronic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lymphocytic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leukemia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subpopulation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leukemia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prolymphocytic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leukemia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</w:p>
    <w:p w14:paraId="1F7A321D" w14:textId="13FBE381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Inflammatory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pseudotumor-like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follicular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dendritic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cell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sarcoma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latency.</w:t>
      </w:r>
    </w:p>
    <w:p w14:paraId="2DE14F30" w14:textId="4E28BC0A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Breast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cancer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earlier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PCR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situ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hybridization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immunochemistry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9052E2" w:rsidRPr="00486B41">
        <w:rPr>
          <w:rStyle w:val="citebib"/>
          <w:rFonts w:cs="Times New Roman"/>
          <w:vertAlign w:val="superscript"/>
        </w:rPr>
        <w:t>523</w:t>
      </w:r>
      <w:r w:rsidRPr="00486B41">
        <w:rPr>
          <w:rFonts w:cs="Times New Roman"/>
        </w:rPr>
        <w:t>.</w:t>
      </w:r>
    </w:p>
    <w:p w14:paraId="3830277E" w14:textId="220BD035" w:rsidR="00876937" w:rsidRPr="00486B41" w:rsidRDefault="00DE7861" w:rsidP="006A13BD">
      <w:pPr>
        <w:pStyle w:val="H2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EBV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and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HIV</w:t>
      </w:r>
      <w:r w:rsidR="00414F71" w:rsidRPr="00486B41">
        <w:rPr>
          <w:rFonts w:ascii="Times New Roman" w:hAnsi="Times New Roman" w:cs="Times New Roman"/>
        </w:rPr>
        <w:t xml:space="preserve"> </w:t>
      </w:r>
    </w:p>
    <w:p w14:paraId="2A67E5CA" w14:textId="1D5DF3CA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begun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anti-retroviral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BZLF-1-specific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persons.</w:t>
      </w:r>
      <w:r w:rsidR="00414F71" w:rsidRPr="00486B41">
        <w:rPr>
          <w:rFonts w:cs="Times New Roman"/>
        </w:rPr>
        <w:t xml:space="preserve"> </w:t>
      </w:r>
    </w:p>
    <w:p w14:paraId="6EE74821" w14:textId="1E285371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longitudinal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precursors,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decreasing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341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ability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peptides.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AIDS.</w:t>
      </w:r>
      <w:r w:rsidR="00414F71" w:rsidRPr="00486B41">
        <w:rPr>
          <w:rFonts w:cs="Times New Roman"/>
        </w:rPr>
        <w:t xml:space="preserve"> </w:t>
      </w:r>
    </w:p>
    <w:p w14:paraId="39C6FA59" w14:textId="3288EA7A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antiretroviral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antiretroviral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immunocompromised-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decreased.</w:t>
      </w:r>
    </w:p>
    <w:p w14:paraId="217EF297" w14:textId="79F25F71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Oral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hairy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leukoplakia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late-stage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corrugated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“hairy”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aspect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tongue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occasionally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buccal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mucosa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layer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layers.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hyperkeratosis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squamous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acanthosis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intranuclear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inclusions,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inflammatory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Biopsies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(replicating)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recombination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adjacent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viruses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acyclovir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relapses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acyclovir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stopped.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anti-retroviral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lesions.</w:t>
      </w:r>
    </w:p>
    <w:p w14:paraId="1E2D3E8F" w14:textId="66F15002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Lymphoid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interstitial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pneumonitis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interstitial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pulmonary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alveoli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</w:p>
    <w:p w14:paraId="48C5B42A" w14:textId="24CF8D0D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Burkitt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account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="00565A96" w:rsidRPr="00486B41">
        <w:rPr>
          <w:rFonts w:cs="Times New Roman"/>
        </w:rPr>
        <w:t>see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Table</w:t>
      </w:r>
      <w:r w:rsidR="00414F71" w:rsidRPr="00486B41">
        <w:rPr>
          <w:rFonts w:cs="Times New Roman"/>
          <w:bCs/>
        </w:rPr>
        <w:t xml:space="preserve"> </w:t>
      </w:r>
      <w:r w:rsidR="00F74FBF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4)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translocations</w:t>
      </w:r>
    </w:p>
    <w:p w14:paraId="639D7C48" w14:textId="44DDC7C6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Hodgkin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mixed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subtypes.</w:t>
      </w:r>
      <w:r w:rsidR="00414F71" w:rsidRPr="00486B41">
        <w:rPr>
          <w:rFonts w:cs="Times New Roman"/>
        </w:rPr>
        <w:t xml:space="preserve"> </w:t>
      </w:r>
    </w:p>
    <w:p w14:paraId="2BB5CBDF" w14:textId="5F78151B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Non-Hodgkin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93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benign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concurrently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responses.</w:t>
      </w:r>
      <w:r w:rsidR="00414F71" w:rsidRPr="00486B41">
        <w:rPr>
          <w:rFonts w:cs="Times New Roman"/>
        </w:rPr>
        <w:t xml:space="preserve"> </w:t>
      </w:r>
    </w:p>
    <w:p w14:paraId="785AEB32" w14:textId="7CE280A0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Diffuse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large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B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cell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accounts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25-30%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account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extranodal.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reported.</w:t>
      </w:r>
    </w:p>
    <w:p w14:paraId="52FDDE6A" w14:textId="2932FCF2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lastRenderedPageBreak/>
        <w:t>CNS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9052E2" w:rsidRPr="00486B41">
        <w:rPr>
          <w:rStyle w:val="citebib"/>
          <w:rFonts w:cs="Times New Roman"/>
          <w:vertAlign w:val="superscript"/>
        </w:rPr>
        <w:t>444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Cs/>
        </w:rPr>
        <w:t>(Fig.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27).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cerebrospinal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fluid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era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anti-retroviral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cerebrospinal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fluid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value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metabolic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likelihood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lacked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Unlike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immunosuppression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checkpoint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1C56B1" w:rsidRPr="00486B41">
        <w:rPr>
          <w:rFonts w:cs="Times New Roman"/>
        </w:rPr>
        <w:t>microenvironment</w:t>
      </w:r>
      <w:r w:rsidR="00E0369B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222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Other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immunoblastic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</w:p>
    <w:p w14:paraId="1B9E247F" w14:textId="39125D00" w:rsidR="00E56B60" w:rsidRPr="00486B41" w:rsidRDefault="00E56B60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&lt;FIG71.27&gt;</w:t>
      </w:r>
    </w:p>
    <w:p w14:paraId="704A6F15" w14:textId="7D3FB153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Plasmablastic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mouth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gastrointestinal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soft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pattern,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CD20.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prognosis.</w:t>
      </w:r>
    </w:p>
    <w:p w14:paraId="72946C04" w14:textId="2A09BCB7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Primary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effusion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lymphomas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pleural,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pericardial,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peritoneal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cavity.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HHV-8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F6D3B" w:rsidRPr="00486B41">
        <w:rPr>
          <w:rFonts w:cs="Times New Roman"/>
        </w:rPr>
        <w:t>≥</w:t>
      </w:r>
      <w:r w:rsidRPr="00486B41">
        <w:rPr>
          <w:rFonts w:cs="Times New Roman"/>
        </w:rPr>
        <w:t>90%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HHV-8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9052E2" w:rsidRPr="00486B41">
        <w:rPr>
          <w:rStyle w:val="citebib"/>
          <w:rFonts w:cs="Times New Roman"/>
          <w:vertAlign w:val="superscript"/>
        </w:rPr>
        <w:t>67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1BC11C80" w14:textId="033E04C7" w:rsidR="009F6D3B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  <w:i/>
          <w:iCs/>
        </w:rPr>
        <w:t>EBV-positive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smooth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muscle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tumors,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leiomyosarcomas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and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leiomyomas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proofErr w:type="gramStart"/>
      <w:r w:rsidR="00F45463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470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386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congenital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immunodeficiencies.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lungs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gastrointestinal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tract,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kidney,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nervous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adrenal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glands.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smooth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muscle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DNA.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distinct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independently.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F45463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varies;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leiomyomas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leiomyosarcomas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immunocompetent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DNA.</w:t>
      </w:r>
    </w:p>
    <w:p w14:paraId="71124CF5" w14:textId="15BD4EAC" w:rsidR="00876937" w:rsidRPr="00486B41" w:rsidRDefault="00DE7861" w:rsidP="006A13BD">
      <w:pPr>
        <w:pStyle w:val="H2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Model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for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EBV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Oncogenesis</w:t>
      </w:r>
      <w:r w:rsidR="00414F71" w:rsidRPr="00486B41">
        <w:rPr>
          <w:rFonts w:ascii="Times New Roman" w:hAnsi="Times New Roman" w:cs="Times New Roman"/>
          <w:b/>
        </w:rPr>
        <w:t xml:space="preserve"> </w:t>
      </w:r>
    </w:p>
    <w:p w14:paraId="661F3562" w14:textId="3D55FEA3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continue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made,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criteria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virtually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oligoclonal),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cell(s).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Third,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oncogenesis.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Fourth,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maintaining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tumor.</w:t>
      </w:r>
      <w:r w:rsidR="00414F71" w:rsidRPr="00486B41">
        <w:rPr>
          <w:rFonts w:cs="Times New Roman"/>
        </w:rPr>
        <w:t xml:space="preserve"> </w:t>
      </w:r>
    </w:p>
    <w:p w14:paraId="564FDD79" w14:textId="2B450949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strongly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28</w:t>
      </w:r>
      <w:r w:rsidRPr="00486B41">
        <w:rPr>
          <w:rFonts w:cs="Times New Roman"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little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Examples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congenital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immunodeficiencies.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rapidly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changes.</w:t>
      </w:r>
      <w:r w:rsidR="00414F71" w:rsidRPr="00486B41">
        <w:rPr>
          <w:rFonts w:cs="Times New Roman"/>
        </w:rPr>
        <w:t xml:space="preserve"> </w:t>
      </w:r>
    </w:p>
    <w:p w14:paraId="5278FCB5" w14:textId="644C1C77" w:rsidR="00E56B60" w:rsidRPr="00486B41" w:rsidRDefault="00145493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&lt;FIG71.28</w:t>
      </w:r>
      <w:r w:rsidR="00E56B60" w:rsidRPr="00486B41">
        <w:rPr>
          <w:rFonts w:ascii="Times New Roman" w:hAnsi="Times New Roman" w:cs="Times New Roman"/>
        </w:rPr>
        <w:t>&gt;</w:t>
      </w:r>
    </w:p>
    <w:p w14:paraId="50F041E0" w14:textId="52A8E4D6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lastRenderedPageBreak/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otherwise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periods,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intermediate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degree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an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substitute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analogous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crippled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HL).</w:t>
      </w:r>
      <w:r w:rsidR="00414F71" w:rsidRPr="00486B41">
        <w:rPr>
          <w:rFonts w:cs="Times New Roman"/>
        </w:rPr>
        <w:t xml:space="preserve"> </w:t>
      </w:r>
    </w:p>
    <w:p w14:paraId="52F6BD7B" w14:textId="29531ABD" w:rsidR="009F6D3B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immunocompetent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challenged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malaria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interfere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proliferation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oncogene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</w:rPr>
        <w:t>c-myc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steps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established,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</w:p>
    <w:p w14:paraId="6421BBAD" w14:textId="6DF45180" w:rsidR="00876937" w:rsidRPr="00486B41" w:rsidRDefault="00DE7861" w:rsidP="006A13BD">
      <w:pPr>
        <w:pStyle w:val="H2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&lt;H2&gt;</w:t>
      </w:r>
      <w:r w:rsidR="00CB08D2" w:rsidRPr="00486B41">
        <w:rPr>
          <w:rFonts w:ascii="Times New Roman" w:hAnsi="Times New Roman" w:cs="Times New Roman"/>
        </w:rPr>
        <w:t>Autoimmune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Diseases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Associated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with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EBV</w:t>
      </w:r>
    </w:p>
    <w:p w14:paraId="59023A38" w14:textId="46887E61" w:rsidR="00876937" w:rsidRPr="00486B41" w:rsidRDefault="00876937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sclerosis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(MS)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683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Unlike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lupus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erythematosis)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epidemiologic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cofactor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9052E2" w:rsidRPr="00486B41">
        <w:rPr>
          <w:rStyle w:val="citebib"/>
          <w:rFonts w:cs="Times New Roman"/>
          <w:vertAlign w:val="superscript"/>
        </w:rPr>
        <w:t>49</w:t>
      </w:r>
      <w:r w:rsidR="00414F71" w:rsidRPr="00486B41">
        <w:rPr>
          <w:rFonts w:cs="Times New Roman"/>
        </w:rPr>
        <w:t xml:space="preserve"> </w:t>
      </w:r>
      <w:r w:rsidR="00501920" w:rsidRPr="00486B41">
        <w:rPr>
          <w:rFonts w:cs="Times New Roman"/>
        </w:rPr>
        <w:t>U</w:t>
      </w:r>
      <w:r w:rsidR="007E4B5E" w:rsidRPr="00486B41">
        <w:rPr>
          <w:rFonts w:cs="Times New Roman"/>
        </w:rPr>
        <w:t>sing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cohort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million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United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States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military,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authors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diagnosed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MS</w:t>
      </w:r>
      <w:r w:rsidR="007E4B5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32-fold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developing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cytomegalovirus.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median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7.5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years.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lastRenderedPageBreak/>
        <w:t>human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viruses,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MS</w:t>
      </w:r>
      <w:r w:rsidR="007E4B5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marker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neuronal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degeneration,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neurofilament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light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chain,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E4B5E"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meta-analysis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2.2-fold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case-control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83%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43%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prevalence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u w:val="single"/>
        </w:rPr>
        <w:t>&gt;</w:t>
      </w:r>
      <w:r w:rsidRPr="00486B41">
        <w:rPr>
          <w:rFonts w:cs="Times New Roman"/>
        </w:rPr>
        <w:t>25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393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36-fold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8-fold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515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subsequent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antibodiest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EBNA-1</w:t>
      </w:r>
      <w:r w:rsidR="00AC428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-2,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-3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E3763" w:rsidRPr="00486B41">
        <w:rPr>
          <w:rFonts w:cs="Times New Roman"/>
        </w:rPr>
        <w:t>MS</w:t>
      </w:r>
      <w:r w:rsidR="007D696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722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Women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highest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quintile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EBNA1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IgG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levels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had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3-fold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higher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risk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MS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than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lowest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quintile</w:t>
      </w:r>
      <w:r w:rsidR="009052E2" w:rsidRPr="00486B41">
        <w:rPr>
          <w:rStyle w:val="citebib"/>
          <w:rFonts w:cs="Times New Roman"/>
          <w:vertAlign w:val="superscript"/>
        </w:rPr>
        <w:t>514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Children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mothers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high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VCA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IgG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during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pregnancy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had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2.4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-fold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relative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risk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MS</w:t>
      </w:r>
      <w:r w:rsidR="00F45463" w:rsidRPr="00486B41">
        <w:rPr>
          <w:rFonts w:cs="Times New Roman"/>
          <w:color w:val="000000"/>
          <w:shd w:val="clear" w:color="auto" w:fill="FFFFFF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514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meta-analysis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brain.</w:t>
      </w:r>
      <w:r w:rsidR="00414F71" w:rsidRPr="00486B41">
        <w:rPr>
          <w:rFonts w:cs="Times New Roman"/>
        </w:rPr>
        <w:t xml:space="preserve"> </w:t>
      </w:r>
    </w:p>
    <w:p w14:paraId="45804E03" w14:textId="50DB8637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broadened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shd w:val="clear" w:color="auto" w:fill="FFFFFF"/>
        </w:rPr>
        <w:t>Patients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with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active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have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increased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CD8+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cell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responses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lytic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antigens</w:t>
      </w:r>
      <w:r w:rsidR="00F45463" w:rsidRPr="00486B41">
        <w:rPr>
          <w:rFonts w:cs="Times New Roman"/>
          <w:shd w:val="clear" w:color="auto" w:fill="FFFFFF"/>
        </w:rPr>
        <w:t>.</w:t>
      </w:r>
      <w:r w:rsidR="0071763B" w:rsidRPr="00486B41">
        <w:rPr>
          <w:rStyle w:val="citebib"/>
          <w:rFonts w:cs="Times New Roman"/>
          <w:vertAlign w:val="superscript"/>
        </w:rPr>
        <w:t>21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CD107a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+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CD8+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cells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recognizing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lytic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latent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antigens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were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detected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the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meninges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or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lesions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11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12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patients</w:t>
      </w:r>
      <w:r w:rsidR="00F45463" w:rsidRPr="00486B41">
        <w:rPr>
          <w:rFonts w:cs="Times New Roman"/>
          <w:shd w:val="clear" w:color="auto" w:fill="FFFFFF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653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cross-reacted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myelin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myelin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cross-reactive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IL-2.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broader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repertoires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CD8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tha</w:t>
      </w:r>
      <w:r w:rsidR="00420EE3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="00A5354C" w:rsidRPr="00486B41">
        <w:rPr>
          <w:rFonts w:cs="Times New Roman"/>
        </w:rPr>
        <w:t>controls.</w:t>
      </w:r>
      <w:r w:rsidR="009052E2" w:rsidRPr="00486B41">
        <w:rPr>
          <w:rStyle w:val="citebib"/>
          <w:rFonts w:cs="Times New Roman"/>
          <w:vertAlign w:val="superscript"/>
        </w:rPr>
        <w:t>646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Spontaenous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LCLs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F67F1A" w:rsidRPr="00486B41">
        <w:rPr>
          <w:rFonts w:cs="Times New Roman"/>
        </w:rPr>
        <w:t>replication</w:t>
      </w:r>
      <w:r w:rsidR="00083307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inflammatory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expression,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cytokine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="00083307" w:rsidRPr="00486B41">
        <w:rPr>
          <w:rFonts w:cs="Times New Roman"/>
        </w:rPr>
        <w:t>controls</w:t>
      </w:r>
      <w:r w:rsidR="007D696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684</w:t>
      </w:r>
    </w:p>
    <w:p w14:paraId="192B175D" w14:textId="5F1A54C7" w:rsidR="006F0F0E" w:rsidRPr="00486B41" w:rsidRDefault="00272B65" w:rsidP="004B7E08">
      <w:pPr>
        <w:pStyle w:val="TXT"/>
        <w:rPr>
          <w:rStyle w:val="highlight1"/>
          <w:rFonts w:cs="Times New Roman"/>
          <w:lang w:val="en"/>
        </w:rPr>
      </w:pPr>
      <w:r w:rsidRPr="00486B41">
        <w:rPr>
          <w:rFonts w:cs="Times New Roman"/>
        </w:rPr>
        <w:lastRenderedPageBreak/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cross-react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contribute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glialCAM,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adhesion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neurons.</w:t>
      </w:r>
      <w:r w:rsidR="009052E2" w:rsidRPr="00486B41">
        <w:rPr>
          <w:rStyle w:val="citebib"/>
          <w:rFonts w:cs="Times New Roman"/>
          <w:vertAlign w:val="superscript"/>
        </w:rPr>
        <w:t>380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portion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glialCAM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glialCAM,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infiltration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exacerbated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demyelinating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2C2BA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cross-react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alpha-crystallin</w:t>
      </w:r>
      <w:r w:rsidR="00414F71" w:rsidRPr="00486B41">
        <w:rPr>
          <w:rFonts w:cs="Times New Roman"/>
        </w:rPr>
        <w:t xml:space="preserve"> </w:t>
      </w:r>
      <w:r w:rsidR="002C2BA2"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anoctamin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2,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myelin-basic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5916F9" w:rsidRPr="00486B41">
        <w:rPr>
          <w:rFonts w:cs="Times New Roman"/>
        </w:rPr>
        <w:t>reported</w:t>
      </w:r>
      <w:r w:rsidR="007D696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611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721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NKG2D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NKG2C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cytoxicity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again</w:t>
      </w:r>
      <w:r w:rsidR="00727BC5" w:rsidRPr="00486B41">
        <w:rPr>
          <w:rFonts w:cs="Times New Roman"/>
        </w:rPr>
        <w:t>st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autoreactive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g</w:t>
      </w:r>
      <w:r w:rsidR="00060E6D" w:rsidRPr="00486B41">
        <w:rPr>
          <w:rFonts w:cs="Times New Roman"/>
        </w:rPr>
        <w:t>lialCAM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epitope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shared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EBNA1;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autoimmunity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NKG2C-expressing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impaired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060E6D" w:rsidRPr="00486B41">
        <w:rPr>
          <w:rFonts w:cs="Times New Roman"/>
        </w:rPr>
        <w:t>MS</w:t>
      </w:r>
      <w:r w:rsidR="007D696F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751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variation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HLA-E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alleles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affect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killing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g</w:t>
      </w:r>
      <w:r w:rsidR="00BC70F7" w:rsidRPr="00486B41">
        <w:rPr>
          <w:rFonts w:cs="Times New Roman"/>
        </w:rPr>
        <w:t>lialCAM-specific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developing</w:t>
      </w:r>
      <w:r w:rsidR="00414F71" w:rsidRPr="00486B41">
        <w:rPr>
          <w:rFonts w:cs="Times New Roman"/>
        </w:rPr>
        <w:t xml:space="preserve"> </w:t>
      </w:r>
      <w:r w:rsidR="00BC70F7" w:rsidRPr="00486B41">
        <w:rPr>
          <w:rFonts w:cs="Times New Roman"/>
        </w:rPr>
        <w:t>MS.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40%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GWAS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loci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shared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with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EBNA2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binding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s</w:t>
      </w:r>
      <w:r w:rsidR="006F0F0E" w:rsidRPr="00486B41">
        <w:rPr>
          <w:rStyle w:val="highlight1"/>
          <w:rFonts w:cs="Times New Roman"/>
          <w:lang w:val="en"/>
        </w:rPr>
        <w:t>ites.</w:t>
      </w:r>
      <w:r w:rsidR="009052E2" w:rsidRPr="00486B41">
        <w:rPr>
          <w:rStyle w:val="citebib"/>
          <w:rFonts w:cs="Times New Roman"/>
          <w:vertAlign w:val="superscript"/>
        </w:rPr>
        <w:t>252</w:t>
      </w:r>
    </w:p>
    <w:p w14:paraId="62DD35F2" w14:textId="208ABCA4" w:rsidR="00876937" w:rsidRPr="00486B41" w:rsidRDefault="00876937" w:rsidP="004B7E08">
      <w:pPr>
        <w:pStyle w:val="TXT"/>
        <w:rPr>
          <w:rFonts w:cs="Times New Roman"/>
          <w:color w:val="000000"/>
          <w:shd w:val="clear" w:color="auto" w:fill="FFFFFF"/>
        </w:rPr>
      </w:pP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brain,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postmortem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(EBER)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BFRF1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follicles,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perivascular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matter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contrast,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plaques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peptide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oligoclonal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serum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intrathecal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synthesis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uncommon,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10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patients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MS,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treated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autologous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EBNA1,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LMP1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LMP2A-specific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cells,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6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had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both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symptomatic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neurologic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improvement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those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who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improved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had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cells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high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EBV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reactivity</w:t>
      </w:r>
      <w:r w:rsidR="00F45463" w:rsidRPr="00486B41">
        <w:rPr>
          <w:rFonts w:cs="Times New Roman"/>
          <w:color w:val="000000"/>
          <w:shd w:val="clear" w:color="auto" w:fill="FFFFFF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566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</w:p>
    <w:p w14:paraId="5B6B6EA3" w14:textId="4860BA8D" w:rsidR="00876937" w:rsidRPr="00486B41" w:rsidRDefault="00876937" w:rsidP="004B7E08">
      <w:pPr>
        <w:pStyle w:val="TXT"/>
        <w:rPr>
          <w:rStyle w:val="highlight1"/>
          <w:rFonts w:cs="Times New Roman"/>
          <w:lang w:val="en"/>
        </w:rPr>
      </w:pPr>
      <w:r w:rsidRPr="00486B41">
        <w:rPr>
          <w:rFonts w:cs="Times New Roman"/>
          <w:i/>
          <w:iCs/>
        </w:rPr>
        <w:lastRenderedPageBreak/>
        <w:t>Systemic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lupus</w:t>
      </w:r>
      <w:r w:rsidR="00414F71" w:rsidRPr="00486B41">
        <w:rPr>
          <w:rFonts w:cs="Times New Roman"/>
          <w:i/>
          <w:iCs/>
        </w:rPr>
        <w:t xml:space="preserve"> </w:t>
      </w:r>
      <w:r w:rsidRPr="00486B41">
        <w:rPr>
          <w:rFonts w:cs="Times New Roman"/>
          <w:i/>
          <w:iCs/>
        </w:rPr>
        <w:t>erythematosus</w:t>
      </w:r>
      <w:r w:rsidR="00414F71" w:rsidRPr="00486B41">
        <w:rPr>
          <w:rFonts w:cs="Times New Roman"/>
          <w:b/>
          <w:i/>
          <w:iCs/>
        </w:rPr>
        <w:t xml:space="preserve"> </w:t>
      </w:r>
      <w:r w:rsidRPr="00486B41">
        <w:rPr>
          <w:rFonts w:cs="Times New Roman"/>
        </w:rPr>
        <w:t>(SLE)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i</w:t>
      </w:r>
      <w:r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99%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100%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72%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cross-react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autoantigens.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cross-reacts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rabbits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kDa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cross-reacting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peptide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SLE-like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Increased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levels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EBV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VCA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IgG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IgG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were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associated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1.3-fold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or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1.4-fold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risk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relatives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patients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SLE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transitioning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to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SLE</w:t>
      </w:r>
      <w:r w:rsidR="00F45463" w:rsidRPr="00486B41">
        <w:rPr>
          <w:rFonts w:cs="Times New Roman"/>
          <w:color w:val="000000"/>
          <w:shd w:val="clear" w:color="auto" w:fill="FFFFFF"/>
        </w:rPr>
        <w:t>.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</w:rPr>
        <w:t>Meta-analyses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showed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2-fold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higher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risk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SLE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persons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seropositivity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to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VCA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IgG,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8-fold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higher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risk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</w:t>
      </w:r>
      <w:r w:rsidR="004579E8" w:rsidRPr="00486B41">
        <w:rPr>
          <w:rFonts w:cs="Times New Roman"/>
          <w:color w:val="000000"/>
        </w:rPr>
        <w:t>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those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who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were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IgG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positive,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4-fold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high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risk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persons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DNA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positive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blood</w:t>
      </w:r>
      <w:r w:rsidR="00F45463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402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lang w:val="en"/>
        </w:rPr>
        <w:t>Evaulation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of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transcription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factors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binding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sites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showed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that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almost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half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of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GWAS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loci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associated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with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SLE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are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occupied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by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EBV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EBNA2;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similar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GWAS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loci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Fonts w:cs="Times New Roman"/>
          <w:lang w:val="en"/>
        </w:rPr>
        <w:t>for</w:t>
      </w:r>
      <w:r w:rsidR="00414F71" w:rsidRPr="00486B41">
        <w:rPr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multiple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sclerosis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were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also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shared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with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EBNA2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sites</w:t>
      </w:r>
      <w:r w:rsidR="00F45463" w:rsidRPr="00486B41">
        <w:rPr>
          <w:rStyle w:val="highlight1"/>
          <w:rFonts w:cs="Times New Roman"/>
          <w:lang w:val="e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252</w:t>
      </w:r>
    </w:p>
    <w:p w14:paraId="5F5EFEB7" w14:textId="589FAC1E" w:rsidR="006F0F0E" w:rsidRPr="00486B41" w:rsidRDefault="00CB08D2" w:rsidP="004B7E08">
      <w:pPr>
        <w:pStyle w:val="TXT"/>
        <w:rPr>
          <w:rStyle w:val="highlight1"/>
          <w:rFonts w:cs="Times New Roman"/>
          <w:lang w:val="en"/>
        </w:rPr>
      </w:pPr>
      <w:r w:rsidRPr="00486B41">
        <w:rPr>
          <w:rFonts w:cs="Times New Roman"/>
        </w:rPr>
        <w:t>Rheumatoid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arthritis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blood.</w:t>
      </w:r>
      <w:r w:rsidR="009052E2" w:rsidRPr="00486B41">
        <w:rPr>
          <w:rStyle w:val="citebib"/>
          <w:rFonts w:cs="Times New Roman"/>
          <w:vertAlign w:val="superscript"/>
        </w:rPr>
        <w:t>88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These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24%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EBV-positive.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F0F0E" w:rsidRPr="00486B41">
        <w:rPr>
          <w:rFonts w:cs="Times New Roman"/>
          <w:lang w:val="en"/>
        </w:rPr>
        <w:t>GWAS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loci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associated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with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rhuematoid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arthritis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are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shared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with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EBNA2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binding</w:t>
      </w:r>
      <w:r w:rsidR="00414F71" w:rsidRPr="00486B41">
        <w:rPr>
          <w:rFonts w:cs="Times New Roman"/>
          <w:lang w:val="en"/>
        </w:rPr>
        <w:t xml:space="preserve"> </w:t>
      </w:r>
      <w:r w:rsidR="006F0F0E" w:rsidRPr="00486B41">
        <w:rPr>
          <w:rFonts w:cs="Times New Roman"/>
          <w:lang w:val="en"/>
        </w:rPr>
        <w:t>sites</w:t>
      </w:r>
      <w:r w:rsidR="006F0F0E" w:rsidRPr="00486B41">
        <w:rPr>
          <w:rStyle w:val="highlight1"/>
          <w:rFonts w:cs="Times New Roman"/>
          <w:lang w:val="e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252</w:t>
      </w:r>
    </w:p>
    <w:p w14:paraId="5F9080C9" w14:textId="4719E8C0" w:rsidR="009F6D3B" w:rsidRPr="00486B41" w:rsidRDefault="00364AC7" w:rsidP="00FD20F4">
      <w:pPr>
        <w:pStyle w:val="TXT"/>
        <w:rPr>
          <w:rStyle w:val="highlight1"/>
          <w:rFonts w:cs="Times New Roman"/>
          <w:lang w:val="en"/>
        </w:rPr>
      </w:pPr>
      <w:r w:rsidRPr="00486B41">
        <w:rPr>
          <w:rStyle w:val="highlight1"/>
          <w:rFonts w:cs="Times New Roman"/>
          <w:lang w:val="en"/>
        </w:rPr>
        <w:t>Long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COVID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has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been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associated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with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EBV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reactivation,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usually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defined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by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elevated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EBV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antibody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titers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rather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than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EBV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viremia</w:t>
      </w:r>
      <w:r w:rsidRPr="00486B41">
        <w:rPr>
          <w:rStyle w:val="highlight1"/>
          <w:rFonts w:cs="Times New Roman"/>
          <w:lang w:val="e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564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At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Pr="00486B41">
        <w:rPr>
          <w:rStyle w:val="highlight1"/>
          <w:rFonts w:cs="Times New Roman"/>
          <w:lang w:val="en"/>
        </w:rPr>
        <w:t>pre</w:t>
      </w:r>
      <w:r w:rsidR="00D0548F" w:rsidRPr="00486B41">
        <w:rPr>
          <w:rStyle w:val="highlight1"/>
          <w:rFonts w:cs="Times New Roman"/>
          <w:lang w:val="en"/>
        </w:rPr>
        <w:t>sent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it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seems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more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likely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that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elevated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viral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antibody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titers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are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a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result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of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long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COVID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rather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than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a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cofactor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in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its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etiology.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While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acute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EBV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lastRenderedPageBreak/>
        <w:t>infection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is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one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of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triggers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of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myalgic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encephalitis/chronic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fatigue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syndrome,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there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is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no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clear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evidence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that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ongoing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EBV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replication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is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present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in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patients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with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the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  <w:r w:rsidR="00D0548F" w:rsidRPr="00486B41">
        <w:rPr>
          <w:rStyle w:val="highlight1"/>
          <w:rFonts w:cs="Times New Roman"/>
          <w:lang w:val="en"/>
        </w:rPr>
        <w:t>syndrome.</w:t>
      </w:r>
      <w:r w:rsidR="00414F71" w:rsidRPr="00486B41">
        <w:rPr>
          <w:rStyle w:val="highlight1"/>
          <w:rFonts w:cs="Times New Roman"/>
          <w:lang w:val="en"/>
        </w:rPr>
        <w:t xml:space="preserve"> </w:t>
      </w:r>
    </w:p>
    <w:p w14:paraId="6192485B" w14:textId="336FB289" w:rsidR="00876937" w:rsidRPr="00486B41" w:rsidRDefault="00DE7861" w:rsidP="006A13BD">
      <w:pPr>
        <w:pStyle w:val="H1"/>
        <w:rPr>
          <w:rFonts w:ascii="Times New Roman" w:hAnsi="Times New Roman" w:cs="Times New Roman"/>
          <w:lang w:val="en"/>
        </w:rPr>
      </w:pPr>
      <w:r w:rsidRPr="00486B41">
        <w:rPr>
          <w:rFonts w:ascii="Times New Roman" w:hAnsi="Times New Roman" w:cs="Times New Roman"/>
          <w:b/>
        </w:rPr>
        <w:t>&lt;H1&gt;</w:t>
      </w:r>
      <w:r w:rsidR="00876937" w:rsidRPr="00486B41">
        <w:rPr>
          <w:rFonts w:ascii="Times New Roman" w:hAnsi="Times New Roman" w:cs="Times New Roman"/>
          <w:b/>
        </w:rPr>
        <w:t>DIAGNOSIS</w:t>
      </w:r>
      <w:r w:rsidR="00414F71" w:rsidRPr="00486B41">
        <w:rPr>
          <w:rFonts w:ascii="Times New Roman" w:hAnsi="Times New Roman" w:cs="Times New Roman"/>
          <w:b/>
        </w:rPr>
        <w:t xml:space="preserve"> </w:t>
      </w:r>
    </w:p>
    <w:p w14:paraId="43EEAB7E" w14:textId="3AFBA1FA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heterophile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atypical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heterophile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measured.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2-3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illness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(</w:t>
      </w:r>
      <w:r w:rsidR="00565A96" w:rsidRPr="00486B41">
        <w:rPr>
          <w:rFonts w:cs="Times New Roman"/>
          <w:bCs/>
        </w:rPr>
        <w:t>see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Fig.</w:t>
      </w:r>
      <w:r w:rsidR="00414F71" w:rsidRPr="00486B41">
        <w:rPr>
          <w:rFonts w:cs="Times New Roman"/>
          <w:bCs/>
        </w:rPr>
        <w:t xml:space="preserve"> </w:t>
      </w:r>
      <w:r w:rsidR="00332466" w:rsidRPr="00486B41">
        <w:rPr>
          <w:rFonts w:cs="Times New Roman"/>
          <w:bCs/>
        </w:rPr>
        <w:t>71.</w:t>
      </w:r>
      <w:r w:rsidRPr="00486B41">
        <w:rPr>
          <w:rFonts w:cs="Times New Roman"/>
          <w:bCs/>
        </w:rPr>
        <w:t>1</w:t>
      </w:r>
      <w:r w:rsidR="004579E8" w:rsidRPr="00486B41">
        <w:rPr>
          <w:rFonts w:cs="Times New Roman"/>
          <w:bCs/>
        </w:rPr>
        <w:t>7</w:t>
      </w:r>
      <w:r w:rsidRPr="00486B41">
        <w:rPr>
          <w:rFonts w:cs="Times New Roman"/>
          <w:bCs/>
        </w:rPr>
        <w:t>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VCA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IgG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life,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Seroconversion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weeks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onset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illness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life.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convalescence</w:t>
      </w:r>
      <w:proofErr w:type="gramStart"/>
      <w:r w:rsidRPr="00486B41">
        <w:rPr>
          <w:rFonts w:cs="Times New Roman"/>
        </w:rPr>
        <w:t>..</w:t>
      </w:r>
      <w:proofErr w:type="gramEnd"/>
      <w:r w:rsidR="00414F71" w:rsidRPr="00486B41">
        <w:rPr>
          <w:rFonts w:cs="Times New Roman"/>
        </w:rPr>
        <w:t xml:space="preserve"> </w:t>
      </w:r>
    </w:p>
    <w:p w14:paraId="3635D1D9" w14:textId="5997CA16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Measurement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helpful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monitoring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serologic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equivocal.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Measurement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NK/T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231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349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Measurement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(combined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helpful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monitoring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deficiencies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Health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Organization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international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standard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Style w:val="highlight"/>
          <w:rFonts w:cs="Times New Roman"/>
          <w:color w:val="000000"/>
        </w:rPr>
        <w:t>Epstein-Barr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virus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has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reduced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the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varability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whole-blood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DNA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PCR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results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between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laboratories</w:t>
      </w:r>
      <w:r w:rsidR="00F45463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652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Elevated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levels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plasma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DNA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more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specific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than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whole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blood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DNA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diagnosis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diseases,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but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the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latter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more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sensitive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to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detect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blood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immunocompromised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persons</w:t>
      </w:r>
      <w:r w:rsidR="00F45463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322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Detection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of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cell-free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DNA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blood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has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been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useful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marker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to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follow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patients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with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nasopharyngeal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carcinoma,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NK/T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cell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lymphoma,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Hodgkin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lymphoma</w:t>
      </w:r>
      <w:r w:rsidR="00F45463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321</w:t>
      </w:r>
      <w:r w:rsidR="00414F71" w:rsidRPr="00486B41">
        <w:rPr>
          <w:rFonts w:cs="Times New Roman"/>
          <w:color w:val="000000"/>
        </w:rPr>
        <w:t xml:space="preserve"> </w:t>
      </w:r>
    </w:p>
    <w:p w14:paraId="49C039D6" w14:textId="1A4C9219" w:rsidR="00876937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lastRenderedPageBreak/>
        <w:t>Detection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cerebrospinal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fluid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helpful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prediction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washings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diagnosis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life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PCR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determine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individual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fixed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repeats.</w:t>
      </w:r>
      <w:r w:rsidR="00414F71" w:rsidRPr="00486B41">
        <w:rPr>
          <w:rFonts w:cs="Times New Roman"/>
        </w:rPr>
        <w:t xml:space="preserve"> </w:t>
      </w:r>
    </w:p>
    <w:p w14:paraId="1DBDAC69" w14:textId="5A4E9096" w:rsidR="009F6D3B" w:rsidRPr="00486B41" w:rsidRDefault="00876937" w:rsidP="004B7E08">
      <w:pPr>
        <w:pStyle w:val="TXT"/>
        <w:rPr>
          <w:rFonts w:cs="Times New Roman"/>
        </w:rPr>
      </w:pP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situ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hybridization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(Fig.</w:t>
      </w:r>
      <w:r w:rsidR="00414F71" w:rsidRPr="00486B41">
        <w:rPr>
          <w:rFonts w:cs="Times New Roman"/>
        </w:rPr>
        <w:t xml:space="preserve"> </w:t>
      </w:r>
      <w:r w:rsidR="00332466" w:rsidRPr="00486B41">
        <w:rPr>
          <w:rFonts w:cs="Times New Roman"/>
        </w:rPr>
        <w:t>71.</w:t>
      </w:r>
      <w:r w:rsidRPr="00486B41">
        <w:rPr>
          <w:rFonts w:cs="Times New Roman"/>
        </w:rPr>
        <w:t>29)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thousands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copies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characteristics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determined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fluorescence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situ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hybridrization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staining,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cytometry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350</w:t>
      </w:r>
      <w:proofErr w:type="gramStart"/>
      <w:r w:rsidR="00F45463"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141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213</w:t>
      </w:r>
      <w:proofErr w:type="gramEnd"/>
      <w:r w:rsidR="00414F71" w:rsidRPr="00486B41">
        <w:rPr>
          <w:rFonts w:cs="Times New Roman"/>
        </w:rPr>
        <w:t xml:space="preserve"> </w:t>
      </w:r>
    </w:p>
    <w:p w14:paraId="0A0FB28C" w14:textId="77777777" w:rsidR="00BD1F0D" w:rsidRPr="00486B41" w:rsidRDefault="00145493" w:rsidP="002101C1">
      <w:pPr>
        <w:pStyle w:val="PMI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t>&lt;FIG71.29&gt;</w:t>
      </w:r>
    </w:p>
    <w:p w14:paraId="5FDE85C6" w14:textId="3BDA477E" w:rsidR="00876937" w:rsidRPr="00486B41" w:rsidRDefault="00DE7861" w:rsidP="006A13BD">
      <w:pPr>
        <w:pStyle w:val="H1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/>
          <w:bCs/>
        </w:rPr>
        <w:t>&lt;H1&gt;</w:t>
      </w:r>
      <w:r w:rsidR="00876937" w:rsidRPr="00486B41">
        <w:rPr>
          <w:rFonts w:ascii="Times New Roman" w:hAnsi="Times New Roman" w:cs="Times New Roman"/>
          <w:b/>
          <w:bCs/>
        </w:rPr>
        <w:t>INHIBITORS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876937" w:rsidRPr="00486B41">
        <w:rPr>
          <w:rFonts w:ascii="Times New Roman" w:hAnsi="Times New Roman" w:cs="Times New Roman"/>
          <w:b/>
          <w:bCs/>
        </w:rPr>
        <w:t>OF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876937" w:rsidRPr="00486B41">
        <w:rPr>
          <w:rFonts w:ascii="Times New Roman" w:hAnsi="Times New Roman" w:cs="Times New Roman"/>
          <w:b/>
          <w:bCs/>
        </w:rPr>
        <w:t>REPLICATION</w:t>
      </w:r>
    </w:p>
    <w:p w14:paraId="5F0D2711" w14:textId="2ABEE4BC" w:rsidR="00BD1F0D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Acyclovir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ganciclovir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polymerase,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acyclovir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ganciclovir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BGLF4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thymidine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BXLF1).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carriers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acyclovir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stops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799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Brincidofovir,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hexadecyloxypropyl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cidofovir,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&gt;100-times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acyclovir.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Maribavir,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l-ribofuranoside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benzimidazole,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9052E2" w:rsidRPr="00486B41">
        <w:rPr>
          <w:rStyle w:val="citebib"/>
          <w:rFonts w:cs="Times New Roman"/>
          <w:vertAlign w:val="superscript"/>
        </w:rPr>
        <w:t>106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1041705C" w14:textId="77777777" w:rsidR="00BD1F0D" w:rsidRPr="00486B41" w:rsidRDefault="00DE7861" w:rsidP="006A13BD">
      <w:pPr>
        <w:pStyle w:val="H1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</w:rPr>
        <w:t>&lt;H1&gt;</w:t>
      </w:r>
      <w:r w:rsidR="00876937" w:rsidRPr="00486B41">
        <w:rPr>
          <w:rFonts w:ascii="Times New Roman" w:hAnsi="Times New Roman" w:cs="Times New Roman"/>
        </w:rPr>
        <w:t>TREATMENT</w:t>
      </w:r>
    </w:p>
    <w:p w14:paraId="46399333" w14:textId="291B0D83" w:rsidR="00876937" w:rsidRPr="00486B41" w:rsidRDefault="00DE7861" w:rsidP="006A13BD">
      <w:pPr>
        <w:pStyle w:val="H2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Infectious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Mononucleosis</w:t>
      </w:r>
    </w:p>
    <w:p w14:paraId="1AD60713" w14:textId="7657B3E5" w:rsidR="00BD1F0D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lastRenderedPageBreak/>
        <w:t>Treatment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supportive.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sports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avoided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acute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splenic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rupture.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eliminates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shedding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Corticosteroids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throat;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recommended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corticosteroids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school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739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Corticosteroids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life-threatening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complications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airway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obstruction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tonsil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enlargement,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hemolytic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anemia,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cardiac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nervous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</w:p>
    <w:p w14:paraId="32293145" w14:textId="11343B2D" w:rsidR="00876937" w:rsidRPr="00486B41" w:rsidRDefault="00DE7861" w:rsidP="006A13BD">
      <w:pPr>
        <w:pStyle w:val="H2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EBV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Post-Transplant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Lymphoproliferative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Disease</w:t>
      </w:r>
      <w:r w:rsidR="00414F71" w:rsidRPr="00486B41">
        <w:rPr>
          <w:rFonts w:ascii="Times New Roman" w:hAnsi="Times New Roman" w:cs="Times New Roman"/>
          <w:b/>
        </w:rPr>
        <w:t xml:space="preserve"> </w:t>
      </w:r>
    </w:p>
    <w:p w14:paraId="7153F0F1" w14:textId="648038B5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Reduction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regression</w:t>
      </w:r>
      <w:r w:rsidR="00F45463" w:rsidRPr="00486B41">
        <w:rPr>
          <w:rFonts w:cs="Times New Roman"/>
        </w:rPr>
        <w:t>.</w:t>
      </w:r>
      <w:r w:rsidR="00414F71" w:rsidRPr="00486B41">
        <w:rPr>
          <w:rStyle w:val="CommentReference"/>
          <w:rFonts w:cs="Times New Roman"/>
          <w:sz w:val="24"/>
          <w:szCs w:val="24"/>
        </w:rPr>
        <w:t xml:space="preserve"> </w:t>
      </w:r>
      <w:r w:rsidRPr="00486B41">
        <w:rPr>
          <w:rFonts w:cs="Times New Roman"/>
        </w:rPr>
        <w:t>Rituximab,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CD20-positive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especially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Surgery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confined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(e.g.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CHOP)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rituximab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failure.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Radiation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high-dose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methotrexate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nervous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established,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polymerase.</w:t>
      </w:r>
      <w:r w:rsidR="00414F71" w:rsidRPr="00486B41">
        <w:rPr>
          <w:rFonts w:cs="Times New Roman"/>
        </w:rPr>
        <w:t xml:space="preserve"> </w:t>
      </w:r>
    </w:p>
    <w:p w14:paraId="3C4F3554" w14:textId="7BE4666E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hematopoietic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(HSCT)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successful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although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GVHD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553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E</w:t>
      </w:r>
      <w:r w:rsidRPr="00486B41">
        <w:rPr>
          <w:rFonts w:cs="Times New Roman"/>
        </w:rPr>
        <w:t>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donors</w:t>
      </w:r>
      <w:r w:rsidR="009052E2" w:rsidRPr="00486B41">
        <w:rPr>
          <w:rStyle w:val="citebib"/>
          <w:rFonts w:cs="Times New Roman"/>
          <w:vertAlign w:val="superscript"/>
        </w:rPr>
        <w:t>554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HLA-matched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gene-marked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escape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recipient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fatal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outcome.</w:t>
      </w:r>
      <w:r w:rsidR="00414F71" w:rsidRPr="00486B41">
        <w:rPr>
          <w:rFonts w:cs="Times New Roman"/>
          <w:b/>
        </w:rPr>
        <w:t xml:space="preserve"> </w:t>
      </w:r>
    </w:p>
    <w:p w14:paraId="45BDA105" w14:textId="0403EE1C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lastRenderedPageBreak/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successfully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HLA-matched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allogeneic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covered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95%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haplotypes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42%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despite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conventional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F45463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Ongoing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clinical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trial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partially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matched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allogenic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relapse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refractory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rituximab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HSCT</w:t>
      </w:r>
      <w:r w:rsidR="00414F71" w:rsidRPr="00486B41">
        <w:rPr>
          <w:rFonts w:cs="Times New Roman"/>
        </w:rPr>
        <w:t xml:space="preserve"> </w:t>
      </w:r>
      <w:r w:rsidR="007A3CF7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7A3CF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rituximab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without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chemotherapy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solid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objective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about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50%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260D5" w:rsidRPr="00486B41">
        <w:rPr>
          <w:rFonts w:cs="Times New Roman"/>
        </w:rPr>
        <w:t>patients.</w:t>
      </w:r>
      <w:r w:rsidR="009052E2" w:rsidRPr="00486B41">
        <w:rPr>
          <w:rStyle w:val="citebib"/>
          <w:rFonts w:cs="Times New Roman"/>
          <w:vertAlign w:val="superscript"/>
        </w:rPr>
        <w:t>445</w:t>
      </w:r>
    </w:p>
    <w:p w14:paraId="16D71DED" w14:textId="35ADF37A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adenovirus,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CMV,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incubating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PBMCs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eastAsia="MS Mincho" w:cs="Times New Roman"/>
          <w:lang w:eastAsia="ja-JP"/>
        </w:rPr>
        <w:t>lymphoblastoid</w:t>
      </w:r>
      <w:r w:rsidR="00414F71" w:rsidRPr="00486B41">
        <w:rPr>
          <w:rFonts w:eastAsia="MS Mincho" w:cs="Times New Roman"/>
          <w:lang w:eastAsia="ja-JP"/>
        </w:rPr>
        <w:t xml:space="preserve"> </w:t>
      </w:r>
      <w:r w:rsidRPr="00486B41">
        <w:rPr>
          <w:rFonts w:eastAsia="MS Mincho" w:cs="Times New Roman"/>
          <w:lang w:eastAsia="ja-JP"/>
        </w:rPr>
        <w:t>cell</w:t>
      </w:r>
      <w:r w:rsidR="00414F71" w:rsidRPr="00486B41">
        <w:rPr>
          <w:rFonts w:eastAsia="MS Mincho" w:cs="Times New Roman"/>
          <w:lang w:eastAsia="ja-JP"/>
        </w:rPr>
        <w:t xml:space="preserve"> </w:t>
      </w:r>
      <w:r w:rsidRPr="00486B41">
        <w:rPr>
          <w:rFonts w:eastAsia="MS Mincho" w:cs="Times New Roman"/>
          <w:lang w:eastAsia="ja-JP"/>
        </w:rPr>
        <w:t>lines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transducted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579E8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adenovirus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vector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CMV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gene</w:t>
      </w:r>
      <w:r w:rsidRPr="00486B41">
        <w:rPr>
          <w:rFonts w:cs="Times New Roman"/>
        </w:rPr>
        <w:t>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579E8"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subsequent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resolution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389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rapid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peptides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antibody-mediated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surface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technique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isolation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PTLD.</w:t>
      </w:r>
      <w:r w:rsidR="00414F71" w:rsidRPr="00486B41">
        <w:rPr>
          <w:rFonts w:cs="Times New Roman"/>
        </w:rPr>
        <w:t xml:space="preserve"> </w:t>
      </w:r>
    </w:p>
    <w:p w14:paraId="3E80DA4F" w14:textId="79C0FC0B" w:rsidR="00BD1F0D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focused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CD8+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antigen,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CD4+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recognize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</w:t>
      </w:r>
      <w:r w:rsidR="007F309F" w:rsidRPr="00486B41">
        <w:rPr>
          <w:rFonts w:cs="Times New Roman"/>
        </w:rPr>
        <w:t>s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likely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Lymphokine-activated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killer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  <w:b/>
        </w:rPr>
        <w:t xml:space="preserve"> </w:t>
      </w:r>
    </w:p>
    <w:p w14:paraId="1E76508D" w14:textId="3C47026C" w:rsidR="00876937" w:rsidRPr="00486B41" w:rsidRDefault="009B4695" w:rsidP="006A13BD">
      <w:pPr>
        <w:pStyle w:val="H2"/>
        <w:rPr>
          <w:rFonts w:ascii="Times New Roman" w:hAnsi="Times New Roman" w:cs="Times New Roman"/>
          <w:b/>
          <w:bCs/>
        </w:rPr>
      </w:pPr>
      <w:r w:rsidRPr="00486B41">
        <w:rPr>
          <w:rFonts w:ascii="Times New Roman" w:hAnsi="Times New Roman" w:cs="Times New Roman"/>
          <w:b/>
          <w:bCs/>
        </w:rPr>
        <w:t>&lt;H2&gt;</w:t>
      </w:r>
      <w:r w:rsidR="00876937" w:rsidRPr="00486B41">
        <w:rPr>
          <w:rFonts w:ascii="Times New Roman" w:hAnsi="Times New Roman" w:cs="Times New Roman"/>
          <w:b/>
          <w:bCs/>
        </w:rPr>
        <w:t>Hodgkin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="00876937" w:rsidRPr="00486B41">
        <w:rPr>
          <w:rFonts w:ascii="Times New Roman" w:hAnsi="Times New Roman" w:cs="Times New Roman"/>
          <w:b/>
          <w:bCs/>
        </w:rPr>
        <w:t>Lymphoma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</w:p>
    <w:p w14:paraId="408FB3A7" w14:textId="5CF51B5B" w:rsidR="00AB2894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lastRenderedPageBreak/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allogeneic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refractory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measurable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NHL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relapsed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maintained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resistant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relapsed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53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therapies,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CAR-T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directed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against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CD30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good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immunodeficient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="00446170" w:rsidRPr="00486B41">
        <w:rPr>
          <w:rFonts w:cs="Times New Roman"/>
        </w:rPr>
        <w:t>lymphoma</w:t>
      </w:r>
      <w:r w:rsidR="009052E2" w:rsidRPr="00486B41">
        <w:rPr>
          <w:rStyle w:val="citebib"/>
          <w:rFonts w:cs="Times New Roman"/>
          <w:vertAlign w:val="superscript"/>
        </w:rPr>
        <w:t>762</w:t>
      </w:r>
      <w:r w:rsidR="00414F71" w:rsidRPr="00486B41">
        <w:rPr>
          <w:rFonts w:cs="Times New Roman"/>
        </w:rPr>
        <w:t xml:space="preserve"> </w:t>
      </w:r>
      <w:r w:rsidR="00EE457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E4571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E4571" w:rsidRPr="00486B41">
        <w:rPr>
          <w:rFonts w:cs="Times New Roman"/>
        </w:rPr>
        <w:t>PTLD</w:t>
      </w:r>
      <w:r w:rsidR="0044617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584</w:t>
      </w:r>
      <w:r w:rsidR="00414F71" w:rsidRPr="00486B41">
        <w:rPr>
          <w:rFonts w:cs="Times New Roman"/>
        </w:rPr>
        <w:t xml:space="preserve"> </w:t>
      </w:r>
    </w:p>
    <w:p w14:paraId="71618DA2" w14:textId="78DF64FE" w:rsidR="00876937" w:rsidRPr="00486B41" w:rsidRDefault="009B4695" w:rsidP="006A13BD">
      <w:pPr>
        <w:pStyle w:val="H2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Nasopharyneal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Carcinoma</w:t>
      </w:r>
    </w:p>
    <w:p w14:paraId="468366E1" w14:textId="2F99403B" w:rsidR="00876937" w:rsidRPr="00486B41" w:rsidRDefault="00662575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checkpoint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PD1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9052E2" w:rsidRPr="00486B41">
        <w:rPr>
          <w:rStyle w:val="citebib"/>
          <w:rFonts w:cs="Times New Roman"/>
          <w:vertAlign w:val="superscript"/>
        </w:rPr>
        <w:t>418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trial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poxvirus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(MVA)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carboxyl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half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fused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LMP</w:t>
      </w:r>
      <w:r w:rsidR="007F309F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vivo</w:t>
      </w:r>
      <w:r w:rsidR="00F45463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716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Dendritic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pulsed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peptides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vitro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injected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epitope-specific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coincident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regression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patients.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trial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dose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increased.</w:t>
      </w:r>
      <w:r w:rsidR="009052E2" w:rsidRPr="00486B41">
        <w:rPr>
          <w:rStyle w:val="citebib"/>
          <w:rFonts w:cs="Times New Roman"/>
          <w:vertAlign w:val="superscript"/>
        </w:rPr>
        <w:t>282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trial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completed,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published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  <w:color w:val="000000"/>
          <w:shd w:val="clear" w:color="auto" w:fill="FFFFFF"/>
        </w:rPr>
        <w:t>(ClinicalTrials.gov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="006E100D" w:rsidRPr="00486B41">
        <w:rPr>
          <w:rFonts w:cs="Times New Roman"/>
          <w:color w:val="000000"/>
          <w:shd w:val="clear" w:color="auto" w:fill="FFFFFF"/>
        </w:rPr>
        <w:t>NCT01094405).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adenovirus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vectored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LMP2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evaluated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6E100D" w:rsidRPr="00486B41">
        <w:rPr>
          <w:rFonts w:cs="Times New Roman"/>
        </w:rPr>
        <w:t>NPC.</w:t>
      </w:r>
      <w:r w:rsidR="00414F71" w:rsidRPr="00486B41">
        <w:rPr>
          <w:rFonts w:cs="Times New Roman"/>
        </w:rPr>
        <w:t xml:space="preserve"> </w:t>
      </w:r>
    </w:p>
    <w:p w14:paraId="2F0FA35D" w14:textId="4D9E201B" w:rsidR="00AB2894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clinical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benefit.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authors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lymphodepletion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reported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trial,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advanced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remained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refractory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before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treatment,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697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0E3ABB" w:rsidRPr="00486B41">
        <w:rPr>
          <w:rFonts w:cs="Times New Roman"/>
        </w:rPr>
        <w:t>1/2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recurrent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refractory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disease-free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outcomes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62%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remission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49%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metastatic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worse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locoregional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1/2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recurrent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metastatic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yielded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progression-free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2.2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EBNA1-,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LMP1-,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expanded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vivo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677</w:t>
      </w:r>
      <w:r w:rsidR="00414F71" w:rsidRPr="00486B41">
        <w:rPr>
          <w:rFonts w:cs="Times New Roman"/>
        </w:rPr>
        <w:t xml:space="preserve"> </w:t>
      </w:r>
    </w:p>
    <w:p w14:paraId="4070D1A3" w14:textId="03ABC4D9" w:rsidR="00876937" w:rsidRPr="00486B41" w:rsidRDefault="009B4695" w:rsidP="006A13BD">
      <w:pPr>
        <w:pStyle w:val="H2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</w:rPr>
        <w:t>&lt;H2&gt;</w:t>
      </w:r>
      <w:r w:rsidR="00876937" w:rsidRPr="00486B41">
        <w:rPr>
          <w:rFonts w:ascii="Times New Roman" w:hAnsi="Times New Roman" w:cs="Times New Roman"/>
        </w:rPr>
        <w:t>Other</w:t>
      </w:r>
      <w:r w:rsidR="00414F71" w:rsidRPr="00486B41">
        <w:rPr>
          <w:rFonts w:ascii="Times New Roman" w:hAnsi="Times New Roman" w:cs="Times New Roman"/>
        </w:rPr>
        <w:t xml:space="preserve"> </w:t>
      </w:r>
      <w:r w:rsidR="00876937" w:rsidRPr="00486B41">
        <w:rPr>
          <w:rFonts w:ascii="Times New Roman" w:hAnsi="Times New Roman" w:cs="Times New Roman"/>
        </w:rPr>
        <w:t>Therapies</w:t>
      </w:r>
    </w:p>
    <w:p w14:paraId="43272059" w14:textId="021F83F8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Other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therapies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chemotherapeutic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ganciclovir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</w:t>
      </w:r>
      <w:r w:rsidR="007F309F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ganciclovir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(which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toxic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cells)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Combined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administration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ganciclovir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arginine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butyrate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deacetylase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Romidepsin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FDA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deacetylase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vitro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284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Nanatinostat,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deacetylase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inhibitor,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valganciclovir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40%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rates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refractory/relapsed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70606A" w:rsidRPr="00486B41">
        <w:rPr>
          <w:rFonts w:cs="Times New Roman"/>
        </w:rPr>
        <w:t>lymphomas</w:t>
      </w:r>
      <w:r w:rsidR="00DB7154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762</w:t>
      </w:r>
      <w:r w:rsidR="005B1DD4" w:rsidRPr="00486B41">
        <w:rPr>
          <w:rFonts w:cs="Times New Roman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255</w:t>
      </w:r>
    </w:p>
    <w:p w14:paraId="4F10D0C5" w14:textId="190E8F9D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deactylase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effectiveness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chemotherapeutic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animal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Adenovirus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Demethylating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5-azacytadine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activate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approaches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hydroxyurea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rapamycin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arrest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Ritonavir,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down-regulates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NF-κB,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immunocompromised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Hsp90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Ganetespib,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HSP90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improved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inoculated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percentage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EBV</w:t>
      </w:r>
      <w:r w:rsidRPr="00486B41">
        <w:rPr>
          <w:rFonts w:cs="Times New Roman"/>
        </w:rPr>
        <w:t>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658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HSP90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xenografts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519</w:t>
      </w:r>
      <w:r w:rsidR="00414F71" w:rsidRPr="00486B41">
        <w:rPr>
          <w:rFonts w:cs="Times New Roman"/>
        </w:rPr>
        <w:t xml:space="preserve"> </w:t>
      </w:r>
    </w:p>
    <w:p w14:paraId="5325F89F" w14:textId="33A98609" w:rsidR="00876937" w:rsidRPr="00486B41" w:rsidRDefault="00876937" w:rsidP="004B7E08">
      <w:pPr>
        <w:pStyle w:val="TXT"/>
        <w:rPr>
          <w:rFonts w:cs="Times New Roman"/>
          <w:b/>
          <w:color w:val="000000"/>
          <w:shd w:val="clear" w:color="auto" w:fill="FFFFFF"/>
        </w:rPr>
      </w:pPr>
      <w:r w:rsidRPr="00486B41">
        <w:rPr>
          <w:rFonts w:cs="Times New Roman"/>
        </w:rPr>
        <w:t>Bortezomib,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proteasome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11-7082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NF-κB,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EBV-transformed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survival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injected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LCL</w:t>
      </w:r>
      <w:r w:rsidRPr="00486B41">
        <w:rPr>
          <w:rFonts w:cs="Times New Roman"/>
        </w:rPr>
        <w:t>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835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SAHA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bortezomib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model.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  <w:color w:val="000000"/>
        </w:rPr>
        <w:t>PI3K,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AKT,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mTOR,</w:t>
      </w:r>
      <w:r w:rsidR="00414F71" w:rsidRPr="00486B41">
        <w:rPr>
          <w:rFonts w:cs="Times New Roman"/>
          <w:color w:val="000000"/>
        </w:rPr>
        <w:t xml:space="preserve"> </w:t>
      </w:r>
      <w:r w:rsidR="009221CE" w:rsidRPr="00486B41">
        <w:rPr>
          <w:rFonts w:cs="Times New Roman"/>
          <w:color w:val="000000"/>
        </w:rPr>
        <w:t>MDM2,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cyclin-dependent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kinase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inhibitors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are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also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under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study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for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EBV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LPD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="009E2978" w:rsidRPr="00486B41">
        <w:rPr>
          <w:rFonts w:cs="Times New Roman"/>
          <w:color w:val="000000"/>
        </w:rPr>
        <w:t>lymphoma</w:t>
      </w:r>
      <w:r w:rsidR="00764554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563</w:t>
      </w:r>
      <w:r w:rsidR="00414F71" w:rsidRPr="00486B41">
        <w:rPr>
          <w:rFonts w:cs="Times New Roman"/>
          <w:color w:val="000000"/>
        </w:rPr>
        <w:t xml:space="preserve"> </w:t>
      </w:r>
    </w:p>
    <w:p w14:paraId="72BFCA8B" w14:textId="1AFB5BDE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benzoic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acid-based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designed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patient-derived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proofErr w:type="gramStart"/>
      <w:r w:rsidR="00F44E30" w:rsidRPr="00486B41">
        <w:rPr>
          <w:rFonts w:cs="Times New Roman"/>
        </w:rPr>
        <w:t>;</w:t>
      </w:r>
      <w:r w:rsidR="009052E2" w:rsidRPr="00486B41">
        <w:rPr>
          <w:rStyle w:val="citebib"/>
          <w:rFonts w:cs="Times New Roman"/>
          <w:vertAlign w:val="superscript"/>
        </w:rPr>
        <w:t>484</w:t>
      </w:r>
      <w:proofErr w:type="gramEnd"/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inhibitors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tested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nasopharygneal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carcinoma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48CAD8BA" w14:textId="34540C0D" w:rsidR="001D4398" w:rsidRPr="00486B41" w:rsidRDefault="00C376F1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Checkpoint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inhibitors,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PD1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PD-L1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promising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clinical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9052E2" w:rsidRPr="00486B41">
        <w:rPr>
          <w:rStyle w:val="citebib"/>
          <w:rFonts w:cs="Times New Roman"/>
          <w:vertAlign w:val="superscript"/>
        </w:rPr>
        <w:t>112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proofErr w:type="gramStart"/>
      <w:r w:rsidR="009E2978" w:rsidRPr="00486B41">
        <w:rPr>
          <w:rFonts w:cs="Times New Roman"/>
        </w:rPr>
        <w:t>trial</w:t>
      </w:r>
      <w:proofErr w:type="gramEnd"/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underway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nivolumab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treating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LPDs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</w:rPr>
        <w:t>(ClinicalTrials.gov</w:t>
      </w:r>
      <w:r w:rsidR="00414F71" w:rsidRPr="00486B41">
        <w:rPr>
          <w:rFonts w:cs="Times New Roman"/>
        </w:rPr>
        <w:t xml:space="preserve"> </w:t>
      </w:r>
      <w:r w:rsidR="009E2978" w:rsidRPr="00486B41">
        <w:rPr>
          <w:rFonts w:cs="Times New Roman"/>
          <w:bCs/>
          <w:color w:val="1A1A1A"/>
          <w:shd w:val="clear" w:color="auto" w:fill="FFFFFF"/>
        </w:rPr>
        <w:t>NCT03258567</w:t>
      </w:r>
      <w:r w:rsidR="00AC4282" w:rsidRPr="00486B41">
        <w:rPr>
          <w:rFonts w:cs="Times New Roman"/>
          <w:bCs/>
          <w:color w:val="1A1A1A"/>
          <w:shd w:val="clear" w:color="auto" w:fill="FFFFFF"/>
        </w:rPr>
        <w:t>)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1D1D1DC8" w14:textId="5CE55829" w:rsidR="00876937" w:rsidRPr="00486B41" w:rsidRDefault="009B4695" w:rsidP="006A13BD">
      <w:pPr>
        <w:pStyle w:val="H1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  <w:bCs/>
        </w:rPr>
        <w:t>&lt;H1&gt;</w:t>
      </w:r>
      <w:r w:rsidR="00876937" w:rsidRPr="00486B41">
        <w:rPr>
          <w:rFonts w:ascii="Times New Roman" w:hAnsi="Times New Roman" w:cs="Times New Roman"/>
          <w:caps/>
        </w:rPr>
        <w:t>Prevention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876937" w:rsidRPr="00486B41">
        <w:rPr>
          <w:rFonts w:ascii="Times New Roman" w:hAnsi="Times New Roman" w:cs="Times New Roman"/>
          <w:caps/>
        </w:rPr>
        <w:t>and</w:t>
      </w:r>
      <w:r w:rsidR="00414F71" w:rsidRPr="00486B41">
        <w:rPr>
          <w:rFonts w:ascii="Times New Roman" w:hAnsi="Times New Roman" w:cs="Times New Roman"/>
          <w:caps/>
        </w:rPr>
        <w:t xml:space="preserve"> </w:t>
      </w:r>
      <w:r w:rsidR="00876937" w:rsidRPr="00486B41">
        <w:rPr>
          <w:rFonts w:ascii="Times New Roman" w:hAnsi="Times New Roman" w:cs="Times New Roman"/>
          <w:caps/>
        </w:rPr>
        <w:t>Vaccines</w:t>
      </w:r>
    </w:p>
    <w:p w14:paraId="010C3C67" w14:textId="69B71B22" w:rsidR="00876937" w:rsidRPr="00486B41" w:rsidRDefault="00876937" w:rsidP="004B7E08">
      <w:pPr>
        <w:pStyle w:val="TXT-FLUSH"/>
        <w:rPr>
          <w:rFonts w:cs="Times New Roman"/>
          <w:b/>
        </w:rPr>
      </w:pPr>
      <w:r w:rsidRPr="00486B41">
        <w:rPr>
          <w:rFonts w:cs="Times New Roman"/>
        </w:rPr>
        <w:t>Preemptive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acyclovir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ganciclovir.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mixed,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reporting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presumably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removal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rituximab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(anti-CD20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allogeneic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49%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historical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18%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relapses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CD20-negative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therapy.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alternative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approach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monitor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rituximab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symptoms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occur.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(directed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232</w:t>
      </w:r>
      <w:r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265</w:t>
      </w:r>
      <w:r w:rsidRPr="00486B41">
        <w:rPr>
          <w:rFonts w:cs="Times New Roman"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616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Donor-derived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matched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haploidentical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Prophylactic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rituximab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markedly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haplo-cord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744</w:t>
      </w:r>
    </w:p>
    <w:p w14:paraId="4D75FE7A" w14:textId="1EA6AD55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Reduction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tapered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elevated,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allograft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rejection,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declined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16%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2%.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prophylaxis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marrow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persist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months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265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Autologous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solid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organ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Donor-derived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relapse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474</w:t>
      </w:r>
    </w:p>
    <w:p w14:paraId="42B07DF7" w14:textId="4D720FC1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certain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groups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XIAP,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133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frequency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EBV-positive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</w:t>
      </w:r>
      <w:r w:rsidR="00414F71" w:rsidRPr="00486B41">
        <w:rPr>
          <w:rFonts w:cs="Times New Roman"/>
        </w:rPr>
        <w:t xml:space="preserve"> </w:t>
      </w:r>
      <w:r w:rsidR="00662575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662575" w:rsidRPr="00486B41">
        <w:rPr>
          <w:rFonts w:cs="Times New Roman"/>
        </w:rPr>
        <w:t>MS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</w:p>
    <w:p w14:paraId="07DD4466" w14:textId="339188DD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lastRenderedPageBreak/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immunogen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9052E2" w:rsidRPr="00486B41">
        <w:rPr>
          <w:rStyle w:val="citebib"/>
          <w:rFonts w:cs="Times New Roman"/>
          <w:vertAlign w:val="superscript"/>
        </w:rPr>
        <w:t>69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target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immunodeficient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reconstituted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PBMCs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prevented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challenge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9052E2" w:rsidRPr="00486B41">
        <w:rPr>
          <w:rStyle w:val="citebib"/>
          <w:rFonts w:cs="Times New Roman"/>
          <w:vertAlign w:val="superscript"/>
        </w:rPr>
        <w:t>249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monoclonal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viremia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challenged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monkeys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challenged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rhesus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665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s</w:t>
      </w:r>
      <w:r w:rsidRPr="00486B41">
        <w:rPr>
          <w:rFonts w:cs="Times New Roman"/>
        </w:rPr>
        <w:t>oluble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cottontop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tamarins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lymphoma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challenged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marmosets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always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antibody.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Maternal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correlate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protection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Ugandan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infants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D83CF7" w:rsidRPr="00486B41">
        <w:rPr>
          <w:rFonts w:cs="Times New Roman"/>
        </w:rPr>
        <w:t>infection.</w:t>
      </w:r>
      <w:r w:rsidR="009052E2" w:rsidRPr="00486B41">
        <w:rPr>
          <w:rStyle w:val="citebib"/>
          <w:rFonts w:cs="Times New Roman"/>
          <w:vertAlign w:val="superscript"/>
        </w:rPr>
        <w:t>494</w:t>
      </w:r>
      <w:r w:rsidR="00414F71" w:rsidRPr="00486B41">
        <w:rPr>
          <w:rFonts w:cs="Times New Roman"/>
        </w:rPr>
        <w:t xml:space="preserve"> </w:t>
      </w:r>
    </w:p>
    <w:p w14:paraId="4E95C476" w14:textId="4B5A4D09" w:rsidR="00876937" w:rsidRPr="00486B41" w:rsidRDefault="00BA4353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clinical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prophylactic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performed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progress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71.6).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19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seronegative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(1-3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old)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China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randomized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vaccinia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16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months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10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unvaccinated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9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vaccinated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infected.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181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EBV-seronegative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randomized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receive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doses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soluble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monophosphoryl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A/alum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adjuvant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placebo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reduced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78%,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affect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infection</w:t>
      </w:r>
      <w:r w:rsidR="00F44E3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507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682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trial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children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chronic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kidney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three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injections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lower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dose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alum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33%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subjects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receiving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highest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dose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declined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rapidly;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authors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concluded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prolonged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schedule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improved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adjuvant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was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needed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876937" w:rsidRPr="00486B41">
        <w:rPr>
          <w:rFonts w:cs="Times New Roman"/>
        </w:rPr>
        <w:t>patients.</w:t>
      </w:r>
    </w:p>
    <w:p w14:paraId="409F99C6" w14:textId="1904D452" w:rsidR="00E56B60" w:rsidRPr="00333E38" w:rsidRDefault="00E56B60" w:rsidP="00333E38">
      <w:pPr>
        <w:pStyle w:val="PMI"/>
        <w:rPr>
          <w:rPrChange w:id="20" w:author="S4C" w:date="2026-01-12T08:22:00Z">
            <w:rPr>
              <w:rFonts w:ascii="Times New Roman" w:hAnsi="Times New Roman" w:cs="Times New Roman"/>
              <w:b w:val="0"/>
              <w:u w:val="none"/>
            </w:rPr>
          </w:rPrChange>
        </w:rPr>
        <w:pPrChange w:id="21" w:author="S4C" w:date="2026-01-12T08:23:00Z">
          <w:pPr>
            <w:pStyle w:val="Title"/>
            <w:spacing w:line="480" w:lineRule="auto"/>
            <w:jc w:val="left"/>
          </w:pPr>
        </w:pPrChange>
      </w:pPr>
      <w:r w:rsidRPr="00486B41">
        <w:rPr>
          <w:rFonts w:ascii="Times New Roman" w:hAnsi="Times New Roman" w:cs="Times New Roman"/>
        </w:rPr>
        <w:t>&lt;TAB71.6&gt;</w:t>
      </w:r>
    </w:p>
    <w:p w14:paraId="629EC0AD" w14:textId="7B29205C" w:rsidR="00876937" w:rsidRPr="00486B41" w:rsidRDefault="00876937" w:rsidP="004B7E08">
      <w:pPr>
        <w:pStyle w:val="TXT"/>
        <w:rPr>
          <w:rFonts w:cs="Times New Roman"/>
          <w:b/>
        </w:rPr>
      </w:pPr>
      <w:r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tetrameric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rabbits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trimeric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trimeric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gB</w:t>
      </w:r>
      <w:r w:rsidR="009052E2" w:rsidRPr="00486B41">
        <w:rPr>
          <w:rStyle w:val="citebib"/>
          <w:rFonts w:cs="Times New Roman"/>
          <w:vertAlign w:val="superscript"/>
        </w:rPr>
        <w:t>151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monomeric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gp</w:t>
      </w:r>
      <w:r w:rsidRPr="00486B41">
        <w:rPr>
          <w:rFonts w:cs="Times New Roman"/>
        </w:rPr>
        <w:t>350.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</w:rPr>
        <w:t>gH/gL-EBNA1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gB-LMP2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virus-like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particles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also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induced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high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titer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neutralizing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antibody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well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as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virus-specific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T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cell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  <w:color w:val="000000"/>
        </w:rPr>
        <w:t>responses</w:t>
      </w:r>
      <w:r w:rsidR="00F44E30" w:rsidRPr="00486B41">
        <w:rPr>
          <w:rFonts w:cs="Times New Roman"/>
          <w:color w:val="000000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568</w:t>
      </w:r>
      <w:r w:rsidR="00414F71" w:rsidRPr="00486B41">
        <w:rPr>
          <w:rFonts w:cs="Times New Roman"/>
          <w:color w:val="000000"/>
        </w:rPr>
        <w:t xml:space="preserve"> </w:t>
      </w:r>
      <w:r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rabbits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gp350,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gB,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gp42,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gH,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and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gL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virus-like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particles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lastRenderedPageBreak/>
        <w:t>induced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antibodies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that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protected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B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cells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and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epithelial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cells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from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infection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in</w:t>
      </w:r>
      <w:r w:rsidR="00414F71" w:rsidRPr="00486B41">
        <w:rPr>
          <w:rFonts w:cs="Times New Roman"/>
          <w:color w:val="212121"/>
          <w:shd w:val="clear" w:color="auto" w:fill="FFFFFF"/>
        </w:rPr>
        <w:t xml:space="preserve"> </w:t>
      </w:r>
      <w:r w:rsidRPr="00486B41">
        <w:rPr>
          <w:rFonts w:cs="Times New Roman"/>
          <w:color w:val="212121"/>
          <w:shd w:val="clear" w:color="auto" w:fill="FFFFFF"/>
        </w:rPr>
        <w:t>vitro</w:t>
      </w:r>
      <w:r w:rsidR="00F44E30" w:rsidRPr="00486B41">
        <w:rPr>
          <w:rFonts w:cs="Times New Roman"/>
          <w:color w:val="212121"/>
          <w:shd w:val="clear" w:color="auto" w:fill="FFFFFF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190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recombinant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vesicular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stomatitis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displaying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gH</w:t>
      </w:r>
      <w:r w:rsidR="00887B5C" w:rsidRPr="00486B41">
        <w:rPr>
          <w:rFonts w:cs="Times New Roman"/>
        </w:rPr>
        <w:t>/</w:t>
      </w:r>
      <w:r w:rsidR="00D35646" w:rsidRPr="00486B41">
        <w:rPr>
          <w:rFonts w:cs="Times New Roman"/>
        </w:rPr>
        <w:t>gL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titers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neturalizing</w:t>
      </w:r>
      <w:r w:rsidR="00414F71" w:rsidRPr="00486B41">
        <w:rPr>
          <w:rFonts w:cs="Times New Roman"/>
        </w:rPr>
        <w:t xml:space="preserve"> </w:t>
      </w:r>
      <w:r w:rsidR="00D35646" w:rsidRPr="00486B41">
        <w:rPr>
          <w:rFonts w:cs="Times New Roman"/>
        </w:rPr>
        <w:t>antibody.</w:t>
      </w:r>
      <w:r w:rsidR="009052E2" w:rsidRPr="00486B41">
        <w:rPr>
          <w:rStyle w:val="citebib"/>
          <w:rFonts w:cs="Times New Roman"/>
          <w:vertAlign w:val="superscript"/>
        </w:rPr>
        <w:t>363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nanoparticle-based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protected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lethal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FC6F98" w:rsidRPr="00486B41">
        <w:rPr>
          <w:rFonts w:cs="Times New Roman"/>
        </w:rPr>
        <w:t>infection.</w:t>
      </w:r>
      <w:r w:rsidR="009052E2" w:rsidRPr="00486B41">
        <w:rPr>
          <w:rStyle w:val="citebib"/>
          <w:rFonts w:cs="Times New Roman"/>
          <w:vertAlign w:val="superscript"/>
        </w:rPr>
        <w:t>702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Presentation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nanoparticles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enhanced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monkeys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compared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soluble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focused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(receptor)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monkeys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323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gp350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nanoparticle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phase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(ClinicalTrials.gov</w:t>
      </w:r>
      <w:r w:rsidR="00414F71" w:rsidRPr="00486B41">
        <w:rPr>
          <w:rFonts w:cs="Times New Roman"/>
          <w:b/>
          <w:color w:val="000000"/>
          <w:shd w:val="clear" w:color="auto" w:fill="FFFFFF"/>
        </w:rPr>
        <w:t xml:space="preserve"> </w:t>
      </w:r>
      <w:r w:rsidR="00F94068" w:rsidRPr="00486B41">
        <w:rPr>
          <w:rFonts w:cs="Times New Roman"/>
          <w:bCs/>
          <w:color w:val="000000"/>
          <w:shd w:val="clear" w:color="auto" w:fill="FFFFFF"/>
        </w:rPr>
        <w:t>NCT04645147</w:t>
      </w:r>
      <w:r w:rsidR="00414F71" w:rsidRPr="00486B41">
        <w:rPr>
          <w:rFonts w:cs="Times New Roman"/>
          <w:bCs/>
        </w:rPr>
        <w:t xml:space="preserve"> </w:t>
      </w:r>
      <w:r w:rsidR="00F94068" w:rsidRPr="00486B41">
        <w:rPr>
          <w:rFonts w:cs="Times New Roman"/>
          <w:bCs/>
          <w:color w:val="000000"/>
          <w:shd w:val="clear" w:color="auto" w:fill="FFFFFF"/>
        </w:rPr>
        <w:t>)</w:t>
      </w:r>
      <w:r w:rsidR="00414F71" w:rsidRPr="00486B41">
        <w:rPr>
          <w:rFonts w:cs="Times New Roman"/>
          <w:bCs/>
          <w:color w:val="000000"/>
          <w:shd w:val="clear" w:color="auto" w:fill="FFFFFF"/>
        </w:rPr>
        <w:t xml:space="preserve"> </w:t>
      </w:r>
      <w:r w:rsidR="00F94068" w:rsidRPr="00486B41">
        <w:rPr>
          <w:rFonts w:cs="Times New Roman"/>
          <w:bCs/>
        </w:rPr>
        <w:t>and</w:t>
      </w:r>
      <w:r w:rsidR="00414F71" w:rsidRPr="00486B41">
        <w:rPr>
          <w:rFonts w:cs="Times New Roman"/>
          <w:bCs/>
        </w:rPr>
        <w:t xml:space="preserve"> </w:t>
      </w:r>
      <w:r w:rsidR="00F94068" w:rsidRPr="00486B41">
        <w:rPr>
          <w:rFonts w:cs="Times New Roman"/>
          <w:bCs/>
        </w:rPr>
        <w:t>phase</w:t>
      </w:r>
      <w:r w:rsidR="00414F71" w:rsidRPr="00486B41">
        <w:rPr>
          <w:rFonts w:cs="Times New Roman"/>
          <w:bCs/>
        </w:rPr>
        <w:t xml:space="preserve"> </w:t>
      </w:r>
      <w:r w:rsidR="00F94068" w:rsidRPr="00486B41">
        <w:rPr>
          <w:rFonts w:cs="Times New Roman"/>
          <w:bCs/>
        </w:rPr>
        <w:t>1/2</w:t>
      </w:r>
      <w:r w:rsidR="00414F71" w:rsidRPr="00486B41">
        <w:rPr>
          <w:rFonts w:cs="Times New Roman"/>
          <w:bCs/>
        </w:rPr>
        <w:t xml:space="preserve"> </w:t>
      </w:r>
      <w:r w:rsidR="00F94068" w:rsidRPr="00486B41">
        <w:rPr>
          <w:rFonts w:cs="Times New Roman"/>
          <w:bCs/>
        </w:rPr>
        <w:t>(ClinicalTrials.gov</w:t>
      </w:r>
      <w:r w:rsidR="00414F71" w:rsidRPr="00486B41">
        <w:rPr>
          <w:rFonts w:cs="Times New Roman"/>
          <w:bCs/>
        </w:rPr>
        <w:t xml:space="preserve"> </w:t>
      </w:r>
      <w:r w:rsidR="00F94068" w:rsidRPr="00486B41">
        <w:rPr>
          <w:rFonts w:cs="Times New Roman"/>
          <w:bCs/>
          <w:color w:val="000000"/>
          <w:shd w:val="clear" w:color="auto" w:fill="FFFFFF"/>
        </w:rPr>
        <w:t>NCT05683834</w:t>
      </w:r>
      <w:r w:rsidR="00F94068" w:rsidRPr="00486B41">
        <w:rPr>
          <w:rFonts w:cs="Times New Roman"/>
          <w:bCs/>
        </w:rPr>
        <w:t>)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clinical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trial</w:t>
      </w:r>
      <w:r w:rsidR="001E08DA" w:rsidRPr="00486B41">
        <w:rPr>
          <w:rFonts w:cs="Times New Roman"/>
        </w:rPr>
        <w:t>s</w:t>
      </w:r>
      <w:r w:rsidR="00AC428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nanoparticles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displaying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(gH/gL/gp42)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neutralizing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glycoprotein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69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773</w:t>
      </w:r>
      <w:proofErr w:type="gramEnd"/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Another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nanoparticle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construct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elicited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antibodies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protected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lethal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disease</w:t>
      </w:r>
      <w:r w:rsidR="009052E2" w:rsidRPr="00486B41">
        <w:rPr>
          <w:rStyle w:val="citebib"/>
          <w:rFonts w:cs="Times New Roman"/>
          <w:vertAlign w:val="superscript"/>
        </w:rPr>
        <w:t>449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limited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protection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rhesus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macaques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rhesus</w:t>
      </w:r>
      <w:r w:rsidR="00414F71" w:rsidRPr="00486B41">
        <w:rPr>
          <w:rFonts w:cs="Times New Roman"/>
        </w:rPr>
        <w:t xml:space="preserve"> </w:t>
      </w:r>
      <w:r w:rsidR="00391342" w:rsidRPr="00486B41">
        <w:rPr>
          <w:rFonts w:cs="Times New Roman"/>
        </w:rPr>
        <w:t>lymphocryptovirus.</w:t>
      </w:r>
      <w:r w:rsidR="009052E2" w:rsidRPr="00486B41">
        <w:rPr>
          <w:rStyle w:val="citebib"/>
          <w:rFonts w:cs="Times New Roman"/>
          <w:vertAlign w:val="superscript"/>
        </w:rPr>
        <w:t>181</w:t>
      </w:r>
      <w:r w:rsidR="00414F71" w:rsidRPr="00486B41">
        <w:rPr>
          <w:rFonts w:cs="Times New Roman"/>
        </w:rPr>
        <w:t xml:space="preserve"> </w:t>
      </w:r>
    </w:p>
    <w:p w14:paraId="7F529691" w14:textId="366B57F9" w:rsidR="00F94068" w:rsidRPr="00486B41" w:rsidRDefault="001B4674" w:rsidP="004B7E08">
      <w:pPr>
        <w:pStyle w:val="TXT"/>
        <w:rPr>
          <w:rFonts w:cs="Times New Roman"/>
          <w:b/>
        </w:rPr>
      </w:pPr>
      <w:proofErr w:type="gramStart"/>
      <w:r w:rsidRPr="00486B41">
        <w:rPr>
          <w:rFonts w:cs="Times New Roman"/>
          <w:shd w:val="clear" w:color="auto" w:fill="FFFFFF"/>
        </w:rPr>
        <w:t>mRNA</w:t>
      </w:r>
      <w:proofErr w:type="gramEnd"/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vaccines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expressing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modified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latency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proteins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induce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cells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responses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that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suppress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tumor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cells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expressing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proteins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mice.</w:t>
      </w:r>
      <w:r w:rsidR="009052E2" w:rsidRPr="00486B41">
        <w:rPr>
          <w:rStyle w:val="citebib"/>
          <w:rFonts w:cs="Times New Roman"/>
          <w:vertAlign w:val="superscript"/>
        </w:rPr>
        <w:t>822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F94068" w:rsidRPr="00486B41">
        <w:rPr>
          <w:rFonts w:cs="Times New Roman"/>
        </w:rPr>
        <w:t>mRNA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vaccines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glycoprotein</w:t>
      </w:r>
      <w:r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infection/disease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modified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clinical</w:t>
      </w:r>
      <w:r w:rsidR="00414F71" w:rsidRPr="00486B41">
        <w:rPr>
          <w:rFonts w:cs="Times New Roman"/>
        </w:rPr>
        <w:t xml:space="preserve"> </w:t>
      </w:r>
      <w:r w:rsidR="00F94068" w:rsidRPr="00486B41">
        <w:rPr>
          <w:rFonts w:cs="Times New Roman"/>
        </w:rPr>
        <w:t>trials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(ClinicalTrials.gov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  <w:shd w:val="clear" w:color="auto" w:fill="FFFFFF"/>
        </w:rPr>
        <w:t>NCT05164094,</w:t>
      </w:r>
      <w:r w:rsidR="00414F71" w:rsidRPr="00486B41">
        <w:rPr>
          <w:rFonts w:cs="Times New Roman"/>
          <w:bCs/>
          <w:shd w:val="clear" w:color="auto" w:fill="FFFFFF"/>
        </w:rPr>
        <w:t xml:space="preserve"> </w:t>
      </w:r>
      <w:r w:rsidRPr="00486B41">
        <w:rPr>
          <w:rFonts w:cs="Times New Roman"/>
          <w:bCs/>
          <w:shd w:val="clear" w:color="auto" w:fill="FFFFFF"/>
        </w:rPr>
        <w:t>NCT05831111,</w:t>
      </w:r>
      <w:r w:rsidR="00414F71" w:rsidRPr="00486B41">
        <w:rPr>
          <w:rFonts w:cs="Times New Roman"/>
          <w:bCs/>
          <w:shd w:val="clear" w:color="auto" w:fill="FFFFFF"/>
        </w:rPr>
        <w:t xml:space="preserve"> </w:t>
      </w:r>
      <w:r w:rsidRPr="00486B41">
        <w:rPr>
          <w:rFonts w:cs="Times New Roman"/>
          <w:bCs/>
          <w:shd w:val="clear" w:color="auto" w:fill="FFFFFF"/>
        </w:rPr>
        <w:t>NCT05714748).</w:t>
      </w:r>
    </w:p>
    <w:p w14:paraId="1E674432" w14:textId="1F5DE98D" w:rsidR="00876937" w:rsidRPr="00486B41" w:rsidRDefault="00876937" w:rsidP="004B7E08">
      <w:pPr>
        <w:pStyle w:val="TXT"/>
        <w:rPr>
          <w:rFonts w:cs="Times New Roman"/>
          <w:b/>
          <w:color w:val="000000"/>
          <w:shd w:val="clear" w:color="auto" w:fill="FFFFFF"/>
        </w:rPr>
      </w:pP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alternative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complementary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strategy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load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risk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malignancy.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polyprotein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epitopes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potent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antibody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EF008B" w:rsidRPr="00486B41">
        <w:rPr>
          <w:rFonts w:cs="Times New Roman"/>
        </w:rPr>
        <w:t>mice.</w:t>
      </w:r>
      <w:r w:rsidR="009052E2" w:rsidRPr="00486B41">
        <w:rPr>
          <w:rStyle w:val="citebib"/>
          <w:rFonts w:cs="Times New Roman"/>
          <w:vertAlign w:val="superscript"/>
        </w:rPr>
        <w:t>157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B*0801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EBV-seronegative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randomized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B*0801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peptide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(FLRGRAYGL)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tetanus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toxoid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water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adjuvant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volunteers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epitope-specific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184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2-12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follow-up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placebo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recipients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4/4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vaccinees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develop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particles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outgrowth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particles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wild-type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mice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747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Vaccination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of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transgenic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mice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adenovirus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expressing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EBNA1,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following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by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boosting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with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MVA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expressing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EBNA1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resuled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in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protection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both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as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prophylactic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and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therapeutic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vaccine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to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prevent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or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treat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EBV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  <w:r w:rsidRPr="00486B41">
        <w:rPr>
          <w:rFonts w:cs="Times New Roman"/>
          <w:color w:val="000000"/>
          <w:shd w:val="clear" w:color="auto" w:fill="FFFFFF"/>
        </w:rPr>
        <w:t>lymphoma</w:t>
      </w:r>
      <w:r w:rsidR="00F44E30" w:rsidRPr="00486B41">
        <w:rPr>
          <w:rFonts w:cs="Times New Roman"/>
          <w:color w:val="000000"/>
          <w:shd w:val="clear" w:color="auto" w:fill="FFFFFF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621</w:t>
      </w:r>
      <w:r w:rsidR="00414F71" w:rsidRPr="00486B41">
        <w:rPr>
          <w:rFonts w:cs="Times New Roman"/>
          <w:color w:val="000000"/>
          <w:shd w:val="clear" w:color="auto" w:fill="FFFFFF"/>
        </w:rPr>
        <w:t xml:space="preserve"> </w:t>
      </w:r>
    </w:p>
    <w:p w14:paraId="4A4B87C4" w14:textId="65B62585" w:rsidR="00C353E6" w:rsidRPr="00486B41" w:rsidRDefault="009B4695" w:rsidP="006A13BD">
      <w:pPr>
        <w:pStyle w:val="H1"/>
        <w:rPr>
          <w:rFonts w:ascii="Times New Roman" w:hAnsi="Times New Roman" w:cs="Times New Roman"/>
          <w:caps/>
          <w:color w:val="000000"/>
          <w:shd w:val="clear" w:color="auto" w:fill="FFFFFF"/>
        </w:rPr>
      </w:pPr>
      <w:r w:rsidRPr="00486B41">
        <w:rPr>
          <w:rFonts w:ascii="Times New Roman" w:hAnsi="Times New Roman" w:cs="Times New Roman"/>
        </w:rPr>
        <w:t>&lt;H1&gt;</w:t>
      </w:r>
      <w:r w:rsidR="00C353E6" w:rsidRPr="00486B41">
        <w:rPr>
          <w:rFonts w:ascii="Times New Roman" w:hAnsi="Times New Roman" w:cs="Times New Roman"/>
          <w:caps/>
          <w:color w:val="000000"/>
          <w:shd w:val="clear" w:color="auto" w:fill="FFFFFF"/>
        </w:rPr>
        <w:t>Perspective</w:t>
      </w:r>
    </w:p>
    <w:p w14:paraId="11560FD9" w14:textId="042B3D79" w:rsidR="00962824" w:rsidRPr="00486B41" w:rsidRDefault="00C353E6" w:rsidP="004B7E08">
      <w:pPr>
        <w:pStyle w:val="TXT-FLUSH"/>
        <w:rPr>
          <w:rFonts w:cs="Times New Roman"/>
          <w:b/>
          <w:shd w:val="clear" w:color="auto" w:fill="FFFFFF"/>
        </w:rPr>
      </w:pPr>
      <w:r w:rsidRPr="00486B41">
        <w:rPr>
          <w:rFonts w:cs="Times New Roman"/>
          <w:shd w:val="clear" w:color="auto" w:fill="FFFFFF"/>
        </w:rPr>
        <w:t>While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we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have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learned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much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about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D513BC" w:rsidRPr="00486B41">
        <w:rPr>
          <w:rFonts w:cs="Times New Roman"/>
          <w:shd w:val="clear" w:color="auto" w:fill="FFFFFF"/>
        </w:rPr>
        <w:t>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many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important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questions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remain.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The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precise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mechanisms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by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which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is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associated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with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malignancies</w:t>
      </w:r>
      <w:r w:rsidR="004D06C3" w:rsidRPr="00486B41">
        <w:rPr>
          <w:rFonts w:cs="Times New Roman"/>
          <w:shd w:val="clear" w:color="auto" w:fill="FFFFFF"/>
        </w:rPr>
        <w:t>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how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these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relate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the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establishment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reactivation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from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latency,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F94179" w:rsidRPr="00486B41">
        <w:rPr>
          <w:rFonts w:cs="Times New Roman"/>
          <w:shd w:val="clear" w:color="auto" w:fill="FFFFFF"/>
        </w:rPr>
        <w:t>are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still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being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uncovered.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Much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remains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be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learned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about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gene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regulation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in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newly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infected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latently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infected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cells</w:t>
      </w:r>
      <w:r w:rsidR="004C3337" w:rsidRPr="00486B41">
        <w:rPr>
          <w:rFonts w:cs="Times New Roman"/>
          <w:shd w:val="clear" w:color="auto" w:fill="FFFFFF"/>
        </w:rPr>
        <w:t>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including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how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long-range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DNA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interactions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C3337" w:rsidRPr="00486B41">
        <w:rPr>
          <w:rFonts w:cs="Times New Roman"/>
          <w:shd w:val="clear" w:color="auto" w:fill="FFFFFF"/>
        </w:rPr>
        <w:t>epigenetic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C3337" w:rsidRPr="00486B41">
        <w:rPr>
          <w:rFonts w:cs="Times New Roman"/>
          <w:shd w:val="clear" w:color="auto" w:fill="FFFFFF"/>
        </w:rPr>
        <w:t>pathways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control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programs.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Knowl</w:t>
      </w:r>
      <w:r w:rsidR="0032131F" w:rsidRPr="00486B41">
        <w:rPr>
          <w:rFonts w:cs="Times New Roman"/>
          <w:shd w:val="clear" w:color="auto" w:fill="FFFFFF"/>
        </w:rPr>
        <w:t>edge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remains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incomplete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1B0169"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how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causes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these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cells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differentiate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into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memory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B-cells</w:t>
      </w:r>
      <w:r w:rsidR="001B0169" w:rsidRPr="00486B41">
        <w:rPr>
          <w:rFonts w:cs="Times New Roman"/>
          <w:shd w:val="clear" w:color="auto" w:fill="FFFFFF"/>
        </w:rPr>
        <w:t>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whether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these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B36A5B" w:rsidRPr="00486B41">
        <w:rPr>
          <w:rFonts w:cs="Times New Roman"/>
          <w:shd w:val="clear" w:color="auto" w:fill="FFFFFF"/>
        </w:rPr>
        <w:t>reservoir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cells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differ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from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uninfected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memory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B-cells.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M</w:t>
      </w:r>
      <w:r w:rsidR="0082424E" w:rsidRPr="00486B41">
        <w:rPr>
          <w:rFonts w:cs="Times New Roman"/>
          <w:shd w:val="clear" w:color="auto" w:fill="FFFFFF"/>
        </w:rPr>
        <w:t>any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lytic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gene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products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remain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7F309F" w:rsidRPr="00486B41">
        <w:rPr>
          <w:rFonts w:cs="Times New Roman"/>
          <w:shd w:val="clear" w:color="auto" w:fill="FFFFFF"/>
        </w:rPr>
        <w:t>poorly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82424E" w:rsidRPr="00486B41">
        <w:rPr>
          <w:rFonts w:cs="Times New Roman"/>
          <w:shd w:val="clear" w:color="auto" w:fill="FFFFFF"/>
        </w:rPr>
        <w:t>studied</w:t>
      </w:r>
      <w:r w:rsidR="00242574" w:rsidRPr="00486B41">
        <w:rPr>
          <w:rFonts w:cs="Times New Roman"/>
          <w:shd w:val="clear" w:color="auto" w:fill="FFFFFF"/>
        </w:rPr>
        <w:t>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roles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for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miRNAs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circular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RNAs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remain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be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fully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242574" w:rsidRPr="00486B41">
        <w:rPr>
          <w:rFonts w:cs="Times New Roman"/>
          <w:shd w:val="clear" w:color="auto" w:fill="FFFFFF"/>
        </w:rPr>
        <w:t>characterized.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fully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apparent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primarily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adolescents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adults</w:t>
      </w:r>
      <w:r w:rsidR="0082424E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though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humanized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mouse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models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will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continue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provide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="0082424E" w:rsidRPr="00486B41">
        <w:rPr>
          <w:rFonts w:cs="Times New Roman"/>
        </w:rPr>
        <w:t>insights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shd w:val="clear" w:color="auto" w:fill="FFFFFF"/>
        </w:rPr>
        <w:t>The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type</w:t>
      </w:r>
      <w:r w:rsidR="004D06C3" w:rsidRPr="00486B41">
        <w:rPr>
          <w:rFonts w:cs="Times New Roman"/>
          <w:shd w:val="clear" w:color="auto" w:fill="FFFFFF"/>
        </w:rPr>
        <w:t>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immune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response</w:t>
      </w:r>
      <w:r w:rsidR="004D06C3" w:rsidRPr="00486B41">
        <w:rPr>
          <w:rFonts w:cs="Times New Roman"/>
          <w:shd w:val="clear" w:color="auto" w:fill="FFFFFF"/>
        </w:rPr>
        <w:t>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needed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prevent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infection,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mononucleosis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or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virus-associated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F94179" w:rsidRPr="00486B41">
        <w:rPr>
          <w:rFonts w:cs="Times New Roman"/>
          <w:shd w:val="clear" w:color="auto" w:fill="FFFFFF"/>
        </w:rPr>
        <w:t>malignancies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4D06C3" w:rsidRPr="00486B41">
        <w:rPr>
          <w:rFonts w:cs="Times New Roman"/>
          <w:shd w:val="clear" w:color="auto" w:fill="FFFFFF"/>
        </w:rPr>
        <w:t>are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uncertain.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role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sclerosis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autoimmune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unclear.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EBV-specific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CTLs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often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effe</w:t>
      </w:r>
      <w:r w:rsidR="00F94179" w:rsidRPr="00486B41">
        <w:rPr>
          <w:rFonts w:cs="Times New Roman"/>
        </w:rPr>
        <w:t>c</w:t>
      </w:r>
      <w:r w:rsidR="00D513BC" w:rsidRPr="00486B41">
        <w:rPr>
          <w:rFonts w:cs="Times New Roman"/>
        </w:rPr>
        <w:t>tive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treatment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post-transplant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lymphoma,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less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treatment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lymphomas,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improved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virus-specific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therapies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needed.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Newer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therapies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blo</w:t>
      </w:r>
      <w:r w:rsidR="00F94179" w:rsidRPr="00486B41">
        <w:rPr>
          <w:rFonts w:cs="Times New Roman"/>
        </w:rPr>
        <w:t>c</w:t>
      </w:r>
      <w:r w:rsidR="00D513BC" w:rsidRPr="00486B41">
        <w:rPr>
          <w:rFonts w:cs="Times New Roman"/>
        </w:rPr>
        <w:t>k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evasion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mechanisms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alter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programs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allow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better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recognized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killed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system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needed.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Finally,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w</w:t>
      </w:r>
      <w:r w:rsidRPr="00486B41">
        <w:rPr>
          <w:rFonts w:cs="Times New Roman"/>
        </w:rPr>
        <w:t>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scale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F94179" w:rsidRPr="00486B41">
        <w:rPr>
          <w:rFonts w:cs="Times New Roman"/>
        </w:rPr>
        <w:t>n</w:t>
      </w:r>
      <w:r w:rsidR="00414F71" w:rsidRPr="00486B41">
        <w:rPr>
          <w:rFonts w:cs="Times New Roman"/>
        </w:rPr>
        <w:t xml:space="preserve"> </w:t>
      </w:r>
      <w:r w:rsidR="00F94179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vaccine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reduce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incidence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rate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infection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trial</w:t>
      </w:r>
      <w:r w:rsidR="00D513BC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effective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vaccines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needed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prevent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and/or</w:t>
      </w:r>
      <w:r w:rsidR="00414F71" w:rsidRPr="00486B41">
        <w:rPr>
          <w:rFonts w:cs="Times New Roman"/>
        </w:rPr>
        <w:t xml:space="preserve"> </w:t>
      </w:r>
      <w:r w:rsidR="00D513BC" w:rsidRPr="00486B41">
        <w:rPr>
          <w:rFonts w:cs="Times New Roman"/>
        </w:rPr>
        <w:t>disease.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continues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teach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us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about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B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cell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biology,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studies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immune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deficiencies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that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predispose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severe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infections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inform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lastRenderedPageBreak/>
        <w:t>us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about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how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the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immune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system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controls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virus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Pr="00486B41">
        <w:rPr>
          <w:rFonts w:cs="Times New Roman"/>
          <w:shd w:val="clear" w:color="auto" w:fill="FFFFFF"/>
        </w:rPr>
        <w:t>infections.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Thus,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the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study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EBV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continues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enrich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our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knowledge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human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biology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virology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and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further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progress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should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help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to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reduce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the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burden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of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EBV-associated</w:t>
      </w:r>
      <w:r w:rsidR="00414F71" w:rsidRPr="00486B41">
        <w:rPr>
          <w:rFonts w:cs="Times New Roman"/>
          <w:shd w:val="clear" w:color="auto" w:fill="FFFFFF"/>
        </w:rPr>
        <w:t xml:space="preserve"> </w:t>
      </w:r>
      <w:r w:rsidR="00D513BC" w:rsidRPr="00486B41">
        <w:rPr>
          <w:rFonts w:cs="Times New Roman"/>
          <w:shd w:val="clear" w:color="auto" w:fill="FFFFFF"/>
        </w:rPr>
        <w:t>cancer</w:t>
      </w:r>
      <w:r w:rsidRPr="00486B41">
        <w:rPr>
          <w:rFonts w:cs="Times New Roman"/>
          <w:shd w:val="clear" w:color="auto" w:fill="FFFFFF"/>
        </w:rPr>
        <w:t>,</w:t>
      </w:r>
    </w:p>
    <w:p w14:paraId="38BED2B3" w14:textId="7EC2C6EB" w:rsidR="00D8141E" w:rsidRPr="00486B41" w:rsidRDefault="009B4695" w:rsidP="006A13BD">
      <w:pPr>
        <w:pStyle w:val="H1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486B41">
        <w:rPr>
          <w:rFonts w:ascii="Times New Roman" w:hAnsi="Times New Roman" w:cs="Times New Roman"/>
        </w:rPr>
        <w:t>&lt;H1&gt;</w:t>
      </w:r>
      <w:r w:rsidR="00AC5FCC" w:rsidRPr="00486B41">
        <w:rPr>
          <w:rFonts w:ascii="Times New Roman" w:hAnsi="Times New Roman" w:cs="Times New Roman"/>
          <w:color w:val="000000" w:themeColor="text1"/>
        </w:rPr>
        <w:t>ACKNOWLEDGMENTS</w:t>
      </w:r>
    </w:p>
    <w:p w14:paraId="0BA5E3C3" w14:textId="36938BA4" w:rsidR="00F9544A" w:rsidRPr="00486B41" w:rsidRDefault="005266C8" w:rsidP="004B7E08">
      <w:pPr>
        <w:pStyle w:val="TXT-FLUSH"/>
        <w:rPr>
          <w:rFonts w:cs="Times New Roman"/>
        </w:rPr>
      </w:pP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authors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acknowledge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Alan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Rickinson,</w:t>
      </w:r>
      <w:r w:rsidR="00414F71" w:rsidRPr="00486B41">
        <w:rPr>
          <w:rFonts w:cs="Times New Roman"/>
        </w:rPr>
        <w:t xml:space="preserve"> </w:t>
      </w:r>
      <w:r w:rsidR="007F309F" w:rsidRPr="00486B41">
        <w:rPr>
          <w:rFonts w:cs="Times New Roman"/>
        </w:rPr>
        <w:t>Elliott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Kieff</w:t>
      </w:r>
      <w:r w:rsidR="008E65FD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Richard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Longnecker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who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were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authors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earlier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versions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4D06C3" w:rsidRPr="00486B41">
        <w:rPr>
          <w:rFonts w:cs="Times New Roman"/>
        </w:rPr>
        <w:t>chapter</w:t>
      </w:r>
      <w:r w:rsidR="00A5625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6323BC" w:rsidRPr="00486B41">
        <w:rPr>
          <w:rFonts w:cs="Times New Roman"/>
        </w:rPr>
        <w:t>J.I.C.</w:t>
      </w:r>
      <w:r w:rsidR="00414F71" w:rsidRPr="00486B41">
        <w:rPr>
          <w:rFonts w:cs="Times New Roman"/>
        </w:rPr>
        <w:t xml:space="preserve"> </w:t>
      </w:r>
      <w:r w:rsidR="006323B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6323BC" w:rsidRPr="00486B41">
        <w:rPr>
          <w:rFonts w:cs="Times New Roman"/>
        </w:rPr>
        <w:t>supported</w:t>
      </w:r>
      <w:r w:rsidR="00414F71" w:rsidRPr="00486B41">
        <w:rPr>
          <w:rFonts w:cs="Times New Roman"/>
        </w:rPr>
        <w:t xml:space="preserve"> </w:t>
      </w:r>
      <w:r w:rsidR="006323B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6323BC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56250" w:rsidRPr="00486B41">
        <w:rPr>
          <w:rFonts w:cs="Times New Roman"/>
        </w:rPr>
        <w:t>Division</w:t>
      </w:r>
      <w:r w:rsidR="00414F71" w:rsidRPr="00486B41">
        <w:rPr>
          <w:rFonts w:cs="Times New Roman"/>
        </w:rPr>
        <w:t xml:space="preserve"> </w:t>
      </w:r>
      <w:r w:rsidR="00A5625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6323BC" w:rsidRPr="00486B41">
        <w:rPr>
          <w:rFonts w:cs="Times New Roman"/>
        </w:rPr>
        <w:t>Intramural</w:t>
      </w:r>
      <w:r w:rsidR="00414F71" w:rsidRPr="00486B41">
        <w:rPr>
          <w:rFonts w:cs="Times New Roman"/>
        </w:rPr>
        <w:t xml:space="preserve"> </w:t>
      </w:r>
      <w:r w:rsidR="006323BC" w:rsidRPr="00486B41">
        <w:rPr>
          <w:rFonts w:cs="Times New Roman"/>
        </w:rPr>
        <w:t>Research</w:t>
      </w:r>
      <w:r w:rsidR="00A5625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NIAID</w:t>
      </w:r>
      <w:r w:rsidR="00A5625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proofErr w:type="gramStart"/>
      <w:r w:rsidR="00A56250" w:rsidRPr="00486B41">
        <w:rPr>
          <w:rFonts w:cs="Times New Roman"/>
        </w:rPr>
        <w:t>NIH</w:t>
      </w:r>
      <w:proofErr w:type="gramEnd"/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bookmarkStart w:id="22" w:name="_Hlk189948399"/>
      <w:r w:rsidR="00CA550C" w:rsidRPr="00486B41">
        <w:rPr>
          <w:rFonts w:cs="Times New Roman"/>
        </w:rPr>
        <w:t>B.</w:t>
      </w:r>
      <w:r w:rsidR="00F9544A" w:rsidRPr="00486B41">
        <w:rPr>
          <w:rFonts w:cs="Times New Roman"/>
        </w:rPr>
        <w:t>E.</w:t>
      </w:r>
      <w:r w:rsidR="00CA550C" w:rsidRPr="00486B41">
        <w:rPr>
          <w:rFonts w:cs="Times New Roman"/>
        </w:rPr>
        <w:t>G.</w:t>
      </w:r>
      <w:r w:rsidR="00414F71" w:rsidRPr="00486B41">
        <w:rPr>
          <w:rFonts w:cs="Times New Roman"/>
        </w:rPr>
        <w:t xml:space="preserve"> </w:t>
      </w:r>
      <w:r w:rsidR="00CA550C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CA550C" w:rsidRPr="00486B41">
        <w:rPr>
          <w:rFonts w:cs="Times New Roman"/>
        </w:rPr>
        <w:t>supported</w:t>
      </w:r>
      <w:r w:rsidR="00414F71" w:rsidRPr="00486B41">
        <w:rPr>
          <w:rFonts w:cs="Times New Roman"/>
        </w:rPr>
        <w:t xml:space="preserve"> </w:t>
      </w:r>
      <w:r w:rsidR="00CA550C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A550C" w:rsidRPr="00486B41">
        <w:rPr>
          <w:rFonts w:cs="Times New Roman"/>
        </w:rPr>
        <w:t>grants</w:t>
      </w:r>
      <w:r w:rsidR="00414F71" w:rsidRPr="00486B41">
        <w:rPr>
          <w:rFonts w:cs="Times New Roman"/>
        </w:rPr>
        <w:t xml:space="preserve"> </w:t>
      </w:r>
      <w:r w:rsidR="00CA550C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CA550C" w:rsidRPr="00486B41">
        <w:rPr>
          <w:rFonts w:cs="Times New Roman"/>
        </w:rPr>
        <w:t>NIAID,</w:t>
      </w:r>
      <w:r w:rsidR="00414F71" w:rsidRPr="00486B41">
        <w:rPr>
          <w:rFonts w:cs="Times New Roman"/>
        </w:rPr>
        <w:t xml:space="preserve"> </w:t>
      </w:r>
      <w:r w:rsidR="00CA550C" w:rsidRPr="00486B41">
        <w:rPr>
          <w:rFonts w:cs="Times New Roman"/>
        </w:rPr>
        <w:t>NCI</w:t>
      </w:r>
      <w:bookmarkEnd w:id="22"/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5712D3" w:rsidRPr="00486B41">
        <w:rPr>
          <w:rFonts w:cs="Times New Roman"/>
        </w:rPr>
        <w:t>NIDCR</w:t>
      </w:r>
      <w:r w:rsidR="00CA550C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bookmarkStart w:id="23" w:name="_Hlk189948348"/>
      <w:r w:rsidR="00AC4282" w:rsidRPr="00486B41">
        <w:rPr>
          <w:rFonts w:cs="Times New Roman"/>
        </w:rPr>
        <w:t>C.M.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supported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  <w:color w:val="000000"/>
        </w:rPr>
        <w:t>SNSF,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SERI,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Cancer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Research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Switzerland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and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Swiss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MS</w:t>
      </w:r>
      <w:r w:rsidR="00414F71" w:rsidRPr="00486B41">
        <w:rPr>
          <w:rFonts w:cs="Times New Roman"/>
          <w:color w:val="000000"/>
        </w:rPr>
        <w:t xml:space="preserve"> </w:t>
      </w:r>
      <w:r w:rsidR="00C3158A" w:rsidRPr="00486B41">
        <w:rPr>
          <w:rFonts w:cs="Times New Roman"/>
          <w:color w:val="000000"/>
        </w:rPr>
        <w:t>Society</w:t>
      </w:r>
      <w:r w:rsidR="00AC428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bookmarkEnd w:id="23"/>
      <w:r w:rsidR="00C3158A" w:rsidRPr="00486B41">
        <w:rPr>
          <w:rFonts w:cs="Times New Roman"/>
        </w:rPr>
        <w:t>We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thank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Eric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Burton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his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help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preparing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C3158A" w:rsidRPr="00486B41">
        <w:rPr>
          <w:rFonts w:cs="Times New Roman"/>
        </w:rPr>
        <w:t>chapter.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chapter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dedicated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Elliott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Kieff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whom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="00AC428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authors</w:t>
      </w:r>
      <w:r w:rsidR="00414F71" w:rsidRPr="00486B41">
        <w:rPr>
          <w:rFonts w:cs="Times New Roman"/>
        </w:rPr>
        <w:t xml:space="preserve"> </w:t>
      </w:r>
      <w:r w:rsidR="008E65FD" w:rsidRPr="00486B41">
        <w:rPr>
          <w:rFonts w:cs="Times New Roman"/>
        </w:rPr>
        <w:t>trained.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Additional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references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AE2056" w:rsidRPr="00486B41">
        <w:rPr>
          <w:rFonts w:cs="Times New Roman"/>
        </w:rPr>
        <w:t>prior</w:t>
      </w:r>
      <w:r w:rsidR="00414F71" w:rsidRPr="00486B41">
        <w:rPr>
          <w:rFonts w:cs="Times New Roman"/>
        </w:rPr>
        <w:t xml:space="preserve"> </w:t>
      </w:r>
      <w:r w:rsidR="00557632" w:rsidRPr="00486B41">
        <w:rPr>
          <w:rFonts w:cs="Times New Roman"/>
        </w:rPr>
        <w:t>edition</w:t>
      </w:r>
      <w:r w:rsidR="00414F71" w:rsidRPr="00486B41">
        <w:rPr>
          <w:rFonts w:cs="Times New Roman"/>
        </w:rPr>
        <w:t xml:space="preserve"> </w:t>
      </w:r>
      <w:r w:rsidR="0055763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557632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557632" w:rsidRPr="00486B41">
        <w:rPr>
          <w:rFonts w:cs="Times New Roman"/>
        </w:rPr>
        <w:t>chapter</w:t>
      </w:r>
      <w:r w:rsidR="00414F71" w:rsidRPr="00486B41">
        <w:rPr>
          <w:rFonts w:cs="Times New Roman"/>
        </w:rPr>
        <w:t xml:space="preserve"> </w:t>
      </w:r>
      <w:r w:rsidR="00557632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557632" w:rsidRPr="00486B41">
        <w:rPr>
          <w:rFonts w:cs="Times New Roman"/>
          <w:i/>
          <w:iCs/>
        </w:rPr>
        <w:t>Fields</w:t>
      </w:r>
      <w:r w:rsidR="00414F71" w:rsidRPr="00486B41">
        <w:rPr>
          <w:rFonts w:cs="Times New Roman"/>
          <w:i/>
          <w:iCs/>
        </w:rPr>
        <w:t xml:space="preserve"> </w:t>
      </w:r>
      <w:r w:rsidR="00557632" w:rsidRPr="00486B41">
        <w:rPr>
          <w:rFonts w:cs="Times New Roman"/>
          <w:i/>
          <w:iCs/>
        </w:rPr>
        <w:t>Virology</w:t>
      </w:r>
      <w:r w:rsidR="00AE2056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</w:p>
    <w:p w14:paraId="47820720" w14:textId="0A791F4B" w:rsidR="009052E2" w:rsidRPr="00486B41" w:rsidRDefault="009B4695" w:rsidP="00FF2DC4">
      <w:pPr>
        <w:spacing w:line="480" w:lineRule="auto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b/>
          <w:lang w:val="es-419"/>
        </w:rPr>
        <w:br w:type="page"/>
      </w:r>
      <w:bookmarkStart w:id="24" w:name="_Hlk192270581"/>
    </w:p>
    <w:bookmarkEnd w:id="24"/>
    <w:p w14:paraId="5EE5AC89" w14:textId="77777777" w:rsidR="004061FB" w:rsidRPr="00486B41" w:rsidRDefault="004061FB" w:rsidP="004061FB">
      <w:pPr>
        <w:pStyle w:val="REFH1"/>
        <w:spacing w:line="480" w:lineRule="auto"/>
        <w:rPr>
          <w:rFonts w:ascii="Times New Roman" w:hAnsi="Times New Roman"/>
          <w:b/>
          <w:lang w:val="es-419"/>
        </w:rPr>
      </w:pPr>
      <w:r w:rsidRPr="00486B41">
        <w:rPr>
          <w:rFonts w:ascii="Times New Roman" w:hAnsi="Times New Roman"/>
          <w:b/>
          <w:lang w:val="es-419"/>
        </w:rPr>
        <w:lastRenderedPageBreak/>
        <w:t>&lt;REF&gt;REFERENCES</w:t>
      </w:r>
    </w:p>
    <w:p w14:paraId="2C18E28E" w14:textId="68287E0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Aalto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Juvonen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Tarkkanen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Epstein-Barr viral load and disease prediction in a large cohort of allogeneic stem cell transplant recipients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1305</w:t>
      </w:r>
      <w:ins w:id="25" w:author="S4C" w:date="2026-01-09T12:06:00Z">
        <w:r w:rsidR="005D46FF" w:rsidRPr="00486B41">
          <w:rPr>
            <w:rFonts w:ascii="Times New Roman" w:hAnsi="Times New Roman" w:cs="Times New Roman"/>
          </w:rPr>
          <w:t>-</w:t>
        </w:r>
      </w:ins>
      <w:del w:id="26" w:author="S4C" w:date="2026-01-09T11:49:00Z">
        <w:r w:rsidR="00702EE5" w:rsidRPr="00486B41" w:rsidDel="00946215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1309</w:t>
      </w:r>
      <w:r w:rsidRPr="00486B41">
        <w:rPr>
          <w:rFonts w:ascii="Times New Roman" w:hAnsi="Times New Roman" w:cs="Times New Roman"/>
        </w:rPr>
        <w:t>.</w:t>
      </w:r>
    </w:p>
    <w:p w14:paraId="51B832CF" w14:textId="34179AE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Abbot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Cadwallader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2 induces expression of the virus- encoded latent membrane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27" w:author="S4C" w:date="2026-01-09T11:39:00Z">
        <w:r w:rsidR="008377DE" w:rsidRPr="00486B41" w:rsidDel="00AD094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2126</w:t>
      </w:r>
      <w:ins w:id="28" w:author="S4C" w:date="2026-01-09T12:06:00Z">
        <w:r w:rsidR="005D46FF" w:rsidRPr="00486B41">
          <w:rPr>
            <w:rFonts w:ascii="Times New Roman" w:hAnsi="Times New Roman" w:cs="Times New Roman"/>
          </w:rPr>
          <w:t>-</w:t>
        </w:r>
      </w:ins>
      <w:del w:id="29" w:author="S4C" w:date="2026-01-09T12:06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2134</w:t>
      </w:r>
      <w:r w:rsidRPr="00486B41">
        <w:rPr>
          <w:rFonts w:ascii="Times New Roman" w:hAnsi="Times New Roman" w:cs="Times New Roman"/>
        </w:rPr>
        <w:t>.</w:t>
      </w:r>
    </w:p>
    <w:p w14:paraId="22820525" w14:textId="54B23EF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Abbott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Pachnio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Pedroza-Pacheco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Asymptomatic </w:t>
      </w:r>
      <w:del w:id="30" w:author="S4C" w:date="2026-01-09T11:36:00Z">
        <w:r w:rsidRPr="00486B41" w:rsidDel="00AD094E">
          <w:rPr>
            <w:rStyle w:val="bibarticle"/>
            <w:rFonts w:cs="Times New Roman"/>
          </w:rPr>
          <w:delText>P</w:delText>
        </w:r>
      </w:del>
      <w:ins w:id="31" w:author="S4C" w:date="2026-01-09T11:37:00Z">
        <w:r w:rsidR="00AD094E" w:rsidRPr="00486B41">
          <w:rPr>
            <w:rStyle w:val="bibarticle"/>
            <w:rFonts w:cs="Times New Roman"/>
          </w:rPr>
          <w:t>p</w:t>
        </w:r>
      </w:ins>
      <w:r w:rsidRPr="00486B41">
        <w:rPr>
          <w:rStyle w:val="bibarticle"/>
          <w:rFonts w:cs="Times New Roman"/>
        </w:rPr>
        <w:t xml:space="preserve">rimary </w:t>
      </w:r>
      <w:del w:id="32" w:author="S4C" w:date="2026-01-09T11:36:00Z">
        <w:r w:rsidRPr="00486B41" w:rsidDel="00AD094E">
          <w:rPr>
            <w:rStyle w:val="bibarticle"/>
            <w:rFonts w:cs="Times New Roman"/>
          </w:rPr>
          <w:delText>I</w:delText>
        </w:r>
      </w:del>
      <w:ins w:id="33" w:author="S4C" w:date="2026-01-09T11:37:00Z">
        <w:r w:rsidR="00AD094E" w:rsidRPr="00486B41">
          <w:rPr>
            <w:rStyle w:val="bibarticle"/>
            <w:rFonts w:cs="Times New Roman"/>
          </w:rPr>
          <w:t>i</w:t>
        </w:r>
      </w:ins>
      <w:r w:rsidRPr="00486B41">
        <w:rPr>
          <w:rStyle w:val="bibarticle"/>
          <w:rFonts w:cs="Times New Roman"/>
        </w:rPr>
        <w:t xml:space="preserve">nfection with Epstein-Barr </w:t>
      </w:r>
      <w:del w:id="34" w:author="S4C" w:date="2026-01-09T11:37:00Z">
        <w:r w:rsidRPr="00486B41" w:rsidDel="00AD094E">
          <w:rPr>
            <w:rStyle w:val="bibarticle"/>
            <w:rFonts w:cs="Times New Roman"/>
          </w:rPr>
          <w:delText>V</w:delText>
        </w:r>
      </w:del>
      <w:ins w:id="35" w:author="S4C" w:date="2026-01-09T11:37:00Z">
        <w:r w:rsidR="00AD094E" w:rsidRPr="00486B41">
          <w:rPr>
            <w:rStyle w:val="bibarticle"/>
            <w:rFonts w:cs="Times New Roman"/>
          </w:rPr>
          <w:t>v</w:t>
        </w:r>
      </w:ins>
      <w:r w:rsidRPr="00486B41">
        <w:rPr>
          <w:rStyle w:val="bibarticle"/>
          <w:rFonts w:cs="Times New Roman"/>
        </w:rPr>
        <w:t xml:space="preserve">irus: </w:t>
      </w:r>
      <w:ins w:id="36" w:author="S4C" w:date="2026-01-09T11:43:00Z">
        <w:r w:rsidR="00AD094E" w:rsidRPr="00486B41">
          <w:rPr>
            <w:rStyle w:val="bibarticle"/>
            <w:rFonts w:cs="Times New Roman"/>
          </w:rPr>
          <w:t>o</w:t>
        </w:r>
      </w:ins>
      <w:del w:id="37" w:author="S4C" w:date="2026-01-09T11:43:00Z">
        <w:r w:rsidRPr="00486B41" w:rsidDel="00AD094E">
          <w:rPr>
            <w:rStyle w:val="bibarticle"/>
            <w:rFonts w:cs="Times New Roman"/>
          </w:rPr>
          <w:delText>O</w:delText>
        </w:r>
      </w:del>
      <w:r w:rsidRPr="00486B41">
        <w:rPr>
          <w:rStyle w:val="bibarticle"/>
          <w:rFonts w:cs="Times New Roman"/>
        </w:rPr>
        <w:t xml:space="preserve">bservations on </w:t>
      </w:r>
      <w:del w:id="38" w:author="S4C" w:date="2026-01-09T11:39:00Z">
        <w:r w:rsidRPr="00486B41" w:rsidDel="00AD094E">
          <w:rPr>
            <w:rStyle w:val="bibarticle"/>
            <w:rFonts w:cs="Times New Roman"/>
          </w:rPr>
          <w:delText>Y</w:delText>
        </w:r>
      </w:del>
      <w:ins w:id="39" w:author="S4C" w:date="2026-01-09T11:39:00Z">
        <w:r w:rsidR="00AD094E" w:rsidRPr="00486B41">
          <w:rPr>
            <w:rStyle w:val="bibarticle"/>
            <w:rFonts w:cs="Times New Roman"/>
          </w:rPr>
          <w:t>y</w:t>
        </w:r>
      </w:ins>
      <w:r w:rsidRPr="00486B41">
        <w:rPr>
          <w:rStyle w:val="bibarticle"/>
          <w:rFonts w:cs="Times New Roman"/>
        </w:rPr>
        <w:t xml:space="preserve">oung </w:t>
      </w:r>
      <w:del w:id="40" w:author="S4C" w:date="2026-01-09T11:39:00Z">
        <w:r w:rsidRPr="00486B41" w:rsidDel="00AD094E">
          <w:rPr>
            <w:rStyle w:val="bibarticle"/>
            <w:rFonts w:cs="Times New Roman"/>
          </w:rPr>
          <w:delText>A</w:delText>
        </w:r>
      </w:del>
      <w:ins w:id="41" w:author="S4C" w:date="2026-01-09T11:39:00Z">
        <w:r w:rsidR="00AD094E" w:rsidRPr="00486B41">
          <w:rPr>
            <w:rStyle w:val="bibarticle"/>
            <w:rFonts w:cs="Times New Roman"/>
          </w:rPr>
          <w:t>a</w:t>
        </w:r>
      </w:ins>
      <w:r w:rsidRPr="00486B41">
        <w:rPr>
          <w:rStyle w:val="bibarticle"/>
          <w:rFonts w:cs="Times New Roman"/>
        </w:rPr>
        <w:t xml:space="preserve">dult </w:t>
      </w:r>
      <w:del w:id="42" w:author="S4C" w:date="2026-01-09T11:39:00Z">
        <w:r w:rsidRPr="00486B41" w:rsidDel="00AD094E">
          <w:rPr>
            <w:rStyle w:val="bibarticle"/>
            <w:rFonts w:cs="Times New Roman"/>
          </w:rPr>
          <w:delText>C</w:delText>
        </w:r>
      </w:del>
      <w:ins w:id="43" w:author="S4C" w:date="2026-01-09T11:39:00Z">
        <w:r w:rsidR="00AD094E" w:rsidRPr="00486B41">
          <w:rPr>
            <w:rStyle w:val="bibarticle"/>
            <w:rFonts w:cs="Times New Roman"/>
          </w:rPr>
          <w:t>c</w:t>
        </w:r>
      </w:ins>
      <w:r w:rsidRPr="00486B41">
        <w:rPr>
          <w:rStyle w:val="bibarticle"/>
          <w:rFonts w:cs="Times New Roman"/>
        </w:rPr>
        <w:t>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21</w:t>
      </w:r>
      <w:r w:rsidRPr="00486B41">
        <w:rPr>
          <w:rFonts w:ascii="Times New Roman" w:hAnsi="Times New Roman" w:cs="Times New Roman"/>
        </w:rPr>
        <w:t>)</w:t>
      </w:r>
      <w:ins w:id="44" w:author="S4C" w:date="2026-01-09T13:01:00Z">
        <w:r w:rsidR="00CB7451">
          <w:rPr>
            <w:rFonts w:ascii="Times New Roman" w:hAnsi="Times New Roman" w:cs="Times New Roman"/>
          </w:rPr>
          <w:t>:</w:t>
        </w:r>
      </w:ins>
      <w:del w:id="45" w:author="S4C" w:date="2026-01-09T13:01:00Z">
        <w:r w:rsidRPr="00486B41" w:rsidDel="00CB7451">
          <w:rPr>
            <w:rFonts w:ascii="Times New Roman" w:hAnsi="Times New Roman" w:cs="Times New Roman"/>
          </w:rPr>
          <w:delText>.</w:delText>
        </w:r>
      </w:del>
      <w:ins w:id="46" w:author="S4C" w:date="2026-01-09T11:35:00Z">
        <w:r w:rsidR="00AD094E" w:rsidRPr="00486B41">
          <w:rPr>
            <w:rStyle w:val="bibfpage"/>
            <w:rFonts w:cs="Times New Roman"/>
            <w:rPrChange w:id="47" w:author="S4C" w:date="2026-01-09T11:35:00Z">
              <w:rPr>
                <w:rFonts w:ascii="Segoe UI" w:hAnsi="Segoe UI" w:cs="Segoe UI"/>
                <w:noProof w:val="0"/>
                <w:color w:val="212121"/>
                <w:shd w:val="clear" w:color="auto" w:fill="FFFFFF"/>
              </w:rPr>
            </w:rPrChange>
          </w:rPr>
          <w:t>e00382-17</w:t>
        </w:r>
        <w:r w:rsidR="00AD094E" w:rsidRPr="00486B41">
          <w:rPr>
            <w:rFonts w:cs="Times New Roman"/>
            <w:rPrChange w:id="48" w:author="S4C" w:date="2026-01-09T11:35:00Z">
              <w:rPr>
                <w:rStyle w:val="bibfpage"/>
                <w:rFonts w:cstheme="minorBidi"/>
                <w:noProof w:val="0"/>
              </w:rPr>
            </w:rPrChange>
          </w:rPr>
          <w:t>.</w:t>
        </w:r>
      </w:ins>
    </w:p>
    <w:p w14:paraId="710C1D07" w14:textId="35B782A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Abbott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Quinn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Scholes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Pachnio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CD8+ T cell responses to lytic EBV infection: late antigen specificities as subdominant components of the total response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</w:t>
      </w:r>
      <w:del w:id="49" w:author="S4C" w:date="2026-01-09T11:47:00Z">
        <w:r w:rsidRPr="00486B41" w:rsidDel="00D864F9">
          <w:rPr>
            <w:rStyle w:val="bibjournal"/>
            <w:rFonts w:cs="Times New Roman"/>
            <w:i/>
          </w:rPr>
          <w:delText>ournal of</w:delText>
        </w:r>
      </w:del>
      <w:r w:rsidRPr="00486B41">
        <w:rPr>
          <w:rStyle w:val="bibjournal"/>
          <w:rFonts w:cs="Times New Roman"/>
          <w:i/>
        </w:rPr>
        <w:t xml:space="preserve"> </w:t>
      </w:r>
      <w:ins w:id="50" w:author="S4C" w:date="2026-01-09T11:47:00Z">
        <w:r w:rsidR="00D864F9" w:rsidRPr="00486B41">
          <w:rPr>
            <w:rStyle w:val="bibjournal"/>
            <w:rFonts w:cs="Times New Roman"/>
            <w:i/>
          </w:rPr>
          <w:t>I</w:t>
        </w:r>
      </w:ins>
      <w:del w:id="51" w:author="S4C" w:date="2026-01-09T11:47:00Z">
        <w:r w:rsidRPr="00486B41" w:rsidDel="00D864F9">
          <w:rPr>
            <w:rStyle w:val="bibjournal"/>
            <w:rFonts w:cs="Times New Roman"/>
            <w:i/>
          </w:rPr>
          <w:delText>i</w:delText>
        </w:r>
      </w:del>
      <w:r w:rsidRPr="00486B41">
        <w:rPr>
          <w:rStyle w:val="bibjournal"/>
          <w:rFonts w:cs="Times New Roman"/>
          <w:i/>
        </w:rPr>
        <w:t>mmunol</w:t>
      </w:r>
      <w:del w:id="52" w:author="S4C" w:date="2026-01-09T11:47:00Z">
        <w:r w:rsidRPr="00486B41" w:rsidDel="00D864F9">
          <w:rPr>
            <w:rStyle w:val="bibjournal"/>
            <w:rFonts w:cs="Times New Roman"/>
            <w:i/>
          </w:rPr>
          <w:delText>ogy</w:delText>
        </w:r>
      </w:del>
      <w:del w:id="53" w:author="S4C" w:date="2026-01-12T10:49:00Z">
        <w:r w:rsidRPr="00486B41" w:rsidDel="0072416D">
          <w:rPr>
            <w:rStyle w:val="bibjournal"/>
            <w:rFonts w:cs="Times New Roman"/>
            <w:i/>
          </w:rPr>
          <w:delText xml:space="preserve"> (Balt</w:delText>
        </w:r>
      </w:del>
      <w:del w:id="54" w:author="S4C" w:date="2026-01-09T11:47:00Z">
        <w:r w:rsidRPr="00486B41" w:rsidDel="00D864F9">
          <w:rPr>
            <w:rStyle w:val="bibjournal"/>
            <w:rFonts w:cs="Times New Roman"/>
            <w:i/>
          </w:rPr>
          <w:delText>imore</w:delText>
        </w:r>
      </w:del>
      <w:del w:id="55" w:author="S4C" w:date="2026-01-12T10:49:00Z">
        <w:r w:rsidRPr="00486B41" w:rsidDel="0072416D">
          <w:rPr>
            <w:rStyle w:val="bibjournal"/>
            <w:rFonts w:cs="Times New Roman"/>
            <w:i/>
          </w:rPr>
          <w:delText>, Md: 1950)</w:delText>
        </w:r>
      </w:del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del w:id="56" w:author="S4C" w:date="2026-01-09T11:40:00Z">
        <w:r w:rsidR="008377DE" w:rsidRPr="00486B41" w:rsidDel="00AD094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5398</w:t>
      </w:r>
      <w:ins w:id="57" w:author="S4C" w:date="2026-01-09T12:06:00Z">
        <w:r w:rsidR="005D46FF" w:rsidRPr="00486B41">
          <w:rPr>
            <w:rFonts w:ascii="Times New Roman" w:hAnsi="Times New Roman" w:cs="Times New Roman"/>
          </w:rPr>
          <w:t>-</w:t>
        </w:r>
      </w:ins>
      <w:del w:id="58" w:author="S4C" w:date="2026-01-09T11:49:00Z">
        <w:r w:rsidR="00702EE5" w:rsidRPr="00486B41" w:rsidDel="00946215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5409</w:t>
      </w:r>
      <w:r w:rsidRPr="00486B41">
        <w:rPr>
          <w:rFonts w:ascii="Times New Roman" w:hAnsi="Times New Roman" w:cs="Times New Roman"/>
        </w:rPr>
        <w:t>.</w:t>
      </w:r>
    </w:p>
    <w:p w14:paraId="78C28568" w14:textId="4B9E237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Adamson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Effects of SUMO-1 upon Epstein-Barr virus BZLF1 function and BMRF1 expression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Biochem Biophys Res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59" w:author="S4C" w:date="2026-01-09T11:40:00Z">
        <w:r w:rsidR="008377DE" w:rsidRPr="00486B41" w:rsidDel="00AD094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22</w:t>
      </w:r>
      <w:ins w:id="60" w:author="S4C" w:date="2026-01-09T12:06:00Z">
        <w:r w:rsidR="005D46FF" w:rsidRPr="00486B41">
          <w:rPr>
            <w:rFonts w:ascii="Times New Roman" w:hAnsi="Times New Roman" w:cs="Times New Roman"/>
          </w:rPr>
          <w:t>-</w:t>
        </w:r>
      </w:ins>
      <w:del w:id="61" w:author="S4C" w:date="2026-01-09T11:49:00Z">
        <w:r w:rsidR="00702EE5" w:rsidRPr="00486B41" w:rsidDel="00946215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28</w:t>
      </w:r>
      <w:r w:rsidRPr="00486B41">
        <w:rPr>
          <w:rFonts w:ascii="Times New Roman" w:hAnsi="Times New Roman" w:cs="Times New Roman"/>
        </w:rPr>
        <w:t>.</w:t>
      </w:r>
    </w:p>
    <w:p w14:paraId="5984EE53" w14:textId="4316A81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Adhikary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Damaschke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Mautner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Behrends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major tegument protein BNRF1 is a common target of cytotoxic CD4+ T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ins w:id="62" w:author="S4C" w:date="2026-01-09T11:56:00Z">
        <w:r w:rsidR="00946215" w:rsidRPr="00486B41">
          <w:rPr>
            <w:rPrChange w:id="63" w:author="S4C" w:date="2026-01-09T11:56:00Z">
              <w:rPr>
                <w:rStyle w:val="bibyear"/>
                <w:rFonts w:cs="Times New Roman"/>
                <w:noProof w:val="0"/>
              </w:rPr>
            </w:rPrChange>
          </w:rPr>
          <w:t>;</w:t>
        </w:r>
        <w:r w:rsidR="00946215" w:rsidRPr="00486B41">
          <w:rPr>
            <w:rStyle w:val="bibvolume"/>
            <w:rFonts w:cs="Times New Roman"/>
            <w:rPrChange w:id="64" w:author="S4C" w:date="2026-01-09T11:56:00Z">
              <w:rPr>
                <w:rFonts w:ascii="Segoe UI" w:hAnsi="Segoe UI" w:cs="Segoe UI"/>
                <w:i/>
                <w:iCs/>
                <w:noProof w:val="0"/>
                <w:color w:val="212121"/>
                <w:shd w:val="clear" w:color="auto" w:fill="FFFFFF"/>
              </w:rPr>
            </w:rPrChange>
          </w:rPr>
          <w:t>94</w:t>
        </w:r>
        <w:r w:rsidR="00946215" w:rsidRPr="00486B41">
          <w:rPr>
            <w:rFonts w:ascii="Times New Roman" w:hAnsi="Times New Roman" w:cs="Times New Roman"/>
            <w:color w:val="212121"/>
            <w:shd w:val="clear" w:color="auto" w:fill="FFFFFF"/>
          </w:rPr>
          <w:t>(</w:t>
        </w:r>
        <w:r w:rsidR="00946215" w:rsidRPr="00486B41">
          <w:rPr>
            <w:rStyle w:val="bibissue"/>
            <w:rFonts w:cs="Times New Roman"/>
            <w:rPrChange w:id="65" w:author="S4C" w:date="2026-01-09T11:56:00Z">
              <w:rPr>
                <w:rFonts w:ascii="Segoe UI" w:hAnsi="Segoe UI" w:cs="Segoe UI"/>
                <w:noProof w:val="0"/>
                <w:color w:val="212121"/>
                <w:shd w:val="clear" w:color="auto" w:fill="FFFFFF"/>
              </w:rPr>
            </w:rPrChange>
          </w:rPr>
          <w:t>15</w:t>
        </w:r>
        <w:r w:rsidR="00946215" w:rsidRPr="00486B41">
          <w:rPr>
            <w:rFonts w:ascii="Times New Roman" w:hAnsi="Times New Roman" w:cs="Times New Roman"/>
            <w:color w:val="212121"/>
            <w:shd w:val="clear" w:color="auto" w:fill="FFFFFF"/>
          </w:rPr>
          <w:t xml:space="preserve">), </w:t>
        </w:r>
        <w:r w:rsidR="00946215" w:rsidRPr="00CB7451">
          <w:rPr>
            <w:rStyle w:val="bibfpage"/>
            <w:rPrChange w:id="66" w:author="S4C" w:date="2026-01-09T12:59:00Z">
              <w:rPr>
                <w:rFonts w:ascii="Segoe UI" w:hAnsi="Segoe UI" w:cs="Segoe UI"/>
                <w:noProof w:val="0"/>
                <w:color w:val="212121"/>
                <w:shd w:val="clear" w:color="auto" w:fill="FFFFFF"/>
              </w:rPr>
            </w:rPrChange>
          </w:rPr>
          <w:t>e00284</w:t>
        </w:r>
      </w:ins>
      <w:ins w:id="67" w:author="S4C" w:date="2026-01-09T12:06:00Z">
        <w:r w:rsidR="005D46FF" w:rsidRPr="00CB7451">
          <w:rPr>
            <w:rStyle w:val="bibfpage"/>
            <w:rPrChange w:id="68" w:author="S4C" w:date="2026-01-09T12:59:00Z">
              <w:rPr>
                <w:rFonts w:ascii="Times New Roman" w:hAnsi="Times New Roman" w:cs="Times New Roman"/>
                <w:noProof w:val="0"/>
                <w:color w:val="212121"/>
                <w:shd w:val="clear" w:color="auto" w:fill="FFFFFF"/>
              </w:rPr>
            </w:rPrChange>
          </w:rPr>
          <w:t>-</w:t>
        </w:r>
      </w:ins>
      <w:ins w:id="69" w:author="S4C" w:date="2026-01-09T11:56:00Z">
        <w:r w:rsidR="00946215" w:rsidRPr="00CB7451">
          <w:rPr>
            <w:rStyle w:val="bibfpage"/>
            <w:rPrChange w:id="70" w:author="S4C" w:date="2026-01-09T12:59:00Z">
              <w:rPr>
                <w:rFonts w:ascii="Times New Roman" w:hAnsi="Times New Roman" w:cs="Times New Roman"/>
                <w:noProof w:val="0"/>
                <w:color w:val="212121"/>
                <w:shd w:val="clear" w:color="auto" w:fill="FFFFFF"/>
              </w:rPr>
            </w:rPrChange>
          </w:rPr>
          <w:t>20</w:t>
        </w:r>
      </w:ins>
      <w:r w:rsidRPr="00486B41">
        <w:rPr>
          <w:rFonts w:ascii="Times New Roman" w:hAnsi="Times New Roman" w:cs="Times New Roman"/>
        </w:rPr>
        <w:t>.</w:t>
      </w:r>
    </w:p>
    <w:p w14:paraId="5BB7D69E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Alari-Pahissa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Ataya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Moraitis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NK cells eliminate Epstein-Barr virus bound to B cells through a specific antibody-mediated uptake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e1009868</w:t>
      </w:r>
      <w:r w:rsidRPr="00486B41">
        <w:rPr>
          <w:rFonts w:ascii="Times New Roman" w:hAnsi="Times New Roman" w:cs="Times New Roman"/>
        </w:rPr>
        <w:t>.</w:t>
      </w:r>
    </w:p>
    <w:p w14:paraId="36B15DE4" w14:textId="5424E10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Albanese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Tagawa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Bouvet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microRNAs reduce immune surveillance by virus-specific CD8+ T cells</w:t>
      </w:r>
      <w:r w:rsidRPr="00486B41">
        <w:rPr>
          <w:rFonts w:ascii="Times New Roman" w:hAnsi="Times New Roman" w:cs="Times New Roman"/>
        </w:rPr>
        <w:t xml:space="preserve">. </w:t>
      </w:r>
      <w:del w:id="71" w:author="S4C" w:date="2026-01-09T12:36:00Z">
        <w:r w:rsidRPr="00486B41" w:rsidDel="00547B95">
          <w:rPr>
            <w:rStyle w:val="bibjournal"/>
            <w:rFonts w:cs="Times New Roman"/>
            <w:i/>
          </w:rPr>
          <w:delText xml:space="preserve">Proceedings of the National Academy of </w:delText>
        </w:r>
        <w:r w:rsidRPr="00486B41" w:rsidDel="00547B95">
          <w:rPr>
            <w:rStyle w:val="bibjournal"/>
            <w:rFonts w:cs="Times New Roman"/>
            <w:i/>
          </w:rPr>
          <w:lastRenderedPageBreak/>
          <w:delText>Sciences of the United States of America</w:delText>
        </w:r>
      </w:del>
      <w:ins w:id="72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73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74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75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76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E6467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E6475</w:t>
      </w:r>
      <w:r w:rsidRPr="00486B41">
        <w:rPr>
          <w:rFonts w:ascii="Times New Roman" w:hAnsi="Times New Roman" w:cs="Times New Roman"/>
        </w:rPr>
        <w:t>.</w:t>
      </w:r>
    </w:p>
    <w:p w14:paraId="4D6BBC4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Alfieri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Birkenbach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Early events in Epstein-Barr virus infection of human B lymphocytes</w:t>
      </w:r>
      <w:r w:rsidRPr="00B85539">
        <w:rPr>
          <w:rFonts w:ascii="Times New Roman" w:hAnsi="Times New Roman" w:cs="Times New Roman"/>
        </w:rPr>
        <w:t xml:space="preserve"> [published erratum appears in Virology 1991 Dec;185(2):946]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595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608</w:t>
      </w:r>
      <w:r w:rsidRPr="00486B41">
        <w:rPr>
          <w:rFonts w:ascii="Times New Roman" w:hAnsi="Times New Roman" w:cs="Times New Roman"/>
        </w:rPr>
        <w:t>.</w:t>
      </w:r>
    </w:p>
    <w:p w14:paraId="392308C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Casco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Rta is the principal activator of Epstein-Barr virus epithelial lytic transcription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e1010886</w:t>
      </w:r>
      <w:r w:rsidRPr="00486B41">
        <w:rPr>
          <w:rFonts w:ascii="Times New Roman" w:hAnsi="Times New Roman" w:cs="Times New Roman"/>
        </w:rPr>
        <w:t>.</w:t>
      </w:r>
    </w:p>
    <w:p w14:paraId="10155081" w14:textId="311BDD9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Allday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Bazot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The EBNA3 Family: </w:t>
      </w:r>
      <w:ins w:id="77" w:author="S4C" w:date="2026-01-09T11:43:00Z">
        <w:r w:rsidR="00AD094E" w:rsidRPr="00486B41">
          <w:rPr>
            <w:rStyle w:val="bibarticle"/>
            <w:rFonts w:cs="Times New Roman"/>
          </w:rPr>
          <w:t>t</w:t>
        </w:r>
      </w:ins>
      <w:del w:id="78" w:author="S4C" w:date="2026-01-09T11:43:00Z">
        <w:r w:rsidRPr="00486B41" w:rsidDel="00AD094E">
          <w:rPr>
            <w:rStyle w:val="bibarticle"/>
            <w:rFonts w:cs="Times New Roman"/>
          </w:rPr>
          <w:delText>T</w:delText>
        </w:r>
      </w:del>
      <w:r w:rsidRPr="00486B41">
        <w:rPr>
          <w:rStyle w:val="bibarticle"/>
          <w:rFonts w:cs="Times New Roman"/>
        </w:rPr>
        <w:t xml:space="preserve">wo </w:t>
      </w:r>
      <w:r w:rsidR="005D46FF" w:rsidRPr="00486B41">
        <w:rPr>
          <w:rStyle w:val="bibarticle"/>
          <w:rFonts w:cs="Times New Roman"/>
        </w:rPr>
        <w:t xml:space="preserve">oncoproteins and a tumour suppressor that are </w:t>
      </w:r>
      <w:r w:rsidRPr="00486B41">
        <w:rPr>
          <w:rStyle w:val="bibarticle"/>
          <w:rFonts w:cs="Times New Roman"/>
        </w:rPr>
        <w:t>Central to the Biology of EBV in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61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117</w:t>
      </w:r>
      <w:r w:rsidRPr="00486B41">
        <w:rPr>
          <w:rFonts w:ascii="Times New Roman" w:hAnsi="Times New Roman" w:cs="Times New Roman"/>
        </w:rPr>
        <w:t>.</w:t>
      </w:r>
    </w:p>
    <w:p w14:paraId="1CBE28E7" w14:textId="370686B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virus-encoded LMP2A and LMP2B proteins promote epithelial cell spreading and motility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79" w:author="S4C" w:date="2026-01-09T13:01:00Z">
        <w:r w:rsidR="008377DE" w:rsidRPr="00486B41" w:rsidDel="00CB7451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1789</w:t>
      </w:r>
      <w:ins w:id="80" w:author="S4C" w:date="2026-01-09T12:06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81" w:author="S4C" w:date="2026-01-09T12:06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1802</w:t>
      </w:r>
      <w:r w:rsidRPr="00486B41">
        <w:rPr>
          <w:rFonts w:ascii="Times New Roman" w:hAnsi="Times New Roman" w:cs="Times New Roman"/>
        </w:rPr>
        <w:t>.</w:t>
      </w:r>
    </w:p>
    <w:p w14:paraId="4633D6B2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Altmann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provides a new paradigm: a requirement for the immediate inhibition of apoptosis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e404</w:t>
      </w:r>
      <w:r w:rsidRPr="00486B41">
        <w:rPr>
          <w:rFonts w:ascii="Times New Roman" w:hAnsi="Times New Roman" w:cs="Times New Roman"/>
        </w:rPr>
        <w:t>.</w:t>
      </w:r>
    </w:p>
    <w:p w14:paraId="4DC04E05" w14:textId="434213D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Altmann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Pich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Ruiss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Transcriptional activation by EBV nuclear antigen 1 is essential for the expression of EBV's transforming genes</w:t>
      </w:r>
      <w:r w:rsidR="00CE2941" w:rsidRPr="00486B41">
        <w:rPr>
          <w:rFonts w:ascii="Times New Roman" w:hAnsi="Times New Roman" w:cs="Times New Roman"/>
        </w:rPr>
        <w:t xml:space="preserve">. </w:t>
      </w:r>
      <w:del w:id="82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3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84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85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86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87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38</w:t>
      </w:r>
      <w:r w:rsidRPr="00486B41">
        <w:rPr>
          <w:rFonts w:ascii="Times New Roman" w:hAnsi="Times New Roman" w:cs="Times New Roman"/>
        </w:rPr>
        <w:t>):</w:t>
      </w:r>
      <w:del w:id="88" w:author="S4C" w:date="2026-01-09T13:01:00Z">
        <w:r w:rsidR="008377DE" w:rsidRPr="00486B41" w:rsidDel="00CB7451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14188</w:t>
      </w:r>
      <w:ins w:id="89" w:author="S4C" w:date="2026-01-09T12:06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90" w:author="S4C" w:date="2026-01-09T12:06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14193</w:t>
      </w:r>
      <w:r w:rsidRPr="00486B41">
        <w:rPr>
          <w:rFonts w:ascii="Times New Roman" w:hAnsi="Times New Roman" w:cs="Times New Roman"/>
        </w:rPr>
        <w:t>.</w:t>
      </w:r>
    </w:p>
    <w:p w14:paraId="657DEA1C" w14:textId="221ADE4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Ambinder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DNA methylation and the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Semin Cancer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91" w:author="S4C" w:date="2026-01-09T13:01:00Z">
        <w:r w:rsidR="008377DE" w:rsidRPr="00486B41" w:rsidDel="00CB7451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369</w:t>
      </w:r>
      <w:ins w:id="92" w:author="S4C" w:date="2026-01-09T12:06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93" w:author="S4C" w:date="2026-01-09T12:06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375</w:t>
      </w:r>
      <w:r w:rsidRPr="00486B41">
        <w:rPr>
          <w:rFonts w:ascii="Times New Roman" w:hAnsi="Times New Roman" w:cs="Times New Roman"/>
        </w:rPr>
        <w:t>.</w:t>
      </w:r>
    </w:p>
    <w:p w14:paraId="2A8B1B4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Amoroso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Fitzsimmons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Thomas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Kelly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Quantitative studies of Epstein-Barr virus-encoded microRNAs provide novel insights into their regulation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996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1010</w:t>
      </w:r>
      <w:r w:rsidRPr="00486B41">
        <w:rPr>
          <w:rFonts w:ascii="Times New Roman" w:hAnsi="Times New Roman" w:cs="Times New Roman"/>
        </w:rPr>
        <w:t>.</w:t>
      </w:r>
    </w:p>
    <w:p w14:paraId="35A223DF" w14:textId="39858D6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Anagnostopoulos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Hummel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Kreschel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. </w:t>
      </w:r>
      <w:r w:rsidRPr="00C72BF7">
        <w:rPr>
          <w:rStyle w:val="bibarticle"/>
          <w:rPrChange w:id="94" w:author="S4C" w:date="2026-01-09T13:59:00Z">
            <w:rPr>
              <w:rStyle w:val="bibsurname"/>
              <w:rFonts w:cs="Times New Roman"/>
              <w:noProof w:val="0"/>
            </w:rPr>
          </w:rPrChange>
        </w:rPr>
        <w:t xml:space="preserve">Morphology, </w:t>
      </w:r>
      <w:r w:rsidRPr="003055CD">
        <w:rPr>
          <w:rStyle w:val="bibarticle"/>
        </w:rPr>
        <w:t>immunophenotype</w:t>
      </w:r>
      <w:r w:rsidRPr="00486B41">
        <w:rPr>
          <w:rStyle w:val="bibarticle"/>
          <w:rFonts w:cs="Times New Roman"/>
        </w:rPr>
        <w:t>, and distribution of latently and/or productively Epstein-Barr virus-infected cells in acute infectious mononucleosis: implications for the interindividual infection route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95" w:author="S4C" w:date="2026-01-09T13:00:00Z">
        <w:r w:rsidR="008377DE" w:rsidRPr="00486B41" w:rsidDel="00CB7451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744</w:t>
      </w:r>
      <w:ins w:id="96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97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750</w:t>
      </w:r>
      <w:r w:rsidRPr="00486B41">
        <w:rPr>
          <w:rFonts w:ascii="Times New Roman" w:hAnsi="Times New Roman" w:cs="Times New Roman"/>
        </w:rPr>
        <w:t>.</w:t>
      </w:r>
    </w:p>
    <w:p w14:paraId="2846FAE1" w14:textId="3973A9B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Anderson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auto-regulatory loop for EBV LMP2A involves activation of Notch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371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98" w:author="S4C" w:date="2026-01-09T13:00:00Z">
        <w:r w:rsidR="008377DE" w:rsidRPr="00486B41" w:rsidDel="00CB7451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257</w:t>
      </w:r>
      <w:ins w:id="99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00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266</w:t>
      </w:r>
      <w:r w:rsidRPr="00486B41">
        <w:rPr>
          <w:rFonts w:ascii="Times New Roman" w:hAnsi="Times New Roman" w:cs="Times New Roman"/>
        </w:rPr>
        <w:t>.</w:t>
      </w:r>
    </w:p>
    <w:p w14:paraId="46134D8C" w14:textId="3954D5D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Anderson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LMP2A provides a surrogate pre-B cell receptor signal through constitutive activation of the ERK/MAPK pathway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7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del w:id="101" w:author="S4C" w:date="2026-01-09T13:00:00Z">
        <w:r w:rsidR="008377DE" w:rsidRPr="00486B41" w:rsidDel="00CB7451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1563</w:t>
      </w:r>
      <w:ins w:id="102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03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1568</w:t>
      </w:r>
      <w:r w:rsidRPr="00486B41">
        <w:rPr>
          <w:rFonts w:ascii="Times New Roman" w:hAnsi="Times New Roman" w:cs="Times New Roman"/>
        </w:rPr>
        <w:t>.</w:t>
      </w:r>
    </w:p>
    <w:p w14:paraId="6D92DC75" w14:textId="5971A05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Anderson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2A exploits Notch1 to alter B-cell identity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104" w:author="S4C" w:date="2026-01-09T14:00:00Z">
        <w:r w:rsidR="008377DE" w:rsidRPr="00486B41" w:rsidDel="00C72BF7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108</w:t>
      </w:r>
      <w:ins w:id="105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06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116</w:t>
      </w:r>
      <w:r w:rsidRPr="00486B41">
        <w:rPr>
          <w:rFonts w:ascii="Times New Roman" w:hAnsi="Times New Roman" w:cs="Times New Roman"/>
        </w:rPr>
        <w:t>.</w:t>
      </w:r>
    </w:p>
    <w:p w14:paraId="3620643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Angelini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Serafini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Piras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Increased CD8+ T cell response to Epstein-Barr virus lytic antigens in the active phase of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e1003220</w:t>
      </w:r>
      <w:r w:rsidRPr="00486B41">
        <w:rPr>
          <w:rFonts w:ascii="Times New Roman" w:hAnsi="Times New Roman" w:cs="Times New Roman"/>
        </w:rPr>
        <w:t>.</w:t>
      </w:r>
    </w:p>
    <w:p w14:paraId="13B1B1F5" w14:textId="4421710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Arvey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Tempera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Interpreting the Epstein-Barr Virus (EBV) epigenome using high-throughput data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Viruses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107" w:author="S4C" w:date="2026-01-09T14:01:00Z">
        <w:r w:rsidR="008377DE" w:rsidRPr="00486B41" w:rsidDel="00C72BF7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1042</w:t>
      </w:r>
      <w:ins w:id="108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09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1054</w:t>
      </w:r>
      <w:r w:rsidRPr="00486B41">
        <w:rPr>
          <w:rFonts w:ascii="Times New Roman" w:hAnsi="Times New Roman" w:cs="Times New Roman"/>
        </w:rPr>
        <w:t>.</w:t>
      </w:r>
    </w:p>
    <w:p w14:paraId="2304AFEA" w14:textId="1005ECF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Babcock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Freeman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virus-infected resting memory B cells, not proliferating lymphoblasts, accumulate in the peripheral blood of immunosuppressed patients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110" w:author="S4C" w:date="2026-01-09T14:01:00Z">
        <w:r w:rsidR="008377DE" w:rsidRPr="00486B41" w:rsidDel="00C72BF7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567</w:t>
      </w:r>
      <w:ins w:id="111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12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576</w:t>
      </w:r>
      <w:r w:rsidRPr="00486B41">
        <w:rPr>
          <w:rFonts w:ascii="Times New Roman" w:hAnsi="Times New Roman" w:cs="Times New Roman"/>
        </w:rPr>
        <w:t>.</w:t>
      </w:r>
    </w:p>
    <w:p w14:paraId="05DD686C" w14:textId="418CE46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Babcock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Volk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persistence in memory B cells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395</w:t>
      </w:r>
      <w:ins w:id="113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14" w:author="S4C" w:date="2026-01-09T12:07:00Z">
        <w:r w:rsidRPr="00486B41" w:rsidDel="005D46FF">
          <w:rPr>
            <w:rFonts w:ascii="Times New Roman" w:hAnsi="Times New Roman" w:cs="Times New Roman"/>
          </w:rPr>
          <w:delText>-</w:delText>
        </w:r>
      </w:del>
      <w:r w:rsidRPr="00486B41">
        <w:rPr>
          <w:rStyle w:val="biblpage"/>
          <w:rFonts w:cs="Times New Roman"/>
        </w:rPr>
        <w:t>404</w:t>
      </w:r>
      <w:r w:rsidRPr="00486B41">
        <w:rPr>
          <w:rFonts w:ascii="Times New Roman" w:hAnsi="Times New Roman" w:cs="Times New Roman"/>
        </w:rPr>
        <w:t>.</w:t>
      </w:r>
    </w:p>
    <w:p w14:paraId="19FBA47E" w14:textId="78A0627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Babcock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Tonsillar memory B cells, latently infected with Epstein-Barr virus, express the restricted pattern of latent genes previously found only in Epstein-Barr virus-associated tumors</w:t>
      </w:r>
      <w:r w:rsidR="00CE2941" w:rsidRPr="00486B41">
        <w:rPr>
          <w:rFonts w:ascii="Times New Roman" w:hAnsi="Times New Roman" w:cs="Times New Roman"/>
        </w:rPr>
        <w:t xml:space="preserve">. </w:t>
      </w:r>
      <w:del w:id="115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16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117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18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119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20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del w:id="121" w:author="S4C" w:date="2026-01-09T14:03:00Z">
        <w:r w:rsidR="008377DE" w:rsidRPr="00486B41" w:rsidDel="00D2206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12250</w:t>
      </w:r>
      <w:ins w:id="122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23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12255</w:t>
      </w:r>
      <w:r w:rsidRPr="00486B41">
        <w:rPr>
          <w:rFonts w:ascii="Times New Roman" w:hAnsi="Times New Roman" w:cs="Times New Roman"/>
        </w:rPr>
        <w:t>.</w:t>
      </w:r>
    </w:p>
    <w:p w14:paraId="65E24485" w14:textId="1B61A28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Backovic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Structure of a trimeric variant of the Epstein-Barr virus glycoprotein B</w:t>
      </w:r>
      <w:r w:rsidR="00CE2941" w:rsidRPr="00486B41">
        <w:rPr>
          <w:rFonts w:ascii="Times New Roman" w:hAnsi="Times New Roman" w:cs="Times New Roman"/>
        </w:rPr>
        <w:t xml:space="preserve">. </w:t>
      </w:r>
      <w:del w:id="124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25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126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27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128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29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130" w:author="S4C" w:date="2026-01-09T14:03:00Z">
        <w:r w:rsidR="008377DE" w:rsidRPr="00486B41" w:rsidDel="00D2206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2880</w:t>
      </w:r>
      <w:ins w:id="131" w:author="S4C" w:date="2026-01-09T12:07:00Z">
        <w:r w:rsidR="005D46FF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32" w:author="S4C" w:date="2026-01-09T12:07:00Z">
        <w:r w:rsidR="00702EE5" w:rsidRPr="00486B41" w:rsidDel="005D46FF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2885</w:t>
      </w:r>
      <w:r w:rsidRPr="00486B41">
        <w:rPr>
          <w:rFonts w:ascii="Times New Roman" w:hAnsi="Times New Roman" w:cs="Times New Roman"/>
        </w:rPr>
        <w:t>.</w:t>
      </w:r>
    </w:p>
    <w:p w14:paraId="346B9ED9" w14:textId="761B2B6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Bankier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Biggin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DNA sequence and expression of the B</w:t>
      </w:r>
      <w:r w:rsidR="008377DE" w:rsidRPr="00486B41">
        <w:rPr>
          <w:rStyle w:val="bibarticle"/>
          <w:rFonts w:cs="Times New Roman"/>
        </w:rPr>
        <w:t xml:space="preserve"> 95–98</w:t>
      </w:r>
      <w:r w:rsidRPr="00486B41">
        <w:rPr>
          <w:rStyle w:val="bibarticle"/>
          <w:rFonts w:cs="Times New Roman"/>
        </w:rPr>
        <w:t xml:space="preserve"> Epstein-Barr virus genome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5974</w:t>
      </w:r>
      <w:r w:rsidRPr="00486B41">
        <w:rPr>
          <w:rFonts w:ascii="Times New Roman" w:hAnsi="Times New Roman" w:cs="Times New Roman"/>
        </w:rPr>
        <w:t>):</w:t>
      </w:r>
      <w:del w:id="133" w:author="S4C" w:date="2026-01-09T14:03:00Z">
        <w:r w:rsidR="008377DE" w:rsidRPr="00486B41" w:rsidDel="00D2206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207</w:t>
      </w:r>
      <w:ins w:id="134" w:author="S4C" w:date="2026-01-09T12:07:00Z">
        <w:r w:rsidR="0002722D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35" w:author="S4C" w:date="2026-01-09T12:07:00Z">
        <w:r w:rsidR="00702EE5" w:rsidRPr="00486B41" w:rsidDel="0002722D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211</w:t>
      </w:r>
      <w:r w:rsidRPr="00486B41">
        <w:rPr>
          <w:rFonts w:ascii="Times New Roman" w:hAnsi="Times New Roman" w:cs="Times New Roman"/>
        </w:rPr>
        <w:t>.</w:t>
      </w:r>
    </w:p>
    <w:p w14:paraId="1FB9C054" w14:textId="02366C8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Baichwal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Characterization of the BNLF-1 oncogene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144</w:t>
      </w:r>
      <w:r w:rsidRPr="00486B41">
        <w:rPr>
          <w:rFonts w:ascii="Times New Roman" w:hAnsi="Times New Roman" w:cs="Times New Roman"/>
        </w:rPr>
        <w:t>:</w:t>
      </w:r>
      <w:del w:id="136" w:author="S4C" w:date="2026-01-09T14:03:00Z">
        <w:r w:rsidR="008377DE" w:rsidRPr="00486B41" w:rsidDel="00D2206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233</w:t>
      </w:r>
      <w:ins w:id="137" w:author="S4C" w:date="2026-01-09T12:07:00Z">
        <w:r w:rsidR="0002722D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38" w:author="S4C" w:date="2026-01-09T12:07:00Z">
        <w:r w:rsidR="00702EE5" w:rsidRPr="00486B41" w:rsidDel="0002722D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239</w:t>
      </w:r>
      <w:r w:rsidRPr="00486B41">
        <w:rPr>
          <w:rFonts w:ascii="Times New Roman" w:hAnsi="Times New Roman" w:cs="Times New Roman"/>
        </w:rPr>
        <w:t>.</w:t>
      </w:r>
    </w:p>
    <w:p w14:paraId="341413A8" w14:textId="6F34556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Balfour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ffix"/>
          <w:rFonts w:cs="Times New Roman"/>
        </w:rPr>
        <w:t>Jr</w:t>
      </w:r>
      <w:r w:rsidRPr="00486B41">
        <w:rPr>
          <w:rFonts w:ascii="Times New Roman" w:hAnsi="Times New Roman" w:cs="Times New Roman"/>
        </w:rPr>
        <w:t xml:space="preserve">., </w:t>
      </w:r>
      <w:r w:rsidRPr="00486B41">
        <w:rPr>
          <w:rStyle w:val="bibsurname"/>
          <w:rFonts w:cs="Times New Roman"/>
        </w:rPr>
        <w:t>Odumade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Schmeling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Behavioral, virologic, and immunologic factors associated with acquisition and severity of primary Epstein-Barr virus infection in university students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139" w:author="S4C" w:date="2026-01-09T14:04:00Z">
        <w:r w:rsidR="008377DE" w:rsidRPr="00486B41" w:rsidDel="00D2206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80</w:t>
      </w:r>
      <w:ins w:id="140" w:author="S4C" w:date="2026-01-09T12:07:00Z">
        <w:r w:rsidR="0002722D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41" w:author="S4C" w:date="2026-01-09T12:07:00Z">
        <w:r w:rsidR="00702EE5" w:rsidRPr="00486B41" w:rsidDel="0002722D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88</w:t>
      </w:r>
      <w:r w:rsidRPr="00486B41">
        <w:rPr>
          <w:rFonts w:ascii="Times New Roman" w:hAnsi="Times New Roman" w:cs="Times New Roman"/>
        </w:rPr>
        <w:t>.</w:t>
      </w:r>
    </w:p>
    <w:p w14:paraId="0142F644" w14:textId="654425B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Balfour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HH</w:t>
      </w:r>
      <w:r w:rsidRPr="00486B41">
        <w:rPr>
          <w:rFonts w:ascii="Times New Roman" w:hAnsi="Times New Roman" w:cs="Times New Roman"/>
        </w:rPr>
        <w:t xml:space="preserve">, </w:t>
      </w:r>
      <w:r w:rsidR="002514E3" w:rsidRPr="00486B41">
        <w:rPr>
          <w:rStyle w:val="bibsuffix"/>
          <w:rFonts w:cs="Times New Roman"/>
        </w:rPr>
        <w:t>Jr</w:t>
      </w:r>
      <w:r w:rsidRPr="00486B41">
        <w:rPr>
          <w:rFonts w:ascii="Times New Roman" w:hAnsi="Times New Roman" w:cs="Times New Roman"/>
        </w:rPr>
        <w:t xml:space="preserve">., </w:t>
      </w:r>
      <w:r w:rsidRPr="00486B41">
        <w:rPr>
          <w:rStyle w:val="bibsurname"/>
          <w:rFonts w:cs="Times New Roman"/>
        </w:rPr>
        <w:t>Sifakis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Sliman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Knight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Schmeling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Thomas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Age-specific prevalence of Epstein-Barr virus infection among individuals aged 6-19 years in the United States and factors affecting its acquisition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142" w:author="S4C" w:date="2026-01-09T14:04:00Z">
        <w:r w:rsidR="008377DE" w:rsidRPr="00486B41" w:rsidDel="00D2206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1286</w:t>
      </w:r>
      <w:ins w:id="143" w:author="S4C" w:date="2026-01-09T12:08:00Z">
        <w:r w:rsidR="0002722D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44" w:author="S4C" w:date="2026-01-09T12:08:00Z">
        <w:r w:rsidR="00702EE5" w:rsidRPr="00486B41" w:rsidDel="0002722D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1293</w:t>
      </w:r>
      <w:r w:rsidRPr="00486B41">
        <w:rPr>
          <w:rFonts w:ascii="Times New Roman" w:hAnsi="Times New Roman" w:cs="Times New Roman"/>
        </w:rPr>
        <w:t>.</w:t>
      </w:r>
    </w:p>
    <w:p w14:paraId="00EE4734" w14:textId="775A3EA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Banerjee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The EBV </w:t>
      </w:r>
      <w:r w:rsidR="00D22063" w:rsidRPr="00486B41">
        <w:rPr>
          <w:rStyle w:val="bibarticle"/>
          <w:rFonts w:cs="Times New Roman"/>
        </w:rPr>
        <w:t>latent antigen</w:t>
      </w:r>
      <w:r w:rsidRPr="00486B41">
        <w:rPr>
          <w:rStyle w:val="bibarticle"/>
          <w:rFonts w:cs="Times New Roman"/>
        </w:rPr>
        <w:t xml:space="preserve"> 3C </w:t>
      </w:r>
      <w:r w:rsidR="00D22063" w:rsidRPr="00486B41">
        <w:rPr>
          <w:rStyle w:val="bibarticle"/>
          <w:rFonts w:cs="Times New Roman"/>
        </w:rPr>
        <w:t xml:space="preserve">inhibits apoptosis through targeted regulation of interferon regulatory factors </w:t>
      </w:r>
      <w:r w:rsidRPr="00486B41">
        <w:rPr>
          <w:rStyle w:val="bibarticle"/>
          <w:rFonts w:cs="Times New Roman"/>
        </w:rPr>
        <w:t>4 and 8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2013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9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5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e1003314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02E47B8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Banerjee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Cai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Q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Sun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Z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Jha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HC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Robertson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ES.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>EBNA3C augments Pim-1 mediated phosphorylation and degradation of p21 to promote B-cell proliferation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e1004304</w:t>
      </w:r>
      <w:r w:rsidRPr="00486B41">
        <w:rPr>
          <w:rFonts w:ascii="Times New Roman" w:hAnsi="Times New Roman" w:cs="Times New Roman"/>
        </w:rPr>
        <w:t>.</w:t>
      </w:r>
    </w:p>
    <w:p w14:paraId="1A823B2B" w14:textId="5F7B698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Bankier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Deininger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Sequence analysis of the 17,166 base-pair EcoRI fragment C of B</w:t>
      </w:r>
      <w:r w:rsidR="008377DE" w:rsidRPr="00486B41">
        <w:rPr>
          <w:rStyle w:val="bibarticle"/>
          <w:rFonts w:cs="Times New Roman"/>
        </w:rPr>
        <w:t xml:space="preserve"> 95–98</w:t>
      </w:r>
      <w:r w:rsidRPr="00486B41">
        <w:rPr>
          <w:rStyle w:val="bibarticle"/>
          <w:rFonts w:cs="Times New Roman"/>
        </w:rPr>
        <w:t xml:space="preserve">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Biol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45</w:t>
      </w:r>
      <w:r w:rsidRPr="00486B41">
        <w:rPr>
          <w:rFonts w:ascii="Times New Roman" w:hAnsi="Times New Roman" w:cs="Times New Roman"/>
        </w:rPr>
        <w:t>.</w:t>
      </w:r>
    </w:p>
    <w:p w14:paraId="11249945" w14:textId="51C4A25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Bazot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Paschos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Skalska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Kalchschmidt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Parker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Allday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ins w:id="145" w:author="S4C" w:date="2026-01-09T12:19:00Z">
        <w:r w:rsidR="00486B41">
          <w:rPr>
            <w:rStyle w:val="bibarticle"/>
            <w:rFonts w:cs="Times New Roman"/>
          </w:rPr>
          <w:t>v</w:t>
        </w:r>
      </w:ins>
      <w:del w:id="146" w:author="S4C" w:date="2026-01-09T12:19:00Z">
        <w:r w:rsidRPr="00486B41" w:rsidDel="00486B41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</w:t>
      </w:r>
      <w:ins w:id="147" w:author="S4C" w:date="2026-01-09T14:36:00Z">
        <w:r w:rsidR="003055CD">
          <w:rPr>
            <w:rStyle w:val="bibarticle"/>
            <w:rFonts w:cs="Times New Roman"/>
          </w:rPr>
          <w:t>p</w:t>
        </w:r>
      </w:ins>
      <w:del w:id="148" w:author="S4C" w:date="2026-01-09T14:36:00Z">
        <w:r w:rsidRPr="00486B41" w:rsidDel="003055CD">
          <w:rPr>
            <w:rStyle w:val="bibarticle"/>
            <w:rFonts w:cs="Times New Roman"/>
          </w:rPr>
          <w:delText>P</w:delText>
        </w:r>
      </w:del>
      <w:r w:rsidRPr="00486B41">
        <w:rPr>
          <w:rStyle w:val="bibarticle"/>
          <w:rFonts w:cs="Times New Roman"/>
        </w:rPr>
        <w:t xml:space="preserve">roteins EBNA3A and EBNA3C </w:t>
      </w:r>
      <w:r w:rsidR="003055CD" w:rsidRPr="00486B41">
        <w:rPr>
          <w:rStyle w:val="bibarticle"/>
          <w:rFonts w:cs="Times New Roman"/>
        </w:rPr>
        <w:t>together induce expression of the oncogenic</w:t>
      </w:r>
      <w:r w:rsidRPr="00486B41">
        <w:rPr>
          <w:rStyle w:val="bibarticle"/>
          <w:rFonts w:cs="Times New Roman"/>
        </w:rPr>
        <w:t xml:space="preserve"> MicroRNA </w:t>
      </w:r>
      <w:ins w:id="149" w:author="S4C" w:date="2026-01-09T14:39:00Z">
        <w:r w:rsidR="003055CD">
          <w:rPr>
            <w:rStyle w:val="bibarticle"/>
            <w:rFonts w:cs="Times New Roman"/>
          </w:rPr>
          <w:t>c</w:t>
        </w:r>
      </w:ins>
      <w:del w:id="150" w:author="S4C" w:date="2026-01-09T14:39:00Z">
        <w:r w:rsidRPr="00486B41" w:rsidDel="003055CD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 xml:space="preserve">luster miR-221/miR-222 and </w:t>
      </w:r>
      <w:r w:rsidR="003055CD" w:rsidRPr="00486B41">
        <w:rPr>
          <w:rStyle w:val="bibarticle"/>
          <w:rFonts w:cs="Times New Roman"/>
        </w:rPr>
        <w:t xml:space="preserve">ablate expression of its target </w:t>
      </w:r>
      <w:r w:rsidRPr="00486B41">
        <w:rPr>
          <w:rStyle w:val="bibarticle"/>
          <w:rFonts w:cs="Times New Roman"/>
        </w:rPr>
        <w:t>p57KIP2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e1005031</w:t>
      </w:r>
      <w:r w:rsidRPr="00486B41">
        <w:rPr>
          <w:rFonts w:ascii="Times New Roman" w:hAnsi="Times New Roman" w:cs="Times New Roman"/>
        </w:rPr>
        <w:t>.</w:t>
      </w:r>
    </w:p>
    <w:p w14:paraId="4418ABD5" w14:textId="0267BDF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Beaufils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Choquet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Mamoun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Malissen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(YXXL/I)2 signalling motif found in the cytoplasmic segments of the bovine leukaemia virus envelope protein and Epstein-Barr virus latent membrane protein 2A can elicit early and late lymphocyte activation events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):</w:t>
      </w:r>
      <w:del w:id="151" w:author="S4C" w:date="2026-01-09T14:06:00Z">
        <w:r w:rsidR="008377DE" w:rsidRPr="00486B41" w:rsidDel="00D2206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5105</w:t>
      </w:r>
      <w:ins w:id="152" w:author="S4C" w:date="2026-01-09T12:08:00Z">
        <w:r w:rsidR="0002722D" w:rsidRPr="00486B41">
          <w:rPr>
            <w:rFonts w:ascii="Times New Roman" w:hAnsi="Times New Roman" w:cs="Times New Roman"/>
            <w:color w:val="212121"/>
            <w:shd w:val="clear" w:color="auto" w:fill="FFFFFF"/>
          </w:rPr>
          <w:t>-</w:t>
        </w:r>
      </w:ins>
      <w:del w:id="153" w:author="S4C" w:date="2026-01-09T12:08:00Z">
        <w:r w:rsidR="00702EE5" w:rsidRPr="00486B41" w:rsidDel="0002722D">
          <w:rPr>
            <w:rFonts w:ascii="Times New Roman" w:hAnsi="Times New Roman" w:cs="Times New Roman"/>
          </w:rPr>
          <w:delText>-</w:delText>
        </w:r>
      </w:del>
      <w:r w:rsidR="008377DE" w:rsidRPr="00486B41">
        <w:rPr>
          <w:rStyle w:val="bibfpage"/>
          <w:rFonts w:cs="Times New Roman"/>
        </w:rPr>
        <w:t>5112</w:t>
      </w:r>
      <w:r w:rsidRPr="00486B41">
        <w:rPr>
          <w:rFonts w:ascii="Times New Roman" w:hAnsi="Times New Roman" w:cs="Times New Roman"/>
        </w:rPr>
        <w:t>.</w:t>
      </w:r>
    </w:p>
    <w:p w14:paraId="0184D3F6" w14:textId="58B9C1C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Beer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EBNA2-EBF1 complexes promote MYC expression and metabolic processes driving S-phase progression of Epstein-Barr virus-infected B cells</w:t>
      </w:r>
      <w:r w:rsidR="00CE2941" w:rsidRPr="00486B41">
        <w:rPr>
          <w:rFonts w:ascii="Times New Roman" w:hAnsi="Times New Roman" w:cs="Times New Roman"/>
        </w:rPr>
        <w:t xml:space="preserve">. </w:t>
      </w:r>
      <w:del w:id="154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55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156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57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158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59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e2200512119</w:t>
      </w:r>
      <w:r w:rsidRPr="00486B41">
        <w:rPr>
          <w:rFonts w:ascii="Times New Roman" w:hAnsi="Times New Roman" w:cs="Times New Roman"/>
        </w:rPr>
        <w:t>.</w:t>
      </w:r>
    </w:p>
    <w:p w14:paraId="5FC44614" w14:textId="6D8CEC9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Groves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Kelly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Analysis of Epstein-Barr virus latent gene expression in endemic Burkitt's lymphoma and nasopharyngeal carcinoma tumour cells by using quantitative real-time PCR assays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10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del w:id="160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2885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2890</w:t>
      </w:r>
      <w:r w:rsidRPr="00486B41">
        <w:rPr>
          <w:rFonts w:ascii="Times New Roman" w:hAnsi="Times New Roman" w:cs="Times New Roman"/>
        </w:rPr>
        <w:t>.</w:t>
      </w:r>
    </w:p>
    <w:p w14:paraId="07C15293" w14:textId="0AFBCA9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Bentz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CR</w:t>
      </w:r>
      <w:r w:rsidRPr="00486B41">
        <w:rPr>
          <w:rPrChange w:id="161" w:author="S4C" w:date="2026-01-09T12:11:00Z">
            <w:rPr>
              <w:rStyle w:val="bibfname"/>
              <w:rFonts w:cs="Times New Roman"/>
              <w:noProof w:val="0"/>
            </w:rPr>
          </w:rPrChange>
        </w:rPr>
        <w:t>, 2nd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Whitehurst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Moody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LMP1-</w:t>
      </w:r>
      <w:r w:rsidR="00B62413" w:rsidRPr="00486B41">
        <w:rPr>
          <w:rStyle w:val="bibarticle"/>
          <w:rFonts w:cs="Times New Roman"/>
        </w:rPr>
        <w:t>induced sumoylation influences the maintenance</w:t>
      </w:r>
      <w:r w:rsidRPr="00486B41">
        <w:rPr>
          <w:rStyle w:val="bibarticle"/>
          <w:rFonts w:cs="Times New Roman"/>
        </w:rPr>
        <w:t xml:space="preserve"> of Epstein-Barr </w:t>
      </w:r>
      <w:r w:rsidR="00B62413" w:rsidRPr="00486B41">
        <w:rPr>
          <w:rStyle w:val="bibarticle"/>
          <w:rFonts w:cs="Times New Roman"/>
        </w:rPr>
        <w:t xml:space="preserve">virus latency through </w:t>
      </w:r>
      <w:r w:rsidRPr="00486B41">
        <w:rPr>
          <w:rStyle w:val="bibarticle"/>
          <w:rFonts w:cs="Times New Roman"/>
        </w:rPr>
        <w:t>KAP1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15</w:t>
      </w:r>
      <w:r w:rsidRPr="00486B41">
        <w:rPr>
          <w:rFonts w:ascii="Times New Roman" w:hAnsi="Times New Roman" w:cs="Times New Roman"/>
        </w:rPr>
        <w:t>):</w:t>
      </w:r>
      <w:del w:id="162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7465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7477</w:t>
      </w:r>
      <w:r w:rsidRPr="00486B41">
        <w:rPr>
          <w:rFonts w:ascii="Times New Roman" w:hAnsi="Times New Roman" w:cs="Times New Roman"/>
        </w:rPr>
        <w:t>.</w:t>
      </w:r>
    </w:p>
    <w:p w14:paraId="1E898029" w14:textId="763D246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Bentz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Shackelford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1 regulates the function of interferon regulatory factor 7 by inducing its sumoylation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del w:id="163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12251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12261</w:t>
      </w:r>
      <w:r w:rsidRPr="00486B41">
        <w:rPr>
          <w:rFonts w:ascii="Times New Roman" w:hAnsi="Times New Roman" w:cs="Times New Roman"/>
        </w:rPr>
        <w:t>.</w:t>
      </w:r>
    </w:p>
    <w:p w14:paraId="1C06658F" w14:textId="60B921D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Bentz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Whitehurst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1 (LMP1) C-terminal-activating region 3 contributes to LMP1-mediated cellular migration via its interaction with Ubc9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):</w:t>
      </w:r>
      <w:del w:id="164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10144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10153</w:t>
      </w:r>
      <w:r w:rsidRPr="00486B41">
        <w:rPr>
          <w:rFonts w:ascii="Times New Roman" w:hAnsi="Times New Roman" w:cs="Times New Roman"/>
        </w:rPr>
        <w:t>.</w:t>
      </w:r>
    </w:p>
    <w:p w14:paraId="3C72EF6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Bernaudat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Gustems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Gunther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Structural basis of DNA methylation-dependent site selectivity of the Epstein-Barr virus lytic switch protein ZEBRA/Zta/BZLF1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Nucleic Acids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490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511</w:t>
      </w:r>
      <w:r w:rsidRPr="00486B41">
        <w:rPr>
          <w:rFonts w:ascii="Times New Roman" w:hAnsi="Times New Roman" w:cs="Times New Roman"/>
        </w:rPr>
        <w:t>.</w:t>
      </w:r>
    </w:p>
    <w:p w14:paraId="2057DF39" w14:textId="5FCFB32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68604C">
        <w:rPr>
          <w:rStyle w:val="bibsurname"/>
        </w:rPr>
        <w:t>Bhaduri-Mc</w:t>
      </w:r>
      <w:r w:rsidRPr="003055CD">
        <w:rPr>
          <w:rStyle w:val="bibsurname"/>
          <w:rPrChange w:id="165" w:author="S4C" w:date="2026-01-09T14:40:00Z">
            <w:rPr>
              <w:rFonts w:ascii="Times New Roman" w:hAnsi="Times New Roman" w:cs="Times New Roman"/>
              <w:noProof w:val="0"/>
            </w:rPr>
          </w:rPrChange>
        </w:rPr>
        <w:t>Intosh</w:t>
      </w:r>
      <w:r w:rsidRPr="003055CD">
        <w:rPr>
          <w:rPrChange w:id="166" w:author="S4C" w:date="2026-01-09T14:4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3055CD">
        <w:rPr>
          <w:rStyle w:val="bibfname"/>
          <w:rPrChange w:id="167" w:author="S4C" w:date="2026-01-09T14:40:00Z">
            <w:rPr>
              <w:rStyle w:val="bibissue"/>
              <w:rFonts w:cs="Times New Roman"/>
              <w:noProof w:val="0"/>
            </w:rPr>
          </w:rPrChange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Landry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Nikiforow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Rotenberg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El-Guindy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Serum IgA antibodies to Epstein-Barr virus (EBV) early lytic antigens are present in primary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168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483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492</w:t>
      </w:r>
      <w:r w:rsidRPr="00486B41">
        <w:rPr>
          <w:rFonts w:ascii="Times New Roman" w:hAnsi="Times New Roman" w:cs="Times New Roman"/>
        </w:rPr>
        <w:t>.</w:t>
      </w:r>
    </w:p>
    <w:p w14:paraId="661B5124" w14:textId="782DA3E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Bhende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Dickerson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Kenney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X-box-binding protein 1 activates lytic Epstein-Barr virus gene expression in combination with protein kinase 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Pr="00486B41">
        <w:rPr>
          <w:rFonts w:ascii="Times New Roman" w:hAnsi="Times New Roman" w:cs="Times New Roman"/>
        </w:rPr>
        <w:t>):</w:t>
      </w:r>
      <w:del w:id="169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7363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7370</w:t>
      </w:r>
      <w:r w:rsidRPr="00486B41">
        <w:rPr>
          <w:rFonts w:ascii="Times New Roman" w:hAnsi="Times New Roman" w:cs="Times New Roman"/>
        </w:rPr>
        <w:t>.</w:t>
      </w:r>
    </w:p>
    <w:p w14:paraId="4104BE33" w14:textId="3DAC2AF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Bhende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Seaman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Delecluse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Kenney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EBV lytic switch protein, Z, preferentially binds to and activates the methylated viral genome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Genet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170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1099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1104</w:t>
      </w:r>
      <w:r w:rsidRPr="00486B41">
        <w:rPr>
          <w:rFonts w:ascii="Times New Roman" w:hAnsi="Times New Roman" w:cs="Times New Roman"/>
        </w:rPr>
        <w:t>.</w:t>
      </w:r>
    </w:p>
    <w:p w14:paraId="6E01887C" w14:textId="73614BB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Bieging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Amick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LMP2A bypasses p53 inactivation in a MYC model of lymphomagenesis</w:t>
      </w:r>
      <w:r w:rsidR="00CE2941" w:rsidRPr="00486B41">
        <w:rPr>
          <w:rFonts w:ascii="Times New Roman" w:hAnsi="Times New Roman" w:cs="Times New Roman"/>
        </w:rPr>
        <w:t xml:space="preserve">. </w:t>
      </w:r>
      <w:del w:id="17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72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173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74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175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76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42</w:t>
      </w:r>
      <w:r w:rsidRPr="00486B41">
        <w:rPr>
          <w:rFonts w:ascii="Times New Roman" w:hAnsi="Times New Roman" w:cs="Times New Roman"/>
        </w:rPr>
        <w:t>):</w:t>
      </w:r>
      <w:del w:id="177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17945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17950</w:t>
      </w:r>
      <w:r w:rsidRPr="00486B41">
        <w:rPr>
          <w:rFonts w:ascii="Times New Roman" w:hAnsi="Times New Roman" w:cs="Times New Roman"/>
        </w:rPr>
        <w:t>.</w:t>
      </w:r>
    </w:p>
    <w:p w14:paraId="4BDDF4B5" w14:textId="1E34880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Bieging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Fish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Bondada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shared gene expression signature in mouse models of EBV-associated and non-EBV-associated Burkitt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26</w:t>
      </w:r>
      <w:r w:rsidRPr="00486B41">
        <w:rPr>
          <w:rFonts w:ascii="Times New Roman" w:hAnsi="Times New Roman" w:cs="Times New Roman"/>
        </w:rPr>
        <w:t>):</w:t>
      </w:r>
      <w:del w:id="178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6849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6859</w:t>
      </w:r>
      <w:r w:rsidRPr="00486B41">
        <w:rPr>
          <w:rFonts w:ascii="Times New Roman" w:hAnsi="Times New Roman" w:cs="Times New Roman"/>
        </w:rPr>
        <w:t>.</w:t>
      </w:r>
    </w:p>
    <w:p w14:paraId="1D01A0BE" w14:textId="03CE233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Biggin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Bodescot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Perricaudet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gene expression in P3HR1-superinfected Raji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179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3120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3132</w:t>
      </w:r>
      <w:r w:rsidRPr="00486B41">
        <w:rPr>
          <w:rFonts w:ascii="Times New Roman" w:hAnsi="Times New Roman" w:cs="Times New Roman"/>
        </w:rPr>
        <w:t>.</w:t>
      </w:r>
    </w:p>
    <w:p w14:paraId="62805C75" w14:textId="40230BA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Birdwell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Queen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Kilgore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Genome-wide DNA methylation as an epigenetic consequence of Epstein-Barr virus infection of immortalized keratinocytes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):</w:t>
      </w:r>
      <w:del w:id="180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11442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11458</w:t>
      </w:r>
      <w:r w:rsidRPr="00486B41">
        <w:rPr>
          <w:rFonts w:ascii="Times New Roman" w:hAnsi="Times New Roman" w:cs="Times New Roman"/>
        </w:rPr>
        <w:t>.</w:t>
      </w:r>
    </w:p>
    <w:p w14:paraId="7167E09F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Bjornevik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Cortese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Healy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Longitudinal analysis reveals high prevalence of Epstein-Barr virus associated with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6578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296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301</w:t>
      </w:r>
      <w:r w:rsidRPr="00486B41">
        <w:rPr>
          <w:rFonts w:ascii="Times New Roman" w:hAnsi="Times New Roman" w:cs="Times New Roman"/>
        </w:rPr>
        <w:t>.</w:t>
      </w:r>
    </w:p>
    <w:p w14:paraId="39213816" w14:textId="00E4BA6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commentRangeStart w:id="181"/>
      <w:r w:rsidRPr="00486B41">
        <w:rPr>
          <w:rStyle w:val="bibsurname"/>
          <w:rFonts w:cs="Times New Roman"/>
        </w:rPr>
        <w:t>Bobrovnitchaia</w:t>
      </w:r>
      <w:commentRangeEnd w:id="181"/>
      <w:r w:rsidR="00B85539">
        <w:rPr>
          <w:rStyle w:val="CommentReference"/>
          <w:rFonts w:asciiTheme="minorHAnsi" w:hAnsiTheme="minorHAnsi" w:cstheme="minorBidi"/>
          <w:noProof w:val="0"/>
        </w:rPr>
        <w:commentReference w:id="181"/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Valieris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Drummond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APOBEC-mediated DNA alterations: </w:t>
      </w:r>
      <w:ins w:id="182" w:author="S4C" w:date="2026-01-09T11:43:00Z">
        <w:r w:rsidR="00AD094E" w:rsidRPr="00486B41">
          <w:rPr>
            <w:rStyle w:val="bibarticle"/>
            <w:rFonts w:cs="Times New Roman"/>
          </w:rPr>
          <w:t>a</w:t>
        </w:r>
      </w:ins>
      <w:del w:id="183" w:author="S4C" w:date="2026-01-09T11:43:00Z">
        <w:r w:rsidRPr="00486B41" w:rsidDel="00AD094E">
          <w:rPr>
            <w:rStyle w:val="bibarticle"/>
            <w:rFonts w:cs="Times New Roman"/>
          </w:rPr>
          <w:delText>A</w:delText>
        </w:r>
      </w:del>
      <w:r w:rsidRPr="00486B41">
        <w:rPr>
          <w:rStyle w:val="bibarticle"/>
          <w:rFonts w:cs="Times New Roman"/>
        </w:rPr>
        <w:t xml:space="preserve"> possible new mechanism of carcinogenesis in EBV-positive gastric cancer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Int J Cancer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</w:t>
      </w:r>
      <w:ins w:id="184" w:author="S4C" w:date="2026-01-12T11:04:00Z">
        <w:r w:rsidR="00B85539">
          <w:rPr>
            <w:rStyle w:val="bibyear"/>
            <w:rFonts w:cs="Times New Roman"/>
          </w:rPr>
          <w:t>20</w:t>
        </w:r>
      </w:ins>
      <w:del w:id="185" w:author="S4C" w:date="2026-01-12T11:04:00Z">
        <w:r w:rsidRPr="00486B41" w:rsidDel="00B85539">
          <w:rPr>
            <w:rStyle w:val="bibyear"/>
            <w:rFonts w:cs="Times New Roman"/>
          </w:rPr>
          <w:delText>19</w:delText>
        </w:r>
      </w:del>
      <w:ins w:id="186" w:author="S4C" w:date="2026-01-12T11:04:00Z">
        <w:r w:rsidR="00B85539" w:rsidRPr="00B85539">
          <w:rPr>
            <w:rPrChange w:id="187" w:author="S4C" w:date="2026-01-12T11:04:00Z">
              <w:rPr>
                <w:rStyle w:val="bibyear"/>
                <w:rFonts w:cs="Times New Roman"/>
              </w:rPr>
            </w:rPrChange>
          </w:rPr>
          <w:t xml:space="preserve">; </w:t>
        </w:r>
        <w:r w:rsidR="00B85539" w:rsidRPr="00B85539">
          <w:rPr>
            <w:rStyle w:val="bibvolume"/>
            <w:rPrChange w:id="188" w:author="S4C" w:date="2026-01-12T11:04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146</w:t>
        </w:r>
        <w:r w:rsidR="00B85539">
          <w:rPr>
            <w:rFonts w:ascii="Segoe UI" w:hAnsi="Segoe UI" w:cs="Segoe UI"/>
            <w:color w:val="5B616B"/>
            <w:shd w:val="clear" w:color="auto" w:fill="FFFFFF"/>
          </w:rPr>
          <w:t>(</w:t>
        </w:r>
        <w:r w:rsidR="00B85539" w:rsidRPr="00B85539">
          <w:rPr>
            <w:rStyle w:val="bibissue"/>
            <w:rPrChange w:id="189" w:author="S4C" w:date="2026-01-12T11:04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1</w:t>
        </w:r>
        <w:r w:rsidR="00B85539"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="00B85539" w:rsidRPr="00B85539">
          <w:rPr>
            <w:rStyle w:val="bibfpage"/>
            <w:rPrChange w:id="190" w:author="S4C" w:date="2026-01-12T11:04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181</w:t>
        </w:r>
        <w:r w:rsidR="00B85539">
          <w:rPr>
            <w:rFonts w:ascii="Segoe UI" w:hAnsi="Segoe UI" w:cs="Segoe UI"/>
            <w:color w:val="5B616B"/>
            <w:shd w:val="clear" w:color="auto" w:fill="FFFFFF"/>
          </w:rPr>
          <w:t>-</w:t>
        </w:r>
        <w:r w:rsidR="00B85539" w:rsidRPr="00B85539">
          <w:rPr>
            <w:rStyle w:val="biblpage"/>
            <w:rPrChange w:id="191" w:author="S4C" w:date="2026-01-12T11:04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191</w:t>
        </w:r>
      </w:ins>
      <w:r w:rsidRPr="00486B41">
        <w:rPr>
          <w:rFonts w:ascii="Times New Roman" w:hAnsi="Times New Roman" w:cs="Times New Roman"/>
        </w:rPr>
        <w:t>.</w:t>
      </w:r>
    </w:p>
    <w:p w14:paraId="4A71757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Bochkarev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Pfuetzner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Bochkareva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Frappier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Edwards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Crystal structure of the DNA-binding domain of the Epstein-Barr virus origin-binding protein, EBNA1, bound to DNA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791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800</w:t>
      </w:r>
      <w:r w:rsidRPr="00486B41">
        <w:rPr>
          <w:rFonts w:ascii="Times New Roman" w:hAnsi="Times New Roman" w:cs="Times New Roman"/>
        </w:rPr>
        <w:t>.</w:t>
      </w:r>
    </w:p>
    <w:p w14:paraId="7DB33488" w14:textId="3208BD9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Bollard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Aguilar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Straathof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Cytotoxic T lymphocyte therapy for Epstein-Barr virus+ Hodgkin's 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192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1623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1633</w:t>
      </w:r>
      <w:r w:rsidRPr="00486B41">
        <w:rPr>
          <w:rFonts w:ascii="Times New Roman" w:hAnsi="Times New Roman" w:cs="Times New Roman"/>
        </w:rPr>
        <w:t>.</w:t>
      </w:r>
    </w:p>
    <w:p w14:paraId="5EF3465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Bollard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Gottschalk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Torrano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Sustained complete responses in patients with lymphoma receiving autologous cytotoxic T lymphocytes targeting Epstein-Barr virus latent membrane proteins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Oncol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808</w:t>
      </w:r>
      <w:r w:rsidRPr="00486B41">
        <w:rPr>
          <w:rFonts w:ascii="Times New Roman" w:hAnsi="Times New Roman" w:cs="Times New Roman"/>
        </w:rPr>
        <w:t>.</w:t>
      </w:r>
    </w:p>
    <w:p w14:paraId="35DF0220" w14:textId="4432E3B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Bonglack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Messinger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Cable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Monocarboxylate transporter antagonism reveals metabolic vulnerabilities of viral-driven lymphomas</w:t>
      </w:r>
      <w:r w:rsidR="00CE2941" w:rsidRPr="00486B41">
        <w:rPr>
          <w:rFonts w:ascii="Times New Roman" w:hAnsi="Times New Roman" w:cs="Times New Roman"/>
        </w:rPr>
        <w:t xml:space="preserve">. </w:t>
      </w:r>
      <w:del w:id="19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94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195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96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197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198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25</w:t>
      </w:r>
      <w:r w:rsidRPr="00486B41">
        <w:rPr>
          <w:rFonts w:ascii="Times New Roman" w:hAnsi="Times New Roman" w:cs="Times New Roman"/>
        </w:rPr>
        <w:t>)</w:t>
      </w:r>
      <w:ins w:id="199" w:author="S4C" w:date="2026-01-12T11:06:00Z">
        <w:r w:rsidR="00DA5E0C">
          <w:rPr>
            <w:rFonts w:ascii="Times New Roman" w:hAnsi="Times New Roman" w:cs="Times New Roman"/>
          </w:rPr>
          <w:t>:</w:t>
        </w:r>
        <w:r w:rsidR="00DA5E0C" w:rsidRPr="00DA5E0C">
          <w:rPr>
            <w:rStyle w:val="bibfpage"/>
            <w:rPrChange w:id="200" w:author="S4C" w:date="2026-01-12T11:06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e2022495118</w:t>
        </w:r>
      </w:ins>
      <w:r w:rsidRPr="00486B41">
        <w:rPr>
          <w:rFonts w:ascii="Times New Roman" w:hAnsi="Times New Roman" w:cs="Times New Roman"/>
        </w:rPr>
        <w:t>.</w:t>
      </w:r>
    </w:p>
    <w:p w14:paraId="47616323" w14:textId="7E29248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Booth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Gilmour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Veys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X-linked lymphoproliferative disease due to SAP/SH2D1A deficiency: a multicenter study on the manifestations, management, and outcome of the 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ins w:id="201" w:author="S4C" w:date="2026-01-12T11:07:00Z">
        <w:r w:rsidR="00DA5E0C" w:rsidRPr="00DA5E0C">
          <w:rPr>
            <w:rPrChange w:id="202" w:author="S4C" w:date="2026-01-12T11:07:00Z">
              <w:rPr>
                <w:rStyle w:val="bibyear"/>
                <w:rFonts w:cs="Times New Roman"/>
              </w:rPr>
            </w:rPrChange>
          </w:rPr>
          <w:t>;</w:t>
        </w:r>
        <w:r w:rsidR="00DA5E0C" w:rsidRPr="00DA5E0C">
          <w:rPr>
            <w:rStyle w:val="bibvolume"/>
            <w:rPrChange w:id="203" w:author="S4C" w:date="2026-01-12T11:07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117</w:t>
        </w:r>
        <w:r w:rsidR="00DA5E0C">
          <w:rPr>
            <w:rFonts w:ascii="Bahnschrift" w:hAnsi="Bahnschrift"/>
            <w:color w:val="1B1B1B"/>
            <w:sz w:val="25"/>
            <w:szCs w:val="25"/>
            <w:shd w:val="clear" w:color="auto" w:fill="FFFFFF"/>
          </w:rPr>
          <w:t>(</w:t>
        </w:r>
        <w:r w:rsidR="00DA5E0C" w:rsidRPr="00DA5E0C">
          <w:rPr>
            <w:rStyle w:val="bibissue"/>
            <w:rPrChange w:id="204" w:author="S4C" w:date="2026-01-12T11:07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1</w:t>
        </w:r>
        <w:r w:rsidR="00DA5E0C">
          <w:rPr>
            <w:rFonts w:ascii="Bahnschrift" w:hAnsi="Bahnschrift"/>
            <w:color w:val="1B1B1B"/>
            <w:sz w:val="25"/>
            <w:szCs w:val="25"/>
            <w:shd w:val="clear" w:color="auto" w:fill="FFFFFF"/>
          </w:rPr>
          <w:t>):</w:t>
        </w:r>
        <w:r w:rsidR="00DA5E0C" w:rsidRPr="00DA5E0C">
          <w:rPr>
            <w:rStyle w:val="bibfpage"/>
            <w:rPrChange w:id="205" w:author="S4C" w:date="2026-01-12T11:07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53</w:t>
        </w:r>
        <w:r w:rsidR="00DA5E0C">
          <w:rPr>
            <w:rFonts w:ascii="Bahnschrift" w:hAnsi="Bahnschrift"/>
            <w:color w:val="1B1B1B"/>
            <w:sz w:val="25"/>
            <w:szCs w:val="25"/>
            <w:shd w:val="clear" w:color="auto" w:fill="FFFFFF"/>
          </w:rPr>
          <w:t>-</w:t>
        </w:r>
        <w:r w:rsidR="00DA5E0C" w:rsidRPr="00DA5E0C">
          <w:rPr>
            <w:rStyle w:val="biblpage"/>
            <w:rPrChange w:id="206" w:author="S4C" w:date="2026-01-12T11:07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62</w:t>
        </w:r>
      </w:ins>
      <w:r w:rsidRPr="00486B41">
        <w:rPr>
          <w:rFonts w:ascii="Times New Roman" w:hAnsi="Times New Roman" w:cs="Times New Roman"/>
        </w:rPr>
        <w:t>.</w:t>
      </w:r>
    </w:p>
    <w:p w14:paraId="7E250390" w14:textId="1212466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Borza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Alternate replication in B cells and epithelial cells switches tropism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207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594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599</w:t>
      </w:r>
      <w:r w:rsidRPr="00486B41">
        <w:rPr>
          <w:rFonts w:ascii="Times New Roman" w:hAnsi="Times New Roman" w:cs="Times New Roman"/>
        </w:rPr>
        <w:t>.</w:t>
      </w:r>
    </w:p>
    <w:p w14:paraId="6D06A0F3" w14:textId="092156E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Borza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Morgan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Turk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Use of gHgL for attachment of Epstein-Barr virus to epithelial cells compromises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208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5007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5014</w:t>
      </w:r>
      <w:r w:rsidRPr="00486B41">
        <w:rPr>
          <w:rFonts w:ascii="Times New Roman" w:hAnsi="Times New Roman" w:cs="Times New Roman"/>
        </w:rPr>
        <w:t>.</w:t>
      </w:r>
    </w:p>
    <w:p w14:paraId="32596B03" w14:textId="47D92F7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Bouvet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Voigt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Tagawa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Multiple </w:t>
      </w:r>
      <w:ins w:id="209" w:author="S4C" w:date="2026-01-09T14:41:00Z">
        <w:r w:rsidR="003055CD">
          <w:rPr>
            <w:rStyle w:val="bibarticle"/>
            <w:rFonts w:cs="Times New Roman"/>
          </w:rPr>
          <w:t>v</w:t>
        </w:r>
      </w:ins>
      <w:del w:id="210" w:author="S4C" w:date="2026-01-09T14:41:00Z">
        <w:r w:rsidRPr="00486B41" w:rsidDel="003055CD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iral microRNAs </w:t>
      </w:r>
      <w:r w:rsidR="003055CD" w:rsidRPr="00486B41">
        <w:rPr>
          <w:rStyle w:val="bibarticle"/>
          <w:rFonts w:cs="Times New Roman"/>
        </w:rPr>
        <w:t>regulate interferon release and signaling early during infection with</w:t>
      </w:r>
      <w:r w:rsidRPr="00486B41">
        <w:rPr>
          <w:rStyle w:val="bibarticle"/>
          <w:rFonts w:cs="Times New Roman"/>
        </w:rPr>
        <w:t xml:space="preserve"> Epstein-Barr </w:t>
      </w:r>
      <w:ins w:id="211" w:author="S4C" w:date="2026-01-09T12:20:00Z">
        <w:r w:rsidR="00B62413">
          <w:rPr>
            <w:rStyle w:val="bibarticle"/>
            <w:rFonts w:cs="Times New Roman"/>
          </w:rPr>
          <w:t>v</w:t>
        </w:r>
      </w:ins>
      <w:del w:id="212" w:author="S4C" w:date="2026-01-09T12:20:00Z">
        <w:r w:rsidRPr="00486B41" w:rsidDel="00B62413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>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</w:t>
      </w:r>
      <w:ins w:id="213" w:author="S4C" w:date="2026-01-09T14:42:00Z">
        <w:r w:rsidR="003055CD">
          <w:rPr>
            <w:rFonts w:ascii="Times New Roman" w:hAnsi="Times New Roman" w:cs="Times New Roman"/>
          </w:rPr>
          <w:t>:</w:t>
        </w:r>
        <w:r w:rsidR="003055CD" w:rsidRPr="003055CD">
          <w:rPr>
            <w:rStyle w:val="bibfpage"/>
            <w:rPrChange w:id="214" w:author="S4C" w:date="2026-01-09T14:42:00Z">
              <w:rPr>
                <w:rFonts w:ascii="Segoe UI" w:hAnsi="Segoe UI" w:cs="Segoe UI"/>
                <w:noProof w:val="0"/>
                <w:color w:val="212121"/>
                <w:shd w:val="clear" w:color="auto" w:fill="FFFFFF"/>
              </w:rPr>
            </w:rPrChange>
          </w:rPr>
          <w:t>e03440-20</w:t>
        </w:r>
      </w:ins>
      <w:r w:rsidRPr="00486B41">
        <w:rPr>
          <w:rFonts w:ascii="Times New Roman" w:hAnsi="Times New Roman" w:cs="Times New Roman"/>
        </w:rPr>
        <w:t>.</w:t>
      </w:r>
    </w:p>
    <w:p w14:paraId="2B6B18C0" w14:textId="4C9341C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Brauninger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Spieker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Mottok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Kuppers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Hansmann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virus (EBV)-positive lymphoproliferations in post-transplant patients show immunoglobulin V </w:t>
      </w:r>
      <w:r w:rsidRPr="00486B41">
        <w:rPr>
          <w:rStyle w:val="bibarticle"/>
          <w:rFonts w:cs="Times New Roman"/>
        </w:rPr>
        <w:lastRenderedPageBreak/>
        <w:t>gene mutation patterns suggesting interference of EBV with normal B cell differentiation processes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Eur J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215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1593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1602</w:t>
      </w:r>
      <w:r w:rsidRPr="00486B41">
        <w:rPr>
          <w:rFonts w:ascii="Times New Roman" w:hAnsi="Times New Roman" w:cs="Times New Roman"/>
        </w:rPr>
        <w:t>.</w:t>
      </w:r>
    </w:p>
    <w:p w14:paraId="46A13C3D" w14:textId="32F52AE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Brielmeier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Mautner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Laux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latent membrane protein 2 gene of Epstein-Barr virus is important for efficient B cell immortalization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11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del w:id="216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2807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2818</w:t>
      </w:r>
      <w:r w:rsidRPr="00486B41">
        <w:rPr>
          <w:rFonts w:ascii="Times New Roman" w:hAnsi="Times New Roman" w:cs="Times New Roman"/>
        </w:rPr>
        <w:t>.</w:t>
      </w:r>
    </w:p>
    <w:p w14:paraId="3290DCB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Bristol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Djavadian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Albright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cancer-associated Epstein-Barr virus BZLF1 promoter variant enhances lytic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2018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7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e1007179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A70D35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Bristol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Nelson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Ohashi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Latent Epstein-Barr virus infection collaborates with Myc over-expression in normal human B cells to induce Burkitt-like Lymphomas in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e1012132</w:t>
      </w:r>
      <w:r w:rsidRPr="00486B41">
        <w:rPr>
          <w:rFonts w:ascii="Times New Roman" w:hAnsi="Times New Roman" w:cs="Times New Roman"/>
        </w:rPr>
        <w:t>.</w:t>
      </w:r>
    </w:p>
    <w:p w14:paraId="55688F8A" w14:textId="52374D4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Brooks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Thomas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Cyclical expression of EBV latent membrane protein 1 in EBV-transformed B cells underpins heterogeneity of epitope presentation and CD8+ T cell recognition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</w:t>
      </w:r>
      <w:del w:id="217" w:author="S4C" w:date="2026-01-12T10:46:00Z">
        <w:r w:rsidRPr="00486B41" w:rsidDel="00C719E6">
          <w:rPr>
            <w:rStyle w:val="bibjournal"/>
            <w:rFonts w:cs="Times New Roman"/>
            <w:i/>
          </w:rPr>
          <w:delText>ournal of immunology</w:delText>
        </w:r>
      </w:del>
      <w:r w:rsidRPr="00486B41">
        <w:rPr>
          <w:rStyle w:val="bibjournal"/>
          <w:rFonts w:cs="Times New Roman"/>
          <w:i/>
        </w:rPr>
        <w:t xml:space="preserve"> </w:t>
      </w:r>
      <w:ins w:id="218" w:author="S4C" w:date="2026-01-12T10:46:00Z">
        <w:r w:rsidR="00C719E6">
          <w:rPr>
            <w:rStyle w:val="bibjournal"/>
            <w:rFonts w:cs="Times New Roman"/>
            <w:i/>
          </w:rPr>
          <w:t>Immunol</w:t>
        </w:r>
      </w:ins>
      <w:del w:id="219" w:author="S4C" w:date="2026-01-12T10:46:00Z">
        <w:r w:rsidRPr="00486B41" w:rsidDel="00C719E6">
          <w:rPr>
            <w:rStyle w:val="bibjournal"/>
            <w:rFonts w:cs="Times New Roman"/>
            <w:i/>
          </w:rPr>
          <w:delText>(Baltimore, Md: 1950)</w:delText>
        </w:r>
      </w:del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220" w:author="S4C" w:date="2026-01-09T14:07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1919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1928</w:t>
      </w:r>
      <w:r w:rsidRPr="00486B41">
        <w:rPr>
          <w:rFonts w:ascii="Times New Roman" w:hAnsi="Times New Roman" w:cs="Times New Roman"/>
        </w:rPr>
        <w:t>.</w:t>
      </w:r>
    </w:p>
    <w:p w14:paraId="2757805E" w14:textId="66F3EDA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Brooks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Tierney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Early T Cell Recognition of B Cells following Epstein-Barr </w:t>
      </w:r>
      <w:ins w:id="221" w:author="S4C" w:date="2026-01-09T12:20:00Z">
        <w:r w:rsidR="00B62413">
          <w:rPr>
            <w:rStyle w:val="bibarticle"/>
            <w:rFonts w:cs="Times New Roman"/>
          </w:rPr>
          <w:t>v</w:t>
        </w:r>
      </w:ins>
      <w:del w:id="222" w:author="S4C" w:date="2026-01-09T12:20:00Z">
        <w:r w:rsidRPr="00486B41" w:rsidDel="00B62413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</w:t>
      </w:r>
      <w:ins w:id="223" w:author="S4C" w:date="2026-01-09T12:20:00Z">
        <w:r w:rsidR="00B62413">
          <w:rPr>
            <w:rStyle w:val="bibarticle"/>
            <w:rFonts w:cs="Times New Roman"/>
          </w:rPr>
          <w:t>i</w:t>
        </w:r>
      </w:ins>
      <w:del w:id="224" w:author="S4C" w:date="2026-01-09T12:20:00Z">
        <w:r w:rsidRPr="00486B41" w:rsidDel="00B62413">
          <w:rPr>
            <w:rStyle w:val="bibarticle"/>
            <w:rFonts w:cs="Times New Roman"/>
          </w:rPr>
          <w:delText>I</w:delText>
        </w:r>
      </w:del>
      <w:r w:rsidRPr="00486B41">
        <w:rPr>
          <w:rStyle w:val="bibarticle"/>
          <w:rFonts w:cs="Times New Roman"/>
        </w:rPr>
        <w:t xml:space="preserve">nfection: </w:t>
      </w:r>
      <w:ins w:id="225" w:author="S4C" w:date="2026-01-09T11:43:00Z">
        <w:r w:rsidR="00AD094E" w:rsidRPr="00486B41">
          <w:rPr>
            <w:rStyle w:val="bibarticle"/>
            <w:rFonts w:cs="Times New Roman"/>
          </w:rPr>
          <w:t>i</w:t>
        </w:r>
      </w:ins>
      <w:del w:id="226" w:author="S4C" w:date="2026-01-09T11:43:00Z">
        <w:r w:rsidRPr="00486B41" w:rsidDel="00AD094E">
          <w:rPr>
            <w:rStyle w:val="bibarticle"/>
            <w:rFonts w:cs="Times New Roman"/>
          </w:rPr>
          <w:delText>I</w:delText>
        </w:r>
      </w:del>
      <w:r w:rsidRPr="00486B41">
        <w:rPr>
          <w:rStyle w:val="bibarticle"/>
          <w:rFonts w:cs="Times New Roman"/>
        </w:rPr>
        <w:t>dentifying Potential Targets for Prophylactic Vaccination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e1005549</w:t>
      </w:r>
      <w:r w:rsidRPr="00486B41">
        <w:rPr>
          <w:rFonts w:ascii="Times New Roman" w:hAnsi="Times New Roman" w:cs="Times New Roman"/>
        </w:rPr>
        <w:t>.</w:t>
      </w:r>
    </w:p>
    <w:p w14:paraId="62E46AD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Bruce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VWY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Whole-genome profiling of nasopharyngeal carcinoma reveals viral-host co-operation in inflammatory NF-kappaB activation and immune escape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4193</w:t>
      </w:r>
      <w:r w:rsidRPr="00486B41">
        <w:rPr>
          <w:rFonts w:ascii="Times New Roman" w:hAnsi="Times New Roman" w:cs="Times New Roman"/>
        </w:rPr>
        <w:t>.</w:t>
      </w:r>
    </w:p>
    <w:p w14:paraId="6FE2B781" w14:textId="455ED32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Bruce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VWY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Author Correction: </w:t>
      </w:r>
      <w:ins w:id="227" w:author="S4C" w:date="2026-01-09T11:43:00Z">
        <w:r w:rsidR="00AD094E" w:rsidRPr="00486B41">
          <w:rPr>
            <w:rStyle w:val="bibarticle"/>
            <w:rFonts w:cs="Times New Roman"/>
          </w:rPr>
          <w:t>w</w:t>
        </w:r>
      </w:ins>
      <w:del w:id="228" w:author="S4C" w:date="2026-01-09T11:43:00Z">
        <w:r w:rsidRPr="00486B41" w:rsidDel="00AD094E">
          <w:rPr>
            <w:rStyle w:val="bibarticle"/>
            <w:rFonts w:cs="Times New Roman"/>
          </w:rPr>
          <w:delText>W</w:delText>
        </w:r>
      </w:del>
      <w:r w:rsidRPr="00486B41">
        <w:rPr>
          <w:rStyle w:val="bibarticle"/>
          <w:rFonts w:cs="Times New Roman"/>
        </w:rPr>
        <w:t>hole-genome profiling of nasopharyngeal carcinoma reveals viral-host co-operation in inflammatory NF-kappaB activation and immune escape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4353</w:t>
      </w:r>
      <w:r w:rsidRPr="00486B41">
        <w:rPr>
          <w:rFonts w:ascii="Times New Roman" w:hAnsi="Times New Roman" w:cs="Times New Roman"/>
        </w:rPr>
        <w:t>.</w:t>
      </w:r>
    </w:p>
    <w:p w14:paraId="67A6B90F" w14:textId="72CB692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3271C6">
        <w:rPr>
          <w:rStyle w:val="bibnumber"/>
          <w:rFonts w:cs="Times New Roman"/>
          <w:rPrChange w:id="229" w:author="S4C" w:date="2026-01-12T09:29:00Z">
            <w:rPr>
              <w:rStyle w:val="bibnumber"/>
              <w:rFonts w:cs="Times New Roman"/>
              <w:noProof w:val="0"/>
            </w:rPr>
          </w:rPrChange>
        </w:rPr>
        <w:t>67</w:t>
      </w:r>
      <w:r w:rsidRPr="003271C6">
        <w:rPr>
          <w:rFonts w:ascii="Times New Roman" w:hAnsi="Times New Roman" w:cs="Times New Roman"/>
          <w:rPrChange w:id="230" w:author="S4C" w:date="2026-01-12T09:29:00Z">
            <w:rPr>
              <w:rFonts w:ascii="Times New Roman" w:hAnsi="Times New Roman" w:cs="Times New Roman"/>
              <w:noProof w:val="0"/>
            </w:rPr>
          </w:rPrChange>
        </w:rPr>
        <w:t>.</w:t>
      </w:r>
      <w:r w:rsidRPr="003271C6">
        <w:rPr>
          <w:rFonts w:ascii="Times New Roman" w:hAnsi="Times New Roman" w:cs="Times New Roman"/>
          <w:rPrChange w:id="231" w:author="S4C" w:date="2026-01-12T09:29:00Z">
            <w:rPr>
              <w:rFonts w:ascii="Times New Roman" w:hAnsi="Times New Roman" w:cs="Times New Roman"/>
              <w:noProof w:val="0"/>
            </w:rPr>
          </w:rPrChange>
        </w:rPr>
        <w:tab/>
      </w:r>
      <w:commentRangeStart w:id="232"/>
      <w:r w:rsidRPr="003271C6">
        <w:rPr>
          <w:rStyle w:val="bibsurname"/>
          <w:rFonts w:cs="Times New Roman"/>
          <w:rPrChange w:id="233" w:author="S4C" w:date="2026-01-12T09:29:00Z">
            <w:rPr>
              <w:rStyle w:val="bibsurname"/>
              <w:rFonts w:cs="Times New Roman"/>
              <w:noProof w:val="0"/>
            </w:rPr>
          </w:rPrChange>
        </w:rPr>
        <w:t>Brumbaugh</w:t>
      </w:r>
      <w:r w:rsidRPr="003271C6">
        <w:rPr>
          <w:rFonts w:ascii="Times New Roman" w:hAnsi="Times New Roman" w:cs="Times New Roman"/>
          <w:rPrChange w:id="234" w:author="S4C" w:date="2026-01-12T09:29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3271C6">
        <w:rPr>
          <w:rStyle w:val="bibfname"/>
          <w:rFonts w:cs="Times New Roman"/>
          <w:rPrChange w:id="235" w:author="S4C" w:date="2026-01-12T09:29:00Z">
            <w:rPr>
              <w:rStyle w:val="bibfname"/>
              <w:rFonts w:cs="Times New Roman"/>
              <w:noProof w:val="0"/>
            </w:rPr>
          </w:rPrChange>
        </w:rPr>
        <w:t>B</w:t>
      </w:r>
      <w:r w:rsidRPr="003271C6">
        <w:rPr>
          <w:rFonts w:ascii="Times New Roman" w:hAnsi="Times New Roman" w:cs="Times New Roman"/>
          <w:rPrChange w:id="236" w:author="S4C" w:date="2026-01-12T09:29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3271C6">
        <w:rPr>
          <w:rStyle w:val="bibsurname"/>
          <w:rFonts w:cs="Times New Roman"/>
          <w:rPrChange w:id="237" w:author="S4C" w:date="2026-01-12T09:29:00Z">
            <w:rPr>
              <w:rStyle w:val="bibsurname"/>
              <w:rFonts w:cs="Times New Roman"/>
              <w:noProof w:val="0"/>
            </w:rPr>
          </w:rPrChange>
        </w:rPr>
        <w:t>Sugden</w:t>
      </w:r>
      <w:r w:rsidRPr="003271C6">
        <w:rPr>
          <w:rFonts w:ascii="Times New Roman" w:hAnsi="Times New Roman" w:cs="Times New Roman"/>
          <w:rPrChange w:id="238" w:author="S4C" w:date="2026-01-12T09:29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3271C6">
        <w:rPr>
          <w:rStyle w:val="bibfname"/>
          <w:rFonts w:cs="Times New Roman"/>
          <w:rPrChange w:id="239" w:author="S4C" w:date="2026-01-12T09:29:00Z">
            <w:rPr>
              <w:rStyle w:val="bibfname"/>
              <w:rFonts w:cs="Times New Roman"/>
              <w:noProof w:val="0"/>
            </w:rPr>
          </w:rPrChange>
        </w:rPr>
        <w:t>B</w:t>
      </w:r>
      <w:commentRangeEnd w:id="232"/>
      <w:r w:rsidR="003271C6">
        <w:rPr>
          <w:rStyle w:val="CommentReference"/>
          <w:rFonts w:asciiTheme="minorHAnsi" w:hAnsiTheme="minorHAnsi" w:cstheme="minorBidi"/>
          <w:noProof w:val="0"/>
        </w:rPr>
        <w:commentReference w:id="232"/>
      </w:r>
      <w:r w:rsidRPr="003271C6">
        <w:rPr>
          <w:rStyle w:val="bibfname"/>
          <w:rFonts w:cs="Times New Roman"/>
          <w:rPrChange w:id="240" w:author="S4C" w:date="2026-01-12T09:29:00Z">
            <w:rPr>
              <w:rStyle w:val="bibfname"/>
              <w:rFonts w:cs="Times New Roman"/>
              <w:noProof w:val="0"/>
            </w:rPr>
          </w:rPrChange>
        </w:rPr>
        <w:t>.</w:t>
      </w:r>
      <w:r w:rsidRPr="003271C6">
        <w:rPr>
          <w:rFonts w:ascii="Times New Roman" w:hAnsi="Times New Roman" w:cs="Times New Roman"/>
          <w:rPrChange w:id="241" w:author="S4C" w:date="2026-01-12T09:29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3271C6">
        <w:rPr>
          <w:rStyle w:val="bibarticle"/>
          <w:rFonts w:cs="Times New Roman"/>
          <w:rPrChange w:id="242" w:author="S4C" w:date="2026-01-12T09:29:00Z">
            <w:rPr>
              <w:rStyle w:val="bibarticle"/>
              <w:rFonts w:cs="Times New Roman"/>
              <w:noProof w:val="0"/>
            </w:rPr>
          </w:rPrChange>
        </w:rPr>
        <w:t xml:space="preserve">A </w:t>
      </w:r>
      <w:r w:rsidR="00B62413" w:rsidRPr="003271C6">
        <w:rPr>
          <w:rStyle w:val="bibarticle"/>
          <w:rFonts w:cs="Times New Roman"/>
          <w:rPrChange w:id="243" w:author="S4C" w:date="2026-01-12T09:29:00Z">
            <w:rPr>
              <w:rStyle w:val="bibarticle"/>
              <w:rFonts w:cs="Times New Roman"/>
              <w:noProof w:val="0"/>
            </w:rPr>
          </w:rPrChange>
        </w:rPr>
        <w:t xml:space="preserve">critical role </w:t>
      </w:r>
      <w:r w:rsidRPr="003271C6">
        <w:rPr>
          <w:rStyle w:val="bibarticle"/>
          <w:rFonts w:cs="Times New Roman"/>
          <w:rPrChange w:id="244" w:author="S4C" w:date="2026-01-12T09:29:00Z">
            <w:rPr>
              <w:rStyle w:val="bibarticle"/>
              <w:rFonts w:cs="Times New Roman"/>
              <w:noProof w:val="0"/>
            </w:rPr>
          </w:rPrChange>
        </w:rPr>
        <w:t xml:space="preserve">for Epstein-Barr </w:t>
      </w:r>
      <w:r w:rsidR="00B62413" w:rsidRPr="003271C6">
        <w:rPr>
          <w:rStyle w:val="bibarticle"/>
          <w:rFonts w:cs="Times New Roman"/>
          <w:rPrChange w:id="245" w:author="S4C" w:date="2026-01-12T09:29:00Z">
            <w:rPr>
              <w:rStyle w:val="bibarticle"/>
              <w:rFonts w:cs="Times New Roman"/>
              <w:noProof w:val="0"/>
            </w:rPr>
          </w:rPrChange>
        </w:rPr>
        <w:t xml:space="preserve">virus in primary effusion </w:t>
      </w:r>
      <w:r w:rsidRPr="003271C6">
        <w:rPr>
          <w:rStyle w:val="bibarticle"/>
          <w:rFonts w:cs="Times New Roman"/>
          <w:rPrChange w:id="246" w:author="S4C" w:date="2026-01-12T09:29:00Z">
            <w:rPr>
              <w:rStyle w:val="bibarticle"/>
              <w:rFonts w:cs="Times New Roman"/>
              <w:noProof w:val="0"/>
            </w:rPr>
          </w:rPrChange>
        </w:rPr>
        <w:t>Lymphoma</w:t>
      </w:r>
      <w:r w:rsidRPr="003271C6">
        <w:rPr>
          <w:rFonts w:ascii="Times New Roman" w:hAnsi="Times New Roman" w:cs="Times New Roman"/>
          <w:rPrChange w:id="247" w:author="S4C" w:date="2026-01-12T09:29:00Z">
            <w:rPr>
              <w:rFonts w:ascii="Times New Roman" w:hAnsi="Times New Roman" w:cs="Times New Roman"/>
              <w:noProof w:val="0"/>
            </w:rPr>
          </w:rPrChange>
        </w:rPr>
        <w:t xml:space="preserve">. </w:t>
      </w:r>
      <w:r w:rsidRPr="003271C6">
        <w:rPr>
          <w:rStyle w:val="bibjournal"/>
          <w:rFonts w:cs="Times New Roman"/>
          <w:i/>
          <w:rPrChange w:id="248" w:author="S4C" w:date="2026-01-12T09:29:00Z">
            <w:rPr>
              <w:rStyle w:val="bibjournal"/>
              <w:rFonts w:cs="Times New Roman"/>
              <w:i/>
              <w:noProof w:val="0"/>
            </w:rPr>
          </w:rPrChange>
        </w:rPr>
        <w:t>Curr Top Microbiol Immunol</w:t>
      </w:r>
      <w:r w:rsidRPr="003271C6">
        <w:rPr>
          <w:rFonts w:ascii="Times New Roman" w:hAnsi="Times New Roman" w:cs="Times New Roman"/>
          <w:i/>
          <w:rPrChange w:id="249" w:author="S4C" w:date="2026-01-12T09:29:00Z">
            <w:rPr>
              <w:rFonts w:ascii="Times New Roman" w:hAnsi="Times New Roman" w:cs="Times New Roman"/>
              <w:i/>
              <w:noProof w:val="0"/>
            </w:rPr>
          </w:rPrChange>
        </w:rPr>
        <w:t xml:space="preserve">. </w:t>
      </w:r>
      <w:r w:rsidRPr="003271C6">
        <w:rPr>
          <w:rStyle w:val="bibyear"/>
          <w:rFonts w:cs="Times New Roman"/>
          <w:rPrChange w:id="250" w:author="S4C" w:date="2026-01-12T09:29:00Z">
            <w:rPr>
              <w:rStyle w:val="bibyear"/>
              <w:rFonts w:cs="Times New Roman"/>
              <w:noProof w:val="0"/>
            </w:rPr>
          </w:rPrChange>
        </w:rPr>
        <w:t>2025</w:t>
      </w:r>
      <w:del w:id="251" w:author="S4C" w:date="2026-01-12T09:29:00Z">
        <w:r w:rsidRPr="003271C6" w:rsidDel="003271C6">
          <w:rPr>
            <w:rFonts w:ascii="Times New Roman" w:hAnsi="Times New Roman" w:cs="Times New Roman"/>
            <w:rPrChange w:id="252" w:author="S4C" w:date="2026-01-12T09:29:00Z">
              <w:rPr>
                <w:rFonts w:ascii="Times New Roman" w:hAnsi="Times New Roman" w:cs="Times New Roman"/>
                <w:noProof w:val="0"/>
              </w:rPr>
            </w:rPrChange>
          </w:rPr>
          <w:delText>.</w:delText>
        </w:r>
      </w:del>
      <w:ins w:id="253" w:author="S4C" w:date="2026-01-12T09:28:00Z">
        <w:r w:rsidR="003271C6">
          <w:rPr>
            <w:rFonts w:ascii="Times New Roman" w:hAnsi="Times New Roman" w:cs="Times New Roman"/>
          </w:rPr>
          <w:t>:</w:t>
        </w:r>
        <w:r w:rsidR="003271C6" w:rsidRPr="003271C6">
          <w:rPr>
            <w:rStyle w:val="bibfpage"/>
            <w:rPrChange w:id="254" w:author="S4C" w:date="2026-01-12T09:28:00Z">
              <w:rPr>
                <w:rFonts w:ascii="Times New Roman" w:hAnsi="Times New Roman" w:cs="Times New Roman"/>
              </w:rPr>
            </w:rPrChange>
          </w:rPr>
          <w:t>1</w:t>
        </w:r>
        <w:r w:rsidR="003271C6">
          <w:rPr>
            <w:rFonts w:ascii="Times New Roman" w:hAnsi="Times New Roman" w:cs="Times New Roman"/>
          </w:rPr>
          <w:t>-</w:t>
        </w:r>
        <w:r w:rsidR="003271C6" w:rsidRPr="003271C6">
          <w:rPr>
            <w:rStyle w:val="biblpage"/>
            <w:rPrChange w:id="255" w:author="S4C" w:date="2026-01-12T09:28:00Z">
              <w:rPr>
                <w:rFonts w:ascii="Times New Roman" w:hAnsi="Times New Roman" w:cs="Times New Roman"/>
              </w:rPr>
            </w:rPrChange>
          </w:rPr>
          <w:t>20</w:t>
        </w:r>
      </w:ins>
    </w:p>
    <w:p w14:paraId="0216758E" w14:textId="17BAF03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Kinetics of Epstein-Barr Virus (EBV) </w:t>
      </w:r>
      <w:r w:rsidR="00B62413" w:rsidRPr="00486B41">
        <w:rPr>
          <w:rStyle w:val="bibarticle"/>
          <w:rFonts w:cs="Times New Roman"/>
        </w:rPr>
        <w:t xml:space="preserve">neutralizing and virus-specific antibodies after primary infection </w:t>
      </w:r>
      <w:r w:rsidRPr="00486B41">
        <w:rPr>
          <w:rStyle w:val="bibarticle"/>
          <w:rFonts w:cs="Times New Roman"/>
        </w:rPr>
        <w:t>with EBV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Vaccine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256" w:author="S4C" w:date="2026-01-09T14:08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363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369</w:t>
      </w:r>
      <w:r w:rsidRPr="00486B41">
        <w:rPr>
          <w:rFonts w:ascii="Times New Roman" w:hAnsi="Times New Roman" w:cs="Times New Roman"/>
        </w:rPr>
        <w:t>.</w:t>
      </w:r>
    </w:p>
    <w:p w14:paraId="32A87ACA" w14:textId="5704E3B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Joyce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Nguyen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Immunization with </w:t>
      </w:r>
      <w:r w:rsidR="00B62413" w:rsidRPr="00486B41">
        <w:rPr>
          <w:rStyle w:val="bibarticle"/>
          <w:rFonts w:cs="Times New Roman"/>
        </w:rPr>
        <w:t>components of the viral fusion apparatus elicits antibodies that neutra</w:t>
      </w:r>
      <w:r w:rsidRPr="00486B41">
        <w:rPr>
          <w:rStyle w:val="bibarticle"/>
          <w:rFonts w:cs="Times New Roman"/>
        </w:rPr>
        <w:t>lize Epstein-Barr Virus in B</w:t>
      </w:r>
      <w:r w:rsidR="00B62413" w:rsidRPr="00486B41">
        <w:rPr>
          <w:rStyle w:val="bibarticle"/>
          <w:rFonts w:cs="Times New Roman"/>
        </w:rPr>
        <w:t xml:space="preserve"> cells and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1305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1316 e6</w:t>
      </w:r>
      <w:r w:rsidRPr="00486B41">
        <w:rPr>
          <w:rFonts w:ascii="Times New Roman" w:hAnsi="Times New Roman" w:cs="Times New Roman"/>
        </w:rPr>
        <w:t>.</w:t>
      </w:r>
    </w:p>
    <w:p w14:paraId="047B65B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Kumar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gp42 antibodies reveal sites of vulnerability for receptor binding and fusion to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559</w:t>
      </w:r>
      <w:r w:rsidRPr="00486B41">
        <w:rPr>
          <w:rFonts w:ascii="Times New Roman" w:hAnsi="Times New Roman" w:cs="Times New Roman"/>
        </w:rPr>
        <w:t>-</w:t>
      </w:r>
      <w:r w:rsidRPr="0068604C">
        <w:rPr>
          <w:rStyle w:val="biblpage"/>
        </w:rPr>
        <w:t>573</w:t>
      </w:r>
      <w:r w:rsidRPr="005D068C">
        <w:rPr>
          <w:rStyle w:val="biblpage"/>
          <w:rPrChange w:id="257" w:author="S4C" w:date="2026-01-09T14:52:00Z">
            <w:rPr>
              <w:rFonts w:ascii="Times New Roman" w:hAnsi="Times New Roman" w:cs="Times New Roman"/>
              <w:noProof w:val="0"/>
            </w:rPr>
          </w:rPrChange>
        </w:rPr>
        <w:t xml:space="preserve"> e6</w:t>
      </w:r>
      <w:r w:rsidRPr="00486B41">
        <w:rPr>
          <w:rFonts w:ascii="Times New Roman" w:hAnsi="Times New Roman" w:cs="Times New Roman"/>
        </w:rPr>
        <w:t>.</w:t>
      </w:r>
    </w:p>
    <w:p w14:paraId="0CF8D44D" w14:textId="1627D70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Burkhardt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Epstein-Barr virus transformation-associated membrane protein interacts with src family tyrosine kinases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258" w:author="S4C" w:date="2026-01-09T14:08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5161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5167</w:t>
      </w:r>
      <w:r w:rsidRPr="00486B41">
        <w:rPr>
          <w:rFonts w:ascii="Times New Roman" w:hAnsi="Times New Roman" w:cs="Times New Roman"/>
        </w:rPr>
        <w:t>.</w:t>
      </w:r>
    </w:p>
    <w:p w14:paraId="40F54CC3" w14:textId="53A617D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Burkitt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sarcoma involving the jaws in African children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The British journal of surgery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1958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197</w:t>
      </w:r>
      <w:r w:rsidRPr="00486B41">
        <w:rPr>
          <w:rFonts w:ascii="Times New Roman" w:hAnsi="Times New Roman" w:cs="Times New Roman"/>
        </w:rPr>
        <w:t>):</w:t>
      </w:r>
      <w:del w:id="259" w:author="S4C" w:date="2026-01-09T14:08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218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223</w:t>
      </w:r>
      <w:r w:rsidRPr="00486B41">
        <w:rPr>
          <w:rFonts w:ascii="Times New Roman" w:hAnsi="Times New Roman" w:cs="Times New Roman"/>
        </w:rPr>
        <w:t>.</w:t>
      </w:r>
    </w:p>
    <w:p w14:paraId="1D8EB6E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Burnet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Brunetti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Rochford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Hemin treatment drives viral reactivation and plasma cell differentiation of EBV latently infected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e1011561</w:t>
      </w:r>
      <w:r w:rsidRPr="00486B41">
        <w:rPr>
          <w:rFonts w:ascii="Times New Roman" w:hAnsi="Times New Roman" w:cs="Times New Roman"/>
        </w:rPr>
        <w:t>.</w:t>
      </w:r>
    </w:p>
    <w:p w14:paraId="070C4CA9" w14:textId="4B3A22A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Burton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Goldbach-Mansky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68604C">
        <w:rPr>
          <w:rStyle w:val="bibsurname"/>
        </w:rPr>
        <w:t>Bhaduri-Mc</w:t>
      </w:r>
      <w:r w:rsidRPr="005D068C">
        <w:rPr>
          <w:rStyle w:val="bibsurname"/>
          <w:rPrChange w:id="260" w:author="S4C" w:date="2026-01-09T14:53:00Z">
            <w:rPr>
              <w:rFonts w:ascii="Times New Roman" w:hAnsi="Times New Roman" w:cs="Times New Roman"/>
              <w:noProof w:val="0"/>
            </w:rPr>
          </w:rPrChange>
        </w:rPr>
        <w:t>Intosh</w:t>
      </w:r>
      <w:r w:rsidRPr="00486B41">
        <w:rPr>
          <w:rFonts w:ascii="Times New Roman" w:hAnsi="Times New Roman" w:cs="Times New Roman"/>
        </w:rPr>
        <w:t xml:space="preserve"> </w:t>
      </w:r>
      <w:r w:rsidRPr="005D068C">
        <w:rPr>
          <w:rStyle w:val="bibfname"/>
          <w:rPrChange w:id="261" w:author="S4C" w:date="2026-01-09T14:53:00Z">
            <w:rPr>
              <w:rStyle w:val="bibissue"/>
              <w:rFonts w:cs="Times New Roman"/>
              <w:noProof w:val="0"/>
            </w:rPr>
          </w:rPrChange>
        </w:rPr>
        <w:t>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promiscuous inflammasome sparks replication of a common tumor virus</w:t>
      </w:r>
      <w:r w:rsidR="00CE2941" w:rsidRPr="00486B41">
        <w:rPr>
          <w:rFonts w:ascii="Times New Roman" w:hAnsi="Times New Roman" w:cs="Times New Roman"/>
        </w:rPr>
        <w:t xml:space="preserve">. </w:t>
      </w:r>
      <w:del w:id="262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263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264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65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266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67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1722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1730</w:t>
      </w:r>
      <w:r w:rsidRPr="00486B41">
        <w:rPr>
          <w:rFonts w:ascii="Times New Roman" w:hAnsi="Times New Roman" w:cs="Times New Roman"/>
        </w:rPr>
        <w:t>.</w:t>
      </w:r>
    </w:p>
    <w:p w14:paraId="7DE5A976" w14:textId="129447C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Burton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Voyer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latency programs dynamically sensitize B cells to ferroptosis</w:t>
      </w:r>
      <w:r w:rsidR="00CE2941" w:rsidRPr="00486B41">
        <w:rPr>
          <w:rFonts w:ascii="Times New Roman" w:hAnsi="Times New Roman" w:cs="Times New Roman"/>
        </w:rPr>
        <w:t xml:space="preserve">. </w:t>
      </w:r>
      <w:del w:id="26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269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270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71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272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73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e2118300119</w:t>
      </w:r>
      <w:r w:rsidRPr="00486B41">
        <w:rPr>
          <w:rFonts w:ascii="Times New Roman" w:hAnsi="Times New Roman" w:cs="Times New Roman"/>
        </w:rPr>
        <w:t>.</w:t>
      </w:r>
    </w:p>
    <w:p w14:paraId="6EA30B4D" w14:textId="57F62C5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Buschle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Epigenetic lifestyle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Semin</w:t>
      </w:r>
      <w:del w:id="274" w:author="S4C" w:date="2026-01-09T14:55:00Z">
        <w:r w:rsidRPr="00486B41" w:rsidDel="0005562D">
          <w:rPr>
            <w:rStyle w:val="bibjournal"/>
            <w:rFonts w:cs="Times New Roman"/>
            <w:i/>
          </w:rPr>
          <w:delText>ars in</w:delText>
        </w:r>
      </w:del>
      <w:r w:rsidRPr="00486B41">
        <w:rPr>
          <w:rStyle w:val="bibjournal"/>
          <w:rFonts w:cs="Times New Roman"/>
          <w:i/>
        </w:rPr>
        <w:t xml:space="preserve"> </w:t>
      </w:r>
      <w:ins w:id="275" w:author="S4C" w:date="2026-01-09T14:55:00Z">
        <w:r w:rsidR="0005562D">
          <w:rPr>
            <w:rStyle w:val="bibjournal"/>
            <w:rFonts w:cs="Times New Roman"/>
            <w:i/>
          </w:rPr>
          <w:t>I</w:t>
        </w:r>
      </w:ins>
      <w:del w:id="276" w:author="S4C" w:date="2026-01-09T14:55:00Z">
        <w:r w:rsidRPr="00486B41" w:rsidDel="0005562D">
          <w:rPr>
            <w:rStyle w:val="bibjournal"/>
            <w:rFonts w:cs="Times New Roman"/>
            <w:i/>
          </w:rPr>
          <w:delText>i</w:delText>
        </w:r>
      </w:del>
      <w:r w:rsidRPr="00486B41">
        <w:rPr>
          <w:rStyle w:val="bibjournal"/>
          <w:rFonts w:cs="Times New Roman"/>
          <w:i/>
        </w:rPr>
        <w:t>mmunopathol</w:t>
      </w:r>
      <w:del w:id="277" w:author="S4C" w:date="2026-01-09T14:55:00Z">
        <w:r w:rsidRPr="00486B41" w:rsidDel="0005562D">
          <w:rPr>
            <w:rStyle w:val="bibjournal"/>
            <w:rFonts w:cs="Times New Roman"/>
            <w:i/>
          </w:rPr>
          <w:delText>ogy</w:delText>
        </w:r>
      </w:del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131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142</w:t>
      </w:r>
      <w:r w:rsidRPr="00486B41">
        <w:rPr>
          <w:rFonts w:ascii="Times New Roman" w:hAnsi="Times New Roman" w:cs="Times New Roman"/>
        </w:rPr>
        <w:t>.</w:t>
      </w:r>
    </w:p>
    <w:p w14:paraId="7FF5777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Buschle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Mrozek-Gorska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Cernilogar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inactivates the transcriptome and disrupts the chromatin architecture of its host cell in the first phase of lytic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Nucleic Acids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3217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3241</w:t>
      </w:r>
      <w:r w:rsidRPr="00486B41">
        <w:rPr>
          <w:rFonts w:ascii="Times New Roman" w:hAnsi="Times New Roman" w:cs="Times New Roman"/>
        </w:rPr>
        <w:t>.</w:t>
      </w:r>
    </w:p>
    <w:p w14:paraId="06F5F39F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Cable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Reinoso-Vizcaino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protein EBNA-LP engages YY1 through leucine-rich motifs to promote naive B cell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e1011950</w:t>
      </w:r>
      <w:r w:rsidRPr="00486B41">
        <w:rPr>
          <w:rFonts w:ascii="Times New Roman" w:hAnsi="Times New Roman" w:cs="Times New Roman"/>
        </w:rPr>
        <w:t>.</w:t>
      </w:r>
    </w:p>
    <w:p w14:paraId="248FBBF5" w14:textId="36A3924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Cahir-McFarland</w:t>
      </w:r>
      <w:r w:rsidRPr="00486B41">
        <w:rPr>
          <w:rFonts w:ascii="Times New Roman" w:hAnsi="Times New Roman" w:cs="Times New Roman"/>
        </w:rPr>
        <w:t xml:space="preserve"> </w:t>
      </w:r>
      <w:r w:rsidRPr="0005562D">
        <w:rPr>
          <w:rStyle w:val="bibfname"/>
          <w:rPrChange w:id="278" w:author="S4C" w:date="2026-01-09T14:58:00Z">
            <w:rPr>
              <w:rStyle w:val="bibissue"/>
              <w:rFonts w:cs="Times New Roman"/>
              <w:noProof w:val="0"/>
            </w:rPr>
          </w:rPrChange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NF-kappaB inhibition in EBV-transformed lymphoblastoid cell lines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Recent Results 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159</w:t>
      </w:r>
      <w:r w:rsidRPr="00486B41">
        <w:rPr>
          <w:rFonts w:ascii="Times New Roman" w:hAnsi="Times New Roman" w:cs="Times New Roman"/>
        </w:rPr>
        <w:t>:</w:t>
      </w:r>
      <w:del w:id="279" w:author="S4C" w:date="2026-01-09T14:08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48</w:t>
      </w:r>
      <w:r w:rsidRPr="00486B41">
        <w:rPr>
          <w:rFonts w:ascii="Times New Roman" w:hAnsi="Times New Roman" w:cs="Times New Roman"/>
        </w:rPr>
        <w:t>.</w:t>
      </w:r>
    </w:p>
    <w:p w14:paraId="392A6B63" w14:textId="22D5DC9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Cahir-McFarland</w:t>
      </w:r>
      <w:r w:rsidRPr="00486B41">
        <w:rPr>
          <w:rFonts w:ascii="Times New Roman" w:hAnsi="Times New Roman" w:cs="Times New Roman"/>
        </w:rPr>
        <w:t xml:space="preserve"> </w:t>
      </w:r>
      <w:r w:rsidRPr="0005562D">
        <w:rPr>
          <w:rStyle w:val="bibfname"/>
          <w:rPrChange w:id="280" w:author="S4C" w:date="2026-01-09T14:58:00Z">
            <w:rPr>
              <w:rStyle w:val="bibissue"/>
              <w:rFonts w:cs="Times New Roman"/>
              <w:noProof w:val="0"/>
            </w:rPr>
          </w:rPrChange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Carter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Rosenwald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Role of NF-kappa B in cell survival and transcription of latent membrane protein 1-expressing or Epstein-Barr virus latency III-infected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281" w:author="S4C" w:date="2026-01-09T14:08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4108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4119</w:t>
      </w:r>
      <w:r w:rsidRPr="00486B41">
        <w:rPr>
          <w:rFonts w:ascii="Times New Roman" w:hAnsi="Times New Roman" w:cs="Times New Roman"/>
        </w:rPr>
        <w:t>.</w:t>
      </w:r>
    </w:p>
    <w:p w14:paraId="2B669673" w14:textId="65FCD4A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Cahir-McFarland</w:t>
      </w:r>
      <w:r w:rsidRPr="00486B41">
        <w:rPr>
          <w:rFonts w:ascii="Times New Roman" w:hAnsi="Times New Roman" w:cs="Times New Roman"/>
        </w:rPr>
        <w:t xml:space="preserve"> </w:t>
      </w:r>
      <w:r w:rsidRPr="0005562D">
        <w:rPr>
          <w:rStyle w:val="bibfname"/>
          <w:rPrChange w:id="282" w:author="S4C" w:date="2026-01-09T14:58:00Z">
            <w:rPr>
              <w:rStyle w:val="bibissue"/>
              <w:rFonts w:cs="Times New Roman"/>
              <w:noProof w:val="0"/>
            </w:rPr>
          </w:rPrChange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Davidson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Schauer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Duong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NF-kappa B inhibition causes spontaneous apoptosis in Epstein-Barr virus-transformed lymphoblastoid cells</w:t>
      </w:r>
      <w:r w:rsidR="00CE2941" w:rsidRPr="00486B41">
        <w:rPr>
          <w:rFonts w:ascii="Times New Roman" w:hAnsi="Times New Roman" w:cs="Times New Roman"/>
        </w:rPr>
        <w:t xml:space="preserve">. </w:t>
      </w:r>
      <w:del w:id="28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lastRenderedPageBreak/>
          <w:delText>Proceedings of the National Academy of Sciences of the United States of America</w:delText>
        </w:r>
      </w:del>
      <w:ins w:id="284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285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86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287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88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del w:id="289" w:author="S4C" w:date="2026-01-09T14:08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6055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6060</w:t>
      </w:r>
      <w:r w:rsidRPr="00486B41">
        <w:rPr>
          <w:rFonts w:ascii="Times New Roman" w:hAnsi="Times New Roman" w:cs="Times New Roman"/>
        </w:rPr>
        <w:t>.</w:t>
      </w:r>
    </w:p>
    <w:p w14:paraId="19A67952" w14:textId="40E83CF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Cahir McFarland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Mosialos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transformation: involvement of latent membrane protein 1-mediated activation of NF-kappaB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Oncogene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49</w:t>
      </w:r>
      <w:r w:rsidRPr="00486B41">
        <w:rPr>
          <w:rFonts w:ascii="Times New Roman" w:hAnsi="Times New Roman" w:cs="Times New Roman"/>
        </w:rPr>
        <w:t>):</w:t>
      </w:r>
      <w:del w:id="290" w:author="S4C" w:date="2026-01-09T14:08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6959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6964</w:t>
      </w:r>
      <w:r w:rsidRPr="00486B41">
        <w:rPr>
          <w:rFonts w:ascii="Times New Roman" w:hAnsi="Times New Roman" w:cs="Times New Roman"/>
        </w:rPr>
        <w:t>.</w:t>
      </w:r>
    </w:p>
    <w:p w14:paraId="2288F37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Schafer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microRNAs are evolutionarily conserved and differentially expressed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e23</w:t>
      </w:r>
      <w:r w:rsidRPr="00486B41">
        <w:rPr>
          <w:rFonts w:ascii="Times New Roman" w:hAnsi="Times New Roman" w:cs="Times New Roman"/>
        </w:rPr>
        <w:t>.</w:t>
      </w:r>
    </w:p>
    <w:p w14:paraId="7AF0EA4D" w14:textId="11B6D77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Calattini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Sereti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Scheinberg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Kimura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Childs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Detection of EBV genomes in plasmablasts/plasma cells and non-B cells in the blood of most patients with EBV lymphoproliferative disorders by using Immuno-FISH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del w:id="291" w:author="S4C" w:date="2026-01-09T14:09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4546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4559</w:t>
      </w:r>
      <w:r w:rsidRPr="00486B41">
        <w:rPr>
          <w:rFonts w:ascii="Times New Roman" w:hAnsi="Times New Roman" w:cs="Times New Roman"/>
        </w:rPr>
        <w:t>.</w:t>
      </w:r>
    </w:p>
    <w:p w14:paraId="07599685" w14:textId="3EEC3BD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Calderwood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Holthaus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LF2 protein inhibits viral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Pr="00486B41">
        <w:rPr>
          <w:rFonts w:ascii="Times New Roman" w:hAnsi="Times New Roman" w:cs="Times New Roman"/>
        </w:rPr>
        <w:t>):</w:t>
      </w:r>
      <w:del w:id="292" w:author="S4C" w:date="2026-01-09T14:09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8509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8519</w:t>
      </w:r>
      <w:r w:rsidRPr="00486B41">
        <w:rPr>
          <w:rFonts w:ascii="Times New Roman" w:hAnsi="Times New Roman" w:cs="Times New Roman"/>
        </w:rPr>
        <w:t>.</w:t>
      </w:r>
    </w:p>
    <w:p w14:paraId="12F01A40" w14:textId="538F20C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Calderwood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Venkatesan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Xing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and virus human protein interaction maps</w:t>
      </w:r>
      <w:r w:rsidR="00CE2941" w:rsidRPr="00486B41">
        <w:rPr>
          <w:rFonts w:ascii="Times New Roman" w:hAnsi="Times New Roman" w:cs="Times New Roman"/>
        </w:rPr>
        <w:t xml:space="preserve">. </w:t>
      </w:r>
      <w:del w:id="29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294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295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96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297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298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 w:rsidRPr="00486B41">
        <w:rPr>
          <w:rFonts w:ascii="Times New Roman" w:hAnsi="Times New Roman" w:cs="Times New Roman"/>
        </w:rPr>
        <w:t>):</w:t>
      </w:r>
      <w:del w:id="299" w:author="S4C" w:date="2026-01-09T14:09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7606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7611</w:t>
      </w:r>
      <w:r w:rsidRPr="00486B41">
        <w:rPr>
          <w:rFonts w:ascii="Times New Roman" w:hAnsi="Times New Roman" w:cs="Times New Roman"/>
        </w:rPr>
        <w:t>.</w:t>
      </w:r>
    </w:p>
    <w:p w14:paraId="202BC9FE" w14:textId="5A347E3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Caldwell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Wilson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Anderson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LMP2A drives B cell development and survival in the absence of normal B cell receptor signals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300" w:author="S4C" w:date="2026-01-09T14:09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405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411</w:t>
      </w:r>
      <w:r w:rsidRPr="00486B41">
        <w:rPr>
          <w:rFonts w:ascii="Times New Roman" w:hAnsi="Times New Roman" w:cs="Times New Roman"/>
        </w:rPr>
        <w:t>.</w:t>
      </w:r>
    </w:p>
    <w:p w14:paraId="4AF0C65A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Callan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MF.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virus, arthritis, and the development of lymphoma in arthritis patients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Opin Rheumatol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399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405</w:t>
      </w:r>
      <w:r w:rsidRPr="00486B41">
        <w:rPr>
          <w:rFonts w:ascii="Times New Roman" w:hAnsi="Times New Roman" w:cs="Times New Roman"/>
        </w:rPr>
        <w:t>.</w:t>
      </w:r>
    </w:p>
    <w:p w14:paraId="11F64390" w14:textId="3DB869E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article"/>
          <w:rFonts w:cs="Times New Roman"/>
        </w:rPr>
        <w:t>Cancer Genome Atlas Research N. Comprehensive molecular characterization of gastric adenocarcinoma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7517</w:t>
      </w:r>
      <w:r w:rsidRPr="00486B41">
        <w:rPr>
          <w:rFonts w:ascii="Times New Roman" w:hAnsi="Times New Roman" w:cs="Times New Roman"/>
        </w:rPr>
        <w:t>):</w:t>
      </w:r>
      <w:del w:id="301" w:author="S4C" w:date="2026-01-09T14:09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202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209</w:t>
      </w:r>
      <w:r w:rsidRPr="00486B41">
        <w:rPr>
          <w:rFonts w:ascii="Times New Roman" w:hAnsi="Times New Roman" w:cs="Times New Roman"/>
        </w:rPr>
        <w:t>.</w:t>
      </w:r>
    </w:p>
    <w:p w14:paraId="2F8AAF20" w14:textId="436FE09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Cannons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Tangye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Schwartzberg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SLAM </w:t>
      </w:r>
      <w:r w:rsidR="00F239DC" w:rsidRPr="00486B41">
        <w:rPr>
          <w:rStyle w:val="bibarticle"/>
          <w:rFonts w:cs="Times New Roman"/>
        </w:rPr>
        <w:t xml:space="preserve">family receptors and </w:t>
      </w:r>
      <w:r w:rsidRPr="00486B41">
        <w:rPr>
          <w:rStyle w:val="bibarticle"/>
          <w:rFonts w:cs="Times New Roman"/>
        </w:rPr>
        <w:t xml:space="preserve">SAP </w:t>
      </w:r>
      <w:r w:rsidR="00F239DC" w:rsidRPr="00486B41">
        <w:rPr>
          <w:rStyle w:val="bibarticle"/>
          <w:rFonts w:cs="Times New Roman"/>
        </w:rPr>
        <w:t>adaptors in immunity</w:t>
      </w:r>
      <w:r w:rsidRPr="00486B41">
        <w:rPr>
          <w:rFonts w:ascii="Times New Roman" w:hAnsi="Times New Roman" w:cs="Times New Roman"/>
        </w:rPr>
        <w:t xml:space="preserve">. </w:t>
      </w:r>
      <w:ins w:id="302" w:author="S4C" w:date="2026-01-09T14:10:00Z">
        <w:r w:rsidR="009E57AE" w:rsidRPr="009E57AE">
          <w:rPr>
            <w:rStyle w:val="bibjournal"/>
            <w:rFonts w:cs="Times New Roman"/>
            <w:i/>
          </w:rPr>
          <w:t>Annu Rev Immunol</w:t>
        </w:r>
      </w:ins>
      <w:del w:id="303" w:author="S4C" w:date="2026-01-09T14:10:00Z">
        <w:r w:rsidRPr="00486B41" w:rsidDel="009E57AE">
          <w:rPr>
            <w:rStyle w:val="bibjournal"/>
            <w:rFonts w:cs="Times New Roman"/>
            <w:i/>
          </w:rPr>
          <w:delText>Annual review of immunology</w:delText>
        </w:r>
      </w:del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ins w:id="304" w:author="S4C" w:date="2026-01-09T14:11:00Z">
        <w:r w:rsidR="00F239DC" w:rsidRPr="00F239DC">
          <w:rPr>
            <w:rPrChange w:id="305" w:author="S4C" w:date="2026-01-09T14:12:00Z">
              <w:rPr>
                <w:rStyle w:val="bibyear"/>
                <w:rFonts w:cs="Times New Roman"/>
                <w:noProof w:val="0"/>
              </w:rPr>
            </w:rPrChange>
          </w:rPr>
          <w:t>;</w:t>
        </w:r>
      </w:ins>
      <w:ins w:id="306" w:author="S4C" w:date="2026-01-09T14:12:00Z">
        <w:r w:rsidR="00F239DC" w:rsidRPr="00F239DC">
          <w:rPr>
            <w:rStyle w:val="bibvolume"/>
            <w:rPrChange w:id="307" w:author="S4C" w:date="2026-01-09T14:12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29</w:t>
        </w:r>
        <w:r w:rsidR="00F239DC">
          <w:rPr>
            <w:rFonts w:ascii="Segoe UI" w:hAnsi="Segoe UI" w:cs="Segoe UI"/>
            <w:color w:val="5B616B"/>
            <w:shd w:val="clear" w:color="auto" w:fill="FFFFFF"/>
          </w:rPr>
          <w:t>:</w:t>
        </w:r>
        <w:r w:rsidR="00F239DC" w:rsidRPr="00F239DC">
          <w:rPr>
            <w:rStyle w:val="bibfpage"/>
            <w:rPrChange w:id="308" w:author="S4C" w:date="2026-01-09T14:12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665</w:t>
        </w:r>
        <w:r w:rsidR="00F239DC" w:rsidRPr="00F239DC">
          <w:rPr>
            <w:rFonts w:ascii="Times New Roman" w:hAnsi="Times New Roman" w:cs="Times New Roman"/>
            <w:color w:val="5B616B"/>
            <w:sz w:val="24"/>
            <w:szCs w:val="24"/>
            <w:shd w:val="clear" w:color="auto" w:fill="FFFFFF"/>
            <w:rPrChange w:id="309" w:author="S4C" w:date="2026-01-09T14:12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-</w:t>
        </w:r>
        <w:r w:rsidR="00F239DC" w:rsidRPr="00F239DC">
          <w:rPr>
            <w:rStyle w:val="biblpage"/>
            <w:rPrChange w:id="310" w:author="S4C" w:date="2026-01-09T14:12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705</w:t>
        </w:r>
      </w:ins>
      <w:r w:rsidRPr="00486B41">
        <w:rPr>
          <w:rFonts w:ascii="Times New Roman" w:hAnsi="Times New Roman" w:cs="Times New Roman"/>
        </w:rPr>
        <w:t>.</w:t>
      </w:r>
    </w:p>
    <w:p w14:paraId="766D20DC" w14:textId="0D022E1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Capello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Cerri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Molecular histogenesis of posttransplantation lymphoproliferative disorders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311" w:author="S4C" w:date="2026-01-09T14:09:00Z">
        <w:r w:rsidR="008377DE" w:rsidRPr="00486B41" w:rsidDel="009E57AE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3775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3785</w:t>
      </w:r>
      <w:r w:rsidRPr="00486B41">
        <w:rPr>
          <w:rFonts w:ascii="Times New Roman" w:hAnsi="Times New Roman" w:cs="Times New Roman"/>
        </w:rPr>
        <w:t>.</w:t>
      </w:r>
    </w:p>
    <w:p w14:paraId="539287A4" w14:textId="7B707DD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Carbone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Emerging pathways in the development of AIDS-related lymphomas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 Oncol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312" w:author="S4C" w:date="2026-01-09T14:14:00Z">
        <w:r w:rsidR="008377DE" w:rsidRPr="00486B41" w:rsidDel="00735715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29</w:t>
      </w:r>
      <w:r w:rsidRPr="00486B41">
        <w:rPr>
          <w:rFonts w:ascii="Times New Roman" w:hAnsi="Times New Roman" w:cs="Times New Roman"/>
        </w:rPr>
        <w:t>.</w:t>
      </w:r>
    </w:p>
    <w:p w14:paraId="376A71D3" w14:textId="4FAF652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Carbone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Cesarman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Spina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Gloghini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Schulz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TF.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HIV-associated lymphomas and gamma-herpesviruses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313" w:author="S4C" w:date="2026-01-09T14:14:00Z">
        <w:r w:rsidR="008377DE" w:rsidRPr="00486B41" w:rsidDel="00735715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1213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1224</w:t>
      </w:r>
      <w:r w:rsidRPr="00486B41">
        <w:rPr>
          <w:rFonts w:ascii="Times New Roman" w:hAnsi="Times New Roman" w:cs="Times New Roman"/>
        </w:rPr>
        <w:t>.</w:t>
      </w:r>
    </w:p>
    <w:p w14:paraId="099D7DED" w14:textId="0DAB0EC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Carel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Myones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Frazier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Holers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Structural requirements for C3d,g/Epstein-Barr virus receptor (CR2/CD21) ligand binding, internalization, and viral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Biol Chem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21</w:t>
      </w:r>
      <w:r w:rsidRPr="00486B41">
        <w:rPr>
          <w:rFonts w:ascii="Times New Roman" w:hAnsi="Times New Roman" w:cs="Times New Roman"/>
        </w:rPr>
        <w:t>):</w:t>
      </w:r>
      <w:del w:id="314" w:author="S4C" w:date="2026-01-09T14:15:00Z">
        <w:r w:rsidR="008377DE" w:rsidRPr="00486B41" w:rsidDel="00735715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12293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12299</w:t>
      </w:r>
      <w:r w:rsidRPr="00486B41">
        <w:rPr>
          <w:rFonts w:ascii="Times New Roman" w:hAnsi="Times New Roman" w:cs="Times New Roman"/>
        </w:rPr>
        <w:t>.</w:t>
      </w:r>
    </w:p>
    <w:p w14:paraId="79F4B18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Casco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induces host shutoff extensively via BGLF5-independent mechanisms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r w:rsidRPr="0068604C">
        <w:rPr>
          <w:rStyle w:val="bibfpage"/>
          <w:rPrChange w:id="315" w:author="S4C" w:date="2026-01-09T15:07:00Z">
            <w:rPr>
              <w:rFonts w:ascii="Times New Roman" w:hAnsi="Times New Roman" w:cs="Times New Roman"/>
              <w:noProof w:val="0"/>
            </w:rPr>
          </w:rPrChange>
        </w:rPr>
        <w:t>114743</w:t>
      </w:r>
      <w:r w:rsidRPr="00486B41">
        <w:rPr>
          <w:rFonts w:ascii="Times New Roman" w:hAnsi="Times New Roman" w:cs="Times New Roman"/>
        </w:rPr>
        <w:t>.</w:t>
      </w:r>
    </w:p>
    <w:p w14:paraId="3B4A9BD9" w14:textId="5FFC15C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Casola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Otipoby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Alimzhanov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B cell receptor signal strength determines B cell fate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316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317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327</w:t>
      </w:r>
      <w:r w:rsidRPr="00486B41">
        <w:rPr>
          <w:rFonts w:ascii="Times New Roman" w:hAnsi="Times New Roman" w:cs="Times New Roman"/>
        </w:rPr>
        <w:t>.</w:t>
      </w:r>
    </w:p>
    <w:p w14:paraId="3849A295" w14:textId="4BADE22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Caves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Cook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Stoltz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Watkins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Shair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KHY.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Air-</w:t>
      </w:r>
      <w:r w:rsidR="00B62413" w:rsidRPr="00486B41">
        <w:rPr>
          <w:rStyle w:val="bibarticle"/>
          <w:rFonts w:cs="Times New Roman"/>
        </w:rPr>
        <w:t>liquid interface method to stu</w:t>
      </w:r>
      <w:r w:rsidRPr="00486B41">
        <w:rPr>
          <w:rStyle w:val="bibarticle"/>
          <w:rFonts w:cs="Times New Roman"/>
        </w:rPr>
        <w:t xml:space="preserve">dy Epstein-Barr </w:t>
      </w:r>
      <w:r w:rsidR="00B62413" w:rsidRPr="00486B41">
        <w:rPr>
          <w:rStyle w:val="bibarticle"/>
          <w:rFonts w:cs="Times New Roman"/>
        </w:rPr>
        <w:t>virus pathogenesis in nasopharyngeal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mSphere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</w:t>
      </w:r>
      <w:ins w:id="317" w:author="S4C" w:date="2026-01-09T15:08:00Z">
        <w:r w:rsidR="0068604C">
          <w:rPr>
            <w:rFonts w:ascii="Times New Roman" w:hAnsi="Times New Roman" w:cs="Times New Roman"/>
          </w:rPr>
          <w:t>:</w:t>
        </w:r>
        <w:r w:rsidR="0068604C" w:rsidRPr="0068604C">
          <w:rPr>
            <w:rStyle w:val="bibfpage"/>
            <w:rPrChange w:id="318" w:author="S4C" w:date="2026-01-09T15:0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e00152-18</w:t>
        </w:r>
      </w:ins>
      <w:r w:rsidRPr="00486B41">
        <w:rPr>
          <w:rFonts w:ascii="Times New Roman" w:hAnsi="Times New Roman" w:cs="Times New Roman"/>
        </w:rPr>
        <w:t>.</w:t>
      </w:r>
    </w:p>
    <w:p w14:paraId="7BEF044B" w14:textId="667E50F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ED4C8C">
        <w:rPr>
          <w:rStyle w:val="bibsurname"/>
          <w:rFonts w:cs="Times New Roman"/>
          <w:rPrChange w:id="319" w:author="S4C" w:date="2026-01-12T09:30:00Z">
            <w:rPr>
              <w:rStyle w:val="bibsurname"/>
              <w:rFonts w:cs="Times New Roman"/>
              <w:noProof w:val="0"/>
            </w:rPr>
          </w:rPrChange>
        </w:rPr>
        <w:t>Caves</w:t>
      </w:r>
      <w:r w:rsidRPr="00ED4C8C">
        <w:rPr>
          <w:rFonts w:ascii="Times New Roman" w:hAnsi="Times New Roman" w:cs="Times New Roman"/>
          <w:rPrChange w:id="320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ED4C8C">
        <w:rPr>
          <w:rStyle w:val="bibfname"/>
          <w:rFonts w:cs="Times New Roman"/>
          <w:rPrChange w:id="321" w:author="S4C" w:date="2026-01-12T09:30:00Z">
            <w:rPr>
              <w:rStyle w:val="bibfname"/>
              <w:rFonts w:cs="Times New Roman"/>
              <w:noProof w:val="0"/>
            </w:rPr>
          </w:rPrChange>
        </w:rPr>
        <w:t>EA</w:t>
      </w:r>
      <w:r w:rsidRPr="00ED4C8C">
        <w:rPr>
          <w:rFonts w:ascii="Times New Roman" w:hAnsi="Times New Roman" w:cs="Times New Roman"/>
          <w:rPrChange w:id="322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ED4C8C">
        <w:rPr>
          <w:rStyle w:val="bibsurname"/>
          <w:rFonts w:cs="Times New Roman"/>
          <w:rPrChange w:id="323" w:author="S4C" w:date="2026-01-12T09:30:00Z">
            <w:rPr>
              <w:rStyle w:val="bibsurname"/>
              <w:rFonts w:cs="Times New Roman"/>
              <w:noProof w:val="0"/>
            </w:rPr>
          </w:rPrChange>
        </w:rPr>
        <w:t>Cook</w:t>
      </w:r>
      <w:r w:rsidRPr="00ED4C8C">
        <w:rPr>
          <w:rFonts w:ascii="Times New Roman" w:hAnsi="Times New Roman" w:cs="Times New Roman"/>
          <w:rPrChange w:id="324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ED4C8C">
        <w:rPr>
          <w:rStyle w:val="bibfname"/>
          <w:rFonts w:cs="Times New Roman"/>
          <w:rPrChange w:id="325" w:author="S4C" w:date="2026-01-12T09:30:00Z">
            <w:rPr>
              <w:rStyle w:val="bibfname"/>
              <w:rFonts w:cs="Times New Roman"/>
              <w:noProof w:val="0"/>
            </w:rPr>
          </w:rPrChange>
        </w:rPr>
        <w:t>SA</w:t>
      </w:r>
      <w:r w:rsidRPr="00ED4C8C">
        <w:rPr>
          <w:rFonts w:ascii="Times New Roman" w:hAnsi="Times New Roman" w:cs="Times New Roman"/>
          <w:rPrChange w:id="326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ED4C8C">
        <w:rPr>
          <w:rStyle w:val="bibsurname"/>
          <w:rFonts w:cs="Times New Roman"/>
          <w:rPrChange w:id="327" w:author="S4C" w:date="2026-01-12T09:30:00Z">
            <w:rPr>
              <w:rStyle w:val="bibsurname"/>
              <w:rFonts w:cs="Times New Roman"/>
              <w:noProof w:val="0"/>
            </w:rPr>
          </w:rPrChange>
        </w:rPr>
        <w:t>Lee</w:t>
      </w:r>
      <w:r w:rsidRPr="00ED4C8C">
        <w:rPr>
          <w:rFonts w:ascii="Times New Roman" w:hAnsi="Times New Roman" w:cs="Times New Roman"/>
          <w:rPrChange w:id="328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ED4C8C">
        <w:rPr>
          <w:rStyle w:val="bibfname"/>
          <w:rFonts w:cs="Times New Roman"/>
          <w:rPrChange w:id="329" w:author="S4C" w:date="2026-01-12T09:30:00Z">
            <w:rPr>
              <w:rStyle w:val="bibfname"/>
              <w:rFonts w:cs="Times New Roman"/>
              <w:noProof w:val="0"/>
            </w:rPr>
          </w:rPrChange>
        </w:rPr>
        <w:t>N</w:t>
      </w:r>
      <w:r w:rsidRPr="00ED4C8C">
        <w:rPr>
          <w:rFonts w:ascii="Times New Roman" w:hAnsi="Times New Roman" w:cs="Times New Roman"/>
          <w:rPrChange w:id="330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ED4C8C">
        <w:rPr>
          <w:rStyle w:val="bibsurname"/>
          <w:rFonts w:cs="Times New Roman"/>
          <w:rPrChange w:id="331" w:author="S4C" w:date="2026-01-12T09:30:00Z">
            <w:rPr>
              <w:rStyle w:val="bibsurname"/>
              <w:rFonts w:cs="Times New Roman"/>
              <w:noProof w:val="0"/>
            </w:rPr>
          </w:rPrChange>
        </w:rPr>
        <w:t>Stoltz</w:t>
      </w:r>
      <w:r w:rsidRPr="00ED4C8C">
        <w:rPr>
          <w:rFonts w:ascii="Times New Roman" w:hAnsi="Times New Roman" w:cs="Times New Roman"/>
          <w:rPrChange w:id="332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ED4C8C">
        <w:rPr>
          <w:rStyle w:val="bibfname"/>
          <w:rFonts w:cs="Times New Roman"/>
          <w:rPrChange w:id="333" w:author="S4C" w:date="2026-01-12T09:30:00Z">
            <w:rPr>
              <w:rStyle w:val="bibfname"/>
              <w:rFonts w:cs="Times New Roman"/>
              <w:noProof w:val="0"/>
            </w:rPr>
          </w:rPrChange>
        </w:rPr>
        <w:t>D</w:t>
      </w:r>
      <w:r w:rsidRPr="00ED4C8C">
        <w:rPr>
          <w:rFonts w:ascii="Times New Roman" w:hAnsi="Times New Roman" w:cs="Times New Roman"/>
          <w:rPrChange w:id="334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ED4C8C">
        <w:rPr>
          <w:rStyle w:val="bibsurname"/>
          <w:rFonts w:cs="Times New Roman"/>
          <w:rPrChange w:id="335" w:author="S4C" w:date="2026-01-12T09:30:00Z">
            <w:rPr>
              <w:rStyle w:val="bibsurname"/>
              <w:rFonts w:cs="Times New Roman"/>
              <w:noProof w:val="0"/>
            </w:rPr>
          </w:rPrChange>
        </w:rPr>
        <w:t>Watkins</w:t>
      </w:r>
      <w:r w:rsidRPr="00ED4C8C">
        <w:rPr>
          <w:rFonts w:ascii="Times New Roman" w:hAnsi="Times New Roman" w:cs="Times New Roman"/>
          <w:rPrChange w:id="336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ED4C8C">
        <w:rPr>
          <w:rStyle w:val="bibfname"/>
          <w:rFonts w:cs="Times New Roman"/>
          <w:rPrChange w:id="337" w:author="S4C" w:date="2026-01-12T09:30:00Z">
            <w:rPr>
              <w:rStyle w:val="bibfname"/>
              <w:rFonts w:cs="Times New Roman"/>
              <w:noProof w:val="0"/>
            </w:rPr>
          </w:rPrChange>
        </w:rPr>
        <w:t>S</w:t>
      </w:r>
      <w:r w:rsidRPr="00ED4C8C">
        <w:rPr>
          <w:rFonts w:ascii="Times New Roman" w:hAnsi="Times New Roman" w:cs="Times New Roman"/>
          <w:rPrChange w:id="338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ED4C8C">
        <w:rPr>
          <w:rStyle w:val="bibsurname"/>
          <w:rFonts w:cs="Times New Roman"/>
          <w:rPrChange w:id="339" w:author="S4C" w:date="2026-01-12T09:30:00Z">
            <w:rPr>
              <w:rStyle w:val="bibsurname"/>
              <w:rFonts w:cs="Times New Roman"/>
              <w:noProof w:val="0"/>
            </w:rPr>
          </w:rPrChange>
        </w:rPr>
        <w:t>Shair</w:t>
      </w:r>
      <w:r w:rsidRPr="00ED4C8C">
        <w:rPr>
          <w:rFonts w:ascii="Times New Roman" w:hAnsi="Times New Roman" w:cs="Times New Roman"/>
          <w:rPrChange w:id="340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ED4C8C">
        <w:rPr>
          <w:rStyle w:val="bibfname"/>
          <w:rFonts w:cs="Times New Roman"/>
          <w:rPrChange w:id="341" w:author="S4C" w:date="2026-01-12T09:30:00Z">
            <w:rPr>
              <w:rStyle w:val="bibfname"/>
              <w:rFonts w:cs="Times New Roman"/>
              <w:noProof w:val="0"/>
            </w:rPr>
          </w:rPrChange>
        </w:rPr>
        <w:t>KHY.</w:t>
      </w:r>
      <w:r w:rsidRPr="00ED4C8C">
        <w:rPr>
          <w:rFonts w:ascii="Times New Roman" w:hAnsi="Times New Roman" w:cs="Times New Roman"/>
          <w:rPrChange w:id="342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4563AD">
        <w:rPr>
          <w:rStyle w:val="bibarticle"/>
          <w:rPrChange w:id="343" w:author="S4C" w:date="2026-01-12T09:52:00Z">
            <w:rPr>
              <w:rStyle w:val="bibarticle"/>
              <w:rFonts w:cs="Times New Roman"/>
              <w:noProof w:val="0"/>
            </w:rPr>
          </w:rPrChange>
        </w:rPr>
        <w:t>Erratum for Caves et al.</w:t>
      </w:r>
      <w:del w:id="344" w:author="S4C" w:date="2026-01-09T12:22:00Z">
        <w:r w:rsidRPr="004563AD" w:rsidDel="00B62413">
          <w:rPr>
            <w:rStyle w:val="bibarticle"/>
            <w:rPrChange w:id="345" w:author="S4C" w:date="2026-01-12T09:52:00Z">
              <w:rPr>
                <w:rFonts w:cs="Times New Roman"/>
                <w:noProof w:val="0"/>
              </w:rPr>
            </w:rPrChange>
          </w:rPr>
          <w:delText>,</w:delText>
        </w:r>
      </w:del>
      <w:r w:rsidRPr="004563AD">
        <w:rPr>
          <w:rStyle w:val="bibarticle"/>
          <w:rPrChange w:id="346" w:author="S4C" w:date="2026-01-12T09:52:00Z">
            <w:rPr>
              <w:rFonts w:cs="Times New Roman"/>
              <w:noProof w:val="0"/>
            </w:rPr>
          </w:rPrChange>
        </w:rPr>
        <w:t xml:space="preserve"> </w:t>
      </w:r>
      <w:ins w:id="347" w:author="S4C" w:date="2026-01-12T09:52:00Z">
        <w:r w:rsidR="004563AD" w:rsidRPr="004563AD">
          <w:rPr>
            <w:rStyle w:val="bibarticle"/>
            <w:rPrChange w:id="348" w:author="S4C" w:date="2026-01-12T09:52:00Z">
              <w:rPr>
                <w:rFonts w:cs="Times New Roman"/>
                <w:noProof w:val="0"/>
              </w:rPr>
            </w:rPrChange>
          </w:rPr>
          <w:t>“</w:t>
        </w:r>
      </w:ins>
      <w:del w:id="349" w:author="S4C" w:date="2026-01-09T12:22:00Z">
        <w:r w:rsidRPr="004563AD" w:rsidDel="00B62413">
          <w:rPr>
            <w:rStyle w:val="bibarticle"/>
            <w:rPrChange w:id="350" w:author="S4C" w:date="2026-01-12T09:52:00Z">
              <w:rPr>
                <w:rFonts w:cs="Times New Roman"/>
                <w:noProof w:val="0"/>
              </w:rPr>
            </w:rPrChange>
          </w:rPr>
          <w:delText>"</w:delText>
        </w:r>
      </w:del>
      <w:r w:rsidRPr="004563AD">
        <w:rPr>
          <w:rStyle w:val="bibarticle"/>
          <w:rPrChange w:id="351" w:author="S4C" w:date="2026-01-12T09:52:00Z">
            <w:rPr>
              <w:rStyle w:val="bibarticle"/>
              <w:rFonts w:cs="Times New Roman"/>
              <w:noProof w:val="0"/>
            </w:rPr>
          </w:rPrChange>
        </w:rPr>
        <w:t>Air-</w:t>
      </w:r>
      <w:r w:rsidR="00B62413" w:rsidRPr="004563AD">
        <w:rPr>
          <w:rStyle w:val="bibarticle"/>
          <w:rPrChange w:id="352" w:author="S4C" w:date="2026-01-12T09:52:00Z">
            <w:rPr>
              <w:rStyle w:val="bibarticle"/>
              <w:rFonts w:cs="Times New Roman"/>
              <w:noProof w:val="0"/>
            </w:rPr>
          </w:rPrChange>
        </w:rPr>
        <w:t xml:space="preserve">liquid interface method to study </w:t>
      </w:r>
      <w:r w:rsidRPr="004563AD">
        <w:rPr>
          <w:rStyle w:val="bibarticle"/>
          <w:rPrChange w:id="353" w:author="S4C" w:date="2026-01-12T09:52:00Z">
            <w:rPr>
              <w:rStyle w:val="bibarticle"/>
              <w:rFonts w:cs="Times New Roman"/>
              <w:noProof w:val="0"/>
            </w:rPr>
          </w:rPrChange>
        </w:rPr>
        <w:t xml:space="preserve">Epstein-Barr </w:t>
      </w:r>
      <w:r w:rsidR="00B62413" w:rsidRPr="004563AD">
        <w:rPr>
          <w:rStyle w:val="bibarticle"/>
          <w:rPrChange w:id="354" w:author="S4C" w:date="2026-01-12T09:52:00Z">
            <w:rPr>
              <w:rStyle w:val="bibarticle"/>
              <w:rFonts w:cs="Times New Roman"/>
              <w:noProof w:val="0"/>
            </w:rPr>
          </w:rPrChange>
        </w:rPr>
        <w:t>virus</w:t>
      </w:r>
      <w:r w:rsidR="00B62413" w:rsidRPr="00ED4C8C">
        <w:rPr>
          <w:rStyle w:val="bibarticle"/>
          <w:rFonts w:cs="Times New Roman"/>
          <w:rPrChange w:id="355" w:author="S4C" w:date="2026-01-12T09:30:00Z">
            <w:rPr>
              <w:rStyle w:val="bibarticle"/>
              <w:rFonts w:cs="Times New Roman"/>
              <w:noProof w:val="0"/>
            </w:rPr>
          </w:rPrChange>
        </w:rPr>
        <w:t xml:space="preserve"> pathogenesis in nasopharyngeal epithelial cells</w:t>
      </w:r>
      <w:ins w:id="356" w:author="S4C" w:date="2026-01-12T09:52:00Z">
        <w:r w:rsidR="004563AD">
          <w:rPr>
            <w:rStyle w:val="bibarticle"/>
            <w:rFonts w:cs="Times New Roman"/>
          </w:rPr>
          <w:t>”</w:t>
        </w:r>
      </w:ins>
      <w:del w:id="357" w:author="S4C" w:date="2026-01-09T12:21:00Z">
        <w:r w:rsidRPr="00ED4C8C" w:rsidDel="00B62413">
          <w:rPr>
            <w:rFonts w:ascii="Times New Roman" w:hAnsi="Times New Roman" w:cs="Times New Roman"/>
            <w:rPrChange w:id="358" w:author="S4C" w:date="2026-01-12T09:30:00Z">
              <w:rPr>
                <w:rFonts w:ascii="Times New Roman" w:hAnsi="Times New Roman" w:cs="Times New Roman"/>
                <w:noProof w:val="0"/>
              </w:rPr>
            </w:rPrChange>
          </w:rPr>
          <w:delText>"</w:delText>
        </w:r>
      </w:del>
      <w:r w:rsidRPr="00ED4C8C">
        <w:rPr>
          <w:rFonts w:ascii="Times New Roman" w:hAnsi="Times New Roman" w:cs="Times New Roman"/>
          <w:rPrChange w:id="359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 xml:space="preserve">. </w:t>
      </w:r>
      <w:r w:rsidRPr="00ED4C8C">
        <w:rPr>
          <w:rStyle w:val="bibjournal"/>
          <w:rFonts w:cs="Times New Roman"/>
          <w:i/>
          <w:rPrChange w:id="360" w:author="S4C" w:date="2026-01-12T09:30:00Z">
            <w:rPr>
              <w:rStyle w:val="bibjournal"/>
              <w:rFonts w:cs="Times New Roman"/>
              <w:i/>
              <w:noProof w:val="0"/>
            </w:rPr>
          </w:rPrChange>
        </w:rPr>
        <w:t>mSphere</w:t>
      </w:r>
      <w:r w:rsidRPr="00ED4C8C">
        <w:rPr>
          <w:rFonts w:ascii="Times New Roman" w:hAnsi="Times New Roman" w:cs="Times New Roman"/>
          <w:i/>
          <w:rPrChange w:id="361" w:author="S4C" w:date="2026-01-12T09:30:00Z">
            <w:rPr>
              <w:rFonts w:ascii="Times New Roman" w:hAnsi="Times New Roman" w:cs="Times New Roman"/>
              <w:i/>
              <w:noProof w:val="0"/>
            </w:rPr>
          </w:rPrChange>
        </w:rPr>
        <w:t xml:space="preserve">. </w:t>
      </w:r>
      <w:r w:rsidRPr="00ED4C8C">
        <w:rPr>
          <w:rStyle w:val="bibyear"/>
          <w:rFonts w:cs="Times New Roman"/>
          <w:rPrChange w:id="362" w:author="S4C" w:date="2026-01-12T09:30:00Z">
            <w:rPr>
              <w:rStyle w:val="bibyear"/>
              <w:rFonts w:cs="Times New Roman"/>
              <w:noProof w:val="0"/>
            </w:rPr>
          </w:rPrChange>
        </w:rPr>
        <w:t>2019</w:t>
      </w:r>
      <w:r w:rsidRPr="00ED4C8C">
        <w:rPr>
          <w:rFonts w:ascii="Times New Roman" w:hAnsi="Times New Roman" w:cs="Times New Roman"/>
          <w:rPrChange w:id="363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>;</w:t>
      </w:r>
      <w:r w:rsidRPr="00ED4C8C">
        <w:rPr>
          <w:rStyle w:val="bibvolume"/>
          <w:rFonts w:cs="Times New Roman"/>
          <w:rPrChange w:id="364" w:author="S4C" w:date="2026-01-12T09:30:00Z">
            <w:rPr>
              <w:rStyle w:val="bibvolume"/>
              <w:rFonts w:cs="Times New Roman"/>
              <w:noProof w:val="0"/>
            </w:rPr>
          </w:rPrChange>
        </w:rPr>
        <w:t>4</w:t>
      </w:r>
      <w:r w:rsidRPr="00ED4C8C">
        <w:rPr>
          <w:rFonts w:ascii="Times New Roman" w:hAnsi="Times New Roman" w:cs="Times New Roman"/>
          <w:rPrChange w:id="365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>(</w:t>
      </w:r>
      <w:r w:rsidRPr="00ED4C8C">
        <w:rPr>
          <w:rStyle w:val="bibissue"/>
          <w:rFonts w:cs="Times New Roman"/>
          <w:rPrChange w:id="366" w:author="S4C" w:date="2026-01-12T09:30:00Z">
            <w:rPr>
              <w:rStyle w:val="bibissue"/>
              <w:rFonts w:cs="Times New Roman"/>
              <w:noProof w:val="0"/>
            </w:rPr>
          </w:rPrChange>
        </w:rPr>
        <w:t>2</w:t>
      </w:r>
      <w:r w:rsidRPr="00ED4C8C">
        <w:rPr>
          <w:rFonts w:ascii="Times New Roman" w:hAnsi="Times New Roman" w:cs="Times New Roman"/>
          <w:rPrChange w:id="367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>)</w:t>
      </w:r>
      <w:ins w:id="368" w:author="S4C" w:date="2026-01-09T15:12:00Z">
        <w:r w:rsidR="0068604C" w:rsidRPr="00ED4C8C">
          <w:rPr>
            <w:rFonts w:ascii="Times New Roman" w:hAnsi="Times New Roman" w:cs="Times New Roman"/>
            <w:rPrChange w:id="369" w:author="S4C" w:date="2026-01-12T09:30:00Z">
              <w:rPr>
                <w:rFonts w:ascii="Times New Roman" w:hAnsi="Times New Roman" w:cs="Times New Roman"/>
                <w:noProof w:val="0"/>
              </w:rPr>
            </w:rPrChange>
          </w:rPr>
          <w:t>:</w:t>
        </w:r>
        <w:r w:rsidR="0068604C" w:rsidRPr="00ED4C8C">
          <w:rPr>
            <w:rFonts w:ascii="Segoe UI" w:hAnsi="Segoe UI" w:cs="Segoe UI"/>
            <w:color w:val="212121"/>
            <w:shd w:val="clear" w:color="auto" w:fill="FFFFFF"/>
            <w:rPrChange w:id="370" w:author="S4C" w:date="2026-01-12T09:30:00Z">
              <w:rPr>
                <w:rFonts w:ascii="Segoe UI" w:hAnsi="Segoe UI" w:cs="Segoe UI"/>
                <w:noProof w:val="0"/>
                <w:color w:val="212121"/>
                <w:shd w:val="clear" w:color="auto" w:fill="FFFFFF"/>
              </w:rPr>
            </w:rPrChange>
          </w:rPr>
          <w:t xml:space="preserve"> </w:t>
        </w:r>
        <w:r w:rsidR="0068604C" w:rsidRPr="00ED4C8C">
          <w:rPr>
            <w:rStyle w:val="bibfpage"/>
            <w:rPrChange w:id="371" w:author="S4C" w:date="2026-01-12T09:30:00Z">
              <w:rPr>
                <w:rFonts w:ascii="Segoe UI" w:hAnsi="Segoe UI" w:cs="Segoe UI"/>
                <w:noProof w:val="0"/>
                <w:color w:val="212121"/>
                <w:shd w:val="clear" w:color="auto" w:fill="FFFFFF"/>
              </w:rPr>
            </w:rPrChange>
          </w:rPr>
          <w:t>e00247-19</w:t>
        </w:r>
      </w:ins>
      <w:r w:rsidRPr="00ED4C8C">
        <w:rPr>
          <w:rFonts w:ascii="Times New Roman" w:hAnsi="Times New Roman" w:cs="Times New Roman"/>
          <w:rPrChange w:id="372" w:author="S4C" w:date="2026-01-12T09:30:00Z">
            <w:rPr>
              <w:rFonts w:ascii="Times New Roman" w:hAnsi="Times New Roman" w:cs="Times New Roman"/>
              <w:noProof w:val="0"/>
            </w:rPr>
          </w:rPrChange>
        </w:rPr>
        <w:t>.</w:t>
      </w:r>
    </w:p>
    <w:p w14:paraId="1B84AD1B" w14:textId="23C0B52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Cederberg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Rabinovitch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Grimm-Geris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Epstein-Barr Virus DNA in </w:t>
      </w:r>
      <w:r w:rsidR="00B62413" w:rsidRPr="00486B41">
        <w:rPr>
          <w:rStyle w:val="bibarticle"/>
          <w:rFonts w:cs="Times New Roman"/>
        </w:rPr>
        <w:t>parental oral secretions</w:t>
      </w:r>
      <w:r w:rsidRPr="00486B41">
        <w:rPr>
          <w:rStyle w:val="bibarticle"/>
          <w:rFonts w:cs="Times New Roman"/>
        </w:rPr>
        <w:t xml:space="preserve">: </w:t>
      </w:r>
      <w:ins w:id="373" w:author="S4C" w:date="2026-01-09T11:43:00Z">
        <w:r w:rsidR="00AD094E" w:rsidRPr="00486B41">
          <w:rPr>
            <w:rStyle w:val="bibarticle"/>
            <w:rFonts w:cs="Times New Roman"/>
          </w:rPr>
          <w:t>a</w:t>
        </w:r>
      </w:ins>
      <w:del w:id="374" w:author="S4C" w:date="2026-01-09T11:43:00Z">
        <w:r w:rsidRPr="00486B41" w:rsidDel="00AD094E">
          <w:rPr>
            <w:rStyle w:val="bibarticle"/>
            <w:rFonts w:cs="Times New Roman"/>
          </w:rPr>
          <w:delText>A</w:delText>
        </w:r>
      </w:del>
      <w:r w:rsidRPr="00486B41">
        <w:rPr>
          <w:rStyle w:val="bibarticle"/>
          <w:rFonts w:cs="Times New Roman"/>
        </w:rPr>
        <w:t xml:space="preserve"> </w:t>
      </w:r>
      <w:r w:rsidR="00B62413" w:rsidRPr="00486B41">
        <w:rPr>
          <w:rStyle w:val="bibarticle"/>
          <w:rFonts w:cs="Times New Roman"/>
        </w:rPr>
        <w:t>potential source of infection for their young children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306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312</w:t>
      </w:r>
      <w:r w:rsidRPr="00486B41">
        <w:rPr>
          <w:rFonts w:ascii="Times New Roman" w:hAnsi="Times New Roman" w:cs="Times New Roman"/>
        </w:rPr>
        <w:t>.</w:t>
      </w:r>
    </w:p>
    <w:p w14:paraId="4BF1A206" w14:textId="7E28049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Latent </w:t>
      </w:r>
      <w:r w:rsidR="00672A24" w:rsidRPr="00486B41">
        <w:rPr>
          <w:rStyle w:val="bibarticle"/>
          <w:rFonts w:cs="Times New Roman"/>
        </w:rPr>
        <w:t>membrane protein</w:t>
      </w:r>
      <w:r w:rsidRPr="00486B41">
        <w:rPr>
          <w:rStyle w:val="bibarticle"/>
          <w:rFonts w:cs="Times New Roman"/>
        </w:rPr>
        <w:t xml:space="preserve"> 2 (LMP2)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del w:id="375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151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180</w:t>
      </w:r>
      <w:r w:rsidRPr="00486B41">
        <w:rPr>
          <w:rFonts w:ascii="Times New Roman" w:hAnsi="Times New Roman" w:cs="Times New Roman"/>
        </w:rPr>
        <w:t>.</w:t>
      </w:r>
    </w:p>
    <w:p w14:paraId="0FE1A962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Chabot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Raiola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Lussier-Price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Structural and functional characterization of a complex between the acidic transactivation domain of EBNA2 and the Tfb1/p62 subunit of TFIIH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e1004042</w:t>
      </w:r>
      <w:r w:rsidRPr="00486B41">
        <w:rPr>
          <w:rFonts w:ascii="Times New Roman" w:hAnsi="Times New Roman" w:cs="Times New Roman"/>
        </w:rPr>
        <w:t>.</w:t>
      </w:r>
    </w:p>
    <w:p w14:paraId="5F2BC8FA" w14:textId="034BBF0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Chaganti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persistence in the absence of conventional memory B cells: IgM+IgD+CD27+ B cells harbor the virus in X-linked lymphoproliferative disease patients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376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672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679</w:t>
      </w:r>
      <w:r w:rsidRPr="00486B41">
        <w:rPr>
          <w:rFonts w:ascii="Times New Roman" w:hAnsi="Times New Roman" w:cs="Times New Roman"/>
        </w:rPr>
        <w:t>.</w:t>
      </w:r>
    </w:p>
    <w:p w14:paraId="2DC9F763" w14:textId="3B89AFB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KCA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JKS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Analysis of </w:t>
      </w:r>
      <w:ins w:id="377" w:author="S4C" w:date="2026-01-09T12:23:00Z">
        <w:r w:rsidR="00B62413">
          <w:rPr>
            <w:rStyle w:val="bibarticle"/>
            <w:rFonts w:cs="Times New Roman"/>
          </w:rPr>
          <w:t>p</w:t>
        </w:r>
      </w:ins>
      <w:del w:id="378" w:author="S4C" w:date="2026-01-09T12:23:00Z">
        <w:r w:rsidRPr="00486B41" w:rsidDel="00B62413">
          <w:rPr>
            <w:rStyle w:val="bibarticle"/>
            <w:rFonts w:cs="Times New Roman"/>
          </w:rPr>
          <w:delText>P</w:delText>
        </w:r>
      </w:del>
      <w:r w:rsidRPr="00486B41">
        <w:rPr>
          <w:rStyle w:val="bibarticle"/>
          <w:rFonts w:cs="Times New Roman"/>
        </w:rPr>
        <w:t xml:space="preserve">lasma Epstein-Barr </w:t>
      </w:r>
      <w:del w:id="379" w:author="S4C" w:date="2026-01-09T15:16:00Z">
        <w:r w:rsidRPr="00486B41" w:rsidDel="00672A24">
          <w:rPr>
            <w:rStyle w:val="bibarticle"/>
            <w:rFonts w:cs="Times New Roman"/>
          </w:rPr>
          <w:delText>V</w:delText>
        </w:r>
      </w:del>
      <w:ins w:id="380" w:author="S4C" w:date="2026-01-09T15:16:00Z">
        <w:r w:rsidR="00672A24">
          <w:rPr>
            <w:rStyle w:val="bibarticle"/>
            <w:rFonts w:cs="Times New Roman"/>
          </w:rPr>
          <w:t>v</w:t>
        </w:r>
      </w:ins>
      <w:r w:rsidRPr="00486B41">
        <w:rPr>
          <w:rStyle w:val="bibarticle"/>
          <w:rFonts w:cs="Times New Roman"/>
        </w:rPr>
        <w:t xml:space="preserve">irus DNA to </w:t>
      </w:r>
      <w:r w:rsidR="00B62413" w:rsidRPr="00486B41">
        <w:rPr>
          <w:rStyle w:val="bibarticle"/>
          <w:rFonts w:cs="Times New Roman"/>
        </w:rPr>
        <w:t>screen for nasopharyngeal cancer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513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522</w:t>
      </w:r>
      <w:r w:rsidRPr="00486B41">
        <w:rPr>
          <w:rFonts w:ascii="Times New Roman" w:hAnsi="Times New Roman" w:cs="Times New Roman"/>
        </w:rPr>
        <w:t>.</w:t>
      </w:r>
    </w:p>
    <w:p w14:paraId="38245F4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Chatterjee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CD8+ T cells retain protective functions despite sustained inhibitory receptor expression during Epstein-Barr virus infection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e1007748</w:t>
      </w:r>
      <w:r w:rsidRPr="00486B41">
        <w:rPr>
          <w:rFonts w:ascii="Times New Roman" w:hAnsi="Times New Roman" w:cs="Times New Roman"/>
        </w:rPr>
        <w:t>.</w:t>
      </w:r>
    </w:p>
    <w:p w14:paraId="6667866C" w14:textId="0F72746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Chattopadhyay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Chelimo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Embury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Holoendemic malaria exposure is associated with altered Epstein-Barr virus-specific CD8(+) T-cell differentiation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381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1779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1788</w:t>
      </w:r>
      <w:r w:rsidRPr="00486B41">
        <w:rPr>
          <w:rFonts w:ascii="Times New Roman" w:hAnsi="Times New Roman" w:cs="Times New Roman"/>
        </w:rPr>
        <w:t>.</w:t>
      </w:r>
    </w:p>
    <w:p w14:paraId="2C9CCB75" w14:textId="413C0EC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Chemaly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Hill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Voigt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Peggs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In vitro comparison of currently available and investigational antiviral agents against pathogenic human double-stranded DNA viruses: </w:t>
      </w:r>
      <w:ins w:id="382" w:author="S4C" w:date="2026-01-09T11:43:00Z">
        <w:r w:rsidR="00AD094E" w:rsidRPr="00486B41">
          <w:rPr>
            <w:rStyle w:val="bibarticle"/>
            <w:rFonts w:cs="Times New Roman"/>
          </w:rPr>
          <w:t>a</w:t>
        </w:r>
      </w:ins>
      <w:del w:id="383" w:author="S4C" w:date="2026-01-09T11:43:00Z">
        <w:r w:rsidRPr="00486B41" w:rsidDel="00AD094E">
          <w:rPr>
            <w:rStyle w:val="bibarticle"/>
            <w:rFonts w:cs="Times New Roman"/>
          </w:rPr>
          <w:delText>A</w:delText>
        </w:r>
      </w:del>
      <w:r w:rsidRPr="00486B41">
        <w:rPr>
          <w:rStyle w:val="bibarticle"/>
          <w:rFonts w:cs="Times New Roman"/>
        </w:rPr>
        <w:t xml:space="preserve"> systematic literature review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Antiviral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163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50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58</w:t>
      </w:r>
      <w:r w:rsidRPr="00486B41">
        <w:rPr>
          <w:rFonts w:ascii="Times New Roman" w:hAnsi="Times New Roman" w:cs="Times New Roman"/>
        </w:rPr>
        <w:t>.</w:t>
      </w:r>
    </w:p>
    <w:p w14:paraId="16360267" w14:textId="4A98BB8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Sadler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Walling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Hsieh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(EBV) gene expression in EBV-positive peripheral T-cell lymphomas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384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6303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6308</w:t>
      </w:r>
      <w:r w:rsidRPr="00486B41">
        <w:rPr>
          <w:rFonts w:ascii="Times New Roman" w:hAnsi="Times New Roman" w:cs="Times New Roman"/>
        </w:rPr>
        <w:t>.</w:t>
      </w:r>
    </w:p>
    <w:p w14:paraId="3106D40E" w14:textId="64161CB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Linkage between STAT regulation and Epstein-Barr virus gene expression in tumors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385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2929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2937</w:t>
      </w:r>
      <w:r w:rsidRPr="00486B41">
        <w:rPr>
          <w:rFonts w:ascii="Times New Roman" w:hAnsi="Times New Roman" w:cs="Times New Roman"/>
        </w:rPr>
        <w:t>.</w:t>
      </w:r>
    </w:p>
    <w:p w14:paraId="6E01DE1F" w14:textId="2096257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large groove found in the gH/gL structure is an important functional domain for Epstein-Barr virus fusion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386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3620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3627</w:t>
      </w:r>
      <w:r w:rsidRPr="00486B41">
        <w:rPr>
          <w:rFonts w:ascii="Times New Roman" w:hAnsi="Times New Roman" w:cs="Times New Roman"/>
        </w:rPr>
        <w:t>.</w:t>
      </w:r>
    </w:p>
    <w:p w14:paraId="58B33E93" w14:textId="6D25038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The </w:t>
      </w:r>
      <w:r w:rsidR="00B62413" w:rsidRPr="00486B41">
        <w:rPr>
          <w:rStyle w:val="bibarticle"/>
          <w:rFonts w:cs="Times New Roman"/>
        </w:rPr>
        <w:t>cytoplasmic tail domain</w:t>
      </w:r>
      <w:r w:rsidRPr="00486B41">
        <w:rPr>
          <w:rStyle w:val="bibarticle"/>
          <w:rFonts w:cs="Times New Roman"/>
        </w:rPr>
        <w:t xml:space="preserve"> of Epstein-Barr </w:t>
      </w:r>
      <w:ins w:id="387" w:author="S4C" w:date="2026-01-09T12:24:00Z">
        <w:r w:rsidR="00B62413">
          <w:rPr>
            <w:rStyle w:val="bibarticle"/>
            <w:rFonts w:cs="Times New Roman"/>
          </w:rPr>
          <w:t>v</w:t>
        </w:r>
      </w:ins>
      <w:del w:id="388" w:author="S4C" w:date="2026-01-09T12:24:00Z">
        <w:r w:rsidRPr="00486B41" w:rsidDel="00B62413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gH </w:t>
      </w:r>
      <w:r w:rsidR="00B62413" w:rsidRPr="00486B41">
        <w:rPr>
          <w:rStyle w:val="bibarticle"/>
          <w:rFonts w:cs="Times New Roman"/>
        </w:rPr>
        <w:t>regulates membrane fusion activity through altering gh binding to gp42 and epithelial cell attachment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</w:t>
      </w:r>
      <w:ins w:id="389" w:author="S4C" w:date="2026-01-09T16:13:00Z">
        <w:r w:rsidR="00CE1D6B">
          <w:rPr>
            <w:rFonts w:ascii="Times New Roman" w:hAnsi="Times New Roman" w:cs="Times New Roman"/>
          </w:rPr>
          <w:t>:</w:t>
        </w:r>
        <w:r w:rsidR="00CE1D6B" w:rsidRPr="00CE1D6B">
          <w:rPr>
            <w:rStyle w:val="bibfpage"/>
            <w:rPrChange w:id="390" w:author="S4C" w:date="2026-01-09T16:13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e01871-16</w:t>
        </w:r>
      </w:ins>
      <w:r w:rsidRPr="00486B41">
        <w:rPr>
          <w:rFonts w:ascii="Times New Roman" w:hAnsi="Times New Roman" w:cs="Times New Roman"/>
        </w:rPr>
        <w:t>.</w:t>
      </w:r>
    </w:p>
    <w:p w14:paraId="6F747C38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Sathiyamoorthy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Ephrin receptor A2 is a functional entry receptor for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180</w:t>
      </w:r>
      <w:r w:rsidRPr="00486B41">
        <w:rPr>
          <w:rFonts w:ascii="Times New Roman" w:hAnsi="Times New Roman" w:cs="Times New Roman"/>
        </w:rPr>
        <w:t>.</w:t>
      </w:r>
    </w:p>
    <w:p w14:paraId="62CE62FB" w14:textId="380EFBB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Duan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Efficacy of sequential chemoradiotherapy combined with toripalimab in de novo metastatic nasopharyngeal carcinoma: </w:t>
      </w:r>
      <w:ins w:id="391" w:author="S4C" w:date="2026-01-09T11:43:00Z">
        <w:r w:rsidR="00AD094E" w:rsidRPr="00486B41">
          <w:rPr>
            <w:rStyle w:val="bibarticle"/>
            <w:rFonts w:cs="Times New Roman"/>
          </w:rPr>
          <w:t>a</w:t>
        </w:r>
      </w:ins>
      <w:del w:id="392" w:author="S4C" w:date="2026-01-09T11:43:00Z">
        <w:r w:rsidRPr="00486B41" w:rsidDel="00AD094E">
          <w:rPr>
            <w:rStyle w:val="bibarticle"/>
            <w:rFonts w:cs="Times New Roman"/>
          </w:rPr>
          <w:delText>A</w:delText>
        </w:r>
      </w:del>
      <w:r w:rsidRPr="00486B41">
        <w:rPr>
          <w:rStyle w:val="bibarticle"/>
          <w:rFonts w:cs="Times New Roman"/>
        </w:rPr>
        <w:t xml:space="preserve"> phase II trial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101279</w:t>
      </w:r>
      <w:r w:rsidRPr="00486B41">
        <w:rPr>
          <w:rFonts w:ascii="Times New Roman" w:hAnsi="Times New Roman" w:cs="Times New Roman"/>
        </w:rPr>
        <w:t>.</w:t>
      </w:r>
    </w:p>
    <w:p w14:paraId="22B8341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gH/gL has multiple sites of vulnerability for virus neutralization and fusion inhibition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2135</w:t>
      </w:r>
      <w:r w:rsidRPr="00486B41">
        <w:rPr>
          <w:rFonts w:ascii="Times New Roman" w:hAnsi="Times New Roman" w:cs="Times New Roman"/>
        </w:rPr>
        <w:t>-</w:t>
      </w:r>
      <w:r w:rsidRPr="0068604C">
        <w:rPr>
          <w:rStyle w:val="biblpage"/>
        </w:rPr>
        <w:t>2148</w:t>
      </w:r>
      <w:r w:rsidRPr="0068604C">
        <w:rPr>
          <w:rStyle w:val="biblpage"/>
          <w:rPrChange w:id="393" w:author="S4C" w:date="2026-01-09T15:06:00Z">
            <w:rPr>
              <w:rFonts w:ascii="Times New Roman" w:hAnsi="Times New Roman" w:cs="Times New Roman"/>
              <w:noProof w:val="0"/>
            </w:rPr>
          </w:rPrChange>
        </w:rPr>
        <w:t xml:space="preserve"> e6</w:t>
      </w:r>
      <w:r w:rsidRPr="00486B41">
        <w:rPr>
          <w:rFonts w:ascii="Times New Roman" w:hAnsi="Times New Roman" w:cs="Times New Roman"/>
        </w:rPr>
        <w:t>.</w:t>
      </w:r>
    </w:p>
    <w:p w14:paraId="0FB32855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Fachko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Ivanov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Skinner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Skalsky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microRNAs regulate B cell receptor signal transduction and lytic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e1007535</w:t>
      </w:r>
      <w:r w:rsidRPr="00486B41">
        <w:rPr>
          <w:rFonts w:ascii="Times New Roman" w:hAnsi="Times New Roman" w:cs="Times New Roman"/>
        </w:rPr>
        <w:t>.</w:t>
      </w:r>
    </w:p>
    <w:p w14:paraId="671EED6A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Kincaid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Bastin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Fachko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Skalsky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MicroRNA-focused CRISPR/Cas9 screen identifies miR-142 as a key regulator of Epstein-Barr virus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e1011970</w:t>
      </w:r>
      <w:r w:rsidRPr="00486B41">
        <w:rPr>
          <w:rFonts w:ascii="Times New Roman" w:hAnsi="Times New Roman" w:cs="Times New Roman"/>
        </w:rPr>
        <w:t>.</w:t>
      </w:r>
    </w:p>
    <w:p w14:paraId="2886DF9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Yockteng-Melgar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Jarvis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BORF2 inhibits cellular APOBEC3B to preserve viral genome integrity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88</w:t>
      </w:r>
      <w:r w:rsidRPr="00486B41">
        <w:rPr>
          <w:rFonts w:ascii="Times New Roman" w:hAnsi="Times New Roman" w:cs="Times New Roman"/>
        </w:rPr>
        <w:t>.</w:t>
      </w:r>
    </w:p>
    <w:p w14:paraId="593D5749" w14:textId="550FB8A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Chesnokova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Nishimura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Fusion of epithelial cells by Epstein-Barr virus proteins is triggered by binding of viral glycoproteins gHgL to integrins alphavbeta6 or alphavbeta8</w:t>
      </w:r>
      <w:r w:rsidR="00CE2941" w:rsidRPr="00486B41">
        <w:rPr>
          <w:rFonts w:ascii="Times New Roman" w:hAnsi="Times New Roman" w:cs="Times New Roman"/>
        </w:rPr>
        <w:t xml:space="preserve">. </w:t>
      </w:r>
      <w:del w:id="394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395" w:author="S4C" w:date="2026-01-09T12:36:00Z">
        <w:r w:rsidR="00547B95">
          <w:rPr>
            <w:rStyle w:val="bibjournal"/>
            <w:rFonts w:cs="Times New Roman"/>
            <w:i/>
          </w:rPr>
          <w:t>Proc Natl Acad Sci U</w:t>
        </w:r>
      </w:ins>
      <w:ins w:id="396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397" w:author="S4C" w:date="2026-01-09T12:36:00Z">
        <w:r w:rsidR="00547B95">
          <w:rPr>
            <w:rStyle w:val="bibjournal"/>
            <w:rFonts w:cs="Times New Roman"/>
            <w:i/>
          </w:rPr>
          <w:t>S</w:t>
        </w:r>
      </w:ins>
      <w:ins w:id="398" w:author="S4C" w:date="2026-01-12T12:04:00Z">
        <w:r w:rsidR="00BC790F">
          <w:rPr>
            <w:rStyle w:val="bibjournal"/>
            <w:rFonts w:cs="Times New Roman"/>
            <w:i/>
          </w:rPr>
          <w:t xml:space="preserve"> </w:t>
        </w:r>
      </w:ins>
      <w:ins w:id="399" w:author="S4C" w:date="2026-01-09T12:36:00Z">
        <w:r w:rsidR="00547B95">
          <w:rPr>
            <w:rStyle w:val="bibjournal"/>
            <w:rFonts w:cs="Times New Roman"/>
            <w:i/>
          </w:rPr>
          <w:t>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48</w:t>
      </w:r>
      <w:r w:rsidRPr="00486B41">
        <w:rPr>
          <w:rFonts w:ascii="Times New Roman" w:hAnsi="Times New Roman" w:cs="Times New Roman"/>
        </w:rPr>
        <w:t>):</w:t>
      </w:r>
      <w:del w:id="400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20464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20469</w:t>
      </w:r>
      <w:r w:rsidRPr="00486B41">
        <w:rPr>
          <w:rFonts w:ascii="Times New Roman" w:hAnsi="Times New Roman" w:cs="Times New Roman"/>
        </w:rPr>
        <w:t>.</w:t>
      </w:r>
    </w:p>
    <w:p w14:paraId="214A6FC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Sparrer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Gent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Viral unmasking of cellular 5S rRNA pseudogene transcripts induces RIG-I-mediated immunity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62</w:t>
      </w:r>
      <w:r w:rsidRPr="00486B41">
        <w:rPr>
          <w:rFonts w:ascii="Times New Roman" w:hAnsi="Times New Roman" w:cs="Times New Roman"/>
        </w:rPr>
        <w:t>.</w:t>
      </w:r>
    </w:p>
    <w:p w14:paraId="3FAEDA1E" w14:textId="2C9A9B9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Chien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Serologic markers of Epstein-Barr virus infection and nasopharyngeal carcinoma in Taiwanese men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345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26</w:t>
      </w:r>
      <w:r w:rsidRPr="00486B41">
        <w:rPr>
          <w:rFonts w:ascii="Times New Roman" w:hAnsi="Times New Roman" w:cs="Times New Roman"/>
        </w:rPr>
        <w:t>):</w:t>
      </w:r>
      <w:del w:id="401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1877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1882</w:t>
      </w:r>
      <w:r w:rsidRPr="00486B41">
        <w:rPr>
          <w:rFonts w:ascii="Times New Roman" w:hAnsi="Times New Roman" w:cs="Times New Roman"/>
        </w:rPr>
        <w:t>.</w:t>
      </w:r>
    </w:p>
    <w:p w14:paraId="31F28CE9" w14:textId="05CC337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Chijioke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Feederle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Human natural killer cells prevent infectious mononucleosis features by targeting lytic 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402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1489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1498</w:t>
      </w:r>
      <w:r w:rsidRPr="00486B41">
        <w:rPr>
          <w:rFonts w:ascii="Times New Roman" w:hAnsi="Times New Roman" w:cs="Times New Roman"/>
        </w:rPr>
        <w:t>.</w:t>
      </w:r>
    </w:p>
    <w:p w14:paraId="4114A295" w14:textId="4220B0A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BALF3 has nuclease activity and mediates mature virion production during the lytic cycle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403" w:author="S4C" w:date="2026-01-09T14:16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4962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4975</w:t>
      </w:r>
      <w:r w:rsidRPr="00486B41">
        <w:rPr>
          <w:rFonts w:ascii="Times New Roman" w:hAnsi="Times New Roman" w:cs="Times New Roman"/>
        </w:rPr>
        <w:t>.</w:t>
      </w:r>
    </w:p>
    <w:p w14:paraId="4FAE0319" w14:textId="6DBB2D9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viral productive amplification reprograms nuclear architecture, DNA replication, and histone deposition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404" w:author="S4C" w:date="2026-01-09T14:17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607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618</w:t>
      </w:r>
      <w:r w:rsidRPr="00486B41">
        <w:rPr>
          <w:rFonts w:ascii="Times New Roman" w:hAnsi="Times New Roman" w:cs="Times New Roman"/>
        </w:rPr>
        <w:t>.</w:t>
      </w:r>
    </w:p>
    <w:p w14:paraId="61B9AF2C" w14:textId="26FB35C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ins w:id="405" w:author="S4C" w:date="2026-01-09T12:24:00Z">
        <w:r w:rsidR="00B62413">
          <w:rPr>
            <w:rStyle w:val="bibarticle"/>
            <w:rFonts w:cs="Times New Roman"/>
          </w:rPr>
          <w:t>v</w:t>
        </w:r>
      </w:ins>
      <w:del w:id="406" w:author="S4C" w:date="2026-01-09T12:24:00Z">
        <w:r w:rsidRPr="00486B41" w:rsidDel="00B62413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irus: </w:t>
      </w:r>
      <w:ins w:id="407" w:author="S4C" w:date="2026-01-09T11:43:00Z">
        <w:r w:rsidR="00AD094E" w:rsidRPr="00486B41">
          <w:rPr>
            <w:rStyle w:val="bibarticle"/>
            <w:rFonts w:cs="Times New Roman"/>
          </w:rPr>
          <w:t>t</w:t>
        </w:r>
      </w:ins>
      <w:del w:id="408" w:author="S4C" w:date="2026-01-09T11:43:00Z">
        <w:r w:rsidRPr="00486B41" w:rsidDel="00AD094E">
          <w:rPr>
            <w:rStyle w:val="bibarticle"/>
            <w:rFonts w:cs="Times New Roman"/>
          </w:rPr>
          <w:delText>T</w:delText>
        </w:r>
      </w:del>
      <w:r w:rsidRPr="00486B41">
        <w:rPr>
          <w:rStyle w:val="bibarticle"/>
          <w:rFonts w:cs="Times New Roman"/>
        </w:rPr>
        <w:t xml:space="preserve">he </w:t>
      </w:r>
      <w:r w:rsidR="00B62413" w:rsidRPr="00486B41">
        <w:rPr>
          <w:rStyle w:val="bibarticle"/>
          <w:rFonts w:cs="Times New Roman"/>
        </w:rPr>
        <w:t>path from latent to productive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Annual review of 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359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372</w:t>
      </w:r>
      <w:r w:rsidRPr="00486B41">
        <w:rPr>
          <w:rFonts w:ascii="Times New Roman" w:hAnsi="Times New Roman" w:cs="Times New Roman"/>
        </w:rPr>
        <w:t>.</w:t>
      </w:r>
    </w:p>
    <w:p w14:paraId="2B8203B3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Choi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Mechanism of EBV inducing anti-tumour immunity and its therapeutic use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7844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162</w:t>
      </w:r>
      <w:r w:rsidRPr="00486B41">
        <w:rPr>
          <w:rFonts w:ascii="Times New Roman" w:hAnsi="Times New Roman" w:cs="Times New Roman"/>
        </w:rPr>
        <w:t>.</w:t>
      </w:r>
    </w:p>
    <w:p w14:paraId="35D4C644" w14:textId="31F25FB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Choudhuri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Verma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Murakami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ATM/ATR signaling effector Chk2 is targeted by Epstein-Barr virus nuclear antigen 3C to release the G2/M cell cycle block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409" w:author="S4C" w:date="2026-01-09T14:17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6718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6730</w:t>
      </w:r>
      <w:r w:rsidRPr="00486B41">
        <w:rPr>
          <w:rFonts w:ascii="Times New Roman" w:hAnsi="Times New Roman" w:cs="Times New Roman"/>
        </w:rPr>
        <w:t>.</w:t>
      </w:r>
    </w:p>
    <w:p w14:paraId="3EC6E92F" w14:textId="53DCC9A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Allan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Innate immune control of EBV-infected B cells by invariant natural killer T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15</w:t>
      </w:r>
      <w:r w:rsidRPr="00486B41">
        <w:rPr>
          <w:rFonts w:ascii="Times New Roman" w:hAnsi="Times New Roman" w:cs="Times New Roman"/>
        </w:rPr>
        <w:t>):</w:t>
      </w:r>
      <w:del w:id="410" w:author="S4C" w:date="2026-01-09T14:17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2600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2608</w:t>
      </w:r>
      <w:r w:rsidRPr="00486B41">
        <w:rPr>
          <w:rFonts w:ascii="Times New Roman" w:hAnsi="Times New Roman" w:cs="Times New Roman"/>
        </w:rPr>
        <w:t>.</w:t>
      </w:r>
    </w:p>
    <w:p w14:paraId="6FEC78AD" w14:textId="3FD471F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Church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Verma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Thompson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Swaminathan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Efficient Translation of Epstein-Barr </w:t>
      </w:r>
      <w:ins w:id="411" w:author="S4C" w:date="2026-01-09T12:24:00Z">
        <w:r w:rsidR="00B62413">
          <w:rPr>
            <w:rStyle w:val="bibarticle"/>
            <w:rFonts w:cs="Times New Roman"/>
          </w:rPr>
          <w:t>v</w:t>
        </w:r>
      </w:ins>
      <w:del w:id="412" w:author="S4C" w:date="2026-01-09T12:24:00Z">
        <w:r w:rsidRPr="00486B41" w:rsidDel="00B62413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(EBV) DNA </w:t>
      </w:r>
      <w:r w:rsidR="00B62413" w:rsidRPr="00486B41">
        <w:rPr>
          <w:rStyle w:val="bibarticle"/>
          <w:rFonts w:cs="Times New Roman"/>
        </w:rPr>
        <w:t xml:space="preserve">polymerase contributes to the enhanced lytic replication phenotype </w:t>
      </w:r>
      <w:r w:rsidRPr="00486B41">
        <w:rPr>
          <w:rStyle w:val="bibarticle"/>
          <w:rFonts w:cs="Times New Roman"/>
        </w:rPr>
        <w:t>of M81 EBV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</w:t>
      </w:r>
      <w:ins w:id="413" w:author="S4C" w:date="2026-01-09T15:05:00Z">
        <w:r w:rsidR="0068604C">
          <w:rPr>
            <w:rFonts w:ascii="Times New Roman" w:hAnsi="Times New Roman" w:cs="Times New Roman"/>
          </w:rPr>
          <w:t>:</w:t>
        </w:r>
        <w:r w:rsidR="0068604C" w:rsidRPr="0068604C">
          <w:rPr>
            <w:rStyle w:val="bibfpage"/>
            <w:rPrChange w:id="414" w:author="S4C" w:date="2026-01-09T15:05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e01794-17</w:t>
        </w:r>
      </w:ins>
      <w:r w:rsidRPr="00486B41">
        <w:rPr>
          <w:rFonts w:ascii="Times New Roman" w:hAnsi="Times New Roman" w:cs="Times New Roman"/>
        </w:rPr>
        <w:t>.</w:t>
      </w:r>
    </w:p>
    <w:p w14:paraId="5DDE856C" w14:textId="42CDBD6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Cludts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Multiple functions within the Epstein-Barr virus EBNA-3A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415" w:author="S4C" w:date="2026-01-09T14:17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1862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1869</w:t>
      </w:r>
      <w:r w:rsidRPr="00486B41">
        <w:rPr>
          <w:rFonts w:ascii="Times New Roman" w:hAnsi="Times New Roman" w:cs="Times New Roman"/>
        </w:rPr>
        <w:t>.</w:t>
      </w:r>
    </w:p>
    <w:p w14:paraId="3CB174C0" w14:textId="00D4AC9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Coghill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Nguyen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High </w:t>
      </w:r>
      <w:r w:rsidR="00B62413" w:rsidRPr="00486B41">
        <w:rPr>
          <w:rStyle w:val="bibarticle"/>
          <w:rFonts w:cs="Times New Roman"/>
        </w:rPr>
        <w:t xml:space="preserve">levels of antibody that neutralize </w:t>
      </w:r>
      <w:r w:rsidRPr="00486B41">
        <w:rPr>
          <w:rStyle w:val="bibarticle"/>
          <w:rFonts w:cs="Times New Roman"/>
        </w:rPr>
        <w:t xml:space="preserve">B-cell </w:t>
      </w:r>
      <w:r w:rsidR="00B62413" w:rsidRPr="00486B41">
        <w:rPr>
          <w:rStyle w:val="bibarticle"/>
          <w:rFonts w:cs="Times New Roman"/>
        </w:rPr>
        <w:t xml:space="preserve">infection </w:t>
      </w:r>
      <w:r w:rsidRPr="00486B41">
        <w:rPr>
          <w:rStyle w:val="bibarticle"/>
          <w:rFonts w:cs="Times New Roman"/>
        </w:rPr>
        <w:t xml:space="preserve">of Epstein-Barr </w:t>
      </w:r>
      <w:r w:rsidR="00B62413" w:rsidRPr="00486B41">
        <w:rPr>
          <w:rStyle w:val="bibarticle"/>
          <w:rFonts w:cs="Times New Roman"/>
        </w:rPr>
        <w:t xml:space="preserve">virus and that bind </w:t>
      </w:r>
      <w:r w:rsidRPr="00486B41">
        <w:rPr>
          <w:rStyle w:val="bibarticle"/>
          <w:rFonts w:cs="Times New Roman"/>
        </w:rPr>
        <w:t xml:space="preserve">EBV gp350 </w:t>
      </w:r>
      <w:r w:rsidR="00B62413" w:rsidRPr="00486B41">
        <w:rPr>
          <w:rStyle w:val="bibarticle"/>
          <w:rFonts w:cs="Times New Roman"/>
        </w:rPr>
        <w:t>are associated with a lower risk of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Pr="00486B41">
        <w:rPr>
          <w:rFonts w:ascii="Times New Roman" w:hAnsi="Times New Roman" w:cs="Times New Roman"/>
        </w:rPr>
        <w:t>):</w:t>
      </w:r>
      <w:del w:id="416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3451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3457</w:t>
      </w:r>
      <w:r w:rsidRPr="00486B41">
        <w:rPr>
          <w:rFonts w:ascii="Times New Roman" w:hAnsi="Times New Roman" w:cs="Times New Roman"/>
        </w:rPr>
        <w:t>.</w:t>
      </w:r>
    </w:p>
    <w:p w14:paraId="7ED8AE88" w14:textId="4E46354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region of herpes simplex virus VP16 can substitute for a transforming domain of Epstein-Barr virus nuclear protein 2</w:t>
      </w:r>
      <w:r w:rsidR="00CE2941" w:rsidRPr="00486B41">
        <w:rPr>
          <w:rFonts w:ascii="Times New Roman" w:hAnsi="Times New Roman" w:cs="Times New Roman"/>
        </w:rPr>
        <w:t xml:space="preserve">. </w:t>
      </w:r>
      <w:del w:id="417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418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419" w:author="S4C" w:date="2026-01-12T12:05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Pr="00486B41">
        <w:rPr>
          <w:rFonts w:ascii="Times New Roman" w:hAnsi="Times New Roman" w:cs="Times New Roman"/>
        </w:rPr>
        <w:t>):</w:t>
      </w:r>
      <w:del w:id="420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8030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8034</w:t>
      </w:r>
      <w:r w:rsidRPr="00486B41">
        <w:rPr>
          <w:rFonts w:ascii="Times New Roman" w:hAnsi="Times New Roman" w:cs="Times New Roman"/>
        </w:rPr>
        <w:t>.</w:t>
      </w:r>
    </w:p>
    <w:p w14:paraId="59AC8DDE" w14:textId="2C08CD2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343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421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481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492</w:t>
      </w:r>
      <w:r w:rsidRPr="00486B41">
        <w:rPr>
          <w:rFonts w:ascii="Times New Roman" w:hAnsi="Times New Roman" w:cs="Times New Roman"/>
        </w:rPr>
        <w:t>.</w:t>
      </w:r>
    </w:p>
    <w:p w14:paraId="4BCB5E3B" w14:textId="1749E07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Primary </w:t>
      </w:r>
      <w:r w:rsidR="00672A24" w:rsidRPr="00486B41">
        <w:rPr>
          <w:rStyle w:val="bibarticle"/>
          <w:rFonts w:cs="Times New Roman"/>
        </w:rPr>
        <w:t xml:space="preserve">immunodeficiencies associated with </w:t>
      </w:r>
      <w:r w:rsidRPr="00486B41">
        <w:rPr>
          <w:rStyle w:val="bibarticle"/>
          <w:rFonts w:cs="Times New Roman"/>
        </w:rPr>
        <w:t xml:space="preserve">EBV </w:t>
      </w:r>
      <w:r w:rsidR="00672A24" w:rsidRPr="00486B41">
        <w:rPr>
          <w:rStyle w:val="bibarticle"/>
          <w:rFonts w:cs="Times New Roman"/>
        </w:rPr>
        <w:t>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1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del w:id="422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241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265</w:t>
      </w:r>
      <w:r w:rsidRPr="00486B41">
        <w:rPr>
          <w:rFonts w:ascii="Times New Roman" w:hAnsi="Times New Roman" w:cs="Times New Roman"/>
        </w:rPr>
        <w:t>.</w:t>
      </w:r>
    </w:p>
    <w:p w14:paraId="53EADC7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Fauci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Varmus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Nabel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virus: an important vaccine target for cancer prevention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 Transl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107fs7</w:t>
      </w:r>
      <w:r w:rsidRPr="00486B41">
        <w:rPr>
          <w:rFonts w:ascii="Times New Roman" w:hAnsi="Times New Roman" w:cs="Times New Roman"/>
        </w:rPr>
        <w:t>.</w:t>
      </w:r>
    </w:p>
    <w:p w14:paraId="7417C12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134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Iwatsuki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NK and T cell lymphoproliferative disease: report of a 2018 international meeting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Leuk Lymphoma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61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4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808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819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4E5ACB4A" w14:textId="28C7ACC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Cohen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JI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Jaffe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Dale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JK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Characterization and treatment of chronic active Epstein-Barr virus disease: a 28-year experience in the United States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del w:id="423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5835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5849</w:t>
      </w:r>
      <w:r w:rsidRPr="00486B41">
        <w:rPr>
          <w:rFonts w:ascii="Times New Roman" w:hAnsi="Times New Roman" w:cs="Times New Roman"/>
        </w:rPr>
        <w:t>.</w:t>
      </w:r>
    </w:p>
    <w:p w14:paraId="0C35BE1D" w14:textId="7320F3F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Epstein-Barr virus nuclear protein 2 domain essential for transformation is a direct transcriptional activator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del w:id="424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5880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5885</w:t>
      </w:r>
      <w:r w:rsidRPr="00486B41">
        <w:rPr>
          <w:rFonts w:ascii="Times New Roman" w:hAnsi="Times New Roman" w:cs="Times New Roman"/>
        </w:rPr>
        <w:t>.</w:t>
      </w:r>
    </w:p>
    <w:p w14:paraId="04CB050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Manoli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Dowdell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Hydroa vacciniforme-like lymphoproliferative disorder: an EBV disease with a low risk of systemic illness in whites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2753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2764</w:t>
      </w:r>
      <w:r w:rsidRPr="00486B41">
        <w:rPr>
          <w:rFonts w:ascii="Times New Roman" w:hAnsi="Times New Roman" w:cs="Times New Roman"/>
        </w:rPr>
        <w:t>.</w:t>
      </w:r>
    </w:p>
    <w:p w14:paraId="7B8D8522" w14:textId="3FD52C1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Mannick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protein 2 is a key determinant of lymphocyte transformation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425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426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427" w:author="S4C" w:date="2026-01-12T12:05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):</w:t>
      </w:r>
      <w:del w:id="428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9558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9562</w:t>
      </w:r>
      <w:r w:rsidRPr="00486B41">
        <w:rPr>
          <w:rFonts w:ascii="Times New Roman" w:hAnsi="Times New Roman" w:cs="Times New Roman"/>
        </w:rPr>
        <w:t>.</w:t>
      </w:r>
    </w:p>
    <w:p w14:paraId="7F395924" w14:textId="57C2313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Coleman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Daud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fname"/>
          <w:rFonts w:cs="Times New Roman"/>
        </w:rPr>
        <w:t>II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Ogolla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Epstein-Barr </w:t>
      </w:r>
      <w:ins w:id="429" w:author="S4C" w:date="2026-01-09T12:27:00Z">
        <w:r w:rsidR="00B62413">
          <w:rPr>
            <w:rStyle w:val="bibarticle"/>
            <w:rFonts w:cs="Times New Roman"/>
          </w:rPr>
          <w:t>v</w:t>
        </w:r>
      </w:ins>
      <w:del w:id="430" w:author="S4C" w:date="2026-01-09T12:27:00Z">
        <w:r w:rsidRPr="00486B41" w:rsidDel="00B62413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Type 2 Infects T </w:t>
      </w:r>
      <w:ins w:id="431" w:author="S4C" w:date="2026-01-09T15:21:00Z">
        <w:r w:rsidR="00672A24">
          <w:rPr>
            <w:rStyle w:val="bibarticle"/>
            <w:rFonts w:cs="Times New Roman"/>
          </w:rPr>
          <w:t>c</w:t>
        </w:r>
      </w:ins>
      <w:del w:id="432" w:author="S4C" w:date="2026-01-09T15:21:00Z">
        <w:r w:rsidRPr="00486B41" w:rsidDel="00672A24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 xml:space="preserve">ells in </w:t>
      </w:r>
      <w:ins w:id="433" w:author="S4C" w:date="2026-01-09T15:22:00Z">
        <w:r w:rsidR="00672A24">
          <w:rPr>
            <w:rStyle w:val="bibarticle"/>
            <w:rFonts w:cs="Times New Roman"/>
          </w:rPr>
          <w:t>h</w:t>
        </w:r>
      </w:ins>
      <w:del w:id="434" w:author="S4C" w:date="2026-01-09T15:22:00Z">
        <w:r w:rsidRPr="00486B41" w:rsidDel="00672A24">
          <w:rPr>
            <w:rStyle w:val="bibarticle"/>
            <w:rFonts w:cs="Times New Roman"/>
          </w:rPr>
          <w:delText>H</w:delText>
        </w:r>
      </w:del>
      <w:r w:rsidRPr="00486B41">
        <w:rPr>
          <w:rStyle w:val="bibarticle"/>
          <w:rFonts w:cs="Times New Roman"/>
        </w:rPr>
        <w:t xml:space="preserve">ealthy Kenyan </w:t>
      </w:r>
      <w:ins w:id="435" w:author="S4C" w:date="2026-01-09T15:22:00Z">
        <w:r w:rsidR="00672A24">
          <w:rPr>
            <w:rStyle w:val="bibarticle"/>
            <w:rFonts w:cs="Times New Roman"/>
          </w:rPr>
          <w:t>c</w:t>
        </w:r>
      </w:ins>
      <w:del w:id="436" w:author="S4C" w:date="2026-01-09T15:22:00Z">
        <w:r w:rsidRPr="00486B41" w:rsidDel="00672A24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>hildren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670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677</w:t>
      </w:r>
      <w:r w:rsidRPr="00486B41">
        <w:rPr>
          <w:rFonts w:ascii="Times New Roman" w:hAnsi="Times New Roman" w:cs="Times New Roman"/>
        </w:rPr>
        <w:t>.</w:t>
      </w:r>
    </w:p>
    <w:p w14:paraId="561DBA94" w14:textId="2DFA073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Coleman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Sweet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Epstein-Barr </w:t>
      </w:r>
      <w:del w:id="437" w:author="S4C" w:date="2026-01-09T12:27:00Z">
        <w:r w:rsidRPr="00486B41" w:rsidDel="00B62413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</w:t>
      </w:r>
      <w:ins w:id="438" w:author="S4C" w:date="2026-01-09T16:14:00Z">
        <w:r w:rsidR="00CE1D6B">
          <w:rPr>
            <w:rStyle w:val="bibarticle"/>
            <w:rFonts w:cs="Times New Roman"/>
          </w:rPr>
          <w:t>t</w:t>
        </w:r>
      </w:ins>
      <w:del w:id="439" w:author="S4C" w:date="2026-01-09T16:14:00Z">
        <w:r w:rsidRPr="00486B41" w:rsidDel="00CE1D6B">
          <w:rPr>
            <w:rStyle w:val="bibarticle"/>
            <w:rFonts w:cs="Times New Roman"/>
          </w:rPr>
          <w:delText>T</w:delText>
        </w:r>
      </w:del>
      <w:r w:rsidRPr="00486B41">
        <w:rPr>
          <w:rStyle w:val="bibarticle"/>
          <w:rFonts w:cs="Times New Roman"/>
        </w:rPr>
        <w:t xml:space="preserve">ype 2 </w:t>
      </w:r>
      <w:ins w:id="440" w:author="S4C" w:date="2026-01-09T16:15:00Z">
        <w:r w:rsidR="00CE1D6B">
          <w:rPr>
            <w:rStyle w:val="bibarticle"/>
            <w:rFonts w:cs="Times New Roman"/>
          </w:rPr>
          <w:t>i</w:t>
        </w:r>
      </w:ins>
      <w:del w:id="441" w:author="S4C" w:date="2026-01-09T16:15:00Z">
        <w:r w:rsidRPr="00486B41" w:rsidDel="00CE1D6B">
          <w:rPr>
            <w:rStyle w:val="bibarticle"/>
            <w:rFonts w:cs="Times New Roman"/>
          </w:rPr>
          <w:delText>I</w:delText>
        </w:r>
      </w:del>
      <w:r w:rsidRPr="00486B41">
        <w:rPr>
          <w:rStyle w:val="bibarticle"/>
          <w:rFonts w:cs="Times New Roman"/>
        </w:rPr>
        <w:t xml:space="preserve">nfects T Cells and Induces B Cell </w:t>
      </w:r>
      <w:r w:rsidR="00CE1D6B" w:rsidRPr="00486B41">
        <w:rPr>
          <w:rStyle w:val="bibarticle"/>
          <w:rFonts w:cs="Times New Roman"/>
        </w:rPr>
        <w:t>lymphomagenesis in humanized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21</w:t>
      </w:r>
      <w:r w:rsidRPr="00486B41">
        <w:rPr>
          <w:rFonts w:ascii="Times New Roman" w:hAnsi="Times New Roman" w:cs="Times New Roman"/>
        </w:rPr>
        <w:t>)</w:t>
      </w:r>
      <w:ins w:id="442" w:author="S4C" w:date="2026-01-09T15:22:00Z">
        <w:r w:rsidR="00672A24">
          <w:rPr>
            <w:rFonts w:ascii="Times New Roman" w:hAnsi="Times New Roman" w:cs="Times New Roman"/>
          </w:rPr>
          <w:t>:</w:t>
        </w:r>
      </w:ins>
      <w:ins w:id="443" w:author="S4C" w:date="2026-01-09T15:27:00Z">
        <w:r w:rsidR="00D64A1D" w:rsidRPr="00D64A1D">
          <w:rPr>
            <w:rFonts w:ascii="Segoe UI" w:hAnsi="Segoe UI" w:cs="Segoe UI"/>
            <w:color w:val="5B616B"/>
            <w:shd w:val="clear" w:color="auto" w:fill="FFFFFF"/>
          </w:rPr>
          <w:t xml:space="preserve"> </w:t>
        </w:r>
        <w:r w:rsidR="00D64A1D" w:rsidRPr="00D64A1D">
          <w:rPr>
            <w:rStyle w:val="bibfpage"/>
            <w:rPrChange w:id="444" w:author="S4C" w:date="2026-01-09T15:27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e00813</w:t>
        </w:r>
      </w:ins>
      <w:r w:rsidRPr="00486B41">
        <w:rPr>
          <w:rFonts w:ascii="Times New Roman" w:hAnsi="Times New Roman" w:cs="Times New Roman"/>
        </w:rPr>
        <w:t>.</w:t>
      </w:r>
    </w:p>
    <w:p w14:paraId="4D8BAD63" w14:textId="7BFAC4F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Collins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George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Characterising EBV-associated lymphoproliferative diseases and the role of myeloid-derived suppressor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</w:t>
      </w:r>
      <w:r w:rsidRPr="00DA5E0C">
        <w:rPr>
          <w:rStyle w:val="bibyear"/>
        </w:rPr>
        <w:t>2</w:t>
      </w:r>
      <w:ins w:id="445" w:author="S4C" w:date="2026-01-12T11:09:00Z">
        <w:r w:rsidR="00DA5E0C" w:rsidRPr="00DA5E0C">
          <w:rPr>
            <w:rStyle w:val="bibyear"/>
            <w:rPrChange w:id="446" w:author="S4C" w:date="2026-01-12T11:09:00Z">
              <w:rPr>
                <w:rFonts w:ascii="Times New Roman" w:hAnsi="Times New Roman" w:cs="Times New Roman"/>
              </w:rPr>
            </w:rPrChange>
          </w:rPr>
          <w:t>1</w:t>
        </w:r>
      </w:ins>
      <w:del w:id="447" w:author="S4C" w:date="2026-01-12T11:09:00Z">
        <w:r w:rsidRPr="00486B41" w:rsidDel="00DA5E0C">
          <w:rPr>
            <w:rStyle w:val="bibyear"/>
            <w:rFonts w:cs="Times New Roman"/>
          </w:rPr>
          <w:delText>0</w:delText>
        </w:r>
      </w:del>
      <w:ins w:id="448" w:author="S4C" w:date="2026-01-12T11:09:00Z">
        <w:r w:rsidR="00DA5E0C" w:rsidRPr="00DA5E0C">
          <w:rPr>
            <w:rPrChange w:id="449" w:author="S4C" w:date="2026-01-12T11:09:00Z">
              <w:rPr>
                <w:rStyle w:val="bibyear"/>
                <w:rFonts w:cs="Times New Roman"/>
              </w:rPr>
            </w:rPrChange>
          </w:rPr>
          <w:t>;</w:t>
        </w:r>
      </w:ins>
      <w:del w:id="450" w:author="S4C" w:date="2026-01-12T11:09:00Z">
        <w:r w:rsidRPr="00486B41" w:rsidDel="00DA5E0C">
          <w:rPr>
            <w:rFonts w:ascii="Times New Roman" w:hAnsi="Times New Roman" w:cs="Times New Roman"/>
          </w:rPr>
          <w:delText>.</w:delText>
        </w:r>
      </w:del>
      <w:ins w:id="451" w:author="S4C" w:date="2026-01-12T11:10:00Z">
        <w:r w:rsidR="00DA5E0C" w:rsidRPr="00DA5E0C">
          <w:rPr>
            <w:rStyle w:val="bibvolume"/>
            <w:rPrChange w:id="452" w:author="S4C" w:date="2026-01-12T11:10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137</w:t>
        </w:r>
        <w:r w:rsidR="00DA5E0C">
          <w:rPr>
            <w:rFonts w:ascii="Segoe UI" w:hAnsi="Segoe UI" w:cs="Segoe UI"/>
            <w:color w:val="5B616B"/>
            <w:shd w:val="clear" w:color="auto" w:fill="FFFFFF"/>
          </w:rPr>
          <w:t>(</w:t>
        </w:r>
        <w:r w:rsidR="00DA5E0C" w:rsidRPr="00DA5E0C">
          <w:rPr>
            <w:rStyle w:val="bibissue"/>
            <w:rPrChange w:id="453" w:author="S4C" w:date="2026-01-12T11:10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2</w:t>
        </w:r>
        <w:r w:rsidR="00DA5E0C"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="00DA5E0C" w:rsidRPr="00DA5E0C">
          <w:rPr>
            <w:rStyle w:val="bibfpage"/>
            <w:rPrChange w:id="454" w:author="S4C" w:date="2026-01-12T11:10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203</w:t>
        </w:r>
        <w:r w:rsidR="00DA5E0C">
          <w:rPr>
            <w:rFonts w:ascii="Segoe UI" w:hAnsi="Segoe UI" w:cs="Segoe UI"/>
            <w:color w:val="5B616B"/>
            <w:shd w:val="clear" w:color="auto" w:fill="FFFFFF"/>
          </w:rPr>
          <w:t>-</w:t>
        </w:r>
        <w:r w:rsidR="00DA5E0C" w:rsidRPr="00DA5E0C">
          <w:rPr>
            <w:rStyle w:val="biblpage"/>
            <w:rPrChange w:id="455" w:author="S4C" w:date="2026-01-12T11:10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215</w:t>
        </w:r>
        <w:r w:rsidR="00DA5E0C">
          <w:rPr>
            <w:rFonts w:ascii="Segoe UI" w:hAnsi="Segoe UI" w:cs="Segoe UI"/>
            <w:color w:val="5B616B"/>
            <w:shd w:val="clear" w:color="auto" w:fill="FFFFFF"/>
          </w:rPr>
          <w:t>.</w:t>
        </w:r>
      </w:ins>
    </w:p>
    <w:p w14:paraId="02877ED8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Collins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George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Characterizing EBV-associated lymphoproliferative diseases and the role of myeloid-derived suppressor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215</w:t>
      </w:r>
      <w:r w:rsidRPr="00486B41">
        <w:rPr>
          <w:rFonts w:ascii="Times New Roman" w:hAnsi="Times New Roman" w:cs="Times New Roman"/>
        </w:rPr>
        <w:t>.</w:t>
      </w:r>
    </w:p>
    <w:p w14:paraId="2319C9B6" w14:textId="0150C18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Conacher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Callard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McAulay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can establish infection in the absence of a classical memory B-cell population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Pr="00486B41">
        <w:rPr>
          <w:rFonts w:ascii="Times New Roman" w:hAnsi="Times New Roman" w:cs="Times New Roman"/>
        </w:rPr>
        <w:t>):</w:t>
      </w:r>
      <w:del w:id="456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11128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11134</w:t>
      </w:r>
      <w:r w:rsidRPr="00486B41">
        <w:rPr>
          <w:rFonts w:ascii="Times New Roman" w:hAnsi="Times New Roman" w:cs="Times New Roman"/>
        </w:rPr>
        <w:t>.</w:t>
      </w:r>
    </w:p>
    <w:p w14:paraId="2F5C0929" w14:textId="2AAA2BA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Condon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Cederberg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Rabinovitch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Age-specific prevalence of Epstein-Barr virus infection among Minnesota children: effects of race/ethnicity and family environment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457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501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508</w:t>
      </w:r>
      <w:r w:rsidRPr="00486B41">
        <w:rPr>
          <w:rFonts w:ascii="Times New Roman" w:hAnsi="Times New Roman" w:cs="Times New Roman"/>
        </w:rPr>
        <w:t>.</w:t>
      </w:r>
    </w:p>
    <w:p w14:paraId="78D843A8" w14:textId="5C0C383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Cosmopoulos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Pegtel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Hawkins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Comprehensive profiling of Epstein-Barr virus microRNAs in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458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2357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2367</w:t>
      </w:r>
      <w:r w:rsidRPr="00486B41">
        <w:rPr>
          <w:rFonts w:ascii="Times New Roman" w:hAnsi="Times New Roman" w:cs="Times New Roman"/>
        </w:rPr>
        <w:t>.</w:t>
      </w:r>
    </w:p>
    <w:p w14:paraId="1BA8751A" w14:textId="38ADE7F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Cotter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672A24">
        <w:rPr>
          <w:rPrChange w:id="459" w:author="S4C" w:date="2026-01-09T15:19:00Z">
            <w:rPr>
              <w:rStyle w:val="bibfname"/>
              <w:rFonts w:cs="Times New Roman"/>
              <w:noProof w:val="0"/>
            </w:rPr>
          </w:rPrChange>
        </w:rPr>
        <w:t>, 2nd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Modulation of histone acetyltransferase activity through interaction of epstein-barr nuclear antigen 3C with prothymosin alpha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15</w:t>
      </w:r>
      <w:r w:rsidRPr="00486B41">
        <w:rPr>
          <w:rFonts w:ascii="Times New Roman" w:hAnsi="Times New Roman" w:cs="Times New Roman"/>
        </w:rPr>
        <w:t>):</w:t>
      </w:r>
      <w:del w:id="460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5722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5735</w:t>
      </w:r>
      <w:r w:rsidRPr="00486B41">
        <w:rPr>
          <w:rFonts w:ascii="Times New Roman" w:hAnsi="Times New Roman" w:cs="Times New Roman"/>
        </w:rPr>
        <w:t>.</w:t>
      </w:r>
    </w:p>
    <w:p w14:paraId="28A11DAB" w14:textId="1AC278A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Countryman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Jenson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Seibl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Wolf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Polymorphic proteins encoded within BZLF1 of defective and standard Epstein-Barr viruses disrupt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461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3672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3679</w:t>
      </w:r>
      <w:r w:rsidRPr="00486B41">
        <w:rPr>
          <w:rFonts w:ascii="Times New Roman" w:hAnsi="Times New Roman" w:cs="Times New Roman"/>
        </w:rPr>
        <w:t>.</w:t>
      </w:r>
    </w:p>
    <w:p w14:paraId="47FBFDF1" w14:textId="52D4993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Countryman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Activation of expression of latent Epstein-Barr herpesvirus after gene transfer with a small cloned subfragment of heterogeneous viral DNA</w:t>
      </w:r>
      <w:r w:rsidR="00CE2941" w:rsidRPr="00486B41">
        <w:rPr>
          <w:rFonts w:ascii="Times New Roman" w:hAnsi="Times New Roman" w:cs="Times New Roman"/>
        </w:rPr>
        <w:t xml:space="preserve">. </w:t>
      </w:r>
      <w:del w:id="462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463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464" w:author="S4C" w:date="2026-01-12T12:05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465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4085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4089</w:t>
      </w:r>
      <w:r w:rsidRPr="00486B41">
        <w:rPr>
          <w:rFonts w:ascii="Times New Roman" w:hAnsi="Times New Roman" w:cs="Times New Roman"/>
        </w:rPr>
        <w:t>.</w:t>
      </w:r>
    </w:p>
    <w:p w14:paraId="2949D1B5" w14:textId="733EA86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Countryman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Gradoville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Histone hyperacetylation occurs on promoters of lytic cycle regulatory genes in Epstein-Barr virus-infected cell lines which are refractory to disruption of latency by histone deacetylase inhibitors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466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4706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4719</w:t>
      </w:r>
      <w:r w:rsidRPr="00486B41">
        <w:rPr>
          <w:rFonts w:ascii="Times New Roman" w:hAnsi="Times New Roman" w:cs="Times New Roman"/>
        </w:rPr>
        <w:t>.</w:t>
      </w:r>
    </w:p>
    <w:p w14:paraId="0FFEC75A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Cristino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Nourse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 microRNA-BHRF1-2-5p targets the 3'UTR of immune checkpoint ligands PD-L1 and PD-L2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2261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2270</w:t>
      </w:r>
      <w:r w:rsidRPr="00486B41">
        <w:rPr>
          <w:rFonts w:ascii="Times New Roman" w:hAnsi="Times New Roman" w:cs="Times New Roman"/>
        </w:rPr>
        <w:t>.</w:t>
      </w:r>
    </w:p>
    <w:p w14:paraId="3C327CD2" w14:textId="533B679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Cui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Arjunaraja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Snow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Snapper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Rabbits immunized with Epstein-Barr virus gH/gL or gB recombinant proteins elicit higher serum virus neutralizing activity than gp350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Vaccine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34</w:t>
      </w:r>
      <w:r w:rsidRPr="00486B41">
        <w:rPr>
          <w:rFonts w:ascii="Times New Roman" w:hAnsi="Times New Roman" w:cs="Times New Roman"/>
        </w:rPr>
        <w:t>):</w:t>
      </w:r>
      <w:del w:id="467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4050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4055</w:t>
      </w:r>
      <w:r w:rsidRPr="00486B41">
        <w:rPr>
          <w:rFonts w:ascii="Times New Roman" w:hAnsi="Times New Roman" w:cs="Times New Roman"/>
        </w:rPr>
        <w:t>.</w:t>
      </w:r>
    </w:p>
    <w:p w14:paraId="77EB55CF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SoRelle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Heckenberg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induces germinal center light zone chromatin architecture and promotes survival through enhancer looping at the BCL2A1 locus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e0244423</w:t>
      </w:r>
      <w:r w:rsidRPr="00486B41">
        <w:rPr>
          <w:rFonts w:ascii="Times New Roman" w:hAnsi="Times New Roman" w:cs="Times New Roman"/>
        </w:rPr>
        <w:t>.</w:t>
      </w:r>
    </w:p>
    <w:p w14:paraId="1A47D805" w14:textId="1BD75B6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Juan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The </w:t>
      </w:r>
      <w:r w:rsidR="00CE1D6B" w:rsidRPr="00486B41">
        <w:rPr>
          <w:rStyle w:val="bibarticle"/>
          <w:rFonts w:cs="Times New Roman"/>
        </w:rPr>
        <w:t xml:space="preserve">novel nuclear targeting and </w:t>
      </w:r>
      <w:r w:rsidRPr="00486B41">
        <w:rPr>
          <w:rStyle w:val="bibarticle"/>
          <w:rFonts w:cs="Times New Roman"/>
        </w:rPr>
        <w:t>BFRF1-</w:t>
      </w:r>
      <w:r w:rsidR="00CE1D6B" w:rsidRPr="00486B41">
        <w:rPr>
          <w:rStyle w:val="bibarticle"/>
          <w:rFonts w:cs="Times New Roman"/>
        </w:rPr>
        <w:t xml:space="preserve">interacting domains </w:t>
      </w:r>
      <w:r w:rsidRPr="00486B41">
        <w:rPr>
          <w:rStyle w:val="bibarticle"/>
          <w:rFonts w:cs="Times New Roman"/>
        </w:rPr>
        <w:t xml:space="preserve">of BFLF2 </w:t>
      </w:r>
      <w:r w:rsidR="00CE1D6B" w:rsidRPr="00486B41">
        <w:rPr>
          <w:rStyle w:val="bibarticle"/>
          <w:rFonts w:cs="Times New Roman"/>
        </w:rPr>
        <w:t xml:space="preserve">are essential for efficient </w:t>
      </w:r>
      <w:r w:rsidRPr="00486B41">
        <w:rPr>
          <w:rStyle w:val="bibarticle"/>
          <w:rFonts w:cs="Times New Roman"/>
        </w:rPr>
        <w:t xml:space="preserve">Epstein-Barr </w:t>
      </w:r>
      <w:r w:rsidR="00CE1D6B" w:rsidRPr="00486B41">
        <w:rPr>
          <w:rStyle w:val="bibarticle"/>
          <w:rFonts w:cs="Times New Roman"/>
        </w:rPr>
        <w:t>virus virion release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</w:t>
      </w:r>
      <w:ins w:id="468" w:author="S4C" w:date="2026-01-09T16:17:00Z">
        <w:r w:rsidR="00CE1D6B">
          <w:rPr>
            <w:rFonts w:ascii="Times New Roman" w:hAnsi="Times New Roman" w:cs="Times New Roman"/>
          </w:rPr>
          <w:t>:</w:t>
        </w:r>
        <w:r w:rsidR="00CE1D6B" w:rsidRPr="00CE1D6B">
          <w:rPr>
            <w:rStyle w:val="bibfpage"/>
            <w:rPrChange w:id="469" w:author="S4C" w:date="2026-01-09T16:17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e01498-19</w:t>
        </w:r>
      </w:ins>
      <w:r w:rsidRPr="00486B41">
        <w:rPr>
          <w:rFonts w:ascii="Times New Roman" w:hAnsi="Times New Roman" w:cs="Times New Roman"/>
        </w:rPr>
        <w:t>.</w:t>
      </w:r>
    </w:p>
    <w:p w14:paraId="5136E7FF" w14:textId="0F5BDA6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Dambaugh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Beisel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Hummel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(B</w:t>
      </w:r>
      <w:r w:rsidR="008377DE" w:rsidRPr="00486B41">
        <w:rPr>
          <w:rStyle w:val="bibarticle"/>
          <w:rFonts w:cs="Times New Roman"/>
        </w:rPr>
        <w:t xml:space="preserve"> 95–98</w:t>
      </w:r>
      <w:r w:rsidRPr="00486B41">
        <w:rPr>
          <w:rStyle w:val="bibarticle"/>
          <w:rFonts w:cs="Times New Roman"/>
        </w:rPr>
        <w:t>) DNA VII: molecular cloning and detailed mapping</w:t>
      </w:r>
      <w:r w:rsidR="00CE2941" w:rsidRPr="00486B41">
        <w:rPr>
          <w:rFonts w:ascii="Times New Roman" w:hAnsi="Times New Roman" w:cs="Times New Roman"/>
        </w:rPr>
        <w:t xml:space="preserve">. </w:t>
      </w:r>
      <w:del w:id="470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471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472" w:author="S4C" w:date="2026-01-12T12:05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2999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3003</w:t>
      </w:r>
      <w:r w:rsidRPr="00486B41">
        <w:rPr>
          <w:rFonts w:ascii="Times New Roman" w:hAnsi="Times New Roman" w:cs="Times New Roman"/>
        </w:rPr>
        <w:t>.</w:t>
      </w:r>
    </w:p>
    <w:p w14:paraId="426EF39C" w14:textId="664BF20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Dambaugh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Hennessy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Chamnankit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U2 region of Epstein-Barr virus DNA may encode Epstein-Barr nuclear antigen 2</w:t>
      </w:r>
      <w:r w:rsidR="00CE2941" w:rsidRPr="00486B41">
        <w:rPr>
          <w:rFonts w:ascii="Times New Roman" w:hAnsi="Times New Roman" w:cs="Times New Roman"/>
        </w:rPr>
        <w:t xml:space="preserve">. </w:t>
      </w:r>
      <w:del w:id="47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474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475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):</w:t>
      </w:r>
      <w:del w:id="476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7632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7636</w:t>
      </w:r>
      <w:r w:rsidRPr="00486B41">
        <w:rPr>
          <w:rFonts w:ascii="Times New Roman" w:hAnsi="Times New Roman" w:cs="Times New Roman"/>
        </w:rPr>
        <w:t>.</w:t>
      </w:r>
    </w:p>
    <w:p w14:paraId="35847693" w14:textId="79330AC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Dambaugh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Hennessy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Woodland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Expression of the Epstein-Barr virus nuclear protein 2 in rodent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477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453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462</w:t>
      </w:r>
      <w:r w:rsidRPr="00486B41">
        <w:rPr>
          <w:rFonts w:ascii="Times New Roman" w:hAnsi="Times New Roman" w:cs="Times New Roman"/>
        </w:rPr>
        <w:t>.</w:t>
      </w:r>
    </w:p>
    <w:p w14:paraId="35C5A325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Dasari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McNeil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Beckett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Lymph node targeted multi-epitope subunit vaccine promotes effective immunity to EBV in HLA-expressing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4371</w:t>
      </w:r>
      <w:r w:rsidRPr="00486B41">
        <w:rPr>
          <w:rFonts w:ascii="Times New Roman" w:hAnsi="Times New Roman" w:cs="Times New Roman"/>
        </w:rPr>
        <w:t>.</w:t>
      </w:r>
    </w:p>
    <w:p w14:paraId="7A108FB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Davila Saldana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Bonifant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High risk of relapsed disease in patients with NK/T-cell chronic active Epstein-Barr virus disease outside of Asia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 Adv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452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459</w:t>
      </w:r>
      <w:r w:rsidRPr="00486B41">
        <w:rPr>
          <w:rFonts w:ascii="Times New Roman" w:hAnsi="Times New Roman" w:cs="Times New Roman"/>
        </w:rPr>
        <w:t>.</w:t>
      </w:r>
    </w:p>
    <w:p w14:paraId="68655D8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Davison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Evolution of the herpesviruses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Vet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1-2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88</w:t>
      </w:r>
      <w:r w:rsidRPr="00486B41">
        <w:rPr>
          <w:rFonts w:ascii="Times New Roman" w:hAnsi="Times New Roman" w:cs="Times New Roman"/>
        </w:rPr>
        <w:t>.</w:t>
      </w:r>
    </w:p>
    <w:p w14:paraId="13C2EBED" w14:textId="2503BEA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Tramountanis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Eliopoulos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virus latent membrane protein 1 (LMP1) activates the phosphatidylinositol 3-kinase/Akt pathway to </w:t>
      </w:r>
      <w:r w:rsidRPr="00486B41">
        <w:rPr>
          <w:rStyle w:val="bibarticle"/>
          <w:rFonts w:cs="Times New Roman"/>
        </w:rPr>
        <w:lastRenderedPageBreak/>
        <w:t>promote cell survival and induce actin filament remodeling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Biol Chem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478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3694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3704</w:t>
      </w:r>
      <w:r w:rsidRPr="00486B41">
        <w:rPr>
          <w:rFonts w:ascii="Times New Roman" w:hAnsi="Times New Roman" w:cs="Times New Roman"/>
        </w:rPr>
        <w:t>.</w:t>
      </w:r>
    </w:p>
    <w:p w14:paraId="37E1A6AF" w14:textId="1BAC3AF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de-The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Epidemiological evidence for causal relationship between Epstein-Barr virus and Burkitt's lymphoma from Ugandan prospective study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5673</w:t>
      </w:r>
      <w:r w:rsidRPr="00486B41">
        <w:rPr>
          <w:rFonts w:ascii="Times New Roman" w:hAnsi="Times New Roman" w:cs="Times New Roman"/>
        </w:rPr>
        <w:t>):</w:t>
      </w:r>
      <w:del w:id="479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756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761</w:t>
      </w:r>
      <w:r w:rsidRPr="00486B41">
        <w:rPr>
          <w:rFonts w:ascii="Times New Roman" w:hAnsi="Times New Roman" w:cs="Times New Roman"/>
        </w:rPr>
        <w:t>.</w:t>
      </w:r>
    </w:p>
    <w:p w14:paraId="66C45B44" w14:textId="70490F0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de Jesus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Spender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Updated Epstein-Barr virus (EBV) DNA sequence and analysis of a promoter for the BART (CST, BARF0) RNAs of EBV</w:t>
      </w:r>
      <w:r w:rsidRPr="00486B41">
        <w:rPr>
          <w:rFonts w:ascii="Times New Roman" w:hAnsi="Times New Roman" w:cs="Times New Roman"/>
        </w:rPr>
        <w:t xml:space="preserve">. </w:t>
      </w:r>
      <w:r w:rsidRPr="00E44105">
        <w:rPr>
          <w:rStyle w:val="bibjournal"/>
          <w:rFonts w:cs="Times New Roman"/>
          <w:i/>
          <w:rPrChange w:id="480" w:author="S4C" w:date="2026-01-09T15:39:00Z">
            <w:rPr>
              <w:rStyle w:val="bibjournal"/>
              <w:rFonts w:cs="Times New Roman"/>
              <w:noProof w:val="0"/>
            </w:rPr>
          </w:rPrChange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6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del w:id="481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1443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1450</w:t>
      </w:r>
      <w:r w:rsidRPr="00486B41">
        <w:rPr>
          <w:rFonts w:ascii="Times New Roman" w:hAnsi="Times New Roman" w:cs="Times New Roman"/>
        </w:rPr>
        <w:t>.</w:t>
      </w:r>
    </w:p>
    <w:p w14:paraId="15EE3BCA" w14:textId="74311FE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Deacon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Pallesen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Niedobitek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and Hodgkin</w:t>
      </w:r>
      <w:ins w:id="482" w:author="S4C" w:date="2026-01-09T15:40:00Z">
        <w:r w:rsidR="00E44105">
          <w:rPr>
            <w:rStyle w:val="bibarticle"/>
            <w:rFonts w:cs="Times New Roman"/>
          </w:rPr>
          <w:t>’</w:t>
        </w:r>
      </w:ins>
      <w:del w:id="483" w:author="S4C" w:date="2026-01-09T15:40:00Z">
        <w:r w:rsidRPr="00486B41" w:rsidDel="00E44105">
          <w:rPr>
            <w:rStyle w:val="bibarticle"/>
            <w:rFonts w:cs="Times New Roman"/>
          </w:rPr>
          <w:delText>'</w:delText>
        </w:r>
      </w:del>
      <w:r w:rsidRPr="00486B41">
        <w:rPr>
          <w:rStyle w:val="bibarticle"/>
          <w:rFonts w:cs="Times New Roman"/>
        </w:rPr>
        <w:t>s disease: transcriptional analysis of virus latency in the malignant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484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339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349</w:t>
      </w:r>
      <w:r w:rsidRPr="00486B41">
        <w:rPr>
          <w:rFonts w:ascii="Times New Roman" w:hAnsi="Times New Roman" w:cs="Times New Roman"/>
        </w:rPr>
        <w:t>.</w:t>
      </w:r>
    </w:p>
    <w:p w14:paraId="6F786010" w14:textId="5DFCA2B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Deakyne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Malecka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Messick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Structural and Functional Basis for an EBNA1 Hexameric Ring in Epstein-Barr Virus Episome Maintenance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</w:t>
      </w:r>
      <w:ins w:id="485" w:author="S4C" w:date="2026-01-09T15:40:00Z">
        <w:r w:rsidR="00E44105">
          <w:rPr>
            <w:rFonts w:ascii="Times New Roman" w:hAnsi="Times New Roman" w:cs="Times New Roman"/>
          </w:rPr>
          <w:t>:</w:t>
        </w:r>
        <w:r w:rsidR="00E44105" w:rsidRPr="00E44105">
          <w:rPr>
            <w:rStyle w:val="bibfpage"/>
            <w:rPrChange w:id="486" w:author="S4C" w:date="2026-01-09T15:40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e01046-17</w:t>
        </w:r>
      </w:ins>
      <w:r w:rsidRPr="00486B41">
        <w:rPr>
          <w:rFonts w:ascii="Times New Roman" w:hAnsi="Times New Roman" w:cs="Times New Roman"/>
        </w:rPr>
        <w:t>.</w:t>
      </w:r>
    </w:p>
    <w:p w14:paraId="780A420A" w14:textId="0AD9105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DeKroon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Gunawardena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Edwards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Global </w:t>
      </w:r>
      <w:r w:rsidR="00E44105" w:rsidRPr="00486B41">
        <w:rPr>
          <w:rStyle w:val="bibarticle"/>
          <w:rFonts w:cs="Times New Roman"/>
        </w:rPr>
        <w:t>proteomic changes induced</w:t>
      </w:r>
      <w:r w:rsidRPr="00486B41">
        <w:rPr>
          <w:rStyle w:val="bibarticle"/>
          <w:rFonts w:cs="Times New Roman"/>
        </w:rPr>
        <w:t xml:space="preserve"> by the Epstein-Barr </w:t>
      </w:r>
      <w:r w:rsidR="00E44105" w:rsidRPr="00486B41">
        <w:rPr>
          <w:rStyle w:val="bibarticle"/>
          <w:rFonts w:cs="Times New Roman"/>
        </w:rPr>
        <w:t xml:space="preserve">virus oncoproteins latent membrane protein </w:t>
      </w:r>
      <w:r w:rsidRPr="00486B41">
        <w:rPr>
          <w:rStyle w:val="bibarticle"/>
          <w:rFonts w:cs="Times New Roman"/>
        </w:rPr>
        <w:t>1 and 2A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</w:t>
      </w:r>
      <w:ins w:id="487" w:author="S4C" w:date="2026-01-09T15:42:00Z">
        <w:r w:rsidR="00E44105">
          <w:rPr>
            <w:rFonts w:ascii="Times New Roman" w:hAnsi="Times New Roman" w:cs="Times New Roman"/>
          </w:rPr>
          <w:t>:</w:t>
        </w:r>
        <w:r w:rsidR="00E44105" w:rsidRPr="00E44105">
          <w:rPr>
            <w:rFonts w:ascii="Segoe UI" w:hAnsi="Segoe UI" w:cs="Segoe UI"/>
            <w:color w:val="5B616B"/>
            <w:shd w:val="clear" w:color="auto" w:fill="FFFFFF"/>
          </w:rPr>
          <w:t xml:space="preserve"> </w:t>
        </w:r>
        <w:r w:rsidR="00E44105" w:rsidRPr="00E44105">
          <w:rPr>
            <w:rStyle w:val="bibfpage"/>
            <w:rPrChange w:id="488" w:author="S4C" w:date="2026-01-09T15:42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e00959-18</w:t>
        </w:r>
      </w:ins>
      <w:r w:rsidRPr="00486B41">
        <w:rPr>
          <w:rFonts w:ascii="Times New Roman" w:hAnsi="Times New Roman" w:cs="Times New Roman"/>
        </w:rPr>
        <w:t>.</w:t>
      </w:r>
    </w:p>
    <w:p w14:paraId="3C948021" w14:textId="6B101D4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Demetriades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Mosialos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LMP1 promoter can be transactivated directly by NF-kappaB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489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5269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5277</w:t>
      </w:r>
      <w:r w:rsidRPr="00486B41">
        <w:rPr>
          <w:rFonts w:ascii="Times New Roman" w:hAnsi="Times New Roman" w:cs="Times New Roman"/>
        </w:rPr>
        <w:t>.</w:t>
      </w:r>
    </w:p>
    <w:p w14:paraId="28044DA1" w14:textId="6FE1F42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167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Deutsch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Papior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Schepers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latent origin of replication of Epstein-Barr virus directs viral genomes to active regions of the nucleus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84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5</w:t>
      </w:r>
      <w:r w:rsidRPr="00486B41">
        <w:rPr>
          <w:rFonts w:ascii="Times New Roman" w:hAnsi="Times New Roman" w:cs="Times New Roman"/>
          <w:lang w:val="es-419"/>
        </w:rPr>
        <w:t>):</w:t>
      </w:r>
      <w:del w:id="490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  <w:lang w:val="es-419"/>
        </w:rPr>
        <w:t>2533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2546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4822D295" w14:textId="0398B60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Devergne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O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Hatzivassiliou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Izumi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Association of TRAF1, TRAF2, and TRAF3 with an Epstein-Barr virus LMP1 domain important for B-lymphocyte transformation: role in NF-kappaB 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491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7098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7108</w:t>
      </w:r>
      <w:r w:rsidRPr="00486B41">
        <w:rPr>
          <w:rFonts w:ascii="Times New Roman" w:hAnsi="Times New Roman" w:cs="Times New Roman"/>
        </w:rPr>
        <w:t>.</w:t>
      </w:r>
    </w:p>
    <w:p w14:paraId="7AF587B3" w14:textId="2CBE250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Dheekollu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replisome pausing factor Timeless is required for episomal maintenance of latent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492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5853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5863</w:t>
      </w:r>
      <w:r w:rsidRPr="00486B41">
        <w:rPr>
          <w:rFonts w:ascii="Times New Roman" w:hAnsi="Times New Roman" w:cs="Times New Roman"/>
        </w:rPr>
        <w:t>.</w:t>
      </w:r>
    </w:p>
    <w:p w14:paraId="3863DB9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Dheekollu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Wiedmer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Ayyanathan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Deakyne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Messick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Cell-cycle-dependent EBNA1-DNA crosslinking promotes replication termination at oriP and viral episome maintenance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643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654 e13</w:t>
      </w:r>
      <w:r w:rsidRPr="00486B41">
        <w:rPr>
          <w:rFonts w:ascii="Times New Roman" w:hAnsi="Times New Roman" w:cs="Times New Roman"/>
        </w:rPr>
        <w:t>.</w:t>
      </w:r>
    </w:p>
    <w:p w14:paraId="69ECB3A1" w14:textId="65D0235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171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Dheekollu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Wiedmer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Sentana-Lledo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Cassel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Messick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HCF1 and OCT2 </w:t>
      </w:r>
      <w:ins w:id="493" w:author="S4C" w:date="2026-01-09T15:03:00Z">
        <w:r w:rsidR="0068604C">
          <w:rPr>
            <w:rStyle w:val="bibarticle"/>
            <w:rFonts w:cs="Times New Roman"/>
          </w:rPr>
          <w:t>c</w:t>
        </w:r>
      </w:ins>
      <w:del w:id="494" w:author="S4C" w:date="2026-01-09T15:03:00Z">
        <w:r w:rsidRPr="00486B41" w:rsidDel="0068604C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 xml:space="preserve">ooperate with EBNA1 </w:t>
      </w:r>
      <w:ins w:id="495" w:author="S4C" w:date="2026-01-09T15:03:00Z">
        <w:r w:rsidR="0068604C">
          <w:rPr>
            <w:rStyle w:val="bibarticle"/>
            <w:rFonts w:cs="Times New Roman"/>
          </w:rPr>
          <w:t>t</w:t>
        </w:r>
      </w:ins>
      <w:del w:id="496" w:author="S4C" w:date="2026-01-09T15:03:00Z">
        <w:r w:rsidRPr="00486B41" w:rsidDel="0068604C">
          <w:rPr>
            <w:rStyle w:val="bibarticle"/>
            <w:rFonts w:cs="Times New Roman"/>
          </w:rPr>
          <w:delText>T</w:delText>
        </w:r>
      </w:del>
      <w:r w:rsidRPr="00486B41">
        <w:rPr>
          <w:rStyle w:val="bibarticle"/>
          <w:rFonts w:cs="Times New Roman"/>
        </w:rPr>
        <w:t xml:space="preserve">o </w:t>
      </w:r>
      <w:ins w:id="497" w:author="S4C" w:date="2026-01-09T15:03:00Z">
        <w:r w:rsidR="0068604C">
          <w:rPr>
            <w:rStyle w:val="bibarticle"/>
            <w:rFonts w:cs="Times New Roman"/>
          </w:rPr>
          <w:t>e</w:t>
        </w:r>
      </w:ins>
      <w:del w:id="498" w:author="S4C" w:date="2026-01-09T15:03:00Z">
        <w:r w:rsidRPr="00486B41" w:rsidDel="0068604C">
          <w:rPr>
            <w:rStyle w:val="bibarticle"/>
            <w:rFonts w:cs="Times New Roman"/>
          </w:rPr>
          <w:delText>E</w:delText>
        </w:r>
      </w:del>
      <w:r w:rsidRPr="00486B41">
        <w:rPr>
          <w:rStyle w:val="bibarticle"/>
          <w:rFonts w:cs="Times New Roman"/>
        </w:rPr>
        <w:t>nhance OriP-</w:t>
      </w:r>
      <w:ins w:id="499" w:author="S4C" w:date="2026-01-09T15:03:00Z">
        <w:r w:rsidR="0068604C">
          <w:rPr>
            <w:rStyle w:val="bibarticle"/>
            <w:rFonts w:cs="Times New Roman"/>
          </w:rPr>
          <w:t>d</w:t>
        </w:r>
      </w:ins>
      <w:del w:id="500" w:author="S4C" w:date="2026-01-09T15:03:00Z">
        <w:r w:rsidRPr="00486B41" w:rsidDel="0068604C">
          <w:rPr>
            <w:rStyle w:val="bibarticle"/>
            <w:rFonts w:cs="Times New Roman"/>
          </w:rPr>
          <w:delText>D</w:delText>
        </w:r>
      </w:del>
      <w:r w:rsidRPr="00486B41">
        <w:rPr>
          <w:rStyle w:val="bibarticle"/>
          <w:rFonts w:cs="Times New Roman"/>
        </w:rPr>
        <w:t xml:space="preserve">ependent </w:t>
      </w:r>
      <w:ins w:id="501" w:author="S4C" w:date="2026-01-09T15:03:00Z">
        <w:r w:rsidR="0068604C">
          <w:rPr>
            <w:rStyle w:val="bibarticle"/>
            <w:rFonts w:cs="Times New Roman"/>
          </w:rPr>
          <w:t>t</w:t>
        </w:r>
      </w:ins>
      <w:del w:id="502" w:author="S4C" w:date="2026-01-09T15:03:00Z">
        <w:r w:rsidRPr="00486B41" w:rsidDel="0068604C">
          <w:rPr>
            <w:rStyle w:val="bibarticle"/>
            <w:rFonts w:cs="Times New Roman"/>
          </w:rPr>
          <w:delText>T</w:delText>
        </w:r>
      </w:del>
      <w:r w:rsidRPr="00486B41">
        <w:rPr>
          <w:rStyle w:val="bibarticle"/>
          <w:rFonts w:cs="Times New Roman"/>
        </w:rPr>
        <w:t xml:space="preserve">ranscription and </w:t>
      </w:r>
      <w:ins w:id="503" w:author="S4C" w:date="2026-01-09T15:04:00Z">
        <w:r w:rsidR="0068604C">
          <w:rPr>
            <w:rStyle w:val="bibarticle"/>
            <w:rFonts w:cs="Times New Roman"/>
          </w:rPr>
          <w:t>e</w:t>
        </w:r>
      </w:ins>
      <w:del w:id="504" w:author="S4C" w:date="2026-01-09T15:04:00Z">
        <w:r w:rsidRPr="00486B41" w:rsidDel="0068604C">
          <w:rPr>
            <w:rStyle w:val="bibarticle"/>
            <w:rFonts w:cs="Times New Roman"/>
          </w:rPr>
          <w:delText>E</w:delText>
        </w:r>
      </w:del>
      <w:r w:rsidRPr="00486B41">
        <w:rPr>
          <w:rStyle w:val="bibarticle"/>
          <w:rFonts w:cs="Times New Roman"/>
        </w:rPr>
        <w:t xml:space="preserve">pisome </w:t>
      </w:r>
      <w:ins w:id="505" w:author="S4C" w:date="2026-01-09T15:04:00Z">
        <w:r w:rsidR="0068604C">
          <w:rPr>
            <w:rStyle w:val="bibarticle"/>
            <w:rFonts w:cs="Times New Roman"/>
          </w:rPr>
          <w:t>m</w:t>
        </w:r>
      </w:ins>
      <w:del w:id="506" w:author="S4C" w:date="2026-01-09T15:04:00Z">
        <w:r w:rsidRPr="00486B41" w:rsidDel="0068604C">
          <w:rPr>
            <w:rStyle w:val="bibarticle"/>
            <w:rFonts w:cs="Times New Roman"/>
          </w:rPr>
          <w:delText>M</w:delText>
        </w:r>
      </w:del>
      <w:r w:rsidRPr="00486B41">
        <w:rPr>
          <w:rStyle w:val="bibarticle"/>
          <w:rFonts w:cs="Times New Roman"/>
        </w:rPr>
        <w:t xml:space="preserve">aintenance of </w:t>
      </w:r>
      <w:ins w:id="507" w:author="S4C" w:date="2026-01-09T15:04:00Z">
        <w:r w:rsidR="0068604C">
          <w:rPr>
            <w:rStyle w:val="bibarticle"/>
            <w:rFonts w:cs="Times New Roman"/>
          </w:rPr>
          <w:t>l</w:t>
        </w:r>
      </w:ins>
      <w:del w:id="508" w:author="S4C" w:date="2026-01-09T15:04:00Z">
        <w:r w:rsidRPr="00486B41" w:rsidDel="0068604C">
          <w:rPr>
            <w:rStyle w:val="bibarticle"/>
            <w:rFonts w:cs="Times New Roman"/>
          </w:rPr>
          <w:delText>L</w:delText>
        </w:r>
      </w:del>
      <w:r w:rsidRPr="00486B41">
        <w:rPr>
          <w:rStyle w:val="bibarticle"/>
          <w:rFonts w:cs="Times New Roman"/>
        </w:rPr>
        <w:t xml:space="preserve">atent Epstein-Barr </w:t>
      </w:r>
      <w:ins w:id="509" w:author="S4C" w:date="2026-01-09T15:04:00Z">
        <w:r w:rsidR="0068604C">
          <w:rPr>
            <w:rStyle w:val="bibarticle"/>
            <w:rFonts w:cs="Times New Roman"/>
          </w:rPr>
          <w:t>v</w:t>
        </w:r>
      </w:ins>
      <w:del w:id="510" w:author="S4C" w:date="2026-01-09T15:04:00Z">
        <w:r w:rsidRPr="00486B41" w:rsidDel="0068604C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>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2016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90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11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5353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5367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38B41E07" w14:textId="4191560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Diepstra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Niens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Vellenga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Association with HLA class I in Epstein-Barr-virus-positive and with HLA class III in Epstein-Barr-virus-negative Hodgkin's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365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9478</w:t>
      </w:r>
      <w:r w:rsidRPr="00486B41">
        <w:rPr>
          <w:rFonts w:ascii="Times New Roman" w:hAnsi="Times New Roman" w:cs="Times New Roman"/>
        </w:rPr>
        <w:t>):</w:t>
      </w:r>
      <w:del w:id="511" w:author="S4C" w:date="2026-01-09T14:18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2216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2224</w:t>
      </w:r>
      <w:r w:rsidRPr="00486B41">
        <w:rPr>
          <w:rFonts w:ascii="Times New Roman" w:hAnsi="Times New Roman" w:cs="Times New Roman"/>
        </w:rPr>
        <w:t>.</w:t>
      </w:r>
    </w:p>
    <w:p w14:paraId="70F0B3A7" w14:textId="6C9F668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Dirmeier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Hoffmann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Kilger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Latent membrane protein 1 of Epstein-Barr virus coordinately regulates proliferation with control of apoptosis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Oncogene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512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1711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1717</w:t>
      </w:r>
      <w:r w:rsidRPr="00486B41">
        <w:rPr>
          <w:rFonts w:ascii="Times New Roman" w:hAnsi="Times New Roman" w:cs="Times New Roman"/>
        </w:rPr>
        <w:t>.</w:t>
      </w:r>
    </w:p>
    <w:p w14:paraId="5D2907F3" w14:textId="036F50E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Djavadian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An Epstein-Barr </w:t>
      </w:r>
      <w:r w:rsidR="00E44105" w:rsidRPr="00486B41">
        <w:rPr>
          <w:rStyle w:val="bibarticle"/>
          <w:rFonts w:cs="Times New Roman"/>
        </w:rPr>
        <w:t>virus-encoded protein complex requires an origin of lytic replication in cis to mediate late gene transcription</w:t>
      </w:r>
      <w:r w:rsidR="00E44105"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e1005718</w:t>
      </w:r>
      <w:r w:rsidRPr="00486B41">
        <w:rPr>
          <w:rFonts w:ascii="Times New Roman" w:hAnsi="Times New Roman" w:cs="Times New Roman"/>
        </w:rPr>
        <w:t>.</w:t>
      </w:r>
    </w:p>
    <w:p w14:paraId="0A22DFE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Djavadian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CAGE-seq analysis of Epstein-Barr virus lytic gene transcription: 3 kinetic classes from 2 mechanisms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e1007114</w:t>
      </w:r>
      <w:r w:rsidRPr="00486B41">
        <w:rPr>
          <w:rFonts w:ascii="Times New Roman" w:hAnsi="Times New Roman" w:cs="Times New Roman"/>
        </w:rPr>
        <w:t>.</w:t>
      </w:r>
    </w:p>
    <w:p w14:paraId="76F46699" w14:textId="0CE6043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Dolan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Addison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Gatherer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Davison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McGeoch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genome of Epstein-Barr virus type 2 strain AG876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513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164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170</w:t>
      </w:r>
      <w:r w:rsidRPr="00486B41">
        <w:rPr>
          <w:rFonts w:ascii="Times New Roman" w:hAnsi="Times New Roman" w:cs="Times New Roman"/>
        </w:rPr>
        <w:t>.</w:t>
      </w:r>
    </w:p>
    <w:p w14:paraId="1910F8F1" w14:textId="607F4E8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Dorner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Zucol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Alessi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ins w:id="514" w:author="S4C" w:date="2026-01-09T15:43:00Z">
        <w:r w:rsidR="00E44105">
          <w:rPr>
            <w:rStyle w:val="bibarticle"/>
            <w:rFonts w:cs="Times New Roman"/>
          </w:rPr>
          <w:t>B</w:t>
        </w:r>
      </w:ins>
      <w:del w:id="515" w:author="S4C" w:date="2026-01-09T15:43:00Z">
        <w:r w:rsidRPr="00486B41" w:rsidDel="00E44105">
          <w:rPr>
            <w:rStyle w:val="bibarticle"/>
            <w:rFonts w:cs="Times New Roman"/>
          </w:rPr>
          <w:delText>b</w:delText>
        </w:r>
      </w:del>
      <w:r w:rsidRPr="00486B41">
        <w:rPr>
          <w:rStyle w:val="bibarticle"/>
          <w:rFonts w:cs="Times New Roman"/>
        </w:rPr>
        <w:t>eta1 integrin expression increases susceptibility of memory B cells to 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):</w:t>
      </w:r>
      <w:del w:id="516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6667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6677</w:t>
      </w:r>
      <w:r w:rsidRPr="00486B41">
        <w:rPr>
          <w:rFonts w:ascii="Times New Roman" w:hAnsi="Times New Roman" w:cs="Times New Roman"/>
        </w:rPr>
        <w:t>.</w:t>
      </w:r>
    </w:p>
    <w:p w14:paraId="3B2AE4AE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Dufva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Kankainen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Kelkka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Aggressive natural killer-cell leukemia mutational landscape and drug profiling highlight JAK-STAT signaling as therapeutic target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1567</w:t>
      </w:r>
      <w:r w:rsidRPr="00486B41">
        <w:rPr>
          <w:rFonts w:ascii="Times New Roman" w:hAnsi="Times New Roman" w:cs="Times New Roman"/>
        </w:rPr>
        <w:t>.</w:t>
      </w:r>
    </w:p>
    <w:p w14:paraId="7793CAB6" w14:textId="6287C81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Dunmire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Grimm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Schmeling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Balfour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HH</w:t>
      </w:r>
      <w:r w:rsidRPr="00486B41">
        <w:rPr>
          <w:rFonts w:ascii="Times New Roman" w:hAnsi="Times New Roman" w:cs="Times New Roman"/>
        </w:rPr>
        <w:t xml:space="preserve">, </w:t>
      </w:r>
      <w:r w:rsidR="002514E3" w:rsidRPr="00486B41">
        <w:rPr>
          <w:rStyle w:val="bibsuffix"/>
          <w:rFonts w:cs="Times New Roman"/>
        </w:rPr>
        <w:t>Jr</w:t>
      </w:r>
      <w:r w:rsidRPr="00486B41">
        <w:rPr>
          <w:rFonts w:ascii="Times New Roman" w:hAnsi="Times New Roman" w:cs="Times New Roman"/>
        </w:rPr>
        <w:t xml:space="preserve">., </w:t>
      </w:r>
      <w:r w:rsidRPr="00486B41">
        <w:rPr>
          <w:rStyle w:val="bibsurname"/>
          <w:rFonts w:cs="Times New Roman"/>
        </w:rPr>
        <w:t>Hogquist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The </w:t>
      </w:r>
      <w:r w:rsidR="00E44105" w:rsidRPr="00486B41">
        <w:rPr>
          <w:rStyle w:val="bibarticle"/>
          <w:rFonts w:cs="Times New Roman"/>
        </w:rPr>
        <w:t>incubation period of primary</w:t>
      </w:r>
      <w:r w:rsidRPr="00486B41">
        <w:rPr>
          <w:rStyle w:val="bibarticle"/>
          <w:rFonts w:cs="Times New Roman"/>
        </w:rPr>
        <w:t xml:space="preserve"> Epstein-Barr </w:t>
      </w:r>
      <w:r w:rsidR="00E44105" w:rsidRPr="00486B41">
        <w:rPr>
          <w:rStyle w:val="bibarticle"/>
          <w:rFonts w:cs="Times New Roman"/>
        </w:rPr>
        <w:t>virus infection</w:t>
      </w:r>
      <w:r w:rsidRPr="00486B41">
        <w:rPr>
          <w:rStyle w:val="bibarticle"/>
          <w:rFonts w:cs="Times New Roman"/>
        </w:rPr>
        <w:t xml:space="preserve">: </w:t>
      </w:r>
      <w:ins w:id="517" w:author="S4C" w:date="2026-01-09T11:43:00Z">
        <w:r w:rsidR="00AD094E" w:rsidRPr="00486B41">
          <w:rPr>
            <w:rStyle w:val="bibarticle"/>
            <w:rFonts w:cs="Times New Roman"/>
          </w:rPr>
          <w:t>v</w:t>
        </w:r>
      </w:ins>
      <w:del w:id="518" w:author="S4C" w:date="2026-01-09T11:43:00Z">
        <w:r w:rsidRPr="00486B41" w:rsidDel="00AD094E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iral </w:t>
      </w:r>
      <w:r w:rsidR="00E44105" w:rsidRPr="00486B41">
        <w:rPr>
          <w:rStyle w:val="bibarticle"/>
          <w:rFonts w:cs="Times New Roman"/>
        </w:rPr>
        <w:t>dynamics and immunologic events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e1005286</w:t>
      </w:r>
      <w:r w:rsidRPr="00486B41">
        <w:rPr>
          <w:rFonts w:ascii="Times New Roman" w:hAnsi="Times New Roman" w:cs="Times New Roman"/>
        </w:rPr>
        <w:t>.</w:t>
      </w:r>
    </w:p>
    <w:p w14:paraId="7BD4B0B5" w14:textId="1AD905F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Dunne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Faint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Gudgeon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virus-specific CD8(+) T cells that re-express CD45RA are apoptosis-resistant memory cells that retain replicative potential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519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940</w:t>
      </w:r>
      <w:r w:rsidRPr="00486B41">
        <w:rPr>
          <w:rFonts w:ascii="Times New Roman" w:hAnsi="Times New Roman" w:cs="Times New Roman"/>
        </w:rPr>
        <w:t>.</w:t>
      </w:r>
    </w:p>
    <w:p w14:paraId="298C150E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Edwards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Homad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Vaccination with nanoparticles displaying gH/gL from Epstein-Barr virus elicits limited cross-protection against rhesus lymphocryptovirus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101587</w:t>
      </w:r>
      <w:r w:rsidRPr="00486B41">
        <w:rPr>
          <w:rFonts w:ascii="Times New Roman" w:hAnsi="Times New Roman" w:cs="Times New Roman"/>
        </w:rPr>
        <w:t>.</w:t>
      </w:r>
    </w:p>
    <w:p w14:paraId="7E1072F4" w14:textId="59408FA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Eichelberg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Welch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Guidry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Epstein-Barr </w:t>
      </w:r>
      <w:r w:rsidR="00E44105" w:rsidRPr="00486B41">
        <w:rPr>
          <w:rStyle w:val="bibarticle"/>
          <w:rFonts w:cs="Times New Roman"/>
        </w:rPr>
        <w:t>virus infection promotes epithelial cell growth by attenuating differentiation-dependent exit from the cell cycle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</w:t>
      </w:r>
      <w:ins w:id="520" w:author="S4C" w:date="2026-01-09T15:44:00Z">
        <w:r w:rsidR="00E44105">
          <w:rPr>
            <w:rFonts w:ascii="Times New Roman" w:hAnsi="Times New Roman" w:cs="Times New Roman"/>
          </w:rPr>
          <w:t>:</w:t>
        </w:r>
        <w:r w:rsidR="00E44105" w:rsidRPr="00E44105">
          <w:rPr>
            <w:rStyle w:val="bibfpage"/>
            <w:rPrChange w:id="521" w:author="S4C" w:date="2026-01-09T15:44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e01332-19</w:t>
        </w:r>
        <w:r w:rsidR="00E44105">
          <w:rPr>
            <w:rFonts w:ascii="Segoe UI" w:hAnsi="Segoe UI" w:cs="Segoe UI"/>
            <w:color w:val="5B616B"/>
            <w:shd w:val="clear" w:color="auto" w:fill="FFFFFF"/>
          </w:rPr>
          <w:t>.</w:t>
        </w:r>
      </w:ins>
      <w:del w:id="522" w:author="S4C" w:date="2026-01-09T15:44:00Z">
        <w:r w:rsidRPr="00486B41" w:rsidDel="00E44105">
          <w:rPr>
            <w:rFonts w:ascii="Times New Roman" w:hAnsi="Times New Roman" w:cs="Times New Roman"/>
          </w:rPr>
          <w:delText>.</w:delText>
        </w:r>
      </w:del>
    </w:p>
    <w:p w14:paraId="5816F5A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183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El-Guindy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Lopez-Giraldez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Delecluse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McKenzie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locus encompassing the Epstein-Barr virus bglf4 kinase regulates expression of genes encoding viral structural proteins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2014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10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e1004307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03DBAB38" w14:textId="6940FE6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Elliott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SL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Suhrbier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Miles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Phase I trial of a CD8+ T-cell peptide epitope-based vaccine for infectious mononucleosis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523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1448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1457</w:t>
      </w:r>
      <w:r w:rsidRPr="00486B41">
        <w:rPr>
          <w:rFonts w:ascii="Times New Roman" w:hAnsi="Times New Roman" w:cs="Times New Roman"/>
        </w:rPr>
        <w:t>.</w:t>
      </w:r>
    </w:p>
    <w:p w14:paraId="1D442DC1" w14:textId="7CB2126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Ellis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Either ZEB1 or ZEB2/SIP1 can play a central role in regulating the Epstein-Barr virus latent-lytic switch in a cell-type-specific manner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524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6139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6152</w:t>
      </w:r>
      <w:r w:rsidRPr="00486B41">
        <w:rPr>
          <w:rFonts w:ascii="Times New Roman" w:hAnsi="Times New Roman" w:cs="Times New Roman"/>
        </w:rPr>
        <w:t>.</w:t>
      </w:r>
    </w:p>
    <w:p w14:paraId="5B9C179C" w14:textId="5D9EE1F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Engels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Merchant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Pappu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Wienands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2A (LMP2A) employs the SLP-65 signaling module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525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255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264</w:t>
      </w:r>
      <w:r w:rsidRPr="00486B41">
        <w:rPr>
          <w:rFonts w:ascii="Times New Roman" w:hAnsi="Times New Roman" w:cs="Times New Roman"/>
        </w:rPr>
        <w:t>.</w:t>
      </w:r>
    </w:p>
    <w:p w14:paraId="0E4294FD" w14:textId="48689C7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Epstein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Achong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YM.</w:t>
      </w:r>
      <w:r w:rsidRPr="00486B41">
        <w:rPr>
          <w:rFonts w:ascii="Times New Roman" w:hAnsi="Times New Roman" w:cs="Times New Roman"/>
        </w:rPr>
        <w:t xml:space="preserve"> </w:t>
      </w:r>
      <w:ins w:id="526" w:author="S4C" w:date="2026-01-09T15:44:00Z">
        <w:r w:rsidR="00EA1593">
          <w:rPr>
            <w:rStyle w:val="bibarticle"/>
            <w:rFonts w:cs="Times New Roman"/>
          </w:rPr>
          <w:t>V</w:t>
        </w:r>
      </w:ins>
      <w:del w:id="527" w:author="S4C" w:date="2026-01-09T15:44:00Z">
        <w:r w:rsidR="00EA1593" w:rsidRPr="00486B41" w:rsidDel="00EA1593">
          <w:rPr>
            <w:rStyle w:val="bibarticle"/>
            <w:rFonts w:cs="Times New Roman"/>
          </w:rPr>
          <w:delText>v</w:delText>
        </w:r>
      </w:del>
      <w:r w:rsidR="00EA1593" w:rsidRPr="00486B41">
        <w:rPr>
          <w:rStyle w:val="bibarticle"/>
          <w:rFonts w:cs="Times New Roman"/>
        </w:rPr>
        <w:t>irus particles in cultured lymphoblasts from burkitt's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1964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7335</w:t>
      </w:r>
      <w:r w:rsidRPr="00486B41">
        <w:rPr>
          <w:rFonts w:ascii="Times New Roman" w:hAnsi="Times New Roman" w:cs="Times New Roman"/>
        </w:rPr>
        <w:t>):</w:t>
      </w:r>
      <w:del w:id="528" w:author="S4C" w:date="2026-01-09T14:19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702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703</w:t>
      </w:r>
      <w:r w:rsidRPr="00486B41">
        <w:rPr>
          <w:rFonts w:ascii="Times New Roman" w:hAnsi="Times New Roman" w:cs="Times New Roman"/>
        </w:rPr>
        <w:t>.</w:t>
      </w:r>
    </w:p>
    <w:p w14:paraId="2B5A752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Ernst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Claessen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Mueller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Enzymatic blockade of the ubiquitin-proteasome pathway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e1000605</w:t>
      </w:r>
      <w:r w:rsidRPr="00486B41">
        <w:rPr>
          <w:rFonts w:ascii="Times New Roman" w:hAnsi="Times New Roman" w:cs="Times New Roman"/>
        </w:rPr>
        <w:t>.</w:t>
      </w:r>
    </w:p>
    <w:p w14:paraId="484DC27F" w14:textId="6BF9F81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Ersing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Nobre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A </w:t>
      </w:r>
      <w:r w:rsidR="00EA1593" w:rsidRPr="00486B41">
        <w:rPr>
          <w:rStyle w:val="bibarticle"/>
          <w:rFonts w:cs="Times New Roman"/>
        </w:rPr>
        <w:t xml:space="preserve">temporal proteomic map of </w:t>
      </w:r>
      <w:r w:rsidRPr="00486B41">
        <w:rPr>
          <w:rStyle w:val="bibarticle"/>
          <w:rFonts w:cs="Times New Roman"/>
        </w:rPr>
        <w:t xml:space="preserve">Epstein-Barr </w:t>
      </w:r>
      <w:r w:rsidR="00EA1593" w:rsidRPr="00486B41">
        <w:rPr>
          <w:rStyle w:val="bibarticle"/>
          <w:rFonts w:cs="Times New Roman"/>
        </w:rPr>
        <w:t xml:space="preserve">virus lytic replication </w:t>
      </w:r>
      <w:r w:rsidRPr="00486B41">
        <w:rPr>
          <w:rStyle w:val="bibarticle"/>
          <w:rFonts w:cs="Times New Roman"/>
        </w:rPr>
        <w:t xml:space="preserve">in B </w:t>
      </w:r>
      <w:r w:rsidR="00EA1593" w:rsidRPr="00486B41">
        <w:rPr>
          <w:rStyle w:val="bibarticle"/>
          <w:rFonts w:cs="Times New Roman"/>
        </w:rPr>
        <w:t>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1479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1493</w:t>
      </w:r>
      <w:r w:rsidRPr="00486B41">
        <w:rPr>
          <w:rFonts w:ascii="Times New Roman" w:hAnsi="Times New Roman" w:cs="Times New Roman"/>
        </w:rPr>
        <w:t>.</w:t>
      </w:r>
    </w:p>
    <w:p w14:paraId="6A2B4DBD" w14:textId="5C41FFA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Escalante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Mutsvunguma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A </w:t>
      </w:r>
      <w:r w:rsidR="00EA1593" w:rsidRPr="00486B41">
        <w:rPr>
          <w:rStyle w:val="bibarticle"/>
          <w:rFonts w:cs="Times New Roman"/>
        </w:rPr>
        <w:t>pe</w:t>
      </w:r>
      <w:r w:rsidRPr="00486B41">
        <w:rPr>
          <w:rStyle w:val="bibarticle"/>
          <w:rFonts w:cs="Times New Roman"/>
        </w:rPr>
        <w:t>ntavalent Epstein-Barr Virus-</w:t>
      </w:r>
      <w:r w:rsidR="00EA1593" w:rsidRPr="00486B41">
        <w:rPr>
          <w:rStyle w:val="bibarticle"/>
          <w:rFonts w:cs="Times New Roman"/>
        </w:rPr>
        <w:t xml:space="preserve">like particle vaccine elicits high titers of neutralizing antibodies </w:t>
      </w:r>
      <w:r w:rsidRPr="00486B41">
        <w:rPr>
          <w:rStyle w:val="bibarticle"/>
          <w:rFonts w:cs="Times New Roman"/>
        </w:rPr>
        <w:t xml:space="preserve">against Epstein-Barr </w:t>
      </w:r>
      <w:r w:rsidR="00EA1593" w:rsidRPr="00486B41">
        <w:rPr>
          <w:rStyle w:val="bibarticle"/>
          <w:rFonts w:cs="Times New Roman"/>
        </w:rPr>
        <w:t>virus infection in immunized rabbits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Vaccines (Basel)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</w:t>
      </w:r>
      <w:ins w:id="529" w:author="S4C" w:date="2026-01-09T15:46:00Z">
        <w:r w:rsidR="00EA1593">
          <w:rPr>
            <w:rFonts w:ascii="Times New Roman" w:hAnsi="Times New Roman" w:cs="Times New Roman"/>
          </w:rPr>
          <w:t>:</w:t>
        </w:r>
        <w:r w:rsidR="00EA1593" w:rsidRPr="00EA1593">
          <w:rPr>
            <w:rStyle w:val="bibfpage"/>
            <w:rPrChange w:id="530" w:author="S4C" w:date="2026-01-09T15:46:00Z">
              <w:rPr>
                <w:rFonts w:ascii="Times New Roman" w:hAnsi="Times New Roman" w:cs="Times New Roman"/>
                <w:noProof w:val="0"/>
              </w:rPr>
            </w:rPrChange>
          </w:rPr>
          <w:t>169</w:t>
        </w:r>
      </w:ins>
      <w:r w:rsidRPr="00486B41">
        <w:rPr>
          <w:rFonts w:ascii="Times New Roman" w:hAnsi="Times New Roman" w:cs="Times New Roman"/>
        </w:rPr>
        <w:t>.</w:t>
      </w:r>
    </w:p>
    <w:p w14:paraId="1A523011" w14:textId="4CC3C27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Fachko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Skalsky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50747E" w:rsidRPr="00486B41">
        <w:rPr>
          <w:rStyle w:val="bibarticle"/>
          <w:rFonts w:cs="Times New Roman"/>
        </w:rPr>
        <w:t>virus</w:t>
      </w:r>
      <w:r w:rsidRPr="00486B41">
        <w:rPr>
          <w:rStyle w:val="bibarticle"/>
          <w:rFonts w:cs="Times New Roman"/>
        </w:rPr>
        <w:t xml:space="preserve"> miR-BHRF1-3 </w:t>
      </w:r>
      <w:r w:rsidR="0050747E" w:rsidRPr="00486B41">
        <w:rPr>
          <w:rStyle w:val="bibarticle"/>
          <w:rFonts w:cs="Times New Roman"/>
        </w:rPr>
        <w:t>t</w:t>
      </w:r>
      <w:r w:rsidRPr="00486B41">
        <w:rPr>
          <w:rStyle w:val="bibarticle"/>
          <w:rFonts w:cs="Times New Roman"/>
        </w:rPr>
        <w:t xml:space="preserve">argets the BZLF1 3'UTR and </w:t>
      </w:r>
      <w:r w:rsidR="0050747E" w:rsidRPr="00486B41">
        <w:rPr>
          <w:rStyle w:val="bibarticle"/>
          <w:rFonts w:cs="Times New Roman"/>
        </w:rPr>
        <w:t>regulates the lytic cycle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e0149521</w:t>
      </w:r>
      <w:r w:rsidRPr="00486B41">
        <w:rPr>
          <w:rFonts w:ascii="Times New Roman" w:hAnsi="Times New Roman" w:cs="Times New Roman"/>
        </w:rPr>
        <w:t>.</w:t>
      </w:r>
    </w:p>
    <w:p w14:paraId="5E0ABEEF" w14:textId="2866947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Fachko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Skalsky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Functional </w:t>
      </w:r>
      <w:r w:rsidR="0050747E" w:rsidRPr="00486B41">
        <w:rPr>
          <w:rStyle w:val="bibarticle"/>
          <w:rFonts w:cs="Times New Roman"/>
        </w:rPr>
        <w:t xml:space="preserve">targets </w:t>
      </w:r>
      <w:r w:rsidRPr="00486B41">
        <w:rPr>
          <w:rStyle w:val="bibarticle"/>
          <w:rFonts w:cs="Times New Roman"/>
        </w:rPr>
        <w:t xml:space="preserve">for Epstein-Barr </w:t>
      </w:r>
      <w:r w:rsidR="0050747E" w:rsidRPr="00486B41">
        <w:rPr>
          <w:rStyle w:val="bibarticle"/>
          <w:rFonts w:cs="Times New Roman"/>
        </w:rPr>
        <w:t>virus</w:t>
      </w:r>
      <w:r w:rsidRPr="00486B41">
        <w:rPr>
          <w:rStyle w:val="bibarticle"/>
          <w:rFonts w:cs="Times New Roman"/>
        </w:rPr>
        <w:t xml:space="preserve"> BART MicroRNAs in B </w:t>
      </w:r>
      <w:r w:rsidR="0050747E" w:rsidRPr="00486B41">
        <w:rPr>
          <w:rStyle w:val="bibarticle"/>
          <w:rFonts w:cs="Times New Roman"/>
        </w:rPr>
        <w:t>cell lymphomas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Cancers (Basel)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</w:t>
      </w:r>
      <w:ins w:id="531" w:author="S4C" w:date="2026-01-09T16:06:00Z">
        <w:r w:rsidR="0050747E">
          <w:rPr>
            <w:rFonts w:ascii="Times New Roman" w:hAnsi="Times New Roman" w:cs="Times New Roman"/>
          </w:rPr>
          <w:t>:</w:t>
        </w:r>
        <w:r w:rsidR="0050747E" w:rsidRPr="0050747E">
          <w:rPr>
            <w:rStyle w:val="bibfpage"/>
            <w:rPrChange w:id="532" w:author="S4C" w:date="2026-01-09T16:06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3537</w:t>
        </w:r>
      </w:ins>
      <w:r w:rsidRPr="00486B41">
        <w:rPr>
          <w:rFonts w:ascii="Times New Roman" w:hAnsi="Times New Roman" w:cs="Times New Roman"/>
        </w:rPr>
        <w:t>.</w:t>
      </w:r>
    </w:p>
    <w:p w14:paraId="5D4BD0F5" w14:textId="05F967C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50747E" w:rsidRPr="00486B41">
        <w:rPr>
          <w:rStyle w:val="bibarticle"/>
          <w:rFonts w:cs="Times New Roman"/>
        </w:rPr>
        <w:t>virus and cancer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Annual review of pathology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53</w:t>
      </w:r>
      <w:r w:rsidRPr="00486B41">
        <w:rPr>
          <w:rFonts w:ascii="Times New Roman" w:hAnsi="Times New Roman" w:cs="Times New Roman"/>
        </w:rPr>
        <w:t>.</w:t>
      </w:r>
    </w:p>
    <w:p w14:paraId="409C23B1" w14:textId="3EF0E9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Faulkner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Burrows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Khanna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Crawford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 xml:space="preserve">DH. </w:t>
      </w:r>
      <w:r w:rsidRPr="00486B41">
        <w:rPr>
          <w:rStyle w:val="bibarticle"/>
          <w:rFonts w:cs="Times New Roman"/>
        </w:rPr>
        <w:t>X-Linked agammaglobulinemia patients are not infected with Epstein-Barr virus: implications for the biology of the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533" w:author="S4C" w:date="2026-01-09T14:20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1555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1564</w:t>
      </w:r>
      <w:r w:rsidRPr="00486B41">
        <w:rPr>
          <w:rFonts w:ascii="Times New Roman" w:hAnsi="Times New Roman" w:cs="Times New Roman"/>
        </w:rPr>
        <w:t>.</w:t>
      </w:r>
    </w:p>
    <w:p w14:paraId="41120B3A" w14:textId="216F274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Feederle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Delecluse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Low level of lytic replication in a recombinant Epstein-Barr virus carrying an origin of replication devoid of BZLF1-binding sites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21</w:t>
      </w:r>
      <w:r w:rsidRPr="00486B41">
        <w:rPr>
          <w:rFonts w:ascii="Times New Roman" w:hAnsi="Times New Roman" w:cs="Times New Roman"/>
        </w:rPr>
        <w:t>):</w:t>
      </w:r>
      <w:del w:id="534" w:author="S4C" w:date="2026-01-09T12:33:00Z">
        <w:r w:rsidR="008377DE" w:rsidRPr="00486B41" w:rsidDel="00547B95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12082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12084</w:t>
      </w:r>
      <w:r w:rsidRPr="00486B41">
        <w:rPr>
          <w:rFonts w:ascii="Times New Roman" w:hAnsi="Times New Roman" w:cs="Times New Roman"/>
        </w:rPr>
        <w:t>.</w:t>
      </w:r>
    </w:p>
    <w:p w14:paraId="6C45864F" w14:textId="01E6216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Feederle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Baumann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Epstein-Barr virus lytic program is controlled by the co-operative functions of two transactivators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535" w:author="S4C" w:date="2026-01-09T14:20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3080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3089</w:t>
      </w:r>
      <w:r w:rsidRPr="00486B41">
        <w:rPr>
          <w:rFonts w:ascii="Times New Roman" w:hAnsi="Times New Roman" w:cs="Times New Roman"/>
        </w:rPr>
        <w:t>.</w:t>
      </w:r>
    </w:p>
    <w:p w14:paraId="423E8786" w14:textId="7C33D60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Feederle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Shannon-Lowe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Baldwin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Delecluse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Defective infectious particles and rare packaged genomes produced by cells carrying terminal-repeat-negative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536" w:author="S4C" w:date="2026-01-09T14:20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7641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7647</w:t>
      </w:r>
      <w:r w:rsidRPr="00486B41">
        <w:rPr>
          <w:rFonts w:ascii="Times New Roman" w:hAnsi="Times New Roman" w:cs="Times New Roman"/>
        </w:rPr>
        <w:t>.</w:t>
      </w:r>
    </w:p>
    <w:p w14:paraId="73E1FF36" w14:textId="6275D3B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198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Fennewald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Santen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Nucleotide sequence of an mRNA transcribed in latent growth- transforming virus infection indicates that it may encode a membrane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537" w:author="S4C" w:date="2026-01-09T14:20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411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419</w:t>
      </w:r>
      <w:r w:rsidRPr="00486B41">
        <w:rPr>
          <w:rFonts w:ascii="Times New Roman" w:hAnsi="Times New Roman" w:cs="Times New Roman"/>
        </w:rPr>
        <w:t>.</w:t>
      </w:r>
    </w:p>
    <w:p w14:paraId="4008AB29" w14:textId="2D1D20C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199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Fennewald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Santen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Nucleotide sequence of an mRNA transcribed in latent growth-transforming virus infection indicates that it may encode a membrane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538" w:author="S4C" w:date="2026-01-09T14:20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411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419</w:t>
      </w:r>
      <w:r w:rsidRPr="00486B41">
        <w:rPr>
          <w:rFonts w:ascii="Times New Roman" w:hAnsi="Times New Roman" w:cs="Times New Roman"/>
        </w:rPr>
        <w:t>.</w:t>
      </w:r>
    </w:p>
    <w:p w14:paraId="279B1724" w14:textId="41E28D0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Filipovich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Snow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RA</w:t>
      </w:r>
      <w:r w:rsidRPr="002228B6">
        <w:rPr>
          <w:rPrChange w:id="539" w:author="S4C" w:date="2026-01-09T16:22:00Z">
            <w:rPr>
              <w:rStyle w:val="bibfname"/>
              <w:rFonts w:cs="Times New Roman"/>
              <w:noProof w:val="0"/>
            </w:rPr>
          </w:rPrChange>
        </w:rPr>
        <w:t xml:space="preserve">. </w:t>
      </w:r>
      <w:r w:rsidRPr="00486B41">
        <w:rPr>
          <w:rStyle w:val="bibarticle"/>
          <w:rFonts w:cs="Times New Roman"/>
        </w:rPr>
        <w:t>X-linked lymphoproliferative syndromes: brothers or distant cousins?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 w:rsidRPr="00486B41">
        <w:rPr>
          <w:rFonts w:ascii="Times New Roman" w:hAnsi="Times New Roman" w:cs="Times New Roman"/>
        </w:rPr>
        <w:t>):</w:t>
      </w:r>
      <w:del w:id="540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3398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3408</w:t>
      </w:r>
      <w:r w:rsidRPr="00486B41">
        <w:rPr>
          <w:rFonts w:ascii="Times New Roman" w:hAnsi="Times New Roman" w:cs="Times New Roman"/>
        </w:rPr>
        <w:t>.</w:t>
      </w:r>
    </w:p>
    <w:p w14:paraId="03D3925A" w14:textId="187C0BA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Fingeroth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Tedder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Strominger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Biro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Fearon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DT.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receptor of human B lymphocytes is the C3d receptor CR2</w:t>
      </w:r>
      <w:r w:rsidR="00CE2941" w:rsidRPr="00486B41">
        <w:rPr>
          <w:rFonts w:ascii="Times New Roman" w:hAnsi="Times New Roman" w:cs="Times New Roman"/>
        </w:rPr>
        <w:t xml:space="preserve">. </w:t>
      </w:r>
      <w:del w:id="54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542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543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Pr="00486B41">
        <w:rPr>
          <w:rFonts w:ascii="Times New Roman" w:hAnsi="Times New Roman" w:cs="Times New Roman"/>
        </w:rPr>
        <w:t>):</w:t>
      </w:r>
      <w:del w:id="544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4510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4514</w:t>
      </w:r>
      <w:r w:rsidRPr="00486B41">
        <w:rPr>
          <w:rFonts w:ascii="Times New Roman" w:hAnsi="Times New Roman" w:cs="Times New Roman"/>
        </w:rPr>
        <w:t>.</w:t>
      </w:r>
    </w:p>
    <w:p w14:paraId="66A24B1A" w14:textId="2CAD6CA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Fish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Comoglio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Shaffer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AL, 3rd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Rewiring of B cell receptor signaling by Epstein-Barr virus LMP2A</w:t>
      </w:r>
      <w:r w:rsidR="00CE2941" w:rsidRPr="00486B41">
        <w:rPr>
          <w:rFonts w:ascii="Times New Roman" w:hAnsi="Times New Roman" w:cs="Times New Roman"/>
        </w:rPr>
        <w:t xml:space="preserve">. </w:t>
      </w:r>
      <w:del w:id="545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546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547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26318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26327</w:t>
      </w:r>
      <w:r w:rsidRPr="00486B41">
        <w:rPr>
          <w:rFonts w:ascii="Times New Roman" w:hAnsi="Times New Roman" w:cs="Times New Roman"/>
        </w:rPr>
        <w:t>.</w:t>
      </w:r>
    </w:p>
    <w:p w14:paraId="7B281E6D" w14:textId="4A670AA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Fish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Comoglio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Shaffer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III 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Rewiring of B cell receptor signaling by Epstein-Barr virus LMP2A</w:t>
      </w:r>
      <w:r w:rsidR="00CE2941" w:rsidRPr="00486B41">
        <w:rPr>
          <w:rFonts w:ascii="Times New Roman" w:hAnsi="Times New Roman" w:cs="Times New Roman"/>
        </w:rPr>
        <w:t xml:space="preserve">. </w:t>
      </w:r>
      <w:del w:id="548" w:author="S4C" w:date="2026-01-09T12:36:00Z">
        <w:r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54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550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ins w:id="551" w:author="S4C" w:date="2026-01-12T11:11:00Z">
        <w:r w:rsidR="00DA5E0C" w:rsidRPr="00DA5E0C">
          <w:rPr>
            <w:rPrChange w:id="552" w:author="S4C" w:date="2026-01-12T11:11:00Z">
              <w:rPr>
                <w:rStyle w:val="bibyear"/>
                <w:rFonts w:cs="Times New Roman"/>
              </w:rPr>
            </w:rPrChange>
          </w:rPr>
          <w:t>;</w:t>
        </w:r>
        <w:r w:rsidR="00DA5E0C" w:rsidRPr="00DA5E0C">
          <w:rPr>
            <w:rStyle w:val="bibvolume"/>
            <w:rPrChange w:id="553" w:author="S4C" w:date="2026-01-12T11:12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117</w:t>
        </w:r>
        <w:r w:rsidR="00DA5E0C">
          <w:rPr>
            <w:rFonts w:ascii="Segoe UI" w:hAnsi="Segoe UI" w:cs="Segoe UI"/>
            <w:color w:val="5B616B"/>
            <w:shd w:val="clear" w:color="auto" w:fill="FFFFFF"/>
          </w:rPr>
          <w:t>(</w:t>
        </w:r>
        <w:r w:rsidR="00DA5E0C" w:rsidRPr="00DA5E0C">
          <w:rPr>
            <w:rStyle w:val="bibissue"/>
            <w:rPrChange w:id="554" w:author="S4C" w:date="2026-01-12T11:12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42</w:t>
        </w:r>
        <w:r w:rsidR="00DA5E0C"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="00DA5E0C" w:rsidRPr="00DA5E0C">
          <w:rPr>
            <w:rStyle w:val="bibfpage"/>
            <w:rPrChange w:id="555" w:author="S4C" w:date="2026-01-12T11:12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26318</w:t>
        </w:r>
        <w:r w:rsidR="00DA5E0C">
          <w:rPr>
            <w:rFonts w:ascii="Segoe UI" w:hAnsi="Segoe UI" w:cs="Segoe UI"/>
            <w:color w:val="5B616B"/>
            <w:shd w:val="clear" w:color="auto" w:fill="FFFFFF"/>
          </w:rPr>
          <w:t>-</w:t>
        </w:r>
        <w:r w:rsidR="00DA5E0C" w:rsidRPr="0071417D">
          <w:rPr>
            <w:rStyle w:val="biblpage"/>
            <w:rPrChange w:id="556" w:author="S4C" w:date="2026-01-12T11:33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26327</w:t>
        </w:r>
      </w:ins>
      <w:r w:rsidRPr="00486B41">
        <w:rPr>
          <w:rFonts w:ascii="Times New Roman" w:hAnsi="Times New Roman" w:cs="Times New Roman"/>
        </w:rPr>
        <w:t>.</w:t>
      </w:r>
    </w:p>
    <w:p w14:paraId="4D2430B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Fitzsimmons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Boyce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Coordinated repression of BIM and PUMA by Epstein-Barr virus latent genes maintains the survival of Burkitt lymphoma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Death Differ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241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254</w:t>
      </w:r>
      <w:r w:rsidRPr="00486B41">
        <w:rPr>
          <w:rFonts w:ascii="Times New Roman" w:hAnsi="Times New Roman" w:cs="Times New Roman"/>
        </w:rPr>
        <w:t>.</w:t>
      </w:r>
    </w:p>
    <w:p w14:paraId="006D8C5D" w14:textId="067BA8C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AB7FB6">
        <w:rPr>
          <w:rStyle w:val="bibsurname"/>
          <w:rFonts w:cs="Times New Roman"/>
          <w:rPrChange w:id="557" w:author="S4C" w:date="2026-01-12T09:40:00Z">
            <w:rPr>
              <w:rStyle w:val="bibsurname"/>
              <w:rFonts w:cs="Times New Roman"/>
              <w:noProof w:val="0"/>
            </w:rPr>
          </w:rPrChange>
        </w:rPr>
        <w:t>Fitzsimmons</w:t>
      </w:r>
      <w:r w:rsidRPr="00AB7FB6">
        <w:rPr>
          <w:rFonts w:ascii="Times New Roman" w:hAnsi="Times New Roman" w:cs="Times New Roman"/>
          <w:rPrChange w:id="558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AB7FB6">
        <w:rPr>
          <w:rStyle w:val="bibfname"/>
          <w:rFonts w:cs="Times New Roman"/>
          <w:rPrChange w:id="559" w:author="S4C" w:date="2026-01-12T09:40:00Z">
            <w:rPr>
              <w:rStyle w:val="bibfname"/>
              <w:rFonts w:cs="Times New Roman"/>
              <w:noProof w:val="0"/>
            </w:rPr>
          </w:rPrChange>
        </w:rPr>
        <w:t>L</w:t>
      </w:r>
      <w:r w:rsidRPr="00AB7FB6">
        <w:rPr>
          <w:rFonts w:ascii="Times New Roman" w:hAnsi="Times New Roman" w:cs="Times New Roman"/>
          <w:rPrChange w:id="560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AB7FB6">
        <w:rPr>
          <w:rStyle w:val="bibsurname"/>
          <w:rFonts w:cs="Times New Roman"/>
          <w:rPrChange w:id="561" w:author="S4C" w:date="2026-01-12T09:40:00Z">
            <w:rPr>
              <w:rStyle w:val="bibsurname"/>
              <w:rFonts w:cs="Times New Roman"/>
              <w:noProof w:val="0"/>
            </w:rPr>
          </w:rPrChange>
        </w:rPr>
        <w:t>Cartlidge</w:t>
      </w:r>
      <w:r w:rsidRPr="00AB7FB6">
        <w:rPr>
          <w:rFonts w:ascii="Times New Roman" w:hAnsi="Times New Roman" w:cs="Times New Roman"/>
          <w:rPrChange w:id="562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AB7FB6">
        <w:rPr>
          <w:rStyle w:val="bibfname"/>
          <w:rFonts w:cs="Times New Roman"/>
          <w:rPrChange w:id="563" w:author="S4C" w:date="2026-01-12T09:40:00Z">
            <w:rPr>
              <w:rStyle w:val="bibfname"/>
              <w:rFonts w:cs="Times New Roman"/>
              <w:noProof w:val="0"/>
            </w:rPr>
          </w:rPrChange>
        </w:rPr>
        <w:t>R</w:t>
      </w:r>
      <w:r w:rsidRPr="00AB7FB6">
        <w:rPr>
          <w:rFonts w:ascii="Times New Roman" w:hAnsi="Times New Roman" w:cs="Times New Roman"/>
          <w:rPrChange w:id="564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AB7FB6">
        <w:rPr>
          <w:rStyle w:val="bibsurname"/>
          <w:rFonts w:cs="Times New Roman"/>
          <w:rPrChange w:id="565" w:author="S4C" w:date="2026-01-12T09:40:00Z">
            <w:rPr>
              <w:rStyle w:val="bibsurname"/>
              <w:rFonts w:cs="Times New Roman"/>
              <w:noProof w:val="0"/>
            </w:rPr>
          </w:rPrChange>
        </w:rPr>
        <w:t>Chang</w:t>
      </w:r>
      <w:r w:rsidRPr="00AB7FB6">
        <w:rPr>
          <w:rFonts w:ascii="Times New Roman" w:hAnsi="Times New Roman" w:cs="Times New Roman"/>
          <w:rPrChange w:id="566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 </w:t>
      </w:r>
      <w:r w:rsidRPr="00AB7FB6">
        <w:rPr>
          <w:rStyle w:val="bibfname"/>
          <w:rFonts w:cs="Times New Roman"/>
          <w:rPrChange w:id="567" w:author="S4C" w:date="2026-01-12T09:40:00Z">
            <w:rPr>
              <w:rStyle w:val="bibfname"/>
              <w:rFonts w:cs="Times New Roman"/>
              <w:noProof w:val="0"/>
            </w:rPr>
          </w:rPrChange>
        </w:rPr>
        <w:t>C</w:t>
      </w:r>
      <w:r w:rsidRPr="00AB7FB6">
        <w:rPr>
          <w:rFonts w:ascii="Times New Roman" w:hAnsi="Times New Roman" w:cs="Times New Roman"/>
          <w:rPrChange w:id="568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, </w:t>
      </w:r>
      <w:r w:rsidRPr="00AB7FB6">
        <w:rPr>
          <w:rStyle w:val="bibetal"/>
          <w:rFonts w:cs="Times New Roman"/>
          <w:rPrChange w:id="569" w:author="S4C" w:date="2026-01-12T09:40:00Z">
            <w:rPr>
              <w:rStyle w:val="bibetal"/>
              <w:rFonts w:cs="Times New Roman"/>
              <w:noProof w:val="0"/>
            </w:rPr>
          </w:rPrChange>
        </w:rPr>
        <w:t>et al</w:t>
      </w:r>
      <w:r w:rsidRPr="00AB7FB6">
        <w:rPr>
          <w:rFonts w:ascii="Times New Roman" w:hAnsi="Times New Roman" w:cs="Times New Roman"/>
          <w:rPrChange w:id="570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. </w:t>
      </w:r>
      <w:r w:rsidRPr="00AB7FB6">
        <w:rPr>
          <w:rStyle w:val="bibarticle"/>
          <w:rFonts w:cs="Times New Roman"/>
          <w:rPrChange w:id="571" w:author="S4C" w:date="2026-01-12T09:40:00Z">
            <w:rPr>
              <w:rStyle w:val="bibarticle"/>
              <w:rFonts w:cs="Times New Roman"/>
              <w:noProof w:val="0"/>
            </w:rPr>
          </w:rPrChange>
        </w:rPr>
        <w:t>EBV BCL-2 homologue BHRF1 drives chemoresistance and lymphomagenesis by inhibiting multiple cellular pro-apoptotic proteins</w:t>
      </w:r>
      <w:r w:rsidRPr="00AB7FB6">
        <w:rPr>
          <w:rFonts w:ascii="Times New Roman" w:hAnsi="Times New Roman" w:cs="Times New Roman"/>
          <w:rPrChange w:id="572" w:author="S4C" w:date="2026-01-12T09:40:00Z">
            <w:rPr>
              <w:rFonts w:ascii="Times New Roman" w:hAnsi="Times New Roman" w:cs="Times New Roman"/>
              <w:noProof w:val="0"/>
            </w:rPr>
          </w:rPrChange>
        </w:rPr>
        <w:t xml:space="preserve">. </w:t>
      </w:r>
      <w:r w:rsidRPr="00AB7FB6">
        <w:rPr>
          <w:rStyle w:val="bibjournal"/>
          <w:rFonts w:cs="Times New Roman"/>
          <w:i/>
          <w:rPrChange w:id="573" w:author="S4C" w:date="2026-01-12T09:40:00Z">
            <w:rPr>
              <w:rStyle w:val="bibjournal"/>
              <w:rFonts w:cs="Times New Roman"/>
              <w:i/>
              <w:noProof w:val="0"/>
            </w:rPr>
          </w:rPrChange>
        </w:rPr>
        <w:t>Cell Death Differ</w:t>
      </w:r>
      <w:r w:rsidRPr="00AB7FB6">
        <w:rPr>
          <w:rFonts w:ascii="Times New Roman" w:hAnsi="Times New Roman" w:cs="Times New Roman"/>
          <w:i/>
          <w:rPrChange w:id="574" w:author="S4C" w:date="2026-01-12T09:40:00Z">
            <w:rPr>
              <w:rFonts w:ascii="Times New Roman" w:hAnsi="Times New Roman" w:cs="Times New Roman"/>
              <w:i/>
              <w:noProof w:val="0"/>
            </w:rPr>
          </w:rPrChange>
        </w:rPr>
        <w:t xml:space="preserve">. </w:t>
      </w:r>
      <w:r w:rsidRPr="00AB7FB6">
        <w:rPr>
          <w:rStyle w:val="bibyear"/>
          <w:rFonts w:cs="Times New Roman"/>
          <w:rPrChange w:id="575" w:author="S4C" w:date="2026-01-12T09:40:00Z">
            <w:rPr>
              <w:rStyle w:val="bibyear"/>
              <w:rFonts w:cs="Times New Roman"/>
              <w:noProof w:val="0"/>
            </w:rPr>
          </w:rPrChange>
        </w:rPr>
        <w:t>2019</w:t>
      </w:r>
      <w:ins w:id="576" w:author="S4C" w:date="2026-01-12T09:44:00Z">
        <w:r w:rsidR="0087426B" w:rsidRPr="0087426B">
          <w:rPr>
            <w:rFonts w:ascii="Times New Roman" w:hAnsi="Times New Roman" w:cs="Times New Roman"/>
            <w:rPrChange w:id="577" w:author="S4C" w:date="2026-01-12T09:45:00Z">
              <w:rPr/>
            </w:rPrChange>
          </w:rPr>
          <w:t>;</w:t>
        </w:r>
      </w:ins>
      <w:ins w:id="578" w:author="S4C" w:date="2026-01-12T09:40:00Z">
        <w:r w:rsidR="00AB7FB6" w:rsidRPr="0087426B">
          <w:rPr>
            <w:rStyle w:val="bibvolume"/>
            <w:rFonts w:cs="Times New Roman"/>
            <w:rPrChange w:id="579" w:author="S4C" w:date="2026-01-12T09:45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27</w:t>
        </w:r>
        <w:r w:rsidR="00AB7FB6" w:rsidRPr="0087426B">
          <w:rPr>
            <w:rFonts w:ascii="Times New Roman" w:hAnsi="Times New Roman" w:cs="Times New Roman"/>
            <w:rPrChange w:id="580" w:author="S4C" w:date="2026-01-12T09:45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(</w:t>
        </w:r>
        <w:r w:rsidR="00AB7FB6" w:rsidRPr="0087426B">
          <w:rPr>
            <w:rStyle w:val="bibissue"/>
            <w:rFonts w:cs="Times New Roman"/>
            <w:rPrChange w:id="581" w:author="S4C" w:date="2026-01-12T09:45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5</w:t>
        </w:r>
        <w:r w:rsidR="00AB7FB6" w:rsidRPr="0087426B">
          <w:rPr>
            <w:rFonts w:ascii="Times New Roman" w:hAnsi="Times New Roman" w:cs="Times New Roman"/>
            <w:rPrChange w:id="582" w:author="S4C" w:date="2026-01-12T09:45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):</w:t>
        </w:r>
        <w:r w:rsidR="00AB7FB6" w:rsidRPr="0087426B">
          <w:rPr>
            <w:rStyle w:val="bibfpage"/>
            <w:rFonts w:cs="Times New Roman"/>
            <w:rPrChange w:id="583" w:author="S4C" w:date="2026-01-12T09:45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1554</w:t>
        </w:r>
      </w:ins>
      <w:ins w:id="584" w:author="S4C" w:date="2026-01-12T09:45:00Z">
        <w:r w:rsidR="0087426B" w:rsidRPr="0087426B">
          <w:rPr>
            <w:rFonts w:ascii="Times New Roman" w:hAnsi="Times New Roman" w:cs="Times New Roman"/>
            <w:rPrChange w:id="585" w:author="S4C" w:date="2026-01-12T09:45:00Z">
              <w:rPr/>
            </w:rPrChange>
          </w:rPr>
          <w:t>-</w:t>
        </w:r>
      </w:ins>
      <w:ins w:id="586" w:author="S4C" w:date="2026-01-12T09:40:00Z">
        <w:r w:rsidR="00AB7FB6" w:rsidRPr="0087426B">
          <w:rPr>
            <w:rStyle w:val="biblpage"/>
            <w:rFonts w:cs="Times New Roman"/>
            <w:rPrChange w:id="587" w:author="S4C" w:date="2026-01-12T09:45:00Z">
              <w:rPr>
                <w:rFonts w:ascii="Bahnschrift" w:hAnsi="Bahnschrift"/>
                <w:color w:val="1B1B1B"/>
                <w:sz w:val="25"/>
                <w:szCs w:val="25"/>
                <w:shd w:val="clear" w:color="auto" w:fill="FFFFFF"/>
              </w:rPr>
            </w:rPrChange>
          </w:rPr>
          <w:t>1568</w:t>
        </w:r>
      </w:ins>
      <w:r w:rsidRPr="0087426B">
        <w:rPr>
          <w:rFonts w:ascii="Times New Roman" w:hAnsi="Times New Roman" w:cs="Times New Roman"/>
        </w:rPr>
        <w:t>.</w:t>
      </w:r>
    </w:p>
    <w:p w14:paraId="05AE81E3" w14:textId="67DB2BE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Fixman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SD.</w:t>
      </w:r>
      <w:r w:rsidRPr="00486B41">
        <w:rPr>
          <w:rFonts w:ascii="Times New Roman" w:hAnsi="Times New Roman" w:cs="Times New Roman"/>
        </w:rPr>
        <w:t xml:space="preserve"> </w:t>
      </w:r>
      <w:ins w:id="588" w:author="S4C" w:date="2026-01-09T16:24:00Z">
        <w:r w:rsidR="002228B6">
          <w:rPr>
            <w:rStyle w:val="bibarticle"/>
            <w:rFonts w:cs="Times New Roman"/>
          </w:rPr>
          <w:t>T</w:t>
        </w:r>
      </w:ins>
      <w:del w:id="589" w:author="S4C" w:date="2026-01-09T16:24:00Z">
        <w:r w:rsidRPr="00486B41" w:rsidDel="002228B6">
          <w:rPr>
            <w:rStyle w:val="bibarticle"/>
            <w:rFonts w:cs="Times New Roman"/>
          </w:rPr>
          <w:delText>t</w:delText>
        </w:r>
      </w:del>
      <w:r w:rsidRPr="00486B41">
        <w:rPr>
          <w:rStyle w:val="bibarticle"/>
          <w:rFonts w:cs="Times New Roman"/>
        </w:rPr>
        <w:t>rans-acting requirements for replication of Epstein-Barr virus ori-Lyt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590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5030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5039</w:t>
      </w:r>
      <w:r w:rsidRPr="00486B41">
        <w:rPr>
          <w:rFonts w:ascii="Times New Roman" w:hAnsi="Times New Roman" w:cs="Times New Roman"/>
        </w:rPr>
        <w:t>.</w:t>
      </w:r>
    </w:p>
    <w:p w14:paraId="12B99A7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Fixman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Replication of Epstein-Barr virus oriLyt: lack of a dedicated virally encoded origin-binding protein and dependence on Zta in cotransfection assays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2998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3006</w:t>
      </w:r>
      <w:r w:rsidRPr="00486B41">
        <w:rPr>
          <w:rFonts w:ascii="Times New Roman" w:hAnsi="Times New Roman" w:cs="Times New Roman"/>
        </w:rPr>
        <w:t>.</w:t>
      </w:r>
    </w:p>
    <w:p w14:paraId="75687525" w14:textId="2BAD4DF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Flanagan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Middeldorp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Sculley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Localization of the Epstein-Barr virus protein LMP 1 to exosomes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  <w:i/>
        </w:rPr>
        <w:t xml:space="preserve">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7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del w:id="591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1871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1879</w:t>
      </w:r>
      <w:r w:rsidRPr="00486B41">
        <w:rPr>
          <w:rFonts w:ascii="Times New Roman" w:hAnsi="Times New Roman" w:cs="Times New Roman"/>
        </w:rPr>
        <w:t>.</w:t>
      </w:r>
    </w:p>
    <w:p w14:paraId="4363152B" w14:textId="253A5E6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Flemington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Identification of phorbol ester response elements in the promoter of Epstein-Barr virus putative lytic switch gene BZLF1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592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1217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1226</w:t>
      </w:r>
      <w:r w:rsidRPr="00486B41">
        <w:rPr>
          <w:rFonts w:ascii="Times New Roman" w:hAnsi="Times New Roman" w:cs="Times New Roman"/>
        </w:rPr>
        <w:t>.</w:t>
      </w:r>
    </w:p>
    <w:p w14:paraId="4B2FE0EC" w14:textId="2666B93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Fogg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Wirth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Posner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Decreased EBNA-1-specific CD8+ T cells in patients with Epstein-Barr virus-associated nasopharyngeal carcinoma</w:t>
      </w:r>
      <w:r w:rsidR="00CE2941" w:rsidRPr="00486B41">
        <w:rPr>
          <w:rFonts w:ascii="Times New Roman" w:hAnsi="Times New Roman" w:cs="Times New Roman"/>
        </w:rPr>
        <w:t xml:space="preserve">. </w:t>
      </w:r>
      <w:del w:id="59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594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595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596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3318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3323</w:t>
      </w:r>
      <w:r w:rsidRPr="00486B41">
        <w:rPr>
          <w:rFonts w:ascii="Times New Roman" w:hAnsi="Times New Roman" w:cs="Times New Roman"/>
        </w:rPr>
        <w:t>.</w:t>
      </w:r>
    </w:p>
    <w:p w14:paraId="06D4907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Forrest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Hislop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Proteome-wide analysis of CD8+ T cell responses to EBV reveals differences between primary and persistent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e1007110</w:t>
      </w:r>
      <w:r w:rsidRPr="00486B41">
        <w:rPr>
          <w:rFonts w:ascii="Times New Roman" w:hAnsi="Times New Roman" w:cs="Times New Roman"/>
        </w:rPr>
        <w:t>.</w:t>
      </w:r>
    </w:p>
    <w:p w14:paraId="23B6A05D" w14:textId="417AC80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Fotheringham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Mazzucca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protein-2A-induced DeltaNp63alpha expression is associated with impaired epithelial-cell differentiation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Oncogene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30</w:t>
      </w:r>
      <w:r w:rsidRPr="00486B41">
        <w:rPr>
          <w:rFonts w:ascii="Times New Roman" w:hAnsi="Times New Roman" w:cs="Times New Roman"/>
        </w:rPr>
        <w:t>):</w:t>
      </w:r>
      <w:del w:id="597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4287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4296</w:t>
      </w:r>
      <w:r w:rsidRPr="00486B41">
        <w:rPr>
          <w:rFonts w:ascii="Times New Roman" w:hAnsi="Times New Roman" w:cs="Times New Roman"/>
        </w:rPr>
        <w:t>.</w:t>
      </w:r>
    </w:p>
    <w:p w14:paraId="3032CAAE" w14:textId="3AE27EF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Fournier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Boutboul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Bruneau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Rapid identification and characterization of infected cells in blood during chronic active 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</w:t>
      </w:r>
      <w:ins w:id="598" w:author="S4C" w:date="2026-01-09T16:27:00Z">
        <w:r w:rsidR="002228B6">
          <w:rPr>
            <w:rFonts w:ascii="Times New Roman" w:hAnsi="Times New Roman" w:cs="Times New Roman"/>
          </w:rPr>
          <w:t>:</w:t>
        </w:r>
        <w:r w:rsidR="002228B6" w:rsidRPr="002228B6">
          <w:rPr>
            <w:rFonts w:ascii="Segoe UI" w:hAnsi="Segoe UI" w:cs="Segoe UI"/>
            <w:color w:val="5B616B"/>
            <w:shd w:val="clear" w:color="auto" w:fill="FFFFFF"/>
          </w:rPr>
          <w:t xml:space="preserve"> </w:t>
        </w:r>
        <w:r w:rsidR="002228B6" w:rsidRPr="002228B6">
          <w:rPr>
            <w:rStyle w:val="bibfpage"/>
            <w:rPrChange w:id="599" w:author="S4C" w:date="2026-01-09T16:27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e20192262</w:t>
        </w:r>
      </w:ins>
      <w:r w:rsidRPr="00486B41">
        <w:rPr>
          <w:rFonts w:ascii="Times New Roman" w:hAnsi="Times New Roman" w:cs="Times New Roman"/>
        </w:rPr>
        <w:t>.</w:t>
      </w:r>
    </w:p>
    <w:p w14:paraId="27964636" w14:textId="5AED2A5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Francis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Gradoville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Alteration of a single serine in the basic domain of the Epstein-Barr virus ZEBRA protein separates its functions of transcriptional activation and disruption of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600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3054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3061</w:t>
      </w:r>
      <w:r w:rsidRPr="00486B41">
        <w:rPr>
          <w:rFonts w:ascii="Times New Roman" w:hAnsi="Times New Roman" w:cs="Times New Roman"/>
        </w:rPr>
        <w:t>.</w:t>
      </w:r>
    </w:p>
    <w:p w14:paraId="4B1046A8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Frappier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Ebna1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34</w:t>
      </w:r>
      <w:r w:rsidRPr="00486B41">
        <w:rPr>
          <w:rFonts w:ascii="Times New Roman" w:hAnsi="Times New Roman" w:cs="Times New Roman"/>
        </w:rPr>
        <w:t>.</w:t>
      </w:r>
    </w:p>
    <w:p w14:paraId="4A7367FB" w14:textId="2A0886F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Fries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1 blocks p53-mediated apoptosis through the induction of the A20 gene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601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8653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8659</w:t>
      </w:r>
      <w:r w:rsidRPr="00486B41">
        <w:rPr>
          <w:rFonts w:ascii="Times New Roman" w:hAnsi="Times New Roman" w:cs="Times New Roman"/>
        </w:rPr>
        <w:t>.</w:t>
      </w:r>
    </w:p>
    <w:p w14:paraId="4868F6ED" w14:textId="42528A5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217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Fries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A20 protein interacts with the Epstein-Barr virus latent membrane protein 1 (LMP1) and alters the LMP1/TRAF1/TRADD complex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Virology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1999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264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</w:t>
      </w:r>
      <w:r w:rsidRPr="00486B41">
        <w:rPr>
          <w:rFonts w:ascii="Times New Roman" w:hAnsi="Times New Roman" w:cs="Times New Roman"/>
          <w:lang w:val="es-419"/>
        </w:rPr>
        <w:t>):</w:t>
      </w:r>
      <w:del w:id="602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  <w:lang w:val="es-419"/>
        </w:rPr>
        <w:t>159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166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DD5CDC4" w14:textId="3651949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Fuentes-Panana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Peng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R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Brewer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G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Ling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PD.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>Regulation of the Epstein-Barr virus C promoter by AUF1 and the cyclic AMP/protein kinase A signaling pathway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Pr="00486B41">
        <w:rPr>
          <w:rFonts w:ascii="Times New Roman" w:hAnsi="Times New Roman" w:cs="Times New Roman"/>
        </w:rPr>
        <w:t>):</w:t>
      </w:r>
      <w:del w:id="603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8166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8175</w:t>
      </w:r>
      <w:r w:rsidRPr="00486B41">
        <w:rPr>
          <w:rFonts w:ascii="Times New Roman" w:hAnsi="Times New Roman" w:cs="Times New Roman"/>
        </w:rPr>
        <w:t>.</w:t>
      </w:r>
    </w:p>
    <w:p w14:paraId="0E43D915" w14:textId="6A8B517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Fukayama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and gastric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Pathol Int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604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337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350</w:t>
      </w:r>
      <w:r w:rsidRPr="00486B41">
        <w:rPr>
          <w:rFonts w:ascii="Times New Roman" w:hAnsi="Times New Roman" w:cs="Times New Roman"/>
        </w:rPr>
        <w:t>.</w:t>
      </w:r>
    </w:p>
    <w:p w14:paraId="5BEBBE4A" w14:textId="09AE7AC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Gahn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EBNA-1-dependent enhancer acts from a distance of 10 kilobase pairs to increase expression of the Epstein-Barr virus LMP gene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605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2633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2636</w:t>
      </w:r>
      <w:r w:rsidRPr="00486B41">
        <w:rPr>
          <w:rFonts w:ascii="Times New Roman" w:hAnsi="Times New Roman" w:cs="Times New Roman"/>
        </w:rPr>
        <w:t>.</w:t>
      </w:r>
    </w:p>
    <w:p w14:paraId="7DEFF78B" w14:textId="178178C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Chodosh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Morgan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Sixbey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Epithelial cell polarization is a determinant in the infectious outcome of immunoglobulin A-mediated entry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606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526</w:t>
      </w:r>
      <w:r w:rsidRPr="00486B41">
        <w:rPr>
          <w:rFonts w:ascii="Times New Roman" w:hAnsi="Times New Roman" w:cs="Times New Roman"/>
        </w:rPr>
        <w:t>.</w:t>
      </w:r>
    </w:p>
    <w:p w14:paraId="79F8877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Gandhi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EBV-associated primary CNS lymphoma occurring after immunosuppression is a distinct immunobiological entity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1468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1477</w:t>
      </w:r>
      <w:r w:rsidRPr="00486B41">
        <w:rPr>
          <w:rFonts w:ascii="Times New Roman" w:hAnsi="Times New Roman" w:cs="Times New Roman"/>
        </w:rPr>
        <w:t>.</w:t>
      </w:r>
    </w:p>
    <w:p w14:paraId="4E716600" w14:textId="0628361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Gandhi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Galectin-1 mediated suppression of Epstein-Barr virus specific T-cell immunity in classic Hodgkin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607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1326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1329</w:t>
      </w:r>
      <w:r w:rsidRPr="00486B41">
        <w:rPr>
          <w:rFonts w:ascii="Times New Roman" w:hAnsi="Times New Roman" w:cs="Times New Roman"/>
        </w:rPr>
        <w:t>.</w:t>
      </w:r>
    </w:p>
    <w:p w14:paraId="6F62E763" w14:textId="1282680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Towfic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Genome-wide siRNA screen for mediators of NF-kappaB activation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60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0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10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611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2467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2472</w:t>
      </w:r>
      <w:r w:rsidRPr="00486B41">
        <w:rPr>
          <w:rFonts w:ascii="Times New Roman" w:hAnsi="Times New Roman" w:cs="Times New Roman"/>
        </w:rPr>
        <w:t>.</w:t>
      </w:r>
    </w:p>
    <w:p w14:paraId="4053B58E" w14:textId="5DF3B7C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Ghosh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cis-acting regulatory elements near the Epstein-Barr virus latent-infection membrane protein transcriptional start site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612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1855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1858</w:t>
      </w:r>
      <w:r w:rsidRPr="00486B41">
        <w:rPr>
          <w:rFonts w:ascii="Times New Roman" w:hAnsi="Times New Roman" w:cs="Times New Roman"/>
        </w:rPr>
        <w:t>.</w:t>
      </w:r>
    </w:p>
    <w:p w14:paraId="6668D45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Giehler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Ostertag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Sommermann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virus-driven B cell lymphoma mediated by a direct LMP1-TRAF6 complex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414</w:t>
      </w:r>
      <w:r w:rsidRPr="00486B41">
        <w:rPr>
          <w:rFonts w:ascii="Times New Roman" w:hAnsi="Times New Roman" w:cs="Times New Roman"/>
        </w:rPr>
        <w:t>.</w:t>
      </w:r>
    </w:p>
    <w:p w14:paraId="5EA6D995" w14:textId="5556C27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Gilligan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Rajadurai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Resnick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small nuclear RNAs are not expressed in permissively infected cells in AIDS-associated leukoplakia</w:t>
      </w:r>
      <w:r w:rsidR="00CE2941" w:rsidRPr="00486B41">
        <w:rPr>
          <w:rFonts w:ascii="Times New Roman" w:hAnsi="Times New Roman" w:cs="Times New Roman"/>
        </w:rPr>
        <w:t xml:space="preserve">. </w:t>
      </w:r>
      <w:del w:id="61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14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15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del w:id="616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8790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8794</w:t>
      </w:r>
      <w:r w:rsidRPr="00486B41">
        <w:rPr>
          <w:rFonts w:ascii="Times New Roman" w:hAnsi="Times New Roman" w:cs="Times New Roman"/>
        </w:rPr>
        <w:t>.</w:t>
      </w:r>
    </w:p>
    <w:p w14:paraId="41F60A03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228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Glaser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Rieger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Thumann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EBF1 binds to EBNA2 and promotes the assembly of EBNA2 chromatin complexes in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2017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13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10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e1006664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16EAE99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Glon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Vilmen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G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Perdiz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Essential role of hyperacetylated microtubules in innate immunity escape orchestrated by the EBV-encoded BHRF1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e1010371</w:t>
      </w:r>
      <w:r w:rsidRPr="00486B41">
        <w:rPr>
          <w:rFonts w:ascii="Times New Roman" w:hAnsi="Times New Roman" w:cs="Times New Roman"/>
        </w:rPr>
        <w:t>.</w:t>
      </w:r>
    </w:p>
    <w:p w14:paraId="4D10DB50" w14:textId="4A9507A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Gordadze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Notch1IC partially replaces EBNA2 function in B cells immortalized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):</w:t>
      </w:r>
      <w:del w:id="617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5899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5912</w:t>
      </w:r>
      <w:r w:rsidRPr="00486B41">
        <w:rPr>
          <w:rFonts w:ascii="Times New Roman" w:hAnsi="Times New Roman" w:cs="Times New Roman"/>
        </w:rPr>
        <w:t>.</w:t>
      </w:r>
    </w:p>
    <w:p w14:paraId="1ABA7D82" w14:textId="037ED04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Gotoh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Ito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Shibata-Watanabe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Clinical and virological characteristics of 15 patients with chronic active Epstein-Barr virus infection treated with hematopoietic stem cell transplantation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618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1525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1534</w:t>
      </w:r>
      <w:r w:rsidRPr="00486B41">
        <w:rPr>
          <w:rFonts w:ascii="Times New Roman" w:hAnsi="Times New Roman" w:cs="Times New Roman"/>
        </w:rPr>
        <w:t>.</w:t>
      </w:r>
    </w:p>
    <w:p w14:paraId="7F6D97D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Gottschalk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Rooney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Heslop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Post-transplant lymphoproliferative disorders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Annu Rev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56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44</w:t>
      </w:r>
      <w:r w:rsidRPr="00486B41">
        <w:rPr>
          <w:rFonts w:ascii="Times New Roman" w:hAnsi="Times New Roman" w:cs="Times New Roman"/>
        </w:rPr>
        <w:t>.</w:t>
      </w:r>
    </w:p>
    <w:p w14:paraId="2A6765CE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Grande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Gerhard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Genome-wide discovery of somatic coding and noncoding mutations in pediatric endemic and sporadic Burkitt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1313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1324</w:t>
      </w:r>
      <w:r w:rsidRPr="00486B41">
        <w:rPr>
          <w:rFonts w:ascii="Times New Roman" w:hAnsi="Times New Roman" w:cs="Times New Roman"/>
        </w:rPr>
        <w:t>.</w:t>
      </w:r>
    </w:p>
    <w:p w14:paraId="5BB960FB" w14:textId="733C062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Gratama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Oosterveer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Lepoutre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Serological and molecular studies of Epstein-Barr virus infection in allogeneic marrow graft recipients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Transplantation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619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725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730</w:t>
      </w:r>
      <w:r w:rsidRPr="00486B41">
        <w:rPr>
          <w:rFonts w:ascii="Times New Roman" w:hAnsi="Times New Roman" w:cs="Times New Roman"/>
        </w:rPr>
        <w:t>.</w:t>
      </w:r>
    </w:p>
    <w:p w14:paraId="71CA7285" w14:textId="385F152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Greenfeld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Takasaki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Walsh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TRAF1 </w:t>
      </w:r>
      <w:r w:rsidR="002228B6" w:rsidRPr="00486B41">
        <w:rPr>
          <w:rStyle w:val="bibarticle"/>
          <w:rFonts w:cs="Times New Roman"/>
        </w:rPr>
        <w:t xml:space="preserve">coordinates polyubiquitin signaling to enhance </w:t>
      </w:r>
      <w:r w:rsidRPr="00486B41">
        <w:rPr>
          <w:rStyle w:val="bibarticle"/>
          <w:rFonts w:cs="Times New Roman"/>
        </w:rPr>
        <w:t xml:space="preserve">Epstein-Barr </w:t>
      </w:r>
      <w:r w:rsidR="002228B6" w:rsidRPr="00486B41">
        <w:rPr>
          <w:rStyle w:val="bibarticle"/>
          <w:rFonts w:cs="Times New Roman"/>
        </w:rPr>
        <w:t>virus</w:t>
      </w:r>
      <w:r w:rsidRPr="00486B41">
        <w:rPr>
          <w:rStyle w:val="bibarticle"/>
          <w:rFonts w:cs="Times New Roman"/>
        </w:rPr>
        <w:t xml:space="preserve"> LMP1-</w:t>
      </w:r>
      <w:r w:rsidR="002228B6" w:rsidRPr="00486B41">
        <w:rPr>
          <w:rStyle w:val="bibarticle"/>
          <w:rFonts w:cs="Times New Roman"/>
        </w:rPr>
        <w:t>mediated growth and survival pathway 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e1004890</w:t>
      </w:r>
      <w:r w:rsidRPr="00486B41">
        <w:rPr>
          <w:rFonts w:ascii="Times New Roman" w:hAnsi="Times New Roman" w:cs="Times New Roman"/>
        </w:rPr>
        <w:t>.</w:t>
      </w:r>
    </w:p>
    <w:p w14:paraId="7E984363" w14:textId="7407687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Greenspan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2228B6">
        <w:rPr>
          <w:rStyle w:val="bibsurname"/>
          <w:rPrChange w:id="620" w:author="S4C" w:date="2026-01-09T16:28:00Z">
            <w:rPr>
              <w:rFonts w:ascii="Times New Roman" w:hAnsi="Times New Roman" w:cs="Times New Roman"/>
              <w:noProof w:val="0"/>
            </w:rPr>
          </w:rPrChange>
        </w:rPr>
        <w:t>Greenspan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Lennette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Replication of Epstein-Barr virus within the epithelial cells of oral </w:t>
      </w:r>
      <w:ins w:id="621" w:author="S4C" w:date="2026-01-09T16:28:00Z">
        <w:r w:rsidR="002228B6">
          <w:rPr>
            <w:rStyle w:val="bibarticle"/>
            <w:rFonts w:cs="Times New Roman"/>
          </w:rPr>
          <w:t>“</w:t>
        </w:r>
      </w:ins>
      <w:del w:id="622" w:author="S4C" w:date="2026-01-09T16:28:00Z">
        <w:r w:rsidRPr="00486B41" w:rsidDel="002228B6">
          <w:rPr>
            <w:rStyle w:val="bibarticle"/>
            <w:rFonts w:cs="Times New Roman"/>
          </w:rPr>
          <w:delText>"</w:delText>
        </w:r>
      </w:del>
      <w:r w:rsidRPr="00486B41">
        <w:rPr>
          <w:rStyle w:val="bibarticle"/>
          <w:rFonts w:cs="Times New Roman"/>
        </w:rPr>
        <w:t>hairy</w:t>
      </w:r>
      <w:ins w:id="623" w:author="S4C" w:date="2026-01-09T16:28:00Z">
        <w:r w:rsidR="002228B6">
          <w:rPr>
            <w:rStyle w:val="bibarticle"/>
            <w:rFonts w:cs="Times New Roman"/>
          </w:rPr>
          <w:t>”</w:t>
        </w:r>
      </w:ins>
      <w:del w:id="624" w:author="S4C" w:date="2026-01-09T16:28:00Z">
        <w:r w:rsidRPr="00486B41" w:rsidDel="002228B6">
          <w:rPr>
            <w:rStyle w:val="bibarticle"/>
            <w:rFonts w:cs="Times New Roman"/>
          </w:rPr>
          <w:delText>"</w:delText>
        </w:r>
      </w:del>
      <w:r w:rsidRPr="00486B41">
        <w:rPr>
          <w:rStyle w:val="bibarticle"/>
          <w:rFonts w:cs="Times New Roman"/>
        </w:rPr>
        <w:t xml:space="preserve"> leukoplakia, an AIDS-associated lesion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25</w:t>
      </w:r>
      <w:r w:rsidRPr="00486B41">
        <w:rPr>
          <w:rFonts w:ascii="Times New Roman" w:hAnsi="Times New Roman" w:cs="Times New Roman"/>
        </w:rPr>
        <w:t>):</w:t>
      </w:r>
      <w:del w:id="625" w:author="S4C" w:date="2026-01-09T14:21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1564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1571</w:t>
      </w:r>
      <w:r w:rsidRPr="00486B41">
        <w:rPr>
          <w:rFonts w:ascii="Times New Roman" w:hAnsi="Times New Roman" w:cs="Times New Roman"/>
        </w:rPr>
        <w:t>.</w:t>
      </w:r>
    </w:p>
    <w:p w14:paraId="325E1C89" w14:textId="2E5B3F8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Gregorovic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Boulden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Bosshard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Epstein-Barr </w:t>
      </w:r>
      <w:ins w:id="626" w:author="S4C" w:date="2026-01-09T16:28:00Z">
        <w:r w:rsidR="002228B6">
          <w:rPr>
            <w:rStyle w:val="bibarticle"/>
            <w:rFonts w:cs="Times New Roman"/>
          </w:rPr>
          <w:t>v</w:t>
        </w:r>
      </w:ins>
      <w:del w:id="627" w:author="S4C" w:date="2026-01-09T16:28:00Z">
        <w:r w:rsidRPr="00486B41" w:rsidDel="002228B6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iruses (EBVs) </w:t>
      </w:r>
      <w:r w:rsidR="002228B6" w:rsidRPr="00486B41">
        <w:rPr>
          <w:rStyle w:val="bibarticle"/>
          <w:rFonts w:cs="Times New Roman"/>
        </w:rPr>
        <w:t xml:space="preserve">deficient in </w:t>
      </w:r>
      <w:r w:rsidRPr="00486B41">
        <w:rPr>
          <w:rStyle w:val="bibarticle"/>
          <w:rFonts w:cs="Times New Roman"/>
        </w:rPr>
        <w:t>EBV-</w:t>
      </w:r>
      <w:ins w:id="628" w:author="S4C" w:date="2026-01-09T16:34:00Z">
        <w:r w:rsidR="00025B5D">
          <w:rPr>
            <w:rStyle w:val="bibarticle"/>
            <w:rFonts w:cs="Times New Roman"/>
          </w:rPr>
          <w:t>e</w:t>
        </w:r>
      </w:ins>
      <w:del w:id="629" w:author="S4C" w:date="2026-01-09T16:34:00Z">
        <w:r w:rsidRPr="00486B41" w:rsidDel="00025B5D">
          <w:rPr>
            <w:rStyle w:val="bibarticle"/>
            <w:rFonts w:cs="Times New Roman"/>
          </w:rPr>
          <w:delText>E</w:delText>
        </w:r>
      </w:del>
      <w:r w:rsidRPr="00486B41">
        <w:rPr>
          <w:rStyle w:val="bibarticle"/>
          <w:rFonts w:cs="Times New Roman"/>
        </w:rPr>
        <w:t xml:space="preserve">ncoded RNAs </w:t>
      </w:r>
      <w:r w:rsidR="00025B5D" w:rsidRPr="00486B41">
        <w:rPr>
          <w:rStyle w:val="bibarticle"/>
          <w:rFonts w:cs="Times New Roman"/>
        </w:rPr>
        <w:t xml:space="preserve">have higher levels of latent membrane protein </w:t>
      </w:r>
      <w:r w:rsidRPr="00486B41">
        <w:rPr>
          <w:rStyle w:val="bibarticle"/>
          <w:rFonts w:cs="Times New Roman"/>
        </w:rPr>
        <w:t xml:space="preserve">2 RNA </w:t>
      </w:r>
      <w:r w:rsidR="00025B5D" w:rsidRPr="00486B41">
        <w:rPr>
          <w:rStyle w:val="bibarticle"/>
          <w:rFonts w:cs="Times New Roman"/>
        </w:rPr>
        <w:t>expression in lymphoblastoid cell lines and efficiently establish persistent infections in humanized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del w:id="630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11711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11714</w:t>
      </w:r>
      <w:r w:rsidRPr="00486B41">
        <w:rPr>
          <w:rFonts w:ascii="Times New Roman" w:hAnsi="Times New Roman" w:cs="Times New Roman"/>
        </w:rPr>
        <w:t>.</w:t>
      </w:r>
    </w:p>
    <w:p w14:paraId="5F797914" w14:textId="04F1FAE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Grossman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Yalamanchili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nuclear antigen 2 transactivator is directed to response elements by the J kappa recombination signal binding protein</w:t>
      </w:r>
      <w:r w:rsidR="00CE2941" w:rsidRPr="00486B41">
        <w:rPr>
          <w:rFonts w:ascii="Times New Roman" w:hAnsi="Times New Roman" w:cs="Times New Roman"/>
        </w:rPr>
        <w:t xml:space="preserve">. </w:t>
      </w:r>
      <w:del w:id="63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32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33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Pr="00486B41">
        <w:rPr>
          <w:rFonts w:ascii="Times New Roman" w:hAnsi="Times New Roman" w:cs="Times New Roman"/>
        </w:rPr>
        <w:t>):</w:t>
      </w:r>
      <w:del w:id="634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7568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7572</w:t>
      </w:r>
      <w:r w:rsidRPr="00486B41">
        <w:rPr>
          <w:rFonts w:ascii="Times New Roman" w:hAnsi="Times New Roman" w:cs="Times New Roman"/>
        </w:rPr>
        <w:t>.</w:t>
      </w:r>
    </w:p>
    <w:p w14:paraId="5226CEC7" w14:textId="7DBA781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First EBV vaccine trial in humans using recombinant vaccinia virus expressing the major membrane antigen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Dev Biol Stand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:</w:t>
      </w:r>
      <w:del w:id="635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171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177</w:t>
      </w:r>
      <w:r w:rsidRPr="00486B41">
        <w:rPr>
          <w:rFonts w:ascii="Times New Roman" w:hAnsi="Times New Roman" w:cs="Times New Roman"/>
        </w:rPr>
        <w:t>.</w:t>
      </w:r>
    </w:p>
    <w:p w14:paraId="35D7925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Gujer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Murer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Plasmacytoid dendritic cells respond to Epstein-Barr virus infection with a distinct type I interferon subtype profile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 Adv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1129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1144</w:t>
      </w:r>
      <w:r w:rsidRPr="00486B41">
        <w:rPr>
          <w:rFonts w:ascii="Times New Roman" w:hAnsi="Times New Roman" w:cs="Times New Roman"/>
        </w:rPr>
        <w:t>.</w:t>
      </w:r>
    </w:p>
    <w:p w14:paraId="2A150817" w14:textId="6548735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Gunnell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Webb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RUNX super-enhancer control through the Notch pathway by Epstein-Barr virus transcription factors regulates B cell growth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Nucleic Acids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636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4636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4650</w:t>
      </w:r>
      <w:r w:rsidRPr="00486B41">
        <w:rPr>
          <w:rFonts w:ascii="Times New Roman" w:hAnsi="Times New Roman" w:cs="Times New Roman"/>
        </w:rPr>
        <w:t>.</w:t>
      </w:r>
    </w:p>
    <w:p w14:paraId="03E42BF5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242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Guo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MYC Controls the Epstein-Barr Virus Lytic Switch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78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4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653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669</w:t>
      </w:r>
      <w:r w:rsidRPr="00486B41">
        <w:rPr>
          <w:rStyle w:val="biblpage"/>
          <w:rFonts w:cs="Times New Roman"/>
        </w:rPr>
        <w:t>.e8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6377020F" w14:textId="7B5E762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Guo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R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Zhang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Teng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DNA methylation enzymes and PRC1 restrict B-cell Epstein-Barr virus oncoprotein expression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ins w:id="637" w:author="S4C" w:date="2026-01-09T16:35:00Z">
        <w:r w:rsidR="00025B5D">
          <w:t>;</w:t>
        </w:r>
        <w:r w:rsidR="00025B5D" w:rsidRPr="00025B5D">
          <w:rPr>
            <w:rStyle w:val="bibvolume"/>
            <w:rPrChange w:id="638" w:author="S4C" w:date="2026-01-09T16:35:00Z">
              <w:rPr>
                <w:rStyle w:val="bibyear"/>
                <w:rFonts w:cs="Times New Roman"/>
                <w:noProof w:val="0"/>
              </w:rPr>
            </w:rPrChange>
          </w:rPr>
          <w:t>7</w:t>
        </w:r>
        <w:r w:rsidR="00025B5D" w:rsidRPr="00025B5D">
          <w:rPr>
            <w:rPrChange w:id="639" w:author="S4C" w:date="2026-01-09T16:35:00Z">
              <w:rPr>
                <w:rStyle w:val="bibyear"/>
                <w:rFonts w:cs="Times New Roman"/>
                <w:noProof w:val="0"/>
              </w:rPr>
            </w:rPrChange>
          </w:rPr>
          <w:t>(</w:t>
        </w:r>
        <w:r w:rsidR="00025B5D" w:rsidRPr="00025B5D">
          <w:rPr>
            <w:rStyle w:val="bibissue"/>
            <w:rPrChange w:id="640" w:author="S4C" w:date="2026-01-09T16:35:00Z">
              <w:rPr>
                <w:rStyle w:val="bibyear"/>
                <w:rFonts w:cs="Times New Roman"/>
                <w:noProof w:val="0"/>
              </w:rPr>
            </w:rPrChange>
          </w:rPr>
          <w:t>6</w:t>
        </w:r>
        <w:r w:rsidR="00025B5D" w:rsidRPr="00025B5D">
          <w:rPr>
            <w:rPrChange w:id="641" w:author="S4C" w:date="2026-01-09T16:35:00Z">
              <w:rPr>
                <w:rStyle w:val="bibyear"/>
                <w:rFonts w:cs="Times New Roman"/>
                <w:noProof w:val="0"/>
              </w:rPr>
            </w:rPrChange>
          </w:rPr>
          <w:t>):</w:t>
        </w:r>
        <w:r w:rsidR="00025B5D" w:rsidRPr="00025B5D">
          <w:rPr>
            <w:rStyle w:val="bibfpage"/>
            <w:rPrChange w:id="642" w:author="S4C" w:date="2026-01-09T16:35:00Z">
              <w:rPr>
                <w:rStyle w:val="bibyear"/>
                <w:rFonts w:cs="Times New Roman"/>
                <w:noProof w:val="0"/>
              </w:rPr>
            </w:rPrChange>
          </w:rPr>
          <w:t>928</w:t>
        </w:r>
      </w:ins>
      <w:r w:rsidRPr="00486B41">
        <w:rPr>
          <w:rFonts w:ascii="Times New Roman" w:hAnsi="Times New Roman" w:cs="Times New Roman"/>
        </w:rPr>
        <w:t>.</w:t>
      </w:r>
    </w:p>
    <w:p w14:paraId="6796F228" w14:textId="50B63A8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Coreceptor restriction within the HLA-DQ locus for Epstein-Barr virus infection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64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44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45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Pr="00486B41">
        <w:rPr>
          <w:rFonts w:ascii="Times New Roman" w:hAnsi="Times New Roman" w:cs="Times New Roman"/>
        </w:rPr>
        <w:t>):</w:t>
      </w:r>
      <w:del w:id="646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9252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9257</w:t>
      </w:r>
      <w:r w:rsidRPr="00486B41">
        <w:rPr>
          <w:rFonts w:ascii="Times New Roman" w:hAnsi="Times New Roman" w:cs="Times New Roman"/>
        </w:rPr>
        <w:t>.</w:t>
      </w:r>
    </w:p>
    <w:p w14:paraId="24D4DA4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Haddad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Depletion of glycoprotein gp85 from virosomes made with Epstein-Barr virus proteins abolishes their ability to fuse with virus receptor- bearing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4998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5005</w:t>
      </w:r>
      <w:r w:rsidRPr="00486B41">
        <w:rPr>
          <w:rFonts w:ascii="Times New Roman" w:hAnsi="Times New Roman" w:cs="Times New Roman"/>
        </w:rPr>
        <w:t>.</w:t>
      </w:r>
    </w:p>
    <w:p w14:paraId="14C67EEE" w14:textId="0C7AF23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Identification and characterization of oriLyt, a lytic origin of DNA replication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647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427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433</w:t>
      </w:r>
      <w:r w:rsidRPr="00486B41">
        <w:rPr>
          <w:rFonts w:ascii="Times New Roman" w:hAnsi="Times New Roman" w:cs="Times New Roman"/>
        </w:rPr>
        <w:t>.</w:t>
      </w:r>
    </w:p>
    <w:p w14:paraId="1E003F9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Replication of Epstein-Barr viral DNA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Cold Spring Harb Perspect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a013029</w:t>
      </w:r>
      <w:r w:rsidRPr="00486B41">
        <w:rPr>
          <w:rFonts w:ascii="Times New Roman" w:hAnsi="Times New Roman" w:cs="Times New Roman"/>
        </w:rPr>
        <w:t>.</w:t>
      </w:r>
    </w:p>
    <w:p w14:paraId="0A943024" w14:textId="76A5B42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Weaver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EBNA-LP associates with cellular proteins including DNA-PK and HA95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Journal of 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ins w:id="648" w:author="S4C" w:date="2026-01-09T16:36:00Z">
        <w:r w:rsidR="00025B5D">
          <w:rPr>
            <w:rStyle w:val="bibyear"/>
            <w:rFonts w:cs="Times New Roman"/>
          </w:rPr>
          <w:t>;</w:t>
        </w:r>
        <w:r w:rsidR="00025B5D" w:rsidRPr="00025B5D">
          <w:t xml:space="preserve"> </w:t>
        </w:r>
        <w:r w:rsidR="00025B5D" w:rsidRPr="00025B5D">
          <w:rPr>
            <w:rStyle w:val="bibvolume"/>
            <w:rPrChange w:id="649" w:author="S4C" w:date="2026-01-09T16:36:00Z">
              <w:rPr>
                <w:rStyle w:val="bibyear"/>
                <w:rFonts w:cs="Times New Roman"/>
                <w:noProof w:val="0"/>
              </w:rPr>
            </w:rPrChange>
          </w:rPr>
          <w:t>75</w:t>
        </w:r>
        <w:r w:rsidR="00025B5D" w:rsidRPr="00025B5D">
          <w:rPr>
            <w:rPrChange w:id="650" w:author="S4C" w:date="2026-01-09T16:36:00Z">
              <w:rPr>
                <w:rStyle w:val="bibyear"/>
                <w:rFonts w:cs="Times New Roman"/>
                <w:noProof w:val="0"/>
              </w:rPr>
            </w:rPrChange>
          </w:rPr>
          <w:t>(</w:t>
        </w:r>
        <w:r w:rsidR="00025B5D" w:rsidRPr="00025B5D">
          <w:rPr>
            <w:rStyle w:val="bibissue"/>
            <w:rPrChange w:id="651" w:author="S4C" w:date="2026-01-09T16:36:00Z">
              <w:rPr>
                <w:rStyle w:val="bibyear"/>
                <w:rFonts w:cs="Times New Roman"/>
                <w:noProof w:val="0"/>
              </w:rPr>
            </w:rPrChange>
          </w:rPr>
          <w:t>5</w:t>
        </w:r>
        <w:r w:rsidR="00025B5D" w:rsidRPr="00025B5D">
          <w:rPr>
            <w:rPrChange w:id="652" w:author="S4C" w:date="2026-01-09T16:36:00Z">
              <w:rPr>
                <w:rStyle w:val="bibyear"/>
                <w:rFonts w:cs="Times New Roman"/>
                <w:noProof w:val="0"/>
              </w:rPr>
            </w:rPrChange>
          </w:rPr>
          <w:t>):</w:t>
        </w:r>
        <w:r w:rsidR="00025B5D" w:rsidRPr="00025B5D">
          <w:rPr>
            <w:rStyle w:val="bibfpage"/>
            <w:rPrChange w:id="653" w:author="S4C" w:date="2026-01-09T16:36:00Z">
              <w:rPr>
                <w:rStyle w:val="bibyear"/>
                <w:rFonts w:cs="Times New Roman"/>
                <w:noProof w:val="0"/>
              </w:rPr>
            </w:rPrChange>
          </w:rPr>
          <w:t>2475</w:t>
        </w:r>
        <w:r w:rsidR="00025B5D" w:rsidRPr="00025B5D">
          <w:rPr>
            <w:rPrChange w:id="654" w:author="S4C" w:date="2026-01-09T16:36:00Z">
              <w:rPr>
                <w:rStyle w:val="bibyear"/>
                <w:rFonts w:cs="Times New Roman"/>
                <w:noProof w:val="0"/>
              </w:rPr>
            </w:rPrChange>
          </w:rPr>
          <w:t>-</w:t>
        </w:r>
        <w:r w:rsidR="00025B5D" w:rsidRPr="00025B5D">
          <w:rPr>
            <w:rStyle w:val="biblpage"/>
            <w:rPrChange w:id="655" w:author="S4C" w:date="2026-01-09T16:36:00Z">
              <w:rPr>
                <w:rFonts w:asciiTheme="minorHAnsi" w:hAnsiTheme="minorHAnsi" w:cstheme="minorBidi"/>
                <w:noProof w:val="0"/>
              </w:rPr>
            </w:rPrChange>
          </w:rPr>
          <w:t>2481</w:t>
        </w:r>
      </w:ins>
      <w:r w:rsidRPr="00486B41">
        <w:rPr>
          <w:rFonts w:ascii="Times New Roman" w:hAnsi="Times New Roman" w:cs="Times New Roman"/>
        </w:rPr>
        <w:t>.</w:t>
      </w:r>
    </w:p>
    <w:p w14:paraId="720795F7" w14:textId="3C4D756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Haque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Johannessen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Dombagoda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mouse monoclonal antibody against Epstein-Barr virus envelope glycoprotein 350 prevents infection both in vitro and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656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584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587</w:t>
      </w:r>
      <w:r w:rsidRPr="00486B41">
        <w:rPr>
          <w:rFonts w:ascii="Times New Roman" w:hAnsi="Times New Roman" w:cs="Times New Roman"/>
        </w:rPr>
        <w:t>.</w:t>
      </w:r>
    </w:p>
    <w:p w14:paraId="28110A1C" w14:textId="09C166B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Harada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protein LP stimulates EBNA-2 acidic domain- mediated transcriptional 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657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6611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6618</w:t>
      </w:r>
      <w:r w:rsidRPr="00486B41">
        <w:rPr>
          <w:rFonts w:ascii="Times New Roman" w:hAnsi="Times New Roman" w:cs="Times New Roman"/>
        </w:rPr>
        <w:t>.</w:t>
      </w:r>
    </w:p>
    <w:p w14:paraId="30BDA4DF" w14:textId="15786B4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251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Harada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Yalamanchili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Residues 231 to 280 of the Epstein-Barr virus nuclear protein 2 are not essential for primary B-lymphocyte growth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1998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72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12</w:t>
      </w:r>
      <w:r w:rsidRPr="00486B41">
        <w:rPr>
          <w:rFonts w:ascii="Times New Roman" w:hAnsi="Times New Roman" w:cs="Times New Roman"/>
          <w:lang w:val="es-419"/>
        </w:rPr>
        <w:t>):</w:t>
      </w:r>
      <w:del w:id="658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  <w:lang w:val="es-419"/>
        </w:rPr>
        <w:t>9948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9954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66ACA8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Harley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JB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Chen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X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Pujato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Transcription factors operate across disease loci, with EBNA2 implicated in autoimmunity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Genet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699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707</w:t>
      </w:r>
      <w:r w:rsidRPr="00486B41">
        <w:rPr>
          <w:rFonts w:ascii="Times New Roman" w:hAnsi="Times New Roman" w:cs="Times New Roman"/>
        </w:rPr>
        <w:t>.</w:t>
      </w:r>
    </w:p>
    <w:p w14:paraId="79E8ED91" w14:textId="77F14F5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Hatfull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Bankier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Sequence analysis of Raji Epstein-Barr virus DNA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659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334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340</w:t>
      </w:r>
      <w:r w:rsidRPr="00486B41">
        <w:rPr>
          <w:rFonts w:ascii="Times New Roman" w:hAnsi="Times New Roman" w:cs="Times New Roman"/>
        </w:rPr>
        <w:t>.</w:t>
      </w:r>
    </w:p>
    <w:p w14:paraId="77EEC0FE" w14:textId="31E1BEE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Hatzivassiliou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Mosialos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Constitutive CD40 signaling phenocopies the transforming function of the Epstein-Barr virus oncoprotein LMP1 in vitro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Leuk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660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315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320</w:t>
      </w:r>
      <w:r w:rsidRPr="00486B41">
        <w:rPr>
          <w:rFonts w:ascii="Times New Roman" w:hAnsi="Times New Roman" w:cs="Times New Roman"/>
        </w:rPr>
        <w:t>.</w:t>
      </w:r>
    </w:p>
    <w:p w14:paraId="1D6ED11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Haverkos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Alpdogan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Baiocchi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Targeted therapy with nanatinostat and valganciclovir in recurrent EBV-positive lymphoid malignancies: a phase 1b/2 study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 Adv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6339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6350</w:t>
      </w:r>
      <w:r w:rsidRPr="00486B41">
        <w:rPr>
          <w:rFonts w:ascii="Times New Roman" w:hAnsi="Times New Roman" w:cs="Times New Roman"/>
        </w:rPr>
        <w:t>.</w:t>
      </w:r>
    </w:p>
    <w:p w14:paraId="3F57A908" w14:textId="27804F7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Heilmann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Calderwood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LF2 protein regulates viral replication by altering Rta subcellular localization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):</w:t>
      </w:r>
      <w:del w:id="661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9920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9931</w:t>
      </w:r>
      <w:r w:rsidRPr="00486B41">
        <w:rPr>
          <w:rFonts w:ascii="Times New Roman" w:hAnsi="Times New Roman" w:cs="Times New Roman"/>
        </w:rPr>
        <w:t>.</w:t>
      </w:r>
    </w:p>
    <w:p w14:paraId="20FC7DA9" w14:textId="130EC57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Henderson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Gregory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Induction of bcl-2 expression by Epstein-Barr virus latent membrane protein 1 protects infected B cells from programmed cell death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662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1107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1115</w:t>
      </w:r>
      <w:r w:rsidRPr="00486B41">
        <w:rPr>
          <w:rFonts w:ascii="Times New Roman" w:hAnsi="Times New Roman" w:cs="Times New Roman"/>
        </w:rPr>
        <w:t>.</w:t>
      </w:r>
    </w:p>
    <w:p w14:paraId="116D8980" w14:textId="6FCDEE2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Henkel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Peterson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Mediation of Epstein-Barr virus EBNA2 transactivation by recombination signal-binding protein J kappa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5168</w:t>
      </w:r>
      <w:r w:rsidRPr="00486B41">
        <w:rPr>
          <w:rFonts w:ascii="Times New Roman" w:hAnsi="Times New Roman" w:cs="Times New Roman"/>
        </w:rPr>
        <w:t>):</w:t>
      </w:r>
      <w:del w:id="663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95</w:t>
      </w:r>
      <w:r w:rsidRPr="00486B41">
        <w:rPr>
          <w:rFonts w:ascii="Times New Roman" w:hAnsi="Times New Roman" w:cs="Times New Roman"/>
        </w:rPr>
        <w:t>.</w:t>
      </w:r>
    </w:p>
    <w:p w14:paraId="3240A375" w14:textId="31D0DBC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Immunofluorescence in cells derived from Burkitt's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Journal of bacteriology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1966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664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1248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1256</w:t>
      </w:r>
      <w:r w:rsidRPr="00486B41">
        <w:rPr>
          <w:rFonts w:ascii="Times New Roman" w:hAnsi="Times New Roman" w:cs="Times New Roman"/>
        </w:rPr>
        <w:t>.</w:t>
      </w:r>
    </w:p>
    <w:p w14:paraId="74CB7C91" w14:textId="2917FFA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Serum IgA antibodies of Epstein-Barr virus (EBV)-related antigens. A new feature of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Bibl Haematol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43</w:t>
      </w:r>
      <w:r w:rsidRPr="00486B41">
        <w:rPr>
          <w:rFonts w:ascii="Times New Roman" w:hAnsi="Times New Roman" w:cs="Times New Roman"/>
        </w:rPr>
        <w:t>):</w:t>
      </w:r>
      <w:del w:id="665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322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325</w:t>
      </w:r>
      <w:r w:rsidRPr="00486B41">
        <w:rPr>
          <w:rFonts w:ascii="Times New Roman" w:hAnsi="Times New Roman" w:cs="Times New Roman"/>
        </w:rPr>
        <w:t>.</w:t>
      </w:r>
    </w:p>
    <w:p w14:paraId="3D76C84D" w14:textId="1A3D2AF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Diehl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Relation of Burkitt's tumor-associated herpes-ytpe virus to infectious mononucleosis</w:t>
      </w:r>
      <w:r w:rsidR="00CE2941" w:rsidRPr="00486B41">
        <w:rPr>
          <w:rFonts w:ascii="Times New Roman" w:hAnsi="Times New Roman" w:cs="Times New Roman"/>
        </w:rPr>
        <w:t xml:space="preserve">. </w:t>
      </w:r>
      <w:del w:id="666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67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68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1968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101</w:t>
      </w:r>
      <w:r w:rsidRPr="00486B41">
        <w:rPr>
          <w:rFonts w:ascii="Times New Roman" w:hAnsi="Times New Roman" w:cs="Times New Roman"/>
        </w:rPr>
        <w:t>.</w:t>
      </w:r>
    </w:p>
    <w:p w14:paraId="10EF151B" w14:textId="388C374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Diehl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Kohn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Zur Hausen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Herpes-type virus and chromosome marker in normal leukocytes after growth with irradiated Burkitt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1967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3792</w:t>
      </w:r>
      <w:r w:rsidRPr="00486B41">
        <w:rPr>
          <w:rFonts w:ascii="Times New Roman" w:hAnsi="Times New Roman" w:cs="Times New Roman"/>
        </w:rPr>
        <w:t>):</w:t>
      </w:r>
      <w:del w:id="669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1064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1065</w:t>
      </w:r>
      <w:r w:rsidRPr="00486B41">
        <w:rPr>
          <w:rFonts w:ascii="Times New Roman" w:hAnsi="Times New Roman" w:cs="Times New Roman"/>
        </w:rPr>
        <w:t>.</w:t>
      </w:r>
    </w:p>
    <w:p w14:paraId="3F096C33" w14:textId="3C091FC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Hennessy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Fennewald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third viral nuclear protein in lymphoblasts immortalized by Epstein- Barr virus</w:t>
      </w:r>
      <w:r w:rsidR="00CE2941" w:rsidRPr="00486B41">
        <w:rPr>
          <w:rFonts w:ascii="Times New Roman" w:hAnsi="Times New Roman" w:cs="Times New Roman"/>
        </w:rPr>
        <w:t xml:space="preserve">. </w:t>
      </w:r>
      <w:del w:id="670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71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72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Pr="00486B41">
        <w:rPr>
          <w:rFonts w:ascii="Times New Roman" w:hAnsi="Times New Roman" w:cs="Times New Roman"/>
        </w:rPr>
        <w:t>):</w:t>
      </w:r>
      <w:del w:id="673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5944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5948</w:t>
      </w:r>
      <w:r w:rsidRPr="00486B41">
        <w:rPr>
          <w:rFonts w:ascii="Times New Roman" w:hAnsi="Times New Roman" w:cs="Times New Roman"/>
        </w:rPr>
        <w:t>.</w:t>
      </w:r>
    </w:p>
    <w:p w14:paraId="6788ADA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Hertle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Popp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Petermann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Differential gene expression patterns of EBV infected EBNA-3A positive and negative human B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e1000506</w:t>
      </w:r>
      <w:r w:rsidRPr="00486B41">
        <w:rPr>
          <w:rFonts w:ascii="Times New Roman" w:hAnsi="Times New Roman" w:cs="Times New Roman"/>
        </w:rPr>
        <w:t>.</w:t>
      </w:r>
    </w:p>
    <w:p w14:paraId="0179CFCF" w14:textId="2AAFCF9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Heslop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Long-term restoration of immunity against Epstein-Barr virus infection by adoptive transfer of gene-modified virus-specific T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674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551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555</w:t>
      </w:r>
      <w:r w:rsidRPr="00486B41">
        <w:rPr>
          <w:rFonts w:ascii="Times New Roman" w:hAnsi="Times New Roman" w:cs="Times New Roman"/>
        </w:rPr>
        <w:t>.</w:t>
      </w:r>
    </w:p>
    <w:p w14:paraId="3925F544" w14:textId="2452C70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Higgins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Swerdlow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Macsween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study of risk factors for acquisition of Epstein-Barr virus and its subtypes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675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474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482</w:t>
      </w:r>
      <w:r w:rsidRPr="00486B41">
        <w:rPr>
          <w:rFonts w:ascii="Times New Roman" w:hAnsi="Times New Roman" w:cs="Times New Roman"/>
        </w:rPr>
        <w:t>.</w:t>
      </w:r>
    </w:p>
    <w:p w14:paraId="003F0CF9" w14:textId="0941C51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267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Higuchi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latent-infection membrane proteins are palmitoylated and raft-associated: protein 1 binds to the cytoskeleton through TNF receptor cytoplasmic factors</w:t>
      </w:r>
      <w:r w:rsidR="00CE2941" w:rsidRPr="00486B41">
        <w:rPr>
          <w:rFonts w:ascii="Times New Roman" w:hAnsi="Times New Roman" w:cs="Times New Roman"/>
        </w:rPr>
        <w:t xml:space="preserve">. </w:t>
      </w:r>
      <w:del w:id="676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77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78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679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4675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4680</w:t>
      </w:r>
      <w:r w:rsidRPr="00486B41">
        <w:rPr>
          <w:rFonts w:ascii="Times New Roman" w:hAnsi="Times New Roman" w:cs="Times New Roman"/>
        </w:rPr>
        <w:t>.</w:t>
      </w:r>
    </w:p>
    <w:p w14:paraId="0DE14E2E" w14:textId="7AB4BCE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Hjalgrim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Askling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Rostgaard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Characteristics of Hodgkin's lymphoma after infectious mononucleosis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349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Pr="00486B41">
        <w:rPr>
          <w:rFonts w:ascii="Times New Roman" w:hAnsi="Times New Roman" w:cs="Times New Roman"/>
        </w:rPr>
        <w:t>):</w:t>
      </w:r>
      <w:del w:id="680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1324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1332</w:t>
      </w:r>
      <w:r w:rsidRPr="00486B41">
        <w:rPr>
          <w:rFonts w:ascii="Times New Roman" w:hAnsi="Times New Roman" w:cs="Times New Roman"/>
        </w:rPr>
        <w:t>.</w:t>
      </w:r>
    </w:p>
    <w:p w14:paraId="1780E427" w14:textId="63C86FD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Hochberg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Middeldorp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Catalina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Sullivan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Luzuriaga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Demonstration of the Burkitt's lymphoma Epstein-Barr virus phenotype in dividing latently infected memory cells in vivo</w:t>
      </w:r>
      <w:r w:rsidR="00CE2941" w:rsidRPr="00486B41">
        <w:rPr>
          <w:rFonts w:ascii="Times New Roman" w:hAnsi="Times New Roman" w:cs="Times New Roman"/>
        </w:rPr>
        <w:t xml:space="preserve">. </w:t>
      </w:r>
      <w:del w:id="68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82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83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684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239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244</w:t>
      </w:r>
      <w:r w:rsidRPr="00486B41">
        <w:rPr>
          <w:rFonts w:ascii="Times New Roman" w:hAnsi="Times New Roman" w:cs="Times New Roman"/>
        </w:rPr>
        <w:t>.</w:t>
      </w:r>
    </w:p>
    <w:p w14:paraId="46BD58CE" w14:textId="02A5C83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Hofelmayr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Strobl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Marschall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Bornkamm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Zimber-Strobl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Activated Notch1 can transiently substitute for EBNA2 in the maintenance of proliferation of LMP1-expressing immortalized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685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2033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2040</w:t>
      </w:r>
      <w:r w:rsidRPr="00486B41">
        <w:rPr>
          <w:rFonts w:ascii="Times New Roman" w:hAnsi="Times New Roman" w:cs="Times New Roman"/>
        </w:rPr>
        <w:t>.</w:t>
      </w:r>
    </w:p>
    <w:p w14:paraId="6904C269" w14:textId="05343B0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Hoffman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Feldman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Tibbetts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EBER1 and murine gammaherpesvirus TMER4 share conserved in vivo function to promote B cell egress and dissemination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686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687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688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25392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25394</w:t>
      </w:r>
      <w:r w:rsidRPr="00486B41">
        <w:rPr>
          <w:rFonts w:ascii="Times New Roman" w:hAnsi="Times New Roman" w:cs="Times New Roman"/>
        </w:rPr>
        <w:t>.</w:t>
      </w:r>
    </w:p>
    <w:p w14:paraId="76A337EB" w14:textId="389DB0E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Holowaty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Zeghouf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Protein profiling with Epstein-Barr nuclear antigen-1 reveals an interaction with the herpesvirus-associated ubiquitin-specific protease HAUSP/USP7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Biol Chem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32</w:t>
      </w:r>
      <w:r w:rsidRPr="00486B41">
        <w:rPr>
          <w:rFonts w:ascii="Times New Roman" w:hAnsi="Times New Roman" w:cs="Times New Roman"/>
        </w:rPr>
        <w:t>):</w:t>
      </w:r>
      <w:del w:id="689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29987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29994</w:t>
      </w:r>
      <w:r w:rsidRPr="00486B41">
        <w:rPr>
          <w:rFonts w:ascii="Times New Roman" w:hAnsi="Times New Roman" w:cs="Times New Roman"/>
        </w:rPr>
        <w:t>.</w:t>
      </w:r>
    </w:p>
    <w:p w14:paraId="6EA5234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Non-overlapping epitopes on the gHgL-gp42 complex for the rational design of a triple-antibody cocktail against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101296</w:t>
      </w:r>
      <w:r w:rsidRPr="00486B41">
        <w:rPr>
          <w:rFonts w:ascii="Times New Roman" w:hAnsi="Times New Roman" w:cs="Times New Roman"/>
        </w:rPr>
        <w:t>.</w:t>
      </w:r>
    </w:p>
    <w:p w14:paraId="50479D88" w14:textId="0E7BF42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Hoshino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Katano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H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Zou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P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Long-term administration of valacyclovir reduces the number of Epstein-Barr virus (EBV)-infected B cells but not the number of EBV DNA copies per B cell in healthy volunteers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del w:id="690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11857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11861</w:t>
      </w:r>
      <w:r w:rsidRPr="00486B41">
        <w:rPr>
          <w:rFonts w:ascii="Times New Roman" w:hAnsi="Times New Roman" w:cs="Times New Roman"/>
        </w:rPr>
        <w:t>.</w:t>
      </w:r>
    </w:p>
    <w:p w14:paraId="6673478A" w14:textId="1ACB9B8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commentRangeStart w:id="691"/>
      <w:r w:rsidRPr="000D1D70">
        <w:rPr>
          <w:rStyle w:val="bibsurname"/>
          <w:rFonts w:cs="Times New Roman"/>
          <w:rPrChange w:id="692" w:author="S4C" w:date="2026-01-12T10:15:00Z">
            <w:rPr>
              <w:rStyle w:val="bibsurname"/>
              <w:rFonts w:cs="Times New Roman"/>
              <w:highlight w:val="magenta"/>
            </w:rPr>
          </w:rPrChange>
        </w:rPr>
        <w:t>Hoshino</w:t>
      </w:r>
      <w:commentRangeEnd w:id="691"/>
      <w:r w:rsidR="00AC1856">
        <w:rPr>
          <w:rStyle w:val="CommentReference"/>
          <w:rFonts w:asciiTheme="minorHAnsi" w:hAnsiTheme="minorHAnsi" w:cstheme="minorBidi"/>
          <w:noProof w:val="0"/>
        </w:rPr>
        <w:commentReference w:id="691"/>
      </w:r>
      <w:r w:rsidRPr="000D1D70">
        <w:rPr>
          <w:rFonts w:ascii="Times New Roman" w:hAnsi="Times New Roman" w:cs="Times New Roman"/>
          <w:rPrChange w:id="693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 </w:t>
      </w:r>
      <w:r w:rsidRPr="000D1D70">
        <w:rPr>
          <w:rStyle w:val="bibfname"/>
          <w:rFonts w:cs="Times New Roman"/>
          <w:rPrChange w:id="694" w:author="S4C" w:date="2026-01-12T10:15:00Z">
            <w:rPr>
              <w:rStyle w:val="bibfname"/>
              <w:rFonts w:cs="Times New Roman"/>
              <w:highlight w:val="magenta"/>
            </w:rPr>
          </w:rPrChange>
        </w:rPr>
        <w:t>Y</w:t>
      </w:r>
      <w:r w:rsidRPr="000D1D70">
        <w:rPr>
          <w:rFonts w:ascii="Times New Roman" w:hAnsi="Times New Roman" w:cs="Times New Roman"/>
          <w:rPrChange w:id="695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, </w:t>
      </w:r>
      <w:r w:rsidRPr="000D1D70">
        <w:rPr>
          <w:rStyle w:val="bibsurname"/>
          <w:rFonts w:cs="Times New Roman"/>
          <w:rPrChange w:id="696" w:author="S4C" w:date="2026-01-12T10:15:00Z">
            <w:rPr>
              <w:rStyle w:val="bibsurname"/>
              <w:rFonts w:cs="Times New Roman"/>
              <w:highlight w:val="magenta"/>
            </w:rPr>
          </w:rPrChange>
        </w:rPr>
        <w:t>Nishikawa</w:t>
      </w:r>
      <w:r w:rsidRPr="000D1D70">
        <w:rPr>
          <w:rFonts w:ascii="Times New Roman" w:hAnsi="Times New Roman" w:cs="Times New Roman"/>
          <w:rPrChange w:id="697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 </w:t>
      </w:r>
      <w:r w:rsidRPr="000D1D70">
        <w:rPr>
          <w:rStyle w:val="bibfname"/>
          <w:rFonts w:cs="Times New Roman"/>
          <w:rPrChange w:id="698" w:author="S4C" w:date="2026-01-12T10:15:00Z">
            <w:rPr>
              <w:rStyle w:val="bibfname"/>
              <w:rFonts w:cs="Times New Roman"/>
              <w:highlight w:val="magenta"/>
            </w:rPr>
          </w:rPrChange>
        </w:rPr>
        <w:t>K</w:t>
      </w:r>
      <w:r w:rsidRPr="000D1D70">
        <w:rPr>
          <w:rFonts w:ascii="Times New Roman" w:hAnsi="Times New Roman" w:cs="Times New Roman"/>
          <w:rPrChange w:id="699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, </w:t>
      </w:r>
      <w:r w:rsidRPr="000D1D70">
        <w:rPr>
          <w:rStyle w:val="bibsurname"/>
          <w:rFonts w:cs="Times New Roman"/>
          <w:rPrChange w:id="700" w:author="S4C" w:date="2026-01-12T10:15:00Z">
            <w:rPr>
              <w:rStyle w:val="bibsurname"/>
              <w:rFonts w:cs="Times New Roman"/>
              <w:highlight w:val="magenta"/>
            </w:rPr>
          </w:rPrChange>
        </w:rPr>
        <w:t>Ito</w:t>
      </w:r>
      <w:r w:rsidRPr="000D1D70">
        <w:rPr>
          <w:rFonts w:ascii="Times New Roman" w:hAnsi="Times New Roman" w:cs="Times New Roman"/>
          <w:rPrChange w:id="701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 </w:t>
      </w:r>
      <w:r w:rsidRPr="000D1D70">
        <w:rPr>
          <w:rStyle w:val="bibfname"/>
          <w:rFonts w:cs="Times New Roman"/>
          <w:rPrChange w:id="702" w:author="S4C" w:date="2026-01-12T10:15:00Z">
            <w:rPr>
              <w:rStyle w:val="bibfname"/>
              <w:rFonts w:cs="Times New Roman"/>
              <w:highlight w:val="magenta"/>
            </w:rPr>
          </w:rPrChange>
        </w:rPr>
        <w:t>Y</w:t>
      </w:r>
      <w:r w:rsidRPr="000D1D70">
        <w:rPr>
          <w:rFonts w:ascii="Times New Roman" w:hAnsi="Times New Roman" w:cs="Times New Roman"/>
          <w:rPrChange w:id="703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, </w:t>
      </w:r>
      <w:r w:rsidRPr="000D1D70">
        <w:rPr>
          <w:rStyle w:val="bibsurname"/>
          <w:rFonts w:cs="Times New Roman"/>
          <w:rPrChange w:id="704" w:author="S4C" w:date="2026-01-12T10:15:00Z">
            <w:rPr>
              <w:rStyle w:val="bibsurname"/>
              <w:rFonts w:cs="Times New Roman"/>
              <w:highlight w:val="magenta"/>
            </w:rPr>
          </w:rPrChange>
        </w:rPr>
        <w:t>Kuzushima</w:t>
      </w:r>
      <w:r w:rsidRPr="000D1D70">
        <w:rPr>
          <w:rFonts w:ascii="Times New Roman" w:hAnsi="Times New Roman" w:cs="Times New Roman"/>
          <w:rPrChange w:id="705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 </w:t>
      </w:r>
      <w:r w:rsidRPr="000D1D70">
        <w:rPr>
          <w:rStyle w:val="bibfname"/>
          <w:rFonts w:cs="Times New Roman"/>
          <w:rPrChange w:id="706" w:author="S4C" w:date="2026-01-12T10:15:00Z">
            <w:rPr>
              <w:rStyle w:val="bibfname"/>
              <w:rFonts w:cs="Times New Roman"/>
              <w:highlight w:val="magenta"/>
            </w:rPr>
          </w:rPrChange>
        </w:rPr>
        <w:t>K</w:t>
      </w:r>
      <w:r w:rsidRPr="000D1D70">
        <w:rPr>
          <w:rFonts w:ascii="Times New Roman" w:hAnsi="Times New Roman" w:cs="Times New Roman"/>
          <w:rPrChange w:id="707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, </w:t>
      </w:r>
      <w:r w:rsidRPr="000D1D70">
        <w:rPr>
          <w:rStyle w:val="bibsurname"/>
          <w:rFonts w:cs="Times New Roman"/>
          <w:rPrChange w:id="708" w:author="S4C" w:date="2026-01-12T10:15:00Z">
            <w:rPr>
              <w:rStyle w:val="bibsurname"/>
              <w:rFonts w:cs="Times New Roman"/>
              <w:highlight w:val="magenta"/>
            </w:rPr>
          </w:rPrChange>
        </w:rPr>
        <w:t>Kimura</w:t>
      </w:r>
      <w:r w:rsidRPr="000D1D70">
        <w:rPr>
          <w:rFonts w:ascii="Times New Roman" w:hAnsi="Times New Roman" w:cs="Times New Roman"/>
          <w:rPrChange w:id="709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 </w:t>
      </w:r>
      <w:r w:rsidRPr="000D1D70">
        <w:rPr>
          <w:rStyle w:val="bibfname"/>
          <w:rFonts w:cs="Times New Roman"/>
          <w:rPrChange w:id="710" w:author="S4C" w:date="2026-01-12T10:15:00Z">
            <w:rPr>
              <w:rStyle w:val="bibfname"/>
              <w:rFonts w:cs="Times New Roman"/>
              <w:highlight w:val="magenta"/>
            </w:rPr>
          </w:rPrChange>
        </w:rPr>
        <w:t>H.</w:t>
      </w:r>
      <w:r w:rsidRPr="000D1D70">
        <w:rPr>
          <w:rFonts w:ascii="Times New Roman" w:hAnsi="Times New Roman" w:cs="Times New Roman"/>
          <w:rPrChange w:id="711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 </w:t>
      </w:r>
      <w:r w:rsidRPr="000D1D70">
        <w:rPr>
          <w:rStyle w:val="bibarticle"/>
          <w:rFonts w:cs="Times New Roman"/>
          <w:rPrChange w:id="712" w:author="S4C" w:date="2026-01-12T10:15:00Z">
            <w:rPr>
              <w:rStyle w:val="bibarticle"/>
              <w:rFonts w:cs="Times New Roman"/>
              <w:highlight w:val="magenta"/>
            </w:rPr>
          </w:rPrChange>
        </w:rPr>
        <w:t>Kinetics of Epstein-Barr virus load and virus-specific CD8(+) T cells in acute infectious mononucleosis</w:t>
      </w:r>
      <w:r w:rsidRPr="000D1D70">
        <w:rPr>
          <w:rFonts w:ascii="Times New Roman" w:hAnsi="Times New Roman" w:cs="Times New Roman"/>
          <w:rPrChange w:id="713" w:author="S4C" w:date="2026-01-12T10:15:00Z">
            <w:rPr>
              <w:rFonts w:ascii="Times New Roman" w:hAnsi="Times New Roman" w:cs="Times New Roman"/>
              <w:highlight w:val="magenta"/>
            </w:rPr>
          </w:rPrChange>
        </w:rPr>
        <w:t xml:space="preserve">. </w:t>
      </w:r>
      <w:r w:rsidRPr="000D1D70">
        <w:rPr>
          <w:rStyle w:val="bibjournal"/>
          <w:rFonts w:cs="Times New Roman"/>
          <w:i/>
          <w:rPrChange w:id="714" w:author="S4C" w:date="2026-01-12T10:15:00Z">
            <w:rPr>
              <w:rStyle w:val="bibjournal"/>
              <w:rFonts w:cs="Times New Roman"/>
              <w:i/>
              <w:highlight w:val="magenta"/>
            </w:rPr>
          </w:rPrChange>
        </w:rPr>
        <w:t>J Clin Virol</w:t>
      </w:r>
      <w:r w:rsidRPr="000D1D70">
        <w:rPr>
          <w:rFonts w:ascii="Times New Roman" w:hAnsi="Times New Roman" w:cs="Times New Roman"/>
          <w:i/>
          <w:rPrChange w:id="715" w:author="S4C" w:date="2026-01-12T10:15:00Z">
            <w:rPr>
              <w:rFonts w:ascii="Times New Roman" w:hAnsi="Times New Roman" w:cs="Times New Roman"/>
              <w:i/>
              <w:highlight w:val="magenta"/>
            </w:rPr>
          </w:rPrChange>
        </w:rPr>
        <w:t xml:space="preserve">. </w:t>
      </w:r>
      <w:r w:rsidRPr="000D1D70">
        <w:rPr>
          <w:rStyle w:val="bibyear"/>
          <w:rFonts w:cs="Times New Roman"/>
          <w:rPrChange w:id="716" w:author="S4C" w:date="2026-01-12T10:15:00Z">
            <w:rPr>
              <w:rStyle w:val="bibyear"/>
              <w:rFonts w:cs="Times New Roman"/>
              <w:highlight w:val="magenta"/>
            </w:rPr>
          </w:rPrChange>
        </w:rPr>
        <w:t>201</w:t>
      </w:r>
      <w:ins w:id="717" w:author="S4C" w:date="2026-01-12T10:14:00Z">
        <w:r w:rsidR="000D1D70" w:rsidRPr="000D1D70">
          <w:rPr>
            <w:rStyle w:val="bibyear"/>
            <w:rFonts w:cs="Times New Roman"/>
            <w:rPrChange w:id="718" w:author="S4C" w:date="2026-01-12T10:15:00Z">
              <w:rPr>
                <w:rStyle w:val="bibyear"/>
                <w:rFonts w:cs="Times New Roman"/>
                <w:highlight w:val="magenta"/>
              </w:rPr>
            </w:rPrChange>
          </w:rPr>
          <w:t>1</w:t>
        </w:r>
      </w:ins>
      <w:del w:id="719" w:author="S4C" w:date="2026-01-12T10:14:00Z">
        <w:r w:rsidRPr="000D1D70" w:rsidDel="000D1D70">
          <w:rPr>
            <w:rFonts w:ascii="Times New Roman" w:hAnsi="Times New Roman" w:cs="Times New Roman"/>
            <w:rPrChange w:id="720" w:author="S4C" w:date="2026-01-12T10:15:00Z">
              <w:rPr>
                <w:rStyle w:val="bibyear"/>
                <w:rFonts w:cs="Times New Roman"/>
                <w:highlight w:val="magenta"/>
              </w:rPr>
            </w:rPrChange>
          </w:rPr>
          <w:delText>0</w:delText>
        </w:r>
      </w:del>
      <w:ins w:id="721" w:author="S4C" w:date="2026-01-12T10:15:00Z">
        <w:r w:rsidR="000D1D70" w:rsidRPr="000D1D70">
          <w:rPr>
            <w:rFonts w:ascii="Times New Roman" w:hAnsi="Times New Roman" w:cs="Times New Roman"/>
            <w:rPrChange w:id="722" w:author="S4C" w:date="2026-01-12T10:15:00Z">
              <w:rPr>
                <w:rStyle w:val="bibyear"/>
                <w:rFonts w:cs="Times New Roman"/>
              </w:rPr>
            </w:rPrChange>
          </w:rPr>
          <w:t>;</w:t>
        </w:r>
        <w:r w:rsidR="000D1D70" w:rsidRPr="000D1D70">
          <w:rPr>
            <w:rStyle w:val="bibvolume"/>
            <w:rPrChange w:id="723" w:author="S4C" w:date="2026-01-12T10:16:00Z">
              <w:rPr>
                <w:rFonts w:ascii="Times New Roman" w:hAnsi="Times New Roman" w:cs="Times New Roman"/>
              </w:rPr>
            </w:rPrChange>
          </w:rPr>
          <w:t>50</w:t>
        </w:r>
        <w:r w:rsidR="000D1D70">
          <w:rPr>
            <w:rFonts w:ascii="Times New Roman" w:hAnsi="Times New Roman" w:cs="Times New Roman"/>
          </w:rPr>
          <w:t>(</w:t>
        </w:r>
      </w:ins>
      <w:ins w:id="724" w:author="S4C" w:date="2026-01-12T10:16:00Z">
        <w:r w:rsidR="000D1D70" w:rsidRPr="000D1D70">
          <w:rPr>
            <w:rStyle w:val="bibissue"/>
            <w:rPrChange w:id="725" w:author="S4C" w:date="2026-01-12T10:16:00Z">
              <w:rPr>
                <w:rFonts w:ascii="Times New Roman" w:hAnsi="Times New Roman" w:cs="Times New Roman"/>
              </w:rPr>
            </w:rPrChange>
          </w:rPr>
          <w:t>3</w:t>
        </w:r>
      </w:ins>
      <w:ins w:id="726" w:author="S4C" w:date="2026-01-12T10:15:00Z">
        <w:r w:rsidR="000D1D70">
          <w:rPr>
            <w:rFonts w:ascii="Times New Roman" w:hAnsi="Times New Roman" w:cs="Times New Roman"/>
          </w:rPr>
          <w:t>)</w:t>
        </w:r>
      </w:ins>
      <w:ins w:id="727" w:author="S4C" w:date="2026-01-12T10:16:00Z">
        <w:r w:rsidR="000D1D70">
          <w:rPr>
            <w:rFonts w:ascii="Times New Roman" w:hAnsi="Times New Roman" w:cs="Times New Roman"/>
          </w:rPr>
          <w:t>:</w:t>
        </w:r>
        <w:r w:rsidR="000D1D70" w:rsidRPr="000D1D70">
          <w:rPr>
            <w:rStyle w:val="bibfpage"/>
            <w:rPrChange w:id="728" w:author="S4C" w:date="2026-01-12T10:16:00Z">
              <w:rPr>
                <w:rFonts w:ascii="Times New Roman" w:hAnsi="Times New Roman" w:cs="Times New Roman"/>
              </w:rPr>
            </w:rPrChange>
          </w:rPr>
          <w:t>244</w:t>
        </w:r>
        <w:r w:rsidR="000D1D70">
          <w:rPr>
            <w:rFonts w:ascii="Times New Roman" w:hAnsi="Times New Roman" w:cs="Times New Roman"/>
          </w:rPr>
          <w:t>-</w:t>
        </w:r>
        <w:r w:rsidR="000D1D70" w:rsidRPr="000D1D70">
          <w:rPr>
            <w:rStyle w:val="biblpage"/>
            <w:rPrChange w:id="729" w:author="S4C" w:date="2026-01-12T10:16:00Z">
              <w:rPr>
                <w:rFonts w:ascii="Times New Roman" w:hAnsi="Times New Roman" w:cs="Times New Roman"/>
              </w:rPr>
            </w:rPrChange>
          </w:rPr>
          <w:t>266</w:t>
        </w:r>
      </w:ins>
      <w:r w:rsidRPr="00486B41">
        <w:rPr>
          <w:rFonts w:ascii="Times New Roman" w:hAnsi="Times New Roman" w:cs="Times New Roman"/>
        </w:rPr>
        <w:t>.</w:t>
      </w:r>
    </w:p>
    <w:p w14:paraId="6F8C70DE" w14:textId="49DF5C1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Hsieh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Masking of the CBF1/RBPJ kappa transcriptional repression domain by Epstein-Barr virus EBNA2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5210</w:t>
      </w:r>
      <w:r w:rsidRPr="00486B41">
        <w:rPr>
          <w:rFonts w:ascii="Times New Roman" w:hAnsi="Times New Roman" w:cs="Times New Roman"/>
        </w:rPr>
        <w:t>):</w:t>
      </w:r>
      <w:del w:id="730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560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563</w:t>
      </w:r>
      <w:r w:rsidRPr="00486B41">
        <w:rPr>
          <w:rFonts w:ascii="Times New Roman" w:hAnsi="Times New Roman" w:cs="Times New Roman"/>
        </w:rPr>
        <w:t>.</w:t>
      </w:r>
    </w:p>
    <w:p w14:paraId="79D2D886" w14:textId="1468D683" w:rsidR="004061FB" w:rsidRPr="00AC1856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Hsu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Chien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Familial </w:t>
      </w:r>
      <w:r w:rsidR="008654A0" w:rsidRPr="00486B41">
        <w:rPr>
          <w:rStyle w:val="bibarticle"/>
          <w:rFonts w:cs="Times New Roman"/>
        </w:rPr>
        <w:t xml:space="preserve">tendency and risk of nasopharyngeal carcinoma </w:t>
      </w:r>
      <w:r w:rsidRPr="00486B41">
        <w:rPr>
          <w:rStyle w:val="bibarticle"/>
          <w:rFonts w:cs="Times New Roman"/>
        </w:rPr>
        <w:t xml:space="preserve">in Taiwan: </w:t>
      </w:r>
      <w:ins w:id="731" w:author="S4C" w:date="2026-01-09T11:43:00Z">
        <w:r w:rsidR="00AD094E" w:rsidRPr="00486B41">
          <w:rPr>
            <w:rStyle w:val="bibarticle"/>
            <w:rFonts w:cs="Times New Roman"/>
          </w:rPr>
          <w:t>e</w:t>
        </w:r>
      </w:ins>
      <w:del w:id="732" w:author="S4C" w:date="2026-01-09T11:43:00Z">
        <w:r w:rsidRPr="00486B41" w:rsidDel="00AD094E">
          <w:rPr>
            <w:rStyle w:val="bibarticle"/>
            <w:rFonts w:cs="Times New Roman"/>
          </w:rPr>
          <w:delText>E</w:delText>
        </w:r>
      </w:del>
      <w:r w:rsidRPr="00486B41">
        <w:rPr>
          <w:rStyle w:val="bibarticle"/>
          <w:rFonts w:cs="Times New Roman"/>
        </w:rPr>
        <w:t>ffects of</w:t>
      </w:r>
      <w:r w:rsidR="008654A0" w:rsidRPr="00486B41">
        <w:rPr>
          <w:rStyle w:val="bibarticle"/>
          <w:rFonts w:cs="Times New Roman"/>
        </w:rPr>
        <w:t xml:space="preserve"> covariates on risk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Am J Epidemiol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ins w:id="733" w:author="S4C" w:date="2026-01-12T10:24:00Z">
        <w:r w:rsidR="00AC1856" w:rsidRPr="00AC1856">
          <w:rPr>
            <w:rFonts w:ascii="Times New Roman" w:hAnsi="Times New Roman" w:cs="Times New Roman"/>
            <w:rPrChange w:id="734" w:author="S4C" w:date="2026-01-12T10:25:00Z">
              <w:rPr>
                <w:rStyle w:val="bibyear"/>
                <w:rFonts w:cs="Times New Roman"/>
              </w:rPr>
            </w:rPrChange>
          </w:rPr>
          <w:t>;</w:t>
        </w:r>
        <w:r w:rsidR="00AC1856" w:rsidRPr="00AC1856">
          <w:rPr>
            <w:rStyle w:val="bibvolume"/>
            <w:rFonts w:cs="Times New Roman"/>
            <w:rPrChange w:id="735" w:author="S4C" w:date="2026-01-12T10:25:00Z">
              <w:rPr/>
            </w:rPrChange>
          </w:rPr>
          <w:t>173</w:t>
        </w:r>
        <w:r w:rsidR="00AC1856" w:rsidRPr="00AC1856">
          <w:rPr>
            <w:rFonts w:ascii="Times New Roman" w:hAnsi="Times New Roman" w:cs="Times New Roman"/>
            <w:rPrChange w:id="736" w:author="S4C" w:date="2026-01-12T10:25:00Z">
              <w:rPr/>
            </w:rPrChange>
          </w:rPr>
          <w:t>(</w:t>
        </w:r>
        <w:r w:rsidR="00AC1856" w:rsidRPr="00AC1856">
          <w:rPr>
            <w:rStyle w:val="bibissue"/>
            <w:rFonts w:cs="Times New Roman"/>
            <w:rPrChange w:id="737" w:author="S4C" w:date="2026-01-12T10:25:00Z">
              <w:rPr/>
            </w:rPrChange>
          </w:rPr>
          <w:t>3</w:t>
        </w:r>
        <w:r w:rsidR="00AC1856" w:rsidRPr="00AC1856">
          <w:rPr>
            <w:rFonts w:ascii="Times New Roman" w:hAnsi="Times New Roman" w:cs="Times New Roman"/>
            <w:rPrChange w:id="738" w:author="S4C" w:date="2026-01-12T10:25:00Z">
              <w:rPr/>
            </w:rPrChange>
          </w:rPr>
          <w:t>):</w:t>
        </w:r>
        <w:r w:rsidR="00AC1856" w:rsidRPr="00AC1856">
          <w:rPr>
            <w:rStyle w:val="bibfpage"/>
            <w:rFonts w:cs="Times New Roman"/>
            <w:rPrChange w:id="739" w:author="S4C" w:date="2026-01-12T10:25:00Z">
              <w:rPr/>
            </w:rPrChange>
          </w:rPr>
          <w:t>292</w:t>
        </w:r>
      </w:ins>
      <w:ins w:id="740" w:author="S4C" w:date="2026-01-12T10:25:00Z">
        <w:r w:rsidR="00AC1856" w:rsidRPr="00AC1856">
          <w:rPr>
            <w:rFonts w:ascii="Times New Roman" w:hAnsi="Times New Roman" w:cs="Times New Roman"/>
            <w:rPrChange w:id="741" w:author="S4C" w:date="2026-01-12T10:25:00Z">
              <w:rPr/>
            </w:rPrChange>
          </w:rPr>
          <w:t>-</w:t>
        </w:r>
      </w:ins>
      <w:ins w:id="742" w:author="S4C" w:date="2026-01-12T10:24:00Z">
        <w:r w:rsidR="00AC1856" w:rsidRPr="00AC1856">
          <w:rPr>
            <w:rStyle w:val="biblpage"/>
            <w:rFonts w:cs="Times New Roman"/>
            <w:rPrChange w:id="743" w:author="S4C" w:date="2026-01-12T10:25:00Z">
              <w:rPr/>
            </w:rPrChange>
          </w:rPr>
          <w:t>299</w:t>
        </w:r>
      </w:ins>
      <w:r w:rsidRPr="00AC1856">
        <w:rPr>
          <w:rFonts w:ascii="Times New Roman" w:hAnsi="Times New Roman" w:cs="Times New Roman"/>
        </w:rPr>
        <w:t>.</w:t>
      </w:r>
    </w:p>
    <w:p w14:paraId="28C991D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Fogg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Wirth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virus-specific adoptive immunotherapy for recurrent, metastatic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2642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2650</w:t>
      </w:r>
      <w:r w:rsidRPr="00486B41">
        <w:rPr>
          <w:rFonts w:ascii="Times New Roman" w:hAnsi="Times New Roman" w:cs="Times New Roman"/>
        </w:rPr>
        <w:t>.</w:t>
      </w:r>
    </w:p>
    <w:p w14:paraId="57EC435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Assembly and activation of EBV latent membrane protein 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4996</w:t>
      </w:r>
      <w:r w:rsidRPr="00486B41">
        <w:rPr>
          <w:rFonts w:ascii="Times New Roman" w:hAnsi="Times New Roman" w:cs="Times New Roman"/>
        </w:rPr>
        <w:t>-</w:t>
      </w:r>
      <w:r w:rsidRPr="0068604C">
        <w:rPr>
          <w:rStyle w:val="biblpage"/>
        </w:rPr>
        <w:t>5009</w:t>
      </w:r>
      <w:r w:rsidRPr="0005562D">
        <w:rPr>
          <w:rStyle w:val="biblpage"/>
          <w:rPrChange w:id="744" w:author="S4C" w:date="2026-01-09T15:02:00Z">
            <w:rPr>
              <w:rFonts w:ascii="Times New Roman" w:hAnsi="Times New Roman" w:cs="Times New Roman"/>
              <w:noProof w:val="0"/>
            </w:rPr>
          </w:rPrChange>
        </w:rPr>
        <w:t xml:space="preserve"> e14</w:t>
      </w:r>
      <w:r w:rsidRPr="00486B41">
        <w:rPr>
          <w:rFonts w:ascii="Times New Roman" w:hAnsi="Times New Roman" w:cs="Times New Roman"/>
        </w:rPr>
        <w:t>.</w:t>
      </w:r>
    </w:p>
    <w:p w14:paraId="1DDF30FA" w14:textId="0FB42CB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Hughes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Dickerson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JT.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Trans-</w:t>
      </w:r>
      <w:r w:rsidR="008654A0" w:rsidRPr="00486B41">
        <w:rPr>
          <w:rStyle w:val="bibarticle"/>
          <w:rFonts w:cs="Times New Roman"/>
        </w:rPr>
        <w:t xml:space="preserve">repression of protein expression dependent </w:t>
      </w:r>
      <w:r w:rsidRPr="00486B41">
        <w:rPr>
          <w:rStyle w:val="bibarticle"/>
          <w:rFonts w:cs="Times New Roman"/>
        </w:rPr>
        <w:t xml:space="preserve">on the Epstein-Barr </w:t>
      </w:r>
      <w:r w:rsidR="008654A0" w:rsidRPr="00486B41">
        <w:rPr>
          <w:rStyle w:val="bibarticle"/>
          <w:rFonts w:cs="Times New Roman"/>
        </w:rPr>
        <w:t xml:space="preserve">virus promoter </w:t>
      </w:r>
      <w:r w:rsidRPr="00486B41">
        <w:rPr>
          <w:rStyle w:val="bibarticle"/>
          <w:rFonts w:cs="Times New Roman"/>
        </w:rPr>
        <w:t xml:space="preserve">Wp during </w:t>
      </w:r>
      <w:r w:rsidR="008654A0" w:rsidRPr="00486B41">
        <w:rPr>
          <w:rStyle w:val="bibarticle"/>
          <w:rFonts w:cs="Times New Roman"/>
        </w:rPr>
        <w:t>l</w:t>
      </w:r>
      <w:r w:rsidRPr="00486B41">
        <w:rPr>
          <w:rStyle w:val="bibarticle"/>
          <w:rFonts w:cs="Times New Roman"/>
        </w:rPr>
        <w:t>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ins w:id="745" w:author="S4C" w:date="2026-01-12T08:54:00Z">
        <w:r w:rsidR="00B36071" w:rsidRPr="00B36071">
          <w:rPr>
            <w:rFonts w:ascii="Times New Roman" w:hAnsi="Times New Roman" w:cs="Times New Roman"/>
            <w:rPrChange w:id="746" w:author="S4C" w:date="2026-01-12T08:54:00Z">
              <w:rPr>
                <w:rStyle w:val="bibyear"/>
                <w:rFonts w:cs="Times New Roman"/>
              </w:rPr>
            </w:rPrChange>
          </w:rPr>
          <w:t>;</w:t>
        </w:r>
        <w:r w:rsidR="00B36071" w:rsidRPr="008654A0">
          <w:rPr>
            <w:rStyle w:val="bibvolume"/>
          </w:rPr>
          <w:t>85</w:t>
        </w:r>
        <w:r w:rsidR="00B36071">
          <w:rPr>
            <w:rFonts w:ascii="Times New Roman" w:hAnsi="Times New Roman" w:cs="Times New Roman"/>
          </w:rPr>
          <w:t>(</w:t>
        </w:r>
        <w:r w:rsidR="00B36071" w:rsidRPr="00B36071">
          <w:rPr>
            <w:rStyle w:val="bibissue"/>
            <w:rPrChange w:id="747" w:author="S4C" w:date="2026-01-12T08:54:00Z">
              <w:rPr>
                <w:rFonts w:ascii="Times New Roman" w:hAnsi="Times New Roman" w:cs="Times New Roman"/>
              </w:rPr>
            </w:rPrChange>
          </w:rPr>
          <w:t>21</w:t>
        </w:r>
        <w:r w:rsidR="00B36071">
          <w:rPr>
            <w:rFonts w:ascii="Times New Roman" w:hAnsi="Times New Roman" w:cs="Times New Roman"/>
          </w:rPr>
          <w:t>):</w:t>
        </w:r>
        <w:r w:rsidR="00B36071" w:rsidRPr="00B36071">
          <w:rPr>
            <w:rStyle w:val="bibfpage"/>
            <w:rPrChange w:id="748" w:author="S4C" w:date="2026-01-12T08:54:00Z">
              <w:rPr>
                <w:rFonts w:ascii="Times New Roman" w:hAnsi="Times New Roman" w:cs="Times New Roman"/>
              </w:rPr>
            </w:rPrChange>
          </w:rPr>
          <w:t>11435</w:t>
        </w:r>
        <w:r w:rsidR="00B36071">
          <w:rPr>
            <w:rFonts w:ascii="Times New Roman" w:hAnsi="Times New Roman" w:cs="Times New Roman"/>
          </w:rPr>
          <w:t>-</w:t>
        </w:r>
        <w:r w:rsidR="00B36071" w:rsidRPr="00B36071">
          <w:rPr>
            <w:rStyle w:val="biblpage"/>
            <w:rPrChange w:id="749" w:author="S4C" w:date="2026-01-12T08:54:00Z">
              <w:rPr>
                <w:rFonts w:ascii="Times New Roman" w:hAnsi="Times New Roman" w:cs="Times New Roman"/>
              </w:rPr>
            </w:rPrChange>
          </w:rPr>
          <w:t>11447</w:t>
        </w:r>
      </w:ins>
      <w:r w:rsidRPr="00486B41">
        <w:rPr>
          <w:rFonts w:ascii="Times New Roman" w:hAnsi="Times New Roman" w:cs="Times New Roman"/>
        </w:rPr>
        <w:t>.</w:t>
      </w:r>
    </w:p>
    <w:p w14:paraId="1666A34A" w14:textId="2B2E971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Hughes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Marendy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Dickerson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Yetming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JT.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Contributions of CTCF and DNA </w:t>
      </w:r>
      <w:r w:rsidR="00B36071" w:rsidRPr="00486B41">
        <w:rPr>
          <w:rStyle w:val="bibarticle"/>
          <w:rFonts w:cs="Times New Roman"/>
        </w:rPr>
        <w:t>methyltransferases</w:t>
      </w:r>
      <w:r w:rsidRPr="00486B41">
        <w:rPr>
          <w:rStyle w:val="bibarticle"/>
          <w:rFonts w:cs="Times New Roman"/>
        </w:rPr>
        <w:t xml:space="preserve"> DNMT1 and DNMT3B to Epstein-Barr </w:t>
      </w:r>
      <w:r w:rsidR="00B36071" w:rsidRPr="00486B41">
        <w:rPr>
          <w:rStyle w:val="bibarticle"/>
          <w:rFonts w:cs="Times New Roman"/>
        </w:rPr>
        <w:t>virus restricted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750" w:author="S4C" w:date="2026-01-09T14:22:00Z">
        <w:r w:rsidR="008377DE" w:rsidRPr="00486B41" w:rsidDel="00843CF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1034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1045</w:t>
      </w:r>
      <w:r w:rsidRPr="00486B41">
        <w:rPr>
          <w:rFonts w:ascii="Times New Roman" w:hAnsi="Times New Roman" w:cs="Times New Roman"/>
        </w:rPr>
        <w:t>.</w:t>
      </w:r>
    </w:p>
    <w:p w14:paraId="7A9317C2" w14:textId="2699FEB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Taylor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Phase I trial of recombinant modified vaccinia ankara encoding Epstein-Barr viral tumor antigens in nasopharyngeal carcinoma patients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1676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1688</w:t>
      </w:r>
      <w:r w:rsidRPr="00486B41">
        <w:rPr>
          <w:rFonts w:ascii="Times New Roman" w:hAnsi="Times New Roman" w:cs="Times New Roman"/>
        </w:rPr>
        <w:t>.</w:t>
      </w:r>
    </w:p>
    <w:p w14:paraId="7803716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High risk Epstein-Barr virus variants characterized by distinct polymorphisms in the EBER locus are strongly associated with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Int J Cancer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3031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3042</w:t>
      </w:r>
      <w:r w:rsidRPr="00486B41">
        <w:rPr>
          <w:rFonts w:ascii="Times New Roman" w:hAnsi="Times New Roman" w:cs="Times New Roman"/>
        </w:rPr>
        <w:t>.</w:t>
      </w:r>
    </w:p>
    <w:p w14:paraId="3723377E" w14:textId="0657390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Choi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Inhibition of class I histone deacetylases by romidepsin potently induces Epstein-Barr virus lytic cycle and mediates enhanced cell death with ganciclovir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Int J Cancer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751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136</w:t>
      </w:r>
      <w:r w:rsidRPr="00486B41">
        <w:rPr>
          <w:rFonts w:ascii="Times New Roman" w:hAnsi="Times New Roman" w:cs="Times New Roman"/>
        </w:rPr>
        <w:t>.</w:t>
      </w:r>
    </w:p>
    <w:p w14:paraId="5D14AEF8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Hulse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Caruso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Madzo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Tempera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Poly(ADP-ribose) polymerase 1 is necessary for coactivating hypoxia-inducible factor-1-dependent gene expression by Epstein-Barr virus latent membrane protein 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e1007394</w:t>
      </w:r>
      <w:r w:rsidRPr="00486B41">
        <w:rPr>
          <w:rFonts w:ascii="Times New Roman" w:hAnsi="Times New Roman" w:cs="Times New Roman"/>
        </w:rPr>
        <w:t>.</w:t>
      </w:r>
    </w:p>
    <w:p w14:paraId="7D8943E5" w14:textId="64E94D9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Humme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Reisbach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Feederle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EBV nuclear antigen 1 (EBNA1) enhances B cell immortalization several thousandfold</w:t>
      </w:r>
      <w:r w:rsidR="00CE2941" w:rsidRPr="00486B41">
        <w:rPr>
          <w:rFonts w:ascii="Times New Roman" w:hAnsi="Times New Roman" w:cs="Times New Roman"/>
        </w:rPr>
        <w:t xml:space="preserve">. </w:t>
      </w:r>
      <w:del w:id="752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753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754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):</w:t>
      </w:r>
      <w:del w:id="755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10989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10994</w:t>
      </w:r>
      <w:r w:rsidRPr="00486B41">
        <w:rPr>
          <w:rFonts w:ascii="Times New Roman" w:hAnsi="Times New Roman" w:cs="Times New Roman"/>
        </w:rPr>
        <w:t>.</w:t>
      </w:r>
    </w:p>
    <w:p w14:paraId="15FEA64C" w14:textId="25D187E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287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Hummel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Epstein-Barr virus DNA fragment encodes messages for the two major envelope glycoproteins (gp350/300 and gp220/200</w:t>
      </w:r>
      <w:r w:rsidRPr="00B36071">
        <w:rPr>
          <w:rFonts w:ascii="Times New Roman" w:hAnsi="Times New Roman" w:cs="Times New Roman"/>
          <w:rPrChange w:id="756" w:author="S4C" w:date="2026-01-12T08:56:00Z">
            <w:rPr>
              <w:rStyle w:val="bibjournal"/>
              <w:rFonts w:cs="Times New Roman"/>
            </w:rPr>
          </w:rPrChange>
        </w:rPr>
        <w:t xml:space="preserve">).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757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413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417</w:t>
      </w:r>
      <w:r w:rsidRPr="00486B41">
        <w:rPr>
          <w:rFonts w:ascii="Times New Roman" w:hAnsi="Times New Roman" w:cs="Times New Roman"/>
        </w:rPr>
        <w:t>.</w:t>
      </w:r>
    </w:p>
    <w:p w14:paraId="653E800F" w14:textId="4600826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Huppmann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Nicolae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Slack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 may be expressed in the LP cells of nodular lymphocyte-predominant Hodgkin lymphoma (NLPHL) in both children and adults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Am J Surg Pathol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758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316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324</w:t>
      </w:r>
      <w:r w:rsidRPr="00486B41">
        <w:rPr>
          <w:rFonts w:ascii="Times New Roman" w:hAnsi="Times New Roman" w:cs="Times New Roman"/>
        </w:rPr>
        <w:t>.</w:t>
      </w:r>
    </w:p>
    <w:p w14:paraId="29C3A01C" w14:textId="6F832A1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Iizasa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Kartika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Kanehiro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Yoshiyama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Role of </w:t>
      </w:r>
      <w:r w:rsidR="00B36071" w:rsidRPr="00486B41">
        <w:rPr>
          <w:rStyle w:val="bibarticle"/>
          <w:rFonts w:cs="Times New Roman"/>
        </w:rPr>
        <w:t xml:space="preserve">viral and host </w:t>
      </w:r>
      <w:r w:rsidRPr="00486B41">
        <w:rPr>
          <w:rStyle w:val="bibarticle"/>
          <w:rFonts w:cs="Times New Roman"/>
        </w:rPr>
        <w:t xml:space="preserve">microRNAs </w:t>
      </w:r>
      <w:r w:rsidR="00B36071" w:rsidRPr="00486B41">
        <w:rPr>
          <w:rStyle w:val="bibarticle"/>
          <w:rFonts w:cs="Times New Roman"/>
        </w:rPr>
        <w:t xml:space="preserve">in immune regulation </w:t>
      </w:r>
      <w:r w:rsidRPr="00486B41">
        <w:rPr>
          <w:rStyle w:val="bibarticle"/>
          <w:rFonts w:cs="Times New Roman"/>
        </w:rPr>
        <w:t xml:space="preserve">of Epstein-Barr </w:t>
      </w:r>
      <w:r w:rsidR="00B36071" w:rsidRPr="00486B41">
        <w:rPr>
          <w:rStyle w:val="bibarticle"/>
          <w:rFonts w:cs="Times New Roman"/>
        </w:rPr>
        <w:t>virus-associated diseases</w:t>
      </w:r>
      <w:r w:rsidR="00B36071"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journal"/>
          <w:rFonts w:cs="Times New Roman"/>
          <w:i/>
        </w:rPr>
        <w:t>Front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367</w:t>
      </w:r>
      <w:r w:rsidRPr="00486B41">
        <w:rPr>
          <w:rFonts w:ascii="Times New Roman" w:hAnsi="Times New Roman" w:cs="Times New Roman"/>
        </w:rPr>
        <w:t>.</w:t>
      </w:r>
    </w:p>
    <w:p w14:paraId="50E211C9" w14:textId="5315DEF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Ikeda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Caldwell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B36071">
        <w:rPr>
          <w:rStyle w:val="bibsurname"/>
          <w:rPrChange w:id="759" w:author="S4C" w:date="2026-01-12T08:56:00Z">
            <w:rPr>
              <w:rFonts w:ascii="Times New Roman" w:hAnsi="Times New Roman" w:cs="Times New Roman"/>
            </w:rPr>
          </w:rPrChange>
        </w:rPr>
        <w:t>Ikeda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. </w:t>
      </w:r>
      <w:r w:rsidRPr="00B36071">
        <w:rPr>
          <w:rStyle w:val="bibarticle"/>
          <w:rPrChange w:id="760" w:author="S4C" w:date="2026-01-12T08:56:00Z">
            <w:rPr>
              <w:rStyle w:val="bibsurname"/>
              <w:rFonts w:cs="Times New Roman"/>
            </w:rPr>
          </w:rPrChange>
        </w:rPr>
        <w:t xml:space="preserve">Itchy, </w:t>
      </w:r>
      <w:r w:rsidRPr="00B36071">
        <w:rPr>
          <w:rStyle w:val="bibarticle"/>
        </w:rPr>
        <w:t>a Ne</w:t>
      </w:r>
      <w:r w:rsidRPr="00AB397B">
        <w:rPr>
          <w:rStyle w:val="bibarticle"/>
        </w:rPr>
        <w:t>dd4 ubiquitin ligase</w:t>
      </w:r>
      <w:r w:rsidRPr="00486B41">
        <w:rPr>
          <w:rStyle w:val="bibarticle"/>
          <w:rFonts w:cs="Times New Roman"/>
        </w:rPr>
        <w:t>, downregulates latent membrane protein 2A activity in B-cell signaling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761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5529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5534</w:t>
      </w:r>
      <w:r w:rsidRPr="00486B41">
        <w:rPr>
          <w:rFonts w:ascii="Times New Roman" w:hAnsi="Times New Roman" w:cs="Times New Roman"/>
        </w:rPr>
        <w:t>.</w:t>
      </w:r>
    </w:p>
    <w:p w14:paraId="0BD12E07" w14:textId="7C70F70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Ikeda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Merchant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AB397B">
        <w:rPr>
          <w:rStyle w:val="bibsurname"/>
          <w:rPrChange w:id="762" w:author="S4C" w:date="2026-01-12T08:57:00Z">
            <w:rPr>
              <w:rFonts w:ascii="Times New Roman" w:hAnsi="Times New Roman" w:cs="Times New Roman"/>
            </w:rPr>
          </w:rPrChange>
        </w:rPr>
        <w:t>Ikeda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Latent membrane protein 2A, a viral B cell receptor homologue, induces CD5+ B-1 cell development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</w:t>
      </w:r>
      <w:del w:id="763" w:author="S4C" w:date="2026-01-12T08:58:00Z">
        <w:r w:rsidRPr="00486B41" w:rsidDel="00AB397B">
          <w:rPr>
            <w:rStyle w:val="bibjournal"/>
            <w:rFonts w:cs="Times New Roman"/>
            <w:i/>
          </w:rPr>
          <w:delText>ournal of i</w:delText>
        </w:r>
      </w:del>
      <w:ins w:id="764" w:author="S4C" w:date="2026-01-12T08:58:00Z">
        <w:r w:rsidR="00AB397B">
          <w:rPr>
            <w:rStyle w:val="bibjournal"/>
            <w:rFonts w:cs="Times New Roman"/>
            <w:i/>
          </w:rPr>
          <w:t xml:space="preserve"> I</w:t>
        </w:r>
      </w:ins>
      <w:r w:rsidRPr="00486B41">
        <w:rPr>
          <w:rStyle w:val="bibjournal"/>
          <w:rFonts w:cs="Times New Roman"/>
          <w:i/>
        </w:rPr>
        <w:t>mmunol</w:t>
      </w:r>
      <w:del w:id="765" w:author="S4C" w:date="2026-01-12T08:58:00Z">
        <w:r w:rsidRPr="00486B41" w:rsidDel="00AB397B">
          <w:rPr>
            <w:rStyle w:val="bibjournal"/>
            <w:rFonts w:cs="Times New Roman"/>
            <w:i/>
          </w:rPr>
          <w:delText>ogy (Baltimore, Md: 1950)</w:delText>
        </w:r>
      </w:del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766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5329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5337</w:t>
      </w:r>
      <w:r w:rsidRPr="00486B41">
        <w:rPr>
          <w:rFonts w:ascii="Times New Roman" w:hAnsi="Times New Roman" w:cs="Times New Roman"/>
        </w:rPr>
        <w:t>.</w:t>
      </w:r>
    </w:p>
    <w:p w14:paraId="72DF8C7F" w14:textId="426E807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Ikeda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AB397B">
        <w:rPr>
          <w:rStyle w:val="bibsurname"/>
          <w:rPrChange w:id="767" w:author="S4C" w:date="2026-01-12T08:58:00Z">
            <w:rPr>
              <w:rFonts w:ascii="Times New Roman" w:hAnsi="Times New Roman" w:cs="Times New Roman"/>
            </w:rPr>
          </w:rPrChange>
        </w:rPr>
        <w:t>Ikeda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latent membrane protein 2A PY motif recruits WW domain-containing ubiquitin-protein ligases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768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178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191</w:t>
      </w:r>
      <w:r w:rsidRPr="00486B41">
        <w:rPr>
          <w:rFonts w:ascii="Times New Roman" w:hAnsi="Times New Roman" w:cs="Times New Roman"/>
        </w:rPr>
        <w:t>.</w:t>
      </w:r>
    </w:p>
    <w:p w14:paraId="051DC8B2" w14:textId="16ECFB0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Imai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Sugiura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Gastric carcinoma: monoclonal epithelial malignant cells expressing Epstein-Barr virus latent infection protein</w:t>
      </w:r>
      <w:r w:rsidR="00CE2941" w:rsidRPr="00486B41">
        <w:rPr>
          <w:rFonts w:ascii="Times New Roman" w:hAnsi="Times New Roman" w:cs="Times New Roman"/>
        </w:rPr>
        <w:t xml:space="preserve">. </w:t>
      </w:r>
      <w:del w:id="769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 xml:space="preserve">Proceedings of the National </w:delText>
        </w:r>
        <w:r w:rsidR="00CE2941" w:rsidRPr="00486B41" w:rsidDel="00547B95">
          <w:rPr>
            <w:rStyle w:val="bibjournal"/>
            <w:rFonts w:cs="Times New Roman"/>
            <w:i/>
          </w:rPr>
          <w:lastRenderedPageBreak/>
          <w:delText>Academy of Sciences of the United States of America</w:delText>
        </w:r>
      </w:del>
      <w:ins w:id="770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771" w:author="S4C" w:date="2026-01-12T12:07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):</w:t>
      </w:r>
      <w:del w:id="772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9131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9135</w:t>
      </w:r>
      <w:r w:rsidRPr="00486B41">
        <w:rPr>
          <w:rFonts w:ascii="Times New Roman" w:hAnsi="Times New Roman" w:cs="Times New Roman"/>
        </w:rPr>
        <w:t>.</w:t>
      </w:r>
    </w:p>
    <w:p w14:paraId="62A8FF26" w14:textId="648E126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Incrocci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Monroy Del Toro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Devitt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Salimian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Braich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Swanson-Mungerson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AB397B" w:rsidRPr="00486B41">
        <w:rPr>
          <w:rStyle w:val="bibarticle"/>
          <w:rFonts w:cs="Times New Roman"/>
        </w:rPr>
        <w:t xml:space="preserve">virus latent membrane protein </w:t>
      </w:r>
      <w:r w:rsidRPr="00486B41">
        <w:rPr>
          <w:rStyle w:val="bibarticle"/>
          <w:rFonts w:cs="Times New Roman"/>
        </w:rPr>
        <w:t xml:space="preserve">2A (LMP2A) </w:t>
      </w:r>
      <w:r w:rsidR="00AB397B" w:rsidRPr="00486B41">
        <w:rPr>
          <w:rStyle w:val="bibarticle"/>
          <w:rFonts w:cs="Times New Roman"/>
        </w:rPr>
        <w:t>e</w:t>
      </w:r>
      <w:r w:rsidRPr="00486B41">
        <w:rPr>
          <w:rStyle w:val="bibarticle"/>
          <w:rFonts w:cs="Times New Roman"/>
        </w:rPr>
        <w:t xml:space="preserve">nhances ATP </w:t>
      </w:r>
      <w:r w:rsidR="00AB397B" w:rsidRPr="00486B41">
        <w:rPr>
          <w:rStyle w:val="bibarticle"/>
          <w:rFonts w:cs="Times New Roman"/>
        </w:rPr>
        <w:t xml:space="preserve">production in </w:t>
      </w:r>
      <w:r w:rsidRPr="00486B41">
        <w:rPr>
          <w:rStyle w:val="bibarticle"/>
          <w:rFonts w:cs="Times New Roman"/>
        </w:rPr>
        <w:t xml:space="preserve">B </w:t>
      </w:r>
      <w:r w:rsidR="00AB397B" w:rsidRPr="00486B41">
        <w:rPr>
          <w:rStyle w:val="bibarticle"/>
          <w:rFonts w:cs="Times New Roman"/>
        </w:rPr>
        <w:t xml:space="preserve">cell tumors through </w:t>
      </w:r>
      <w:r w:rsidRPr="00486B41">
        <w:rPr>
          <w:rStyle w:val="bibarticle"/>
          <w:rFonts w:cs="Times New Roman"/>
        </w:rPr>
        <w:t>mTOR and HIF-1alpha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Int J Mol Sci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</w:t>
      </w:r>
      <w:ins w:id="773" w:author="S4C" w:date="2026-01-12T08:59:00Z">
        <w:r w:rsidR="00AB397B">
          <w:rPr>
            <w:rFonts w:ascii="Times New Roman" w:hAnsi="Times New Roman" w:cs="Times New Roman"/>
          </w:rPr>
          <w:t>:</w:t>
        </w:r>
        <w:r w:rsidR="00AB397B" w:rsidRPr="00AB397B">
          <w:rPr>
            <w:rStyle w:val="bibfpage"/>
            <w:rPrChange w:id="774" w:author="S4C" w:date="2026-01-12T09:00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3944</w:t>
        </w:r>
      </w:ins>
      <w:r w:rsidRPr="00486B41">
        <w:rPr>
          <w:rFonts w:ascii="Times New Roman" w:hAnsi="Times New Roman" w:cs="Times New Roman"/>
        </w:rPr>
        <w:t>.</w:t>
      </w:r>
    </w:p>
    <w:p w14:paraId="08512E46" w14:textId="13D8363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Marouf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Kogure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Comprehensive </w:t>
      </w:r>
      <w:r w:rsidR="00034FB5" w:rsidRPr="00486B41">
        <w:rPr>
          <w:rStyle w:val="bibarticle"/>
          <w:rFonts w:cs="Times New Roman"/>
        </w:rPr>
        <w:t xml:space="preserve">genetic profiling reveals frequent alterations of driver genes </w:t>
      </w:r>
      <w:r w:rsidRPr="00486B41">
        <w:rPr>
          <w:rStyle w:val="bibarticle"/>
          <w:rFonts w:cs="Times New Roman"/>
        </w:rPr>
        <w:t xml:space="preserve">on the X </w:t>
      </w:r>
      <w:r w:rsidR="00034FB5" w:rsidRPr="00486B41">
        <w:rPr>
          <w:rStyle w:val="bibarticle"/>
          <w:rFonts w:cs="Times New Roman"/>
        </w:rPr>
        <w:t xml:space="preserve">chromosome in extranodal </w:t>
      </w:r>
      <w:r w:rsidRPr="00486B41">
        <w:rPr>
          <w:rStyle w:val="bibarticle"/>
          <w:rFonts w:cs="Times New Roman"/>
        </w:rPr>
        <w:t xml:space="preserve">NK/T-cell </w:t>
      </w:r>
      <w:r w:rsidR="00034FB5" w:rsidRPr="00486B41">
        <w:rPr>
          <w:rStyle w:val="bibarticle"/>
          <w:rFonts w:cs="Times New Roman"/>
        </w:rPr>
        <w:t>l</w:t>
      </w:r>
      <w:r w:rsidRPr="00486B41">
        <w:rPr>
          <w:rStyle w:val="bibarticle"/>
          <w:rFonts w:cs="Times New Roman"/>
        </w:rPr>
        <w:t>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2181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2201</w:t>
      </w:r>
      <w:r w:rsidRPr="00486B41">
        <w:rPr>
          <w:rFonts w:ascii="Times New Roman" w:hAnsi="Times New Roman" w:cs="Times New Roman"/>
        </w:rPr>
        <w:t>.</w:t>
      </w:r>
    </w:p>
    <w:p w14:paraId="2D68E243" w14:textId="474C619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Cahir McFarland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Rizzo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residues between the two transformation effector sites of Epstein-Barr virus latent membrane protein 1 are not critical for B-lymphocyte growth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775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9908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9916</w:t>
      </w:r>
      <w:r w:rsidRPr="00486B41">
        <w:rPr>
          <w:rFonts w:ascii="Times New Roman" w:hAnsi="Times New Roman" w:cs="Times New Roman"/>
        </w:rPr>
        <w:t>.</w:t>
      </w:r>
    </w:p>
    <w:p w14:paraId="2BBCEBF9" w14:textId="5ED1A3D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Cahir McFarland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Seed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oncoprotein latent membrane protein 1 engages the tumor necrosis factor receptor-associated proteins TRADD and receptor-interacting protein (RIP) but does not induce apoptosis or require RIP for NF-kappaB 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776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5759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5767</w:t>
      </w:r>
      <w:r w:rsidRPr="00486B41">
        <w:rPr>
          <w:rFonts w:ascii="Times New Roman" w:hAnsi="Times New Roman" w:cs="Times New Roman"/>
        </w:rPr>
        <w:t>.</w:t>
      </w:r>
    </w:p>
    <w:p w14:paraId="09B57BD0" w14:textId="62CECE1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recombinant molecular genetic analysis of the LMP1 amino-terminal cytoplasmic domain reveals a probable structural role, with no component essential for primary B-lymphocyte growth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777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4369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4376</w:t>
      </w:r>
      <w:r w:rsidRPr="00486B41">
        <w:rPr>
          <w:rFonts w:ascii="Times New Roman" w:hAnsi="Times New Roman" w:cs="Times New Roman"/>
        </w:rPr>
        <w:t>.</w:t>
      </w:r>
    </w:p>
    <w:p w14:paraId="125B9190" w14:textId="723A136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299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The Epstein-Barr virus LMP1 amino acid sequence that engages tumor necrosis factor receptor associated factors is critical for primary B lymphocyte </w:t>
      </w:r>
      <w:r w:rsidRPr="00486B41">
        <w:rPr>
          <w:rStyle w:val="bibarticle"/>
          <w:rFonts w:cs="Times New Roman"/>
        </w:rPr>
        <w:lastRenderedPageBreak/>
        <w:t>growth transformation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77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77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780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781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1447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1452</w:t>
      </w:r>
      <w:r w:rsidRPr="00486B41">
        <w:rPr>
          <w:rFonts w:ascii="Times New Roman" w:hAnsi="Times New Roman" w:cs="Times New Roman"/>
        </w:rPr>
        <w:t>.</w:t>
      </w:r>
    </w:p>
    <w:p w14:paraId="5DEC013A" w14:textId="2A442A7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James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Kaufman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Taylor-Albert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Lehman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increased prevalence of Epstein-Barr virus infection in young patients suggests a possible etiology for systemic lupus erythematosus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782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3019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3026</w:t>
      </w:r>
      <w:r w:rsidRPr="00486B41">
        <w:rPr>
          <w:rFonts w:ascii="Times New Roman" w:hAnsi="Times New Roman" w:cs="Times New Roman"/>
        </w:rPr>
        <w:t>.</w:t>
      </w:r>
    </w:p>
    <w:p w14:paraId="41F7E596" w14:textId="17BF8CB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Jangra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Bharti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Suppression of JAK-STAT </w:t>
      </w:r>
      <w:r w:rsidR="00AC1856" w:rsidRPr="00486B41">
        <w:rPr>
          <w:rStyle w:val="bibarticle"/>
          <w:rFonts w:cs="Times New Roman"/>
        </w:rPr>
        <w:t>signaling</w:t>
      </w:r>
      <w:r w:rsidRPr="00486B41">
        <w:rPr>
          <w:rStyle w:val="bibarticle"/>
          <w:rFonts w:cs="Times New Roman"/>
        </w:rPr>
        <w:t xml:space="preserve"> by Epstein-</w:t>
      </w:r>
      <w:r w:rsidR="00AC1856" w:rsidRPr="00486B41">
        <w:rPr>
          <w:rStyle w:val="bibarticle"/>
          <w:rFonts w:cs="Times New Roman"/>
        </w:rPr>
        <w:t xml:space="preserve">barr virus tegument protein </w:t>
      </w:r>
      <w:r w:rsidRPr="00486B41">
        <w:rPr>
          <w:rStyle w:val="bibarticle"/>
          <w:rFonts w:cs="Times New Roman"/>
        </w:rPr>
        <w:t xml:space="preserve">BGLF2 through </w:t>
      </w:r>
      <w:r w:rsidR="00AC1856" w:rsidRPr="00486B41">
        <w:rPr>
          <w:rStyle w:val="bibarticle"/>
          <w:rFonts w:cs="Times New Roman"/>
        </w:rPr>
        <w:t>rec</w:t>
      </w:r>
      <w:r w:rsidRPr="00486B41">
        <w:rPr>
          <w:rStyle w:val="bibarticle"/>
          <w:rFonts w:cs="Times New Roman"/>
        </w:rPr>
        <w:t xml:space="preserve">ruitment of SHP1 </w:t>
      </w:r>
      <w:r w:rsidR="00AC1856" w:rsidRPr="00486B41">
        <w:rPr>
          <w:rStyle w:val="bibarticle"/>
          <w:rFonts w:cs="Times New Roman"/>
        </w:rPr>
        <w:t xml:space="preserve">phosphatase and promotion of </w:t>
      </w:r>
      <w:r w:rsidRPr="00486B41">
        <w:rPr>
          <w:rStyle w:val="bibarticle"/>
          <w:rFonts w:cs="Times New Roman"/>
        </w:rPr>
        <w:t xml:space="preserve">STAT2 </w:t>
      </w:r>
      <w:r w:rsidR="00AC1856" w:rsidRPr="00486B41">
        <w:rPr>
          <w:rStyle w:val="bibarticle"/>
          <w:rFonts w:cs="Times New Roman"/>
        </w:rPr>
        <w:t>d</w:t>
      </w:r>
      <w:r w:rsidRPr="00486B41">
        <w:rPr>
          <w:rStyle w:val="bibarticle"/>
          <w:rFonts w:cs="Times New Roman"/>
        </w:rPr>
        <w:t>egradation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e0102721</w:t>
      </w:r>
      <w:r w:rsidRPr="00486B41">
        <w:rPr>
          <w:rFonts w:ascii="Times New Roman" w:hAnsi="Times New Roman" w:cs="Times New Roman"/>
        </w:rPr>
        <w:t>.</w:t>
      </w:r>
    </w:p>
    <w:p w14:paraId="5E2F8B53" w14:textId="793848D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302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Jarrett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Stark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Impact of tumor Epstein-Barr virus status on presenting features and outcome in age-defined subgroups of patients with classic Hodgkin lymphoma: a population-based study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  <w:lang w:val="es-419"/>
        </w:rPr>
        <w:t>2005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106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7</w:t>
      </w:r>
      <w:r w:rsidRPr="00486B41">
        <w:rPr>
          <w:rFonts w:ascii="Times New Roman" w:hAnsi="Times New Roman" w:cs="Times New Roman"/>
          <w:lang w:val="es-419"/>
        </w:rPr>
        <w:t>):</w:t>
      </w:r>
      <w:del w:id="783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  <w:lang w:val="es-419"/>
        </w:rPr>
        <w:t>2444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2451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6100D53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Jayasooriya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de Silva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TI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Njie-jobe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Early virological and immunological events in asymptomatic Epstein-Barr virus infection in African children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e1004746</w:t>
      </w:r>
      <w:r w:rsidRPr="00486B41">
        <w:rPr>
          <w:rFonts w:ascii="Times New Roman" w:hAnsi="Times New Roman" w:cs="Times New Roman"/>
        </w:rPr>
        <w:t>.</w:t>
      </w:r>
    </w:p>
    <w:p w14:paraId="780014DD" w14:textId="238ED40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Jeang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Organization of the Epstein-Barr virus DNA molecule. III. Location of the P3HR-1 deletion junction and characterization of the NotI repeat units that form part of the template for an abundant 12-O- tetradecanoylphorbol-13-acetate-induced mRNA transcript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784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135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148</w:t>
      </w:r>
      <w:r w:rsidRPr="00486B41">
        <w:rPr>
          <w:rFonts w:ascii="Times New Roman" w:hAnsi="Times New Roman" w:cs="Times New Roman"/>
        </w:rPr>
        <w:t>.</w:t>
      </w:r>
    </w:p>
    <w:p w14:paraId="362D4E7C" w14:textId="6270FED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Schmittgen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Increased expression of microRNA-155 in Epstein-Barr virus transformed lymphoblastoid cell lines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Genes Chromosomes Cancer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785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106</w:t>
      </w:r>
      <w:r w:rsidRPr="00486B41">
        <w:rPr>
          <w:rFonts w:ascii="Times New Roman" w:hAnsi="Times New Roman" w:cs="Times New Roman"/>
        </w:rPr>
        <w:t>.</w:t>
      </w:r>
    </w:p>
    <w:p w14:paraId="0328A99E" w14:textId="02A1C80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Exome sequencing identifies somatic mutations of DDX3X in natural killer/T-cell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Genet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786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1061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1066</w:t>
      </w:r>
      <w:r w:rsidRPr="00486B41">
        <w:rPr>
          <w:rFonts w:ascii="Times New Roman" w:hAnsi="Times New Roman" w:cs="Times New Roman"/>
        </w:rPr>
        <w:t>.</w:t>
      </w:r>
    </w:p>
    <w:p w14:paraId="49FFB936" w14:textId="361478A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Laser-capture microdissection of oropharyngeal epithelium indicates restriction of Epstein-Barr virus receptor/CD21 mRNA to tonsil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Oral Pathol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787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626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633</w:t>
      </w:r>
      <w:r w:rsidRPr="00486B41">
        <w:rPr>
          <w:rFonts w:ascii="Times New Roman" w:hAnsi="Times New Roman" w:cs="Times New Roman"/>
        </w:rPr>
        <w:t>.</w:t>
      </w:r>
    </w:p>
    <w:p w14:paraId="727129E7" w14:textId="6FD521E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Willox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3C binds to BATF/IRF4 or SPI1/IRF4 composite sites and recruits Sin3A to repress CDKN2A</w:t>
      </w:r>
      <w:r w:rsidR="00CE2941" w:rsidRPr="00486B41">
        <w:rPr>
          <w:rFonts w:ascii="Times New Roman" w:hAnsi="Times New Roman" w:cs="Times New Roman"/>
        </w:rPr>
        <w:t xml:space="preserve">. </w:t>
      </w:r>
      <w:del w:id="78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78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790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791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421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426</w:t>
      </w:r>
      <w:r w:rsidRPr="00486B41">
        <w:rPr>
          <w:rFonts w:ascii="Times New Roman" w:hAnsi="Times New Roman" w:cs="Times New Roman"/>
        </w:rPr>
        <w:t>.</w:t>
      </w:r>
    </w:p>
    <w:p w14:paraId="7A61793A" w14:textId="73A2338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The Epstein-Barr </w:t>
      </w:r>
      <w:r w:rsidR="00D34BA1" w:rsidRPr="00486B41">
        <w:rPr>
          <w:rStyle w:val="bibarticle"/>
          <w:rFonts w:cs="Times New Roman"/>
        </w:rPr>
        <w:t>virus regulome in lymphoblastoid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561</w:t>
      </w:r>
      <w:r w:rsidRPr="00486B41">
        <w:rPr>
          <w:rFonts w:ascii="Times New Roman" w:hAnsi="Times New Roman" w:cs="Times New Roman"/>
        </w:rPr>
        <w:t>-</w:t>
      </w:r>
      <w:r w:rsidRPr="0068604C">
        <w:rPr>
          <w:rStyle w:val="biblpage"/>
        </w:rPr>
        <w:t>573</w:t>
      </w:r>
      <w:r w:rsidRPr="0005562D">
        <w:rPr>
          <w:rStyle w:val="biblpage"/>
          <w:rPrChange w:id="792" w:author="S4C" w:date="2026-01-09T15:02:00Z">
            <w:rPr>
              <w:rFonts w:ascii="Times New Roman" w:hAnsi="Times New Roman" w:cs="Times New Roman"/>
              <w:noProof w:val="0"/>
            </w:rPr>
          </w:rPrChange>
        </w:rPr>
        <w:t xml:space="preserve"> e4</w:t>
      </w:r>
      <w:r w:rsidRPr="00486B41">
        <w:rPr>
          <w:rFonts w:ascii="Times New Roman" w:hAnsi="Times New Roman" w:cs="Times New Roman"/>
        </w:rPr>
        <w:t>.</w:t>
      </w:r>
    </w:p>
    <w:p w14:paraId="08749F15" w14:textId="30C77E1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Identification of critical cis elements involved in mediating Epstein- Barr virus nuclear antigen 2-dependent activity of an enhancer located upstream of the viral BamHI C promoter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793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2846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2852</w:t>
      </w:r>
      <w:r w:rsidRPr="00486B41">
        <w:rPr>
          <w:rFonts w:ascii="Times New Roman" w:hAnsi="Times New Roman" w:cs="Times New Roman"/>
        </w:rPr>
        <w:t>.</w:t>
      </w:r>
    </w:p>
    <w:p w14:paraId="7D07A99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311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Jochum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Moosmann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Zeidler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EBV immunoevasins vIL-10 and BNLF2a protect newly infected B cells from immune recognition and elimination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2012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5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e1002704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2A01F234" w14:textId="1C810F9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Johannsen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Koh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Mosialos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G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Tong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X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Kieff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Grossman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SR.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>Epstein-Barr virus nuclear protein 2 transactivation of the latent membrane protein 1 promoter is mediated by J kappa and PU.1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794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253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262</w:t>
      </w:r>
      <w:r w:rsidRPr="00486B41">
        <w:rPr>
          <w:rFonts w:ascii="Times New Roman" w:hAnsi="Times New Roman" w:cs="Times New Roman"/>
        </w:rPr>
        <w:t>.</w:t>
      </w:r>
    </w:p>
    <w:p w14:paraId="27B5818B" w14:textId="6B31820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Proteins of purified Epstein-Barr virus</w:t>
      </w:r>
      <w:r w:rsidR="00CE2941" w:rsidRPr="00486B41">
        <w:rPr>
          <w:rFonts w:ascii="Times New Roman" w:hAnsi="Times New Roman" w:cs="Times New Roman"/>
        </w:rPr>
        <w:t xml:space="preserve">. </w:t>
      </w:r>
      <w:del w:id="795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796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797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46</w:t>
      </w:r>
      <w:r w:rsidRPr="00486B41">
        <w:rPr>
          <w:rFonts w:ascii="Times New Roman" w:hAnsi="Times New Roman" w:cs="Times New Roman"/>
        </w:rPr>
        <w:t>):</w:t>
      </w:r>
      <w:del w:id="798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16286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16291</w:t>
      </w:r>
      <w:r w:rsidRPr="00486B41">
        <w:rPr>
          <w:rFonts w:ascii="Times New Roman" w:hAnsi="Times New Roman" w:cs="Times New Roman"/>
        </w:rPr>
        <w:t>.</w:t>
      </w:r>
    </w:p>
    <w:p w14:paraId="7937845D" w14:textId="54E39FE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Grossman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EBNA-2 and EBNA-3C extensively and mutually exclusively associate with RBPJkappa in Epstein-Barr virus-transformed B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del w:id="799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4179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4183</w:t>
      </w:r>
      <w:r w:rsidRPr="00486B41">
        <w:rPr>
          <w:rFonts w:ascii="Times New Roman" w:hAnsi="Times New Roman" w:cs="Times New Roman"/>
        </w:rPr>
        <w:t>.</w:t>
      </w:r>
    </w:p>
    <w:p w14:paraId="61DDDFF1" w14:textId="466165A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Jones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Shurin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Abramowsky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T-cell lymphomas containing Epstein-Barr viral DNA in patients with chronic Epstein-Barr virus infections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800" w:author="S4C" w:date="2026-01-09T14:23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741</w:t>
      </w:r>
      <w:r w:rsidRPr="00486B41">
        <w:rPr>
          <w:rFonts w:ascii="Times New Roman" w:hAnsi="Times New Roman" w:cs="Times New Roman"/>
        </w:rPr>
        <w:t>.</w:t>
      </w:r>
    </w:p>
    <w:p w14:paraId="17E4F9A5" w14:textId="2749B9D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Jones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Foster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Sheedy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Griffin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EB virus genome in Daudi Burkitt's lymphoma cells has a deletion similar to that observed in a non-transforming strain (P3HR-1) of the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801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813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821</w:t>
      </w:r>
      <w:r w:rsidRPr="00486B41">
        <w:rPr>
          <w:rFonts w:ascii="Times New Roman" w:hAnsi="Times New Roman" w:cs="Times New Roman"/>
        </w:rPr>
        <w:t>.</w:t>
      </w:r>
    </w:p>
    <w:p w14:paraId="4649E14B" w14:textId="09F68F8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Joyce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</w:t>
      </w:r>
      <w:ins w:id="802" w:author="S4C" w:date="2026-01-12T09:07:00Z">
        <w:r w:rsidR="00D34BA1" w:rsidRPr="00D34BA1">
          <w:rPr>
            <w:rFonts w:ascii="Times New Roman" w:hAnsi="Times New Roman" w:cs="Times New Roman"/>
            <w:rPrChange w:id="803" w:author="S4C" w:date="2026-01-12T09:10:00Z">
              <w:rPr>
                <w:rStyle w:val="bibfname"/>
                <w:rFonts w:cs="Times New Roman"/>
              </w:rPr>
            </w:rPrChange>
          </w:rPr>
          <w:t>,</w:t>
        </w:r>
      </w:ins>
      <w:r w:rsidRPr="003271C6">
        <w:rPr>
          <w:rFonts w:ascii="Times New Roman" w:hAnsi="Times New Roman" w:cs="Times New Roman"/>
        </w:rPr>
        <w:t xml:space="preserve"> </w:t>
      </w:r>
      <w:r w:rsidRPr="00D34BA1">
        <w:rPr>
          <w:rStyle w:val="bibsurname"/>
          <w:rPrChange w:id="804" w:author="S4C" w:date="2026-01-12T09:08:00Z">
            <w:rPr>
              <w:rFonts w:ascii="Times New Roman" w:hAnsi="Times New Roman" w:cs="Times New Roman"/>
            </w:rPr>
          </w:rPrChange>
        </w:rPr>
        <w:t>B</w:t>
      </w:r>
      <w:ins w:id="805" w:author="S4C" w:date="2026-01-12T09:08:00Z">
        <w:r w:rsidR="00D34BA1" w:rsidRPr="00D34BA1">
          <w:rPr>
            <w:rStyle w:val="bibsurname"/>
            <w:rPrChange w:id="806" w:author="S4C" w:date="2026-01-12T09:08:00Z">
              <w:rPr>
                <w:rStyle w:val="bibfname"/>
              </w:rPr>
            </w:rPrChange>
          </w:rPr>
          <w:t>u</w:t>
        </w:r>
        <w:r w:rsidR="00D34BA1" w:rsidRPr="00D34BA1">
          <w:rPr>
            <w:rPrChange w:id="807" w:author="S4C" w:date="2026-01-12T09:08:00Z">
              <w:rPr>
                <w:rStyle w:val="bibfname"/>
              </w:rPr>
            </w:rPrChange>
          </w:rPr>
          <w:t xml:space="preserve"> </w:t>
        </w:r>
      </w:ins>
      <w:r w:rsidRPr="00D34BA1">
        <w:rPr>
          <w:rStyle w:val="bibfname"/>
          <w:rPrChange w:id="808" w:author="S4C" w:date="2026-01-12T09:06:00Z">
            <w:rPr>
              <w:rFonts w:ascii="Times New Roman" w:hAnsi="Times New Roman" w:cs="Times New Roman"/>
            </w:rPr>
          </w:rPrChange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W-H</w:t>
      </w:r>
      <w:r w:rsidRPr="00486B41">
        <w:rPr>
          <w:rFonts w:ascii="Times New Roman" w:hAnsi="Times New Roman" w:cs="Times New Roman"/>
        </w:rPr>
        <w:t xml:space="preserve">, </w:t>
      </w:r>
      <w:del w:id="809" w:author="S4C" w:date="2026-01-12T09:09:00Z">
        <w:r w:rsidRPr="00486B41" w:rsidDel="00D34BA1">
          <w:rPr>
            <w:rStyle w:val="bibsurname"/>
            <w:rFonts w:cs="Times New Roman"/>
          </w:rPr>
          <w:delText>Gillespie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RA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Andrews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SF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Wheatley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AK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Tsybovsky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Y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Jensen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JL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Stephens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T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Prabhakaran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MS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Fisher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BE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Narpala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SR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Bagchi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M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McDermott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AB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Nabel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GJ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Kwong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PD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Mascola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JR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Cohen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JI</w:delText>
        </w:r>
        <w:r w:rsidRPr="00486B41" w:rsidDel="00D34BA1">
          <w:rPr>
            <w:rFonts w:ascii="Times New Roman" w:hAnsi="Times New Roman" w:cs="Times New Roman"/>
          </w:rPr>
          <w:delText xml:space="preserve">, </w:delText>
        </w:r>
        <w:r w:rsidRPr="00486B41" w:rsidDel="00D34BA1">
          <w:rPr>
            <w:rStyle w:val="bibsurname"/>
            <w:rFonts w:cs="Times New Roman"/>
          </w:rPr>
          <w:delText>Kanekiyo</w:delText>
        </w:r>
        <w:r w:rsidRPr="00486B41" w:rsidDel="00D34BA1">
          <w:rPr>
            <w:rFonts w:ascii="Times New Roman" w:hAnsi="Times New Roman" w:cs="Times New Roman"/>
          </w:rPr>
          <w:delText xml:space="preserve"> </w:delText>
        </w:r>
        <w:r w:rsidRPr="00486B41" w:rsidDel="00D34BA1">
          <w:rPr>
            <w:rStyle w:val="bibfname"/>
            <w:rFonts w:cs="Times New Roman"/>
          </w:rPr>
          <w:delText>M</w:delText>
        </w:r>
      </w:del>
      <w:ins w:id="810" w:author="S4C" w:date="2026-01-12T09:09:00Z">
        <w:r w:rsidR="00D34BA1">
          <w:rPr>
            <w:rStyle w:val="bibsurname"/>
            <w:rFonts w:cs="Times New Roman"/>
          </w:rPr>
          <w:t>et al</w:t>
        </w:r>
      </w:ins>
      <w:r w:rsidRPr="00D34BA1">
        <w:rPr>
          <w:rFonts w:ascii="Times New Roman" w:hAnsi="Times New Roman" w:cs="Times New Roman"/>
          <w:rPrChange w:id="811" w:author="S4C" w:date="2026-01-12T09:10:00Z">
            <w:rPr>
              <w:rStyle w:val="bibfname"/>
              <w:rFonts w:cs="Times New Roman"/>
            </w:rPr>
          </w:rPrChange>
        </w:rPr>
        <w:t>.</w:t>
      </w:r>
      <w:r w:rsidRPr="003271C6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Structural basis for human complement receptor engagement and virus neutralization through Epstein-Barr virus gp350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2025</w:t>
      </w:r>
      <w:r w:rsidRPr="00486B41">
        <w:rPr>
          <w:rFonts w:ascii="Times New Roman" w:hAnsi="Times New Roman" w:cs="Times New Roman"/>
        </w:rPr>
        <w:t>;</w:t>
      </w:r>
      <w:ins w:id="812" w:author="S4C" w:date="2026-01-12T09:15:00Z">
        <w:r w:rsidR="009610FF" w:rsidRPr="009610FF">
          <w:rPr>
            <w:rFonts w:ascii="Segoe UI" w:hAnsi="Segoe UI" w:cs="Segoe UI"/>
            <w:i/>
            <w:iCs/>
            <w:color w:val="212121"/>
            <w:shd w:val="clear" w:color="auto" w:fill="FFFFFF"/>
          </w:rPr>
          <w:t xml:space="preserve"> </w:t>
        </w:r>
        <w:r w:rsidR="009610FF" w:rsidRPr="009610FF">
          <w:rPr>
            <w:rStyle w:val="bibvolume"/>
            <w:rPrChange w:id="813" w:author="S4C" w:date="2026-01-12T09:15:00Z">
              <w:rPr>
                <w:rFonts w:ascii="Segoe UI" w:hAnsi="Segoe UI" w:cs="Segoe UI"/>
                <w:i/>
                <w:iCs/>
                <w:color w:val="212121"/>
                <w:shd w:val="clear" w:color="auto" w:fill="FFFFFF"/>
              </w:rPr>
            </w:rPrChange>
          </w:rPr>
          <w:t>58</w:t>
        </w:r>
        <w:r w:rsidR="009610FF">
          <w:rPr>
            <w:rFonts w:ascii="Segoe UI" w:hAnsi="Segoe UI" w:cs="Segoe UI"/>
            <w:color w:val="212121"/>
            <w:shd w:val="clear" w:color="auto" w:fill="FFFFFF"/>
          </w:rPr>
          <w:t>(</w:t>
        </w:r>
        <w:r w:rsidR="009610FF" w:rsidRPr="009610FF">
          <w:rPr>
            <w:rStyle w:val="bibissue"/>
            <w:rPrChange w:id="814" w:author="S4C" w:date="2026-01-12T09:15:00Z">
              <w:rPr>
                <w:rFonts w:ascii="Segoe UI" w:hAnsi="Segoe UI" w:cs="Segoe UI"/>
                <w:color w:val="212121"/>
                <w:shd w:val="clear" w:color="auto" w:fill="FFFFFF"/>
              </w:rPr>
            </w:rPrChange>
          </w:rPr>
          <w:t>2</w:t>
        </w:r>
        <w:r w:rsidR="009610FF">
          <w:rPr>
            <w:rFonts w:ascii="Segoe UI" w:hAnsi="Segoe UI" w:cs="Segoe UI"/>
            <w:color w:val="212121"/>
            <w:shd w:val="clear" w:color="auto" w:fill="FFFFFF"/>
          </w:rPr>
          <w:t xml:space="preserve">), </w:t>
        </w:r>
        <w:r w:rsidR="009610FF" w:rsidRPr="009610FF">
          <w:rPr>
            <w:rStyle w:val="bibfpage"/>
            <w:rPrChange w:id="815" w:author="S4C" w:date="2026-01-12T09:16:00Z">
              <w:rPr>
                <w:rFonts w:ascii="Segoe UI" w:hAnsi="Segoe UI" w:cs="Segoe UI"/>
                <w:color w:val="212121"/>
                <w:shd w:val="clear" w:color="auto" w:fill="FFFFFF"/>
              </w:rPr>
            </w:rPrChange>
          </w:rPr>
          <w:t>295</w:t>
        </w:r>
      </w:ins>
      <w:ins w:id="816" w:author="S4C" w:date="2026-01-12T11:34:00Z">
        <w:r w:rsidR="0071417D">
          <w:rPr>
            <w:rFonts w:ascii="Segoe UI" w:hAnsi="Segoe UI" w:cs="Segoe UI"/>
            <w:color w:val="212121"/>
            <w:shd w:val="clear" w:color="auto" w:fill="FFFFFF"/>
          </w:rPr>
          <w:t>-</w:t>
        </w:r>
      </w:ins>
      <w:ins w:id="817" w:author="S4C" w:date="2026-01-12T09:15:00Z">
        <w:r w:rsidR="009610FF" w:rsidRPr="009610FF">
          <w:rPr>
            <w:rStyle w:val="biblpage"/>
            <w:rPrChange w:id="818" w:author="S4C" w:date="2026-01-12T09:16:00Z">
              <w:rPr>
                <w:rFonts w:ascii="Segoe UI" w:hAnsi="Segoe UI" w:cs="Segoe UI"/>
                <w:color w:val="212121"/>
                <w:shd w:val="clear" w:color="auto" w:fill="FFFFFF"/>
              </w:rPr>
            </w:rPrChange>
          </w:rPr>
          <w:t>308.e5</w:t>
        </w:r>
      </w:ins>
      <w:del w:id="819" w:author="S4C" w:date="2026-01-12T09:15:00Z">
        <w:r w:rsidRPr="00486B41" w:rsidDel="009610FF">
          <w:rPr>
            <w:rStyle w:val="InPress"/>
            <w:rFonts w:ascii="Times New Roman" w:hAnsi="Times New Roman" w:cs="Times New Roman"/>
          </w:rPr>
          <w:delText>In Press</w:delText>
        </w:r>
      </w:del>
      <w:r w:rsidRPr="00486B41">
        <w:rPr>
          <w:rFonts w:ascii="Times New Roman" w:hAnsi="Times New Roman" w:cs="Times New Roman"/>
        </w:rPr>
        <w:t>.</w:t>
      </w:r>
    </w:p>
    <w:p w14:paraId="1B54D67C" w14:textId="1EBACBE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Jung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Choi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MicroRNA miR-BART</w:t>
      </w:r>
      <w:r w:rsidR="008377DE" w:rsidRPr="00486B41">
        <w:rPr>
          <w:rStyle w:val="bibarticle"/>
          <w:rFonts w:cs="Times New Roman"/>
        </w:rPr>
        <w:t xml:space="preserve"> 20–25</w:t>
      </w:r>
      <w:r w:rsidRPr="00486B41">
        <w:rPr>
          <w:rStyle w:val="bibarticle"/>
          <w:rFonts w:cs="Times New Roman"/>
        </w:rPr>
        <w:t>p stabilizes Epstein-Barr virus latency by directly targeting BZLF1 and BRLF1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Pr="00486B41">
        <w:rPr>
          <w:rFonts w:ascii="Times New Roman" w:hAnsi="Times New Roman" w:cs="Times New Roman"/>
        </w:rPr>
        <w:t>):</w:t>
      </w:r>
      <w:del w:id="820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9027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9037</w:t>
      </w:r>
      <w:r w:rsidRPr="00486B41">
        <w:rPr>
          <w:rFonts w:ascii="Times New Roman" w:hAnsi="Times New Roman" w:cs="Times New Roman"/>
        </w:rPr>
        <w:t>.</w:t>
      </w:r>
    </w:p>
    <w:p w14:paraId="20B51D87" w14:textId="60B1DFB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Kalla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Gobel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lytic phase of epstein-barr virus requires a viral genome with 5-methylcytosine residues in CpG sites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del w:id="821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447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458</w:t>
      </w:r>
      <w:r w:rsidRPr="00486B41">
        <w:rPr>
          <w:rFonts w:ascii="Times New Roman" w:hAnsi="Times New Roman" w:cs="Times New Roman"/>
        </w:rPr>
        <w:t>.</w:t>
      </w:r>
    </w:p>
    <w:p w14:paraId="5F3A8CA6" w14:textId="019ED7F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Kalla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Schmeinck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Bergbauer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Pich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AP-1 homolog BZLF1 of Epstein-Barr virus has two essential functions dependent on the epigenetic state of the viral genome</w:t>
      </w:r>
      <w:r w:rsidR="00CE2941" w:rsidRPr="00486B41">
        <w:rPr>
          <w:rFonts w:ascii="Times New Roman" w:hAnsi="Times New Roman" w:cs="Times New Roman"/>
        </w:rPr>
        <w:t xml:space="preserve">. </w:t>
      </w:r>
      <w:del w:id="822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23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24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825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850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855</w:t>
      </w:r>
      <w:r w:rsidRPr="00486B41">
        <w:rPr>
          <w:rFonts w:ascii="Times New Roman" w:hAnsi="Times New Roman" w:cs="Times New Roman"/>
        </w:rPr>
        <w:t>.</w:t>
      </w:r>
    </w:p>
    <w:p w14:paraId="64329684" w14:textId="580D609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Kanakry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Ambinder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The </w:t>
      </w:r>
      <w:r w:rsidR="009610FF" w:rsidRPr="00486B41">
        <w:rPr>
          <w:rStyle w:val="bibarticle"/>
          <w:rFonts w:cs="Times New Roman"/>
        </w:rPr>
        <w:t xml:space="preserve">biology and clinical utility </w:t>
      </w:r>
      <w:r w:rsidRPr="00486B41">
        <w:rPr>
          <w:rStyle w:val="bibarticle"/>
          <w:rFonts w:cs="Times New Roman"/>
        </w:rPr>
        <w:t xml:space="preserve">of EBV </w:t>
      </w:r>
      <w:r w:rsidR="009610FF" w:rsidRPr="00486B41">
        <w:rPr>
          <w:rStyle w:val="bibarticle"/>
          <w:rFonts w:cs="Times New Roman"/>
        </w:rPr>
        <w:t>monitoring in blood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del w:id="826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475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499</w:t>
      </w:r>
      <w:r w:rsidRPr="00486B41">
        <w:rPr>
          <w:rFonts w:ascii="Times New Roman" w:hAnsi="Times New Roman" w:cs="Times New Roman"/>
        </w:rPr>
        <w:t>.</w:t>
      </w:r>
    </w:p>
    <w:p w14:paraId="03C53A78" w14:textId="01B9593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Kanakry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Hegde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Durand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clinical significance of EBV DNA in the plasma and peripheral blood mononuclear cells of patients with or without EBV diseases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Pr="00486B41">
        <w:rPr>
          <w:rFonts w:ascii="Times New Roman" w:hAnsi="Times New Roman" w:cs="Times New Roman"/>
        </w:rPr>
        <w:t>):</w:t>
      </w:r>
      <w:del w:id="827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2007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2017</w:t>
      </w:r>
      <w:r w:rsidRPr="00486B41">
        <w:rPr>
          <w:rFonts w:ascii="Times New Roman" w:hAnsi="Times New Roman" w:cs="Times New Roman"/>
        </w:rPr>
        <w:t>.</w:t>
      </w:r>
    </w:p>
    <w:p w14:paraId="4060D261" w14:textId="36E0E70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Kanekiyo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Joyce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Rational </w:t>
      </w:r>
      <w:r w:rsidR="009610FF" w:rsidRPr="00486B41">
        <w:rPr>
          <w:rStyle w:val="bibarticle"/>
          <w:rFonts w:cs="Times New Roman"/>
        </w:rPr>
        <w:t xml:space="preserve">design of an </w:t>
      </w:r>
      <w:r w:rsidRPr="00486B41">
        <w:rPr>
          <w:rStyle w:val="bibarticle"/>
          <w:rFonts w:cs="Times New Roman"/>
        </w:rPr>
        <w:t xml:space="preserve">Epstein-Barr </w:t>
      </w:r>
      <w:r w:rsidR="009610FF" w:rsidRPr="00486B41">
        <w:rPr>
          <w:rStyle w:val="bibarticle"/>
          <w:rFonts w:cs="Times New Roman"/>
        </w:rPr>
        <w:t>virus vaccine targeting the receptor-binding site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828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1090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1100</w:t>
      </w:r>
      <w:r w:rsidRPr="00486B41">
        <w:rPr>
          <w:rFonts w:ascii="Times New Roman" w:hAnsi="Times New Roman" w:cs="Times New Roman"/>
        </w:rPr>
        <w:t>.</w:t>
      </w:r>
    </w:p>
    <w:p w14:paraId="5D73A356" w14:textId="53C8DC4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Kanzler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Kuppers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Hansmann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Rajewsky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Hodgkin </w:t>
      </w:r>
      <w:r w:rsidR="009610FF" w:rsidRPr="00486B41">
        <w:rPr>
          <w:rStyle w:val="bibarticle"/>
          <w:rFonts w:cs="Times New Roman"/>
        </w:rPr>
        <w:t>and reed-sternberg cells in hodgkin</w:t>
      </w:r>
      <w:ins w:id="829" w:author="S4C" w:date="2026-01-12T09:23:00Z">
        <w:r w:rsidR="009610FF">
          <w:rPr>
            <w:rStyle w:val="bibarticle"/>
            <w:rFonts w:cs="Times New Roman"/>
          </w:rPr>
          <w:t>’</w:t>
        </w:r>
      </w:ins>
      <w:del w:id="830" w:author="S4C" w:date="2026-01-12T09:23:00Z">
        <w:r w:rsidR="009610FF" w:rsidRPr="00486B41" w:rsidDel="009610FF">
          <w:rPr>
            <w:rStyle w:val="bibarticle"/>
            <w:rFonts w:cs="Times New Roman"/>
          </w:rPr>
          <w:delText>'</w:delText>
        </w:r>
      </w:del>
      <w:r w:rsidR="009610FF" w:rsidRPr="00486B41">
        <w:rPr>
          <w:rStyle w:val="bibarticle"/>
          <w:rFonts w:cs="Times New Roman"/>
        </w:rPr>
        <w:t xml:space="preserve">s </w:t>
      </w:r>
      <w:r w:rsidRPr="00486B41">
        <w:rPr>
          <w:rStyle w:val="bibarticle"/>
          <w:rFonts w:cs="Times New Roman"/>
        </w:rPr>
        <w:t>disease represent the outgrowth of a dominant tumor clone derived from (crippled) germinal center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831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1495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1505</w:t>
      </w:r>
      <w:r w:rsidRPr="00486B41">
        <w:rPr>
          <w:rFonts w:ascii="Times New Roman" w:hAnsi="Times New Roman" w:cs="Times New Roman"/>
        </w:rPr>
        <w:t>.</w:t>
      </w:r>
    </w:p>
    <w:p w14:paraId="384DFAC0" w14:textId="6ACB1B1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Karajannis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Hummel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Anagnostopoulos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Strict lymphotropism of Epstein-Barr virus during acute infectious mononucleosis in nonimmunocompromised individuals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del w:id="832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2856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2862</w:t>
      </w:r>
      <w:r w:rsidRPr="00486B41">
        <w:rPr>
          <w:rFonts w:ascii="Times New Roman" w:hAnsi="Times New Roman" w:cs="Times New Roman"/>
        </w:rPr>
        <w:t>.</w:t>
      </w:r>
    </w:p>
    <w:p w14:paraId="22996FC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Karsten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Bartsch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Evolution of functional antibodies following acute 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e1010738</w:t>
      </w:r>
      <w:r w:rsidRPr="00486B41">
        <w:rPr>
          <w:rFonts w:ascii="Times New Roman" w:hAnsi="Times New Roman" w:cs="Times New Roman"/>
        </w:rPr>
        <w:t>.</w:t>
      </w:r>
    </w:p>
    <w:p w14:paraId="736282A1" w14:textId="267B361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Katano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Pesnicak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Simvastatin induces apoptosis of Epstein-Barr virus (EBV)-transformed lymphoblastoid cell lines and delays development of EBV lymphomas</w:t>
      </w:r>
      <w:r w:rsidR="00CE2941" w:rsidRPr="00486B41">
        <w:rPr>
          <w:rFonts w:ascii="Times New Roman" w:hAnsi="Times New Roman" w:cs="Times New Roman"/>
        </w:rPr>
        <w:t xml:space="preserve">. </w:t>
      </w:r>
      <w:del w:id="83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lastRenderedPageBreak/>
          <w:delText>Proceedings of the National Academy of Sciences of the United States of America</w:delText>
        </w:r>
      </w:del>
      <w:ins w:id="834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35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Pr="00486B41">
        <w:rPr>
          <w:rFonts w:ascii="Times New Roman" w:hAnsi="Times New Roman" w:cs="Times New Roman"/>
        </w:rPr>
        <w:t>):</w:t>
      </w:r>
      <w:del w:id="836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4960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4965</w:t>
      </w:r>
      <w:r w:rsidRPr="00486B41">
        <w:rPr>
          <w:rFonts w:ascii="Times New Roman" w:hAnsi="Times New Roman" w:cs="Times New Roman"/>
        </w:rPr>
        <w:t>.</w:t>
      </w:r>
    </w:p>
    <w:p w14:paraId="253A4A0F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Okamoto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EBV+ nodal T/NK-cell lymphoma associated with clonal hematopoiesis and structural variations of the viral genome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 Adv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2138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2147</w:t>
      </w:r>
      <w:r w:rsidRPr="00486B41">
        <w:rPr>
          <w:rFonts w:ascii="Times New Roman" w:hAnsi="Times New Roman" w:cs="Times New Roman"/>
        </w:rPr>
        <w:t>.</w:t>
      </w:r>
    </w:p>
    <w:p w14:paraId="4837E6C2" w14:textId="34882E1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329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Katzman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LMP2A does not require palmitoylation to localize to buoyant complexes or for function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2004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78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20</w:t>
      </w:r>
      <w:r w:rsidRPr="00486B41">
        <w:rPr>
          <w:rFonts w:ascii="Times New Roman" w:hAnsi="Times New Roman" w:cs="Times New Roman"/>
          <w:lang w:val="es-419"/>
        </w:rPr>
        <w:t>):</w:t>
      </w:r>
      <w:del w:id="837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  <w:lang w:val="es-419"/>
        </w:rPr>
        <w:t>10878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10887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239C7AFE" w14:textId="5E7D6BD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Kaye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Devergne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O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Harada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JN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Tumor necrosis factor receptor associated factor 2 is a mediator of NF- kappa B activation by latent infection membrane protein 1, the Epstein- Barr virus transforming protein</w:t>
      </w:r>
      <w:r w:rsidR="00CE2941" w:rsidRPr="00486B41">
        <w:rPr>
          <w:rFonts w:ascii="Times New Roman" w:hAnsi="Times New Roman" w:cs="Times New Roman"/>
        </w:rPr>
        <w:t xml:space="preserve">. </w:t>
      </w:r>
      <w:del w:id="83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3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40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del w:id="841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11085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11090</w:t>
      </w:r>
      <w:r w:rsidRPr="00486B41">
        <w:rPr>
          <w:rFonts w:ascii="Times New Roman" w:hAnsi="Times New Roman" w:cs="Times New Roman"/>
        </w:rPr>
        <w:t>.</w:t>
      </w:r>
    </w:p>
    <w:p w14:paraId="452725EF" w14:textId="5754858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Devergne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Tumor necrosis factor receptor associated factor 2 is a mediator of NF-kappa B activation by latent infection membrane protein 1, the Epstein-Barr virus transforming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Proc Natl Acad Sci U S 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del w:id="842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11085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11090</w:t>
      </w:r>
      <w:r w:rsidRPr="00486B41">
        <w:rPr>
          <w:rFonts w:ascii="Times New Roman" w:hAnsi="Times New Roman" w:cs="Times New Roman"/>
        </w:rPr>
        <w:t>.</w:t>
      </w:r>
    </w:p>
    <w:p w14:paraId="09E71C7E" w14:textId="2F20740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1 is essential for B-lymphocyte growth transformation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843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44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45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):</w:t>
      </w:r>
      <w:del w:id="846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9150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9154</w:t>
      </w:r>
      <w:r w:rsidRPr="00486B41">
        <w:rPr>
          <w:rFonts w:ascii="Times New Roman" w:hAnsi="Times New Roman" w:cs="Times New Roman"/>
        </w:rPr>
        <w:t>.</w:t>
      </w:r>
    </w:p>
    <w:p w14:paraId="023CB903" w14:textId="56F6BA3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An Epstein-Barr virus that expresses only the first 231 LMP1 amino acids efficiently initiates primary B-lymphocyte growth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847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10525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10530</w:t>
      </w:r>
      <w:r w:rsidRPr="00486B41">
        <w:rPr>
          <w:rFonts w:ascii="Times New Roman" w:hAnsi="Times New Roman" w:cs="Times New Roman"/>
        </w:rPr>
        <w:t>.</w:t>
      </w:r>
    </w:p>
    <w:p w14:paraId="6E925425" w14:textId="5DE9F5E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Kaye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Mosialos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LMP1 cytoplasmic carboxy terminus is essential for B-lymphocyte transformation; fibroblast cocultivation complements a critical function within the terminal 155 residues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848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675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683</w:t>
      </w:r>
      <w:r w:rsidRPr="00486B41">
        <w:rPr>
          <w:rFonts w:ascii="Times New Roman" w:hAnsi="Times New Roman" w:cs="Times New Roman"/>
        </w:rPr>
        <w:t>.</w:t>
      </w:r>
    </w:p>
    <w:p w14:paraId="7EB3082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Kelly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Stylianou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An Epstein-Barr virus anti-apoptotic protein constitutively expressed in transformed cells and implicated in burkitt lymphomagenesis: the Wp/BHRF1 link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e1000341</w:t>
      </w:r>
      <w:r w:rsidRPr="00486B41">
        <w:rPr>
          <w:rFonts w:ascii="Times New Roman" w:hAnsi="Times New Roman" w:cs="Times New Roman"/>
        </w:rPr>
        <w:t>.</w:t>
      </w:r>
    </w:p>
    <w:p w14:paraId="354CA28D" w14:textId="26B0033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Kelly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Tierney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2 (EBNA2) gene deletion is consistently linked with EBNA3A, -3B, and -3C expression in Burkitt's lymphoma cells and with increased resistance to apoptosis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Pr="00486B41">
        <w:rPr>
          <w:rFonts w:ascii="Times New Roman" w:hAnsi="Times New Roman" w:cs="Times New Roman"/>
        </w:rPr>
        <w:t>):</w:t>
      </w:r>
      <w:del w:id="849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10709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10717</w:t>
      </w:r>
      <w:r w:rsidRPr="00486B41">
        <w:rPr>
          <w:rFonts w:ascii="Times New Roman" w:hAnsi="Times New Roman" w:cs="Times New Roman"/>
        </w:rPr>
        <w:t>.</w:t>
      </w:r>
    </w:p>
    <w:p w14:paraId="5804C1BB" w14:textId="6CB94F2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Kempkes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EBNA2 and </w:t>
      </w:r>
      <w:r w:rsidR="000D1D70" w:rsidRPr="00486B41">
        <w:rPr>
          <w:rStyle w:val="bibarticle"/>
          <w:rFonts w:cs="Times New Roman"/>
        </w:rPr>
        <w:t xml:space="preserve">its coactivator </w:t>
      </w:r>
      <w:r w:rsidRPr="00486B41">
        <w:rPr>
          <w:rStyle w:val="bibarticle"/>
          <w:rFonts w:cs="Times New Roman"/>
        </w:rPr>
        <w:t>EBNA-LP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35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59</w:t>
      </w:r>
      <w:r w:rsidRPr="00486B41">
        <w:rPr>
          <w:rFonts w:ascii="Times New Roman" w:hAnsi="Times New Roman" w:cs="Times New Roman"/>
        </w:rPr>
        <w:t>.</w:t>
      </w:r>
    </w:p>
    <w:p w14:paraId="4988F9DA" w14:textId="5056A04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Kennedy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Komano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provides a survival factor to Burkitt's lymphomas</w:t>
      </w:r>
      <w:r w:rsidR="00CE2941" w:rsidRPr="00486B41">
        <w:rPr>
          <w:rFonts w:ascii="Times New Roman" w:hAnsi="Times New Roman" w:cs="Times New Roman"/>
        </w:rPr>
        <w:t xml:space="preserve">. </w:t>
      </w:r>
      <w:del w:id="850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51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52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24</w:t>
      </w:r>
      <w:r w:rsidRPr="00486B41">
        <w:rPr>
          <w:rFonts w:ascii="Times New Roman" w:hAnsi="Times New Roman" w:cs="Times New Roman"/>
        </w:rPr>
        <w:t>):</w:t>
      </w:r>
      <w:del w:id="853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14269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14274</w:t>
      </w:r>
      <w:r w:rsidRPr="00486B41">
        <w:rPr>
          <w:rFonts w:ascii="Times New Roman" w:hAnsi="Times New Roman" w:cs="Times New Roman"/>
        </w:rPr>
        <w:t>.</w:t>
      </w:r>
    </w:p>
    <w:p w14:paraId="26E5EEA6" w14:textId="600EE38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Kennedy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EBNA-1, a bifunctional transcriptional activator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):</w:t>
      </w:r>
      <w:del w:id="854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6901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6908</w:t>
      </w:r>
      <w:r w:rsidRPr="00486B41">
        <w:rPr>
          <w:rFonts w:ascii="Times New Roman" w:hAnsi="Times New Roman" w:cs="Times New Roman"/>
        </w:rPr>
        <w:t>.</w:t>
      </w:r>
    </w:p>
    <w:p w14:paraId="5E011099" w14:textId="287A4BD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Kenney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Regulation of the latent-lytic switch in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Semin Cancer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</w:t>
      </w:r>
      <w:r w:rsidRPr="00486B41">
        <w:rPr>
          <w:rFonts w:ascii="Times New Roman" w:hAnsi="Times New Roman" w:cs="Times New Roman"/>
        </w:rPr>
        <w:t>:</w:t>
      </w:r>
      <w:del w:id="855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60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68</w:t>
      </w:r>
      <w:r w:rsidRPr="00486B41">
        <w:rPr>
          <w:rFonts w:ascii="Times New Roman" w:hAnsi="Times New Roman" w:cs="Times New Roman"/>
        </w:rPr>
        <w:t>.</w:t>
      </w:r>
    </w:p>
    <w:p w14:paraId="69E6A38F" w14:textId="48621DC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Kersten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Klein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Holwerda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Miedema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Oers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virus-specific cytotoxic T cell responses in HIV-1 infection: different kinetics in patients progressing to opportunistic infection or non-Hodgkin's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856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1525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1533</w:t>
      </w:r>
      <w:r w:rsidRPr="00486B41">
        <w:rPr>
          <w:rFonts w:ascii="Times New Roman" w:hAnsi="Times New Roman" w:cs="Times New Roman"/>
        </w:rPr>
        <w:t>.</w:t>
      </w:r>
    </w:p>
    <w:p w14:paraId="501D86F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Keryer-Bibens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Pioche-Durieu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Villemant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Exosomes released by EBV-infected nasopharyngeal carcinoma cells convey the viral latent membrane protein 1 and the immunomodulatory protein galectin 9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BMC Cancer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283</w:t>
      </w:r>
      <w:r w:rsidRPr="00486B41">
        <w:rPr>
          <w:rFonts w:ascii="Times New Roman" w:hAnsi="Times New Roman" w:cs="Times New Roman"/>
        </w:rPr>
        <w:t>.</w:t>
      </w:r>
    </w:p>
    <w:p w14:paraId="17CF2EF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Khasnis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Veenstra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McClellan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Ojeniyi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Regulation of B cell receptor signalling by Epstein-Barr virus nuclear antigens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Biochem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2395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2417</w:t>
      </w:r>
      <w:r w:rsidRPr="00486B41">
        <w:rPr>
          <w:rFonts w:ascii="Times New Roman" w:hAnsi="Times New Roman" w:cs="Times New Roman"/>
        </w:rPr>
        <w:t>.</w:t>
      </w:r>
    </w:p>
    <w:p w14:paraId="02495190" w14:textId="2C0E5B9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Levine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Homology between Burkitt herpes viral DNA and DNA in continuous lymphoblastoid cells from patients with infectious mononucleosis</w:t>
      </w:r>
      <w:r w:rsidR="00CE2941" w:rsidRPr="00486B41">
        <w:rPr>
          <w:rFonts w:ascii="Times New Roman" w:hAnsi="Times New Roman" w:cs="Times New Roman"/>
        </w:rPr>
        <w:t xml:space="preserve">. </w:t>
      </w:r>
      <w:del w:id="857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58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59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860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355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358</w:t>
      </w:r>
      <w:r w:rsidRPr="00486B41">
        <w:rPr>
          <w:rFonts w:ascii="Times New Roman" w:hAnsi="Times New Roman" w:cs="Times New Roman"/>
        </w:rPr>
        <w:t>.</w:t>
      </w:r>
    </w:p>
    <w:p w14:paraId="51CAABA5" w14:textId="7A85C62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Kieser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Latent Membrane Protein 1 (LMP1)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del w:id="861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149</w:t>
      </w:r>
      <w:r w:rsidRPr="00486B41">
        <w:rPr>
          <w:rFonts w:ascii="Times New Roman" w:hAnsi="Times New Roman" w:cs="Times New Roman"/>
        </w:rPr>
        <w:t>.</w:t>
      </w:r>
    </w:p>
    <w:p w14:paraId="6727CAD5" w14:textId="14477A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346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Kilger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Baumann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virus-mediated B-cell proliferation is dependent upon latent membrane protein 1, which simulates an activated CD40 receptor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EMBO J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1998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17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6</w:t>
      </w:r>
      <w:r w:rsidRPr="00486B41">
        <w:rPr>
          <w:rFonts w:ascii="Times New Roman" w:hAnsi="Times New Roman" w:cs="Times New Roman"/>
          <w:lang w:val="es-419"/>
        </w:rPr>
        <w:t>):</w:t>
      </w:r>
      <w:del w:id="862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  <w:lang w:val="es-419"/>
        </w:rPr>
        <w:t>1700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1709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C9D41D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Kim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Tanizawa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H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De Leo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Epigenetic specifications of host chromosome docking sites for latent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877</w:t>
      </w:r>
      <w:r w:rsidRPr="00486B41">
        <w:rPr>
          <w:rFonts w:ascii="Times New Roman" w:hAnsi="Times New Roman" w:cs="Times New Roman"/>
        </w:rPr>
        <w:t>.</w:t>
      </w:r>
    </w:p>
    <w:p w14:paraId="37F2D31B" w14:textId="2165DDF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Kimura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Kawabe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(EBV)-associated T/NK lymphoproliferative diseases in non-immunocompromised hosts: prospective analysis of 108 cases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</w:t>
      </w:r>
      <w:ins w:id="863" w:author="S4C" w:date="2026-01-12T10:36:00Z">
        <w:r w:rsidR="00603698">
          <w:rPr>
            <w:rStyle w:val="bibyear"/>
            <w:rFonts w:cs="Times New Roman"/>
          </w:rPr>
          <w:t>2</w:t>
        </w:r>
      </w:ins>
      <w:del w:id="864" w:author="S4C" w:date="2026-01-12T10:36:00Z">
        <w:r w:rsidRPr="00486B41" w:rsidDel="00603698">
          <w:rPr>
            <w:rStyle w:val="bibyear"/>
            <w:rFonts w:cs="Times New Roman"/>
          </w:rPr>
          <w:delText>1</w:delText>
        </w:r>
      </w:del>
      <w:ins w:id="865" w:author="S4C" w:date="2026-01-12T10:36:00Z">
        <w:r w:rsidR="00603698" w:rsidRPr="00C719E6">
          <w:rPr>
            <w:rFonts w:ascii="Times New Roman" w:hAnsi="Times New Roman" w:cs="Times New Roman"/>
            <w:rPrChange w:id="866" w:author="S4C" w:date="2026-01-12T10:38:00Z">
              <w:rPr>
                <w:rStyle w:val="bibyear"/>
                <w:rFonts w:cs="Times New Roman"/>
              </w:rPr>
            </w:rPrChange>
          </w:rPr>
          <w:t>;</w:t>
        </w:r>
        <w:r w:rsidR="00603698" w:rsidRPr="00603698">
          <w:rPr>
            <w:rStyle w:val="bibvolume"/>
            <w:rPrChange w:id="867" w:author="S4C" w:date="2026-01-12T10:37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119</w:t>
        </w:r>
        <w:r w:rsidR="00603698">
          <w:rPr>
            <w:rFonts w:ascii="Segoe UI" w:hAnsi="Segoe UI" w:cs="Segoe UI"/>
            <w:color w:val="5B616B"/>
            <w:shd w:val="clear" w:color="auto" w:fill="FFFFFF"/>
          </w:rPr>
          <w:t>(</w:t>
        </w:r>
        <w:r w:rsidR="00603698" w:rsidRPr="00603698">
          <w:rPr>
            <w:rStyle w:val="bibissue"/>
            <w:rPrChange w:id="868" w:author="S4C" w:date="2026-01-12T10:36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3</w:t>
        </w:r>
        <w:r w:rsidR="00603698"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="00603698" w:rsidRPr="00603698">
          <w:rPr>
            <w:rStyle w:val="bibfpage"/>
            <w:rPrChange w:id="869" w:author="S4C" w:date="2026-01-12T10:36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673</w:t>
        </w:r>
        <w:r w:rsidR="00603698">
          <w:rPr>
            <w:rFonts w:ascii="Segoe UI" w:hAnsi="Segoe UI" w:cs="Segoe UI"/>
            <w:color w:val="5B616B"/>
            <w:shd w:val="clear" w:color="auto" w:fill="FFFFFF"/>
          </w:rPr>
          <w:t>-</w:t>
        </w:r>
        <w:r w:rsidR="00603698" w:rsidRPr="00603698">
          <w:rPr>
            <w:rStyle w:val="biblpage"/>
            <w:rPrChange w:id="870" w:author="S4C" w:date="2026-01-12T10:36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686</w:t>
        </w:r>
      </w:ins>
      <w:r w:rsidRPr="00486B41">
        <w:rPr>
          <w:rFonts w:ascii="Times New Roman" w:hAnsi="Times New Roman" w:cs="Times New Roman"/>
        </w:rPr>
        <w:t>.</w:t>
      </w:r>
    </w:p>
    <w:p w14:paraId="7999871A" w14:textId="07A0EEF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Kimura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Kwong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EBV </w:t>
      </w:r>
      <w:r w:rsidR="009610FF" w:rsidRPr="00486B41">
        <w:rPr>
          <w:rStyle w:val="bibarticle"/>
          <w:rFonts w:cs="Times New Roman"/>
        </w:rPr>
        <w:t>viral loads in diagnosis, monitoring, and response assessment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Front Oncol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62</w:t>
      </w:r>
      <w:r w:rsidRPr="00486B41">
        <w:rPr>
          <w:rFonts w:ascii="Times New Roman" w:hAnsi="Times New Roman" w:cs="Times New Roman"/>
        </w:rPr>
        <w:t>.</w:t>
      </w:r>
    </w:p>
    <w:p w14:paraId="11E0D78D" w14:textId="37D63E7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Kimura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Miyake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Yamauchi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Identification of Epstein-Barr virus (EBV)-infected lymphocyte subtypes by flow cytometric in situ hybridization in EBV-associated lymphoproliferative diseases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871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1078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1087</w:t>
      </w:r>
      <w:r w:rsidRPr="00486B41">
        <w:rPr>
          <w:rFonts w:ascii="Times New Roman" w:hAnsi="Times New Roman" w:cs="Times New Roman"/>
        </w:rPr>
        <w:t>.</w:t>
      </w:r>
    </w:p>
    <w:p w14:paraId="79B9ED4C" w14:textId="2174832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Dambaugh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Dowling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DNA XII. A variable region of the Epstein-Barr virus genome is included in the P3HR-1 deletion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872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979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986</w:t>
      </w:r>
      <w:r w:rsidRPr="00486B41">
        <w:rPr>
          <w:rFonts w:ascii="Times New Roman" w:hAnsi="Times New Roman" w:cs="Times New Roman"/>
        </w:rPr>
        <w:t>.</w:t>
      </w:r>
    </w:p>
    <w:p w14:paraId="6CD17BD6" w14:textId="176519D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Kirschner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Sorem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Structure of Epstein-Barr virus glycoprotein 42 suggests a mechanism for triggering receptor-activated virus entry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Structure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873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223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233</w:t>
      </w:r>
      <w:r w:rsidRPr="00486B41">
        <w:rPr>
          <w:rFonts w:ascii="Times New Roman" w:hAnsi="Times New Roman" w:cs="Times New Roman"/>
        </w:rPr>
        <w:t>.</w:t>
      </w:r>
    </w:p>
    <w:p w14:paraId="3B88AB11" w14:textId="15A55CF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Salamon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Persson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IL-21 imposes a type II EBV gene expression on type III and type I B cells by the repression of C- and activation of LMP-1-promoter</w:t>
      </w:r>
      <w:r w:rsidR="00CE2941" w:rsidRPr="00486B41">
        <w:rPr>
          <w:rFonts w:ascii="Times New Roman" w:hAnsi="Times New Roman" w:cs="Times New Roman"/>
        </w:rPr>
        <w:t xml:space="preserve">. </w:t>
      </w:r>
      <w:del w:id="874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75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76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877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872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877</w:t>
      </w:r>
      <w:r w:rsidRPr="00486B41">
        <w:rPr>
          <w:rFonts w:ascii="Times New Roman" w:hAnsi="Times New Roman" w:cs="Times New Roman"/>
        </w:rPr>
        <w:t>.</w:t>
      </w:r>
    </w:p>
    <w:p w14:paraId="05177B6E" w14:textId="6B67070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Klibi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Riedel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Blood diffusion and Th1-suppressive effects of galectin-9-containing exosomes released by Epstein-Barr virus-infected nasopharyngeal carcinoma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878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1957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1966</w:t>
      </w:r>
      <w:r w:rsidRPr="00486B41">
        <w:rPr>
          <w:rFonts w:ascii="Times New Roman" w:hAnsi="Times New Roman" w:cs="Times New Roman"/>
        </w:rPr>
        <w:t>.</w:t>
      </w:r>
    </w:p>
    <w:p w14:paraId="70E6CCAD" w14:textId="14A1E75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Knight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antigen 3C regulates cyclin A/p27 complexes and enhances cyclin A-dependent kinase activity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879" w:author="S4C" w:date="2026-01-09T14:24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1981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1991</w:t>
      </w:r>
      <w:r w:rsidRPr="00486B41">
        <w:rPr>
          <w:rFonts w:ascii="Times New Roman" w:hAnsi="Times New Roman" w:cs="Times New Roman"/>
        </w:rPr>
        <w:t>.</w:t>
      </w:r>
    </w:p>
    <w:p w14:paraId="6146FF02" w14:textId="4851E0E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Knight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Sharma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Kalman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cyclin-binding motif within the amino-terminal homology domain of EBNA3C binds cyclin A and modulates cyclin A-dependent kinase activity in Epstein-Barr virus-infected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):</w:t>
      </w:r>
      <w:del w:id="880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12857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12867</w:t>
      </w:r>
      <w:r w:rsidRPr="00486B41">
        <w:rPr>
          <w:rFonts w:ascii="Times New Roman" w:hAnsi="Times New Roman" w:cs="Times New Roman"/>
        </w:rPr>
        <w:t>.</w:t>
      </w:r>
    </w:p>
    <w:p w14:paraId="7BB1DACC" w14:textId="5F3EBBE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Knight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Sharma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antigen 3C can mediate the degradation of the retinoblastoma protein through an SCF cellular ubiquitin ligase</w:t>
      </w:r>
      <w:r w:rsidR="00CE2941" w:rsidRPr="00486B41">
        <w:rPr>
          <w:rFonts w:ascii="Times New Roman" w:hAnsi="Times New Roman" w:cs="Times New Roman"/>
        </w:rPr>
        <w:t xml:space="preserve">. </w:t>
      </w:r>
      <w:del w:id="88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82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83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51</w:t>
      </w:r>
      <w:r w:rsidRPr="00486B41">
        <w:rPr>
          <w:rFonts w:ascii="Times New Roman" w:hAnsi="Times New Roman" w:cs="Times New Roman"/>
        </w:rPr>
        <w:t>):</w:t>
      </w:r>
      <w:del w:id="884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18562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18566</w:t>
      </w:r>
      <w:r w:rsidRPr="00486B41">
        <w:rPr>
          <w:rFonts w:ascii="Times New Roman" w:hAnsi="Times New Roman" w:cs="Times New Roman"/>
        </w:rPr>
        <w:t>.</w:t>
      </w:r>
    </w:p>
    <w:p w14:paraId="7123B39A" w14:textId="68D3BD8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Knight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Sharma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SCFSkp2 complex targeted by Epstein-Barr virus essential nuclear antigen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885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1749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1763</w:t>
      </w:r>
      <w:r w:rsidRPr="00486B41">
        <w:rPr>
          <w:rFonts w:ascii="Times New Roman" w:hAnsi="Times New Roman" w:cs="Times New Roman"/>
        </w:rPr>
        <w:t>.</w:t>
      </w:r>
    </w:p>
    <w:p w14:paraId="01ADFF94" w14:textId="60F9201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Koganti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Clark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Cellular STAT3 functions via PCBP2 to restrain Epstein-Barr Virus lytic activation in B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del w:id="886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5002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5011</w:t>
      </w:r>
      <w:r w:rsidRPr="00486B41">
        <w:rPr>
          <w:rFonts w:ascii="Times New Roman" w:hAnsi="Times New Roman" w:cs="Times New Roman"/>
        </w:rPr>
        <w:t>.</w:t>
      </w:r>
    </w:p>
    <w:p w14:paraId="0B328226" w14:textId="6E457B7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Kogawa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Asano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Prognostic factors of Epstein-Barr virus-associated hemophagocytic lymphohistiocytosis in children: report of the Japan Histiocytosis Study Group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Pediatr Blood Cancer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del w:id="887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1257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1262</w:t>
      </w:r>
      <w:r w:rsidRPr="00486B41">
        <w:rPr>
          <w:rFonts w:ascii="Times New Roman" w:hAnsi="Times New Roman" w:cs="Times New Roman"/>
        </w:rPr>
        <w:t>.</w:t>
      </w:r>
    </w:p>
    <w:p w14:paraId="2BB793D2" w14:textId="06DBA68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Komano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Sugiura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contributes to the malignant phenotype and to apoptosis resistance in Burkitt</w:t>
      </w:r>
      <w:ins w:id="888" w:author="S4C" w:date="2026-01-12T10:41:00Z">
        <w:r w:rsidR="00C719E6">
          <w:rPr>
            <w:rStyle w:val="bibarticle"/>
            <w:rFonts w:cs="Times New Roman"/>
          </w:rPr>
          <w:t>’</w:t>
        </w:r>
      </w:ins>
      <w:del w:id="889" w:author="S4C" w:date="2026-01-12T10:41:00Z">
        <w:r w:rsidRPr="00486B41" w:rsidDel="00C719E6">
          <w:rPr>
            <w:rStyle w:val="bibarticle"/>
            <w:rFonts w:cs="Times New Roman"/>
          </w:rPr>
          <w:delText>'</w:delText>
        </w:r>
      </w:del>
      <w:r w:rsidRPr="00486B41">
        <w:rPr>
          <w:rStyle w:val="bibarticle"/>
          <w:rFonts w:cs="Times New Roman"/>
        </w:rPr>
        <w:t>s lymphoma cell line Akata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del w:id="890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9150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9156</w:t>
      </w:r>
      <w:r w:rsidRPr="00486B41">
        <w:rPr>
          <w:rFonts w:ascii="Times New Roman" w:hAnsi="Times New Roman" w:cs="Times New Roman"/>
        </w:rPr>
        <w:t>.</w:t>
      </w:r>
    </w:p>
    <w:p w14:paraId="3CAEA99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virus-encoded LMP2A induces an epithelial-mesenchymal transition and increases the number of side population stem-like cancer cells in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e1000940</w:t>
      </w:r>
      <w:r w:rsidRPr="00486B41">
        <w:rPr>
          <w:rFonts w:ascii="Times New Roman" w:hAnsi="Times New Roman" w:cs="Times New Roman"/>
        </w:rPr>
        <w:t>.</w:t>
      </w:r>
    </w:p>
    <w:p w14:paraId="13AD9776" w14:textId="6443254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Vesicular </w:t>
      </w:r>
      <w:r w:rsidR="00C719E6" w:rsidRPr="00486B41">
        <w:rPr>
          <w:rStyle w:val="bibarticle"/>
          <w:rFonts w:cs="Times New Roman"/>
        </w:rPr>
        <w:t>stomatitis virus-based</w:t>
      </w:r>
      <w:r w:rsidRPr="00486B41">
        <w:rPr>
          <w:rStyle w:val="bibarticle"/>
          <w:rFonts w:cs="Times New Roman"/>
        </w:rPr>
        <w:t xml:space="preserve"> Epstein-Barr </w:t>
      </w:r>
      <w:r w:rsidR="00C719E6" w:rsidRPr="00486B41">
        <w:rPr>
          <w:rStyle w:val="bibarticle"/>
          <w:rFonts w:cs="Times New Roman"/>
        </w:rPr>
        <w:t>virus vaccines elicit strong protective immune responses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e0033622</w:t>
      </w:r>
      <w:r w:rsidRPr="00486B41">
        <w:rPr>
          <w:rFonts w:ascii="Times New Roman" w:hAnsi="Times New Roman" w:cs="Times New Roman"/>
        </w:rPr>
        <w:t>.</w:t>
      </w:r>
    </w:p>
    <w:p w14:paraId="05983421" w14:textId="64B9C76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Kraus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Mirocha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Stephany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Puchalski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Identification of a novel element involved in regulation of the lytic switch BZLF1 gene promoter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891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867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877</w:t>
      </w:r>
      <w:r w:rsidRPr="00486B41">
        <w:rPr>
          <w:rFonts w:ascii="Times New Roman" w:hAnsi="Times New Roman" w:cs="Times New Roman"/>
        </w:rPr>
        <w:t>.</w:t>
      </w:r>
    </w:p>
    <w:p w14:paraId="3B149A8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Kraus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Perrigoue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ZEB negatively regulates the lytic-switch BZLF1 gene promoter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199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207</w:t>
      </w:r>
      <w:r w:rsidRPr="00486B41">
        <w:rPr>
          <w:rFonts w:ascii="Times New Roman" w:hAnsi="Times New Roman" w:cs="Times New Roman"/>
        </w:rPr>
        <w:t>.</w:t>
      </w:r>
    </w:p>
    <w:p w14:paraId="2079CE6B" w14:textId="767DBEC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Kulwichit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Edwards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Davenport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Baskar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Godfrey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Expression of the Epstein-Barr virus latent membrane protein 1 induces B cell lymphoma in transgenic mice</w:t>
      </w:r>
      <w:r w:rsidR="00CE2941" w:rsidRPr="00486B41">
        <w:rPr>
          <w:rFonts w:ascii="Times New Roman" w:hAnsi="Times New Roman" w:cs="Times New Roman"/>
        </w:rPr>
        <w:t xml:space="preserve">. </w:t>
      </w:r>
      <w:del w:id="892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893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894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del w:id="895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11963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11968</w:t>
      </w:r>
      <w:r w:rsidRPr="00486B41">
        <w:rPr>
          <w:rFonts w:ascii="Times New Roman" w:hAnsi="Times New Roman" w:cs="Times New Roman"/>
        </w:rPr>
        <w:t>.</w:t>
      </w:r>
    </w:p>
    <w:p w14:paraId="7BF0A560" w14:textId="4D313C0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1 induces expression of the epidermal growth factor receptor through effects on Bcl-3 and STAT3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del w:id="896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5486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5493</w:t>
      </w:r>
      <w:r w:rsidRPr="00486B41">
        <w:rPr>
          <w:rFonts w:ascii="Times New Roman" w:hAnsi="Times New Roman" w:cs="Times New Roman"/>
        </w:rPr>
        <w:t>.</w:t>
      </w:r>
    </w:p>
    <w:p w14:paraId="5A055127" w14:textId="2FB78D9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Kuppers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B cells under influence: transformation of B cells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Rev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897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801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812</w:t>
      </w:r>
      <w:r w:rsidRPr="00486B41">
        <w:rPr>
          <w:rFonts w:ascii="Times New Roman" w:hAnsi="Times New Roman" w:cs="Times New Roman"/>
        </w:rPr>
        <w:t>.</w:t>
      </w:r>
    </w:p>
    <w:p w14:paraId="190739F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Kuri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Jacobs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Vickaryous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Epidemiology of Epstein-Barr virus infection and infectious mononucleosis in the United Kingdom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BMC Public Health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912</w:t>
      </w:r>
      <w:r w:rsidRPr="00486B41">
        <w:rPr>
          <w:rFonts w:ascii="Times New Roman" w:hAnsi="Times New Roman" w:cs="Times New Roman"/>
        </w:rPr>
        <w:t>.</w:t>
      </w:r>
    </w:p>
    <w:p w14:paraId="454832D7" w14:textId="3DFD2D6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Kurth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Spieker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Wustrow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EBV-infected B cells in infectious mononucleosis: viral strategies for spreading in the B cell compartment and establishing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898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485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495</w:t>
      </w:r>
      <w:r w:rsidRPr="00486B41">
        <w:rPr>
          <w:rFonts w:ascii="Times New Roman" w:hAnsi="Times New Roman" w:cs="Times New Roman"/>
        </w:rPr>
        <w:t>.</w:t>
      </w:r>
    </w:p>
    <w:p w14:paraId="7DD34814" w14:textId="5DFE70D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Kuze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Nakamura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Hashimoto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Abe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Wakasa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>.</w:t>
      </w:r>
      <w:r w:rsidR="00D167D0"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Clinicopathological, immunological and genetic studies of CD30+ anaplastic large cell lymphoma of B-cell type; association with Epstein-Barr virus in a Japanese population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Pathol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del w:id="899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236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242</w:t>
      </w:r>
      <w:r w:rsidRPr="00486B41">
        <w:rPr>
          <w:rFonts w:ascii="Times New Roman" w:hAnsi="Times New Roman" w:cs="Times New Roman"/>
        </w:rPr>
        <w:t>.</w:t>
      </w:r>
    </w:p>
    <w:p w14:paraId="2D812FA3" w14:textId="7452FA3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Laichalk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Hochberg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Babcock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Freeman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dispersal of mucosal memory B cells: evidence from persistent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del w:id="900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745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754</w:t>
      </w:r>
      <w:r w:rsidRPr="00486B41">
        <w:rPr>
          <w:rFonts w:ascii="Times New Roman" w:hAnsi="Times New Roman" w:cs="Times New Roman"/>
        </w:rPr>
        <w:t>.</w:t>
      </w:r>
    </w:p>
    <w:p w14:paraId="500D4A2B" w14:textId="3706953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Laichalk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Terminal differentiation into plasma cells initiates the replicative cycle of Epstein-Barr virus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del w:id="901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1296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1307</w:t>
      </w:r>
      <w:r w:rsidRPr="00486B41">
        <w:rPr>
          <w:rFonts w:ascii="Times New Roman" w:hAnsi="Times New Roman" w:cs="Times New Roman"/>
        </w:rPr>
        <w:t>.</w:t>
      </w:r>
    </w:p>
    <w:p w14:paraId="28E3382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JKP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Xu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AKS.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Emergence of CD4+ and CD8+ Polyfunctional T Cell Responses Against Immunodominant Lytic and Latent EBV Antigens in Children With Primary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Front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416</w:t>
      </w:r>
      <w:r w:rsidRPr="00486B41">
        <w:rPr>
          <w:rFonts w:ascii="Times New Roman" w:hAnsi="Times New Roman" w:cs="Times New Roman"/>
        </w:rPr>
        <w:t>.</w:t>
      </w:r>
    </w:p>
    <w:p w14:paraId="2FEEE70C" w14:textId="4F40586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LMP1, a viral relative of the TNF receptor family, signals principally from intracellular compartments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902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3027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3038</w:t>
      </w:r>
      <w:r w:rsidRPr="00486B41">
        <w:rPr>
          <w:rFonts w:ascii="Times New Roman" w:hAnsi="Times New Roman" w:cs="Times New Roman"/>
        </w:rPr>
        <w:t>.</w:t>
      </w:r>
    </w:p>
    <w:p w14:paraId="7B2282E2" w14:textId="677A03F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Lambert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Martinez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Latent membrane protein 1 of EBV activates phosphatidylinositol 3-kinase to induce production of IL-10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</w:t>
      </w:r>
      <w:del w:id="903" w:author="S4C" w:date="2026-01-12T09:26:00Z">
        <w:r w:rsidRPr="00486B41" w:rsidDel="003271C6">
          <w:rPr>
            <w:rStyle w:val="bibjournal"/>
            <w:rFonts w:cs="Times New Roman"/>
            <w:i/>
          </w:rPr>
          <w:delText>ournal of</w:delText>
        </w:r>
      </w:del>
      <w:r w:rsidRPr="00486B41">
        <w:rPr>
          <w:rStyle w:val="bibjournal"/>
          <w:rFonts w:cs="Times New Roman"/>
          <w:i/>
        </w:rPr>
        <w:t xml:space="preserve"> </w:t>
      </w:r>
      <w:ins w:id="904" w:author="S4C" w:date="2026-01-12T09:26:00Z">
        <w:r w:rsidR="003271C6">
          <w:rPr>
            <w:rStyle w:val="bibjournal"/>
            <w:rFonts w:cs="Times New Roman"/>
            <w:i/>
          </w:rPr>
          <w:t>I</w:t>
        </w:r>
      </w:ins>
      <w:del w:id="905" w:author="S4C" w:date="2026-01-12T09:26:00Z">
        <w:r w:rsidRPr="00486B41" w:rsidDel="003271C6">
          <w:rPr>
            <w:rStyle w:val="bibjournal"/>
            <w:rFonts w:cs="Times New Roman"/>
            <w:i/>
          </w:rPr>
          <w:delText>i</w:delText>
        </w:r>
      </w:del>
      <w:r w:rsidRPr="00486B41">
        <w:rPr>
          <w:rStyle w:val="bibjournal"/>
          <w:rFonts w:cs="Times New Roman"/>
          <w:i/>
        </w:rPr>
        <w:t>mmunol</w:t>
      </w:r>
      <w:del w:id="906" w:author="S4C" w:date="2026-01-12T09:26:00Z">
        <w:r w:rsidRPr="00486B41" w:rsidDel="003271C6">
          <w:rPr>
            <w:rStyle w:val="bibjournal"/>
            <w:rFonts w:cs="Times New Roman"/>
            <w:i/>
          </w:rPr>
          <w:delText>ogy (Baltimore, Md: 1950)</w:delText>
        </w:r>
      </w:del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del w:id="907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8225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8234</w:t>
      </w:r>
      <w:r w:rsidRPr="00486B41">
        <w:rPr>
          <w:rFonts w:ascii="Times New Roman" w:hAnsi="Times New Roman" w:cs="Times New Roman"/>
        </w:rPr>
        <w:t>.</w:t>
      </w:r>
    </w:p>
    <w:p w14:paraId="76041BE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Landgren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Gilbert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Rizzo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Risk factors for lymphoproliferative disorders after allogeneic hematopoietic cell transplantation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4992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5001</w:t>
      </w:r>
      <w:r w:rsidRPr="00486B41">
        <w:rPr>
          <w:rFonts w:ascii="Times New Roman" w:hAnsi="Times New Roman" w:cs="Times New Roman"/>
        </w:rPr>
        <w:t>.</w:t>
      </w:r>
    </w:p>
    <w:p w14:paraId="16AF33E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Landman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Ressing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EBNA3A modulates IRF3-dependent IFNbeta expression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Biol Chem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107645</w:t>
      </w:r>
      <w:r w:rsidRPr="00486B41">
        <w:rPr>
          <w:rFonts w:ascii="Times New Roman" w:hAnsi="Times New Roman" w:cs="Times New Roman"/>
        </w:rPr>
        <w:t>.</w:t>
      </w:r>
    </w:p>
    <w:p w14:paraId="5A65F2D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Singh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epitranscriptome reprogramming by METTL14 is critical for viral-associated tumorigenesis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e1007796</w:t>
      </w:r>
      <w:r w:rsidRPr="00486B41">
        <w:rPr>
          <w:rFonts w:ascii="Times New Roman" w:hAnsi="Times New Roman" w:cs="Times New Roman"/>
        </w:rPr>
        <w:t>.</w:t>
      </w:r>
    </w:p>
    <w:p w14:paraId="1420F89F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Lanz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Brewer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Clonally expanded B cells in multiple sclerosis bind EBV EBNA1 and GlialCAM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603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7900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321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327</w:t>
      </w:r>
      <w:r w:rsidRPr="00486B41">
        <w:rPr>
          <w:rFonts w:ascii="Times New Roman" w:hAnsi="Times New Roman" w:cs="Times New Roman"/>
        </w:rPr>
        <w:t>.</w:t>
      </w:r>
    </w:p>
    <w:p w14:paraId="4FEEA42F" w14:textId="31D9C15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Latour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Fischer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Signaling pathways involved in the T-cell-mediated immunity against Epstein-Barr virus: </w:t>
      </w:r>
      <w:ins w:id="908" w:author="S4C" w:date="2026-01-09T11:43:00Z">
        <w:r w:rsidR="00AD094E" w:rsidRPr="00486B41">
          <w:rPr>
            <w:rStyle w:val="bibarticle"/>
            <w:rFonts w:cs="Times New Roman"/>
          </w:rPr>
          <w:t>l</w:t>
        </w:r>
      </w:ins>
      <w:del w:id="909" w:author="S4C" w:date="2026-01-09T11:43:00Z">
        <w:r w:rsidRPr="00486B41" w:rsidDel="00AD094E">
          <w:rPr>
            <w:rStyle w:val="bibarticle"/>
            <w:rFonts w:cs="Times New Roman"/>
          </w:rPr>
          <w:delText>L</w:delText>
        </w:r>
      </w:del>
      <w:r w:rsidRPr="00486B41">
        <w:rPr>
          <w:rStyle w:val="bibarticle"/>
          <w:rFonts w:cs="Times New Roman"/>
        </w:rPr>
        <w:t>essons from genetic diseases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Immunol Rev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189</w:t>
      </w:r>
      <w:r w:rsidRPr="00486B41">
        <w:rPr>
          <w:rFonts w:ascii="Times New Roman" w:hAnsi="Times New Roman" w:cs="Times New Roman"/>
        </w:rPr>
        <w:t>.</w:t>
      </w:r>
    </w:p>
    <w:p w14:paraId="111D704D" w14:textId="7F611E9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Laux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Adam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Strobl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Moreau-Gachelin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Spi-1/PU.1 and Spi-B ets family transcription factors and the recombination signal binding protein RBP-J kappa interact with an Epstein-Barr virus nuclear antigen 2 responsive cis-element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):</w:t>
      </w:r>
      <w:del w:id="910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5624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5632</w:t>
      </w:r>
      <w:r w:rsidRPr="00486B41">
        <w:rPr>
          <w:rFonts w:ascii="Times New Roman" w:hAnsi="Times New Roman" w:cs="Times New Roman"/>
        </w:rPr>
        <w:t>.</w:t>
      </w:r>
    </w:p>
    <w:p w14:paraId="3169E98E" w14:textId="36AF0AD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Laux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Economou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terminal protein gene 2 of Epstein-Barr virus is transcribed from a bidirectional latent promoter region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11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del w:id="911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3079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3084</w:t>
      </w:r>
      <w:r w:rsidRPr="00486B41">
        <w:rPr>
          <w:rFonts w:ascii="Times New Roman" w:hAnsi="Times New Roman" w:cs="Times New Roman"/>
        </w:rPr>
        <w:t>.</w:t>
      </w:r>
    </w:p>
    <w:p w14:paraId="4731AD2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Lechner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Schartinger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Steele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Somatostatin receptor 2 expression in nasopharyngeal cancer is induced by Epstein Barr virus infection: impact on prognosis, imaging and therapy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117</w:t>
      </w:r>
      <w:r w:rsidRPr="00486B41">
        <w:rPr>
          <w:rFonts w:ascii="Times New Roman" w:hAnsi="Times New Roman" w:cs="Times New Roman"/>
        </w:rPr>
        <w:t>.</w:t>
      </w:r>
    </w:p>
    <w:p w14:paraId="57CD60DA" w14:textId="4061B5C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LMP1 oncogene of EBV activates PERK and the unfolded protein response to drive its own synthesis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del w:id="912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2280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2289</w:t>
      </w:r>
      <w:r w:rsidRPr="00486B41">
        <w:rPr>
          <w:rFonts w:ascii="Times New Roman" w:hAnsi="Times New Roman" w:cs="Times New Roman"/>
        </w:rPr>
        <w:t>.</w:t>
      </w:r>
    </w:p>
    <w:p w14:paraId="7D096C4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Nalesnik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association of Epstein-Barr virus with smooth-muscle tumors occurring after organ transplantation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25</w:t>
      </w:r>
      <w:r w:rsidRPr="00486B41">
        <w:rPr>
          <w:rFonts w:ascii="Times New Roman" w:hAnsi="Times New Roman" w:cs="Times New Roman"/>
        </w:rPr>
        <w:t>.</w:t>
      </w:r>
    </w:p>
    <w:p w14:paraId="6D8CAF65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Yario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noncoding RNA binds nascent RNA to drive host PAX5 to viral DNA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607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618</w:t>
      </w:r>
      <w:r w:rsidRPr="00486B41">
        <w:rPr>
          <w:rFonts w:ascii="Times New Roman" w:hAnsi="Times New Roman" w:cs="Times New Roman"/>
        </w:rPr>
        <w:t>.</w:t>
      </w:r>
    </w:p>
    <w:p w14:paraId="4931A569" w14:textId="7628213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Sakakibara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protein 3C domains necessary for lymphoblastoid cell growth: interaction with RBP-Jkappa regulates TCL1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):</w:t>
      </w:r>
      <w:del w:id="913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12368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12377</w:t>
      </w:r>
      <w:r w:rsidRPr="00486B41">
        <w:rPr>
          <w:rFonts w:ascii="Times New Roman" w:hAnsi="Times New Roman" w:cs="Times New Roman"/>
        </w:rPr>
        <w:t>.</w:t>
      </w:r>
    </w:p>
    <w:p w14:paraId="10A38065" w14:textId="09F8B0F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Myers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Monoculture-derived T lymphocytes specific for multiple viruses expand and produce clinically relevant effects in immunocompromised individuals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del w:id="914" w:author="S4C" w:date="2026-01-09T14:25:00Z">
        <w:r w:rsidR="008377DE" w:rsidRPr="00486B41" w:rsidDel="00F14523">
          <w:rPr>
            <w:rFonts w:ascii="Times New Roman" w:hAnsi="Times New Roman" w:cs="Times New Roman"/>
          </w:rPr>
          <w:delText xml:space="preserve"> </w:delText>
        </w:r>
      </w:del>
      <w:r w:rsidR="008377DE" w:rsidRPr="00486B41">
        <w:rPr>
          <w:rStyle w:val="bibfpage"/>
          <w:rFonts w:cs="Times New Roman"/>
        </w:rPr>
        <w:t>1160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1166</w:t>
      </w:r>
      <w:r w:rsidRPr="00486B41">
        <w:rPr>
          <w:rFonts w:ascii="Times New Roman" w:hAnsi="Times New Roman" w:cs="Times New Roman"/>
        </w:rPr>
        <w:t>.</w:t>
      </w:r>
    </w:p>
    <w:p w14:paraId="6B814E99" w14:textId="494989C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Lemon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Replication of EBV in epithelial cells during infectious mononucleosis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5617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268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270</w:t>
      </w:r>
      <w:r w:rsidRPr="00486B41">
        <w:rPr>
          <w:rFonts w:ascii="Times New Roman" w:hAnsi="Times New Roman" w:cs="Times New Roman"/>
        </w:rPr>
        <w:t>.</w:t>
      </w:r>
    </w:p>
    <w:p w14:paraId="5AB12E5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Leopizzi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Mundo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Messina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virus-encoded EBNA2 downregulates ICOSL by inducing miR-24 in B-cell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429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443</w:t>
      </w:r>
      <w:r w:rsidRPr="00486B41">
        <w:rPr>
          <w:rFonts w:ascii="Times New Roman" w:hAnsi="Times New Roman" w:cs="Times New Roman"/>
        </w:rPr>
        <w:t>.</w:t>
      </w:r>
    </w:p>
    <w:p w14:paraId="5A4C2CC1" w14:textId="37D6CBD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Improved accuracy of detection of nasopharyngeal carcinoma by combined application of circulating Epstein-Barr virus DNA and anti-Epstein-Barr viral capsid antigen IgA antibody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Chem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339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345</w:t>
      </w:r>
      <w:r w:rsidRPr="00486B41">
        <w:rPr>
          <w:rFonts w:ascii="Times New Roman" w:hAnsi="Times New Roman" w:cs="Times New Roman"/>
        </w:rPr>
        <w:t>.</w:t>
      </w:r>
    </w:p>
    <w:p w14:paraId="375DBDD5" w14:textId="649E669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393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Levin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Rubertone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Temporal relationship between elevation of epstein-barr virus antibody titers and initial onset of neurological symptoms in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JAMA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293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2496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2500</w:t>
      </w:r>
      <w:r w:rsidRPr="00486B41">
        <w:rPr>
          <w:rFonts w:ascii="Times New Roman" w:hAnsi="Times New Roman" w:cs="Times New Roman"/>
        </w:rPr>
        <w:t>.</w:t>
      </w:r>
    </w:p>
    <w:p w14:paraId="2248666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Callegari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Masucci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miR-BHRF1-1 targets RNF4 during productive infection to promote the accumulation of SUMO conjugates and the release of infectious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e1006338</w:t>
      </w:r>
      <w:r w:rsidRPr="00486B41">
        <w:rPr>
          <w:rFonts w:ascii="Times New Roman" w:hAnsi="Times New Roman" w:cs="Times New Roman"/>
        </w:rPr>
        <w:t>.</w:t>
      </w:r>
    </w:p>
    <w:p w14:paraId="4E8E397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Abbasi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Lippman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Alexandrov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Cleveland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Chromosomal fragile site breakage by EBV-encoded EBNA1 at clustered repeats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7957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504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509</w:t>
      </w:r>
      <w:r w:rsidRPr="00486B41">
        <w:rPr>
          <w:rFonts w:ascii="Times New Roman" w:hAnsi="Times New Roman" w:cs="Times New Roman"/>
        </w:rPr>
        <w:t>.</w:t>
      </w:r>
    </w:p>
    <w:p w14:paraId="413F6A3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Gabriel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HLA-DQ beta1 alleles associated with Epstein-Barr virus (EBV) infectivity and EBV gp42 binding to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JCI Insight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e85687</w:t>
      </w:r>
      <w:r w:rsidRPr="00486B41">
        <w:rPr>
          <w:rFonts w:ascii="Times New Roman" w:hAnsi="Times New Roman" w:cs="Times New Roman"/>
        </w:rPr>
        <w:t>.</w:t>
      </w:r>
    </w:p>
    <w:p w14:paraId="38DA8D9B" w14:textId="5D92A05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397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Turk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(EBV) BZLF2 gene product associates with the gH and gL homologs of EBV and carries an epitope critical to infection of B cells but not of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1995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69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7</w:t>
      </w:r>
      <w:r w:rsidR="00F14523">
        <w:rPr>
          <w:rFonts w:ascii="Times New Roman" w:hAnsi="Times New Roman" w:cs="Times New Roman"/>
          <w:lang w:val="es-419"/>
        </w:rPr>
        <w:t>):</w:t>
      </w:r>
      <w:r w:rsidR="008377DE" w:rsidRPr="00486B41">
        <w:rPr>
          <w:rStyle w:val="bibfpage"/>
          <w:rFonts w:cs="Times New Roman"/>
          <w:lang w:val="es-419"/>
        </w:rPr>
        <w:t>3987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3994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3377540B" w14:textId="7C27011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Li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Zhang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H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Sun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R9AP is a common receptor for EBV infection in epithelial cells and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2025</w:t>
      </w:r>
      <w:ins w:id="915" w:author="S4C" w:date="2026-01-12T11:37:00Z">
        <w:r w:rsidR="00FE766C" w:rsidRPr="00FE766C">
          <w:rPr>
            <w:rPrChange w:id="916" w:author="S4C" w:date="2026-01-12T11:37:00Z">
              <w:rPr>
                <w:rStyle w:val="bibyear"/>
                <w:rFonts w:cs="Times New Roman"/>
              </w:rPr>
            </w:rPrChange>
          </w:rPr>
          <w:t>;</w:t>
        </w:r>
        <w:r w:rsidR="00FE766C" w:rsidRPr="00FE766C">
          <w:rPr>
            <w:rStyle w:val="bibvolume"/>
            <w:rPrChange w:id="917" w:author="S4C" w:date="2026-01-12T11:37:00Z">
              <w:rPr/>
            </w:rPrChange>
          </w:rPr>
          <w:t>644</w:t>
        </w:r>
        <w:r w:rsidR="00FE766C" w:rsidRPr="00FE766C">
          <w:t>(</w:t>
        </w:r>
        <w:r w:rsidR="00FE766C" w:rsidRPr="00FE766C">
          <w:rPr>
            <w:rStyle w:val="bibissue"/>
            <w:rPrChange w:id="918" w:author="S4C" w:date="2026-01-12T11:37:00Z">
              <w:rPr/>
            </w:rPrChange>
          </w:rPr>
          <w:t>8075</w:t>
        </w:r>
        <w:r w:rsidR="00FE766C" w:rsidRPr="00FE766C">
          <w:t>):</w:t>
        </w:r>
        <w:r w:rsidR="00FE766C" w:rsidRPr="00FE766C">
          <w:rPr>
            <w:rStyle w:val="bibfpage"/>
            <w:rPrChange w:id="919" w:author="S4C" w:date="2026-01-12T11:38:00Z">
              <w:rPr/>
            </w:rPrChange>
          </w:rPr>
          <w:t>205</w:t>
        </w:r>
        <w:r w:rsidR="00FE766C" w:rsidRPr="00FE766C">
          <w:t>-</w:t>
        </w:r>
        <w:r w:rsidR="00FE766C" w:rsidRPr="00FE766C">
          <w:rPr>
            <w:rStyle w:val="biblpage"/>
            <w:rPrChange w:id="920" w:author="S4C" w:date="2026-01-12T11:38:00Z">
              <w:rPr/>
            </w:rPrChange>
          </w:rPr>
          <w:t>213</w:t>
        </w:r>
      </w:ins>
      <w:r w:rsidRPr="00486B41">
        <w:rPr>
          <w:rFonts w:ascii="Times New Roman" w:hAnsi="Times New Roman" w:cs="Times New Roman"/>
        </w:rPr>
        <w:t>.</w:t>
      </w:r>
    </w:p>
    <w:p w14:paraId="03DFF095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399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Exome and genome sequencing of nasopharynx cancer identifies NF-kappaB pathway activating mutations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14121</w:t>
      </w:r>
      <w:r w:rsidRPr="00486B41">
        <w:rPr>
          <w:rFonts w:ascii="Times New Roman" w:hAnsi="Times New Roman" w:cs="Times New Roman"/>
        </w:rPr>
        <w:t>.</w:t>
      </w:r>
    </w:p>
    <w:p w14:paraId="411D3BA7" w14:textId="01A712E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Baccianti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Delecluse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Epstein-Barr virus noncoding RNA EBER2 transactivates the UCHL1 deubiquitinase to accelerate cell growth</w:t>
      </w:r>
      <w:r w:rsidR="00CE2941" w:rsidRPr="00486B41">
        <w:rPr>
          <w:rFonts w:ascii="Times New Roman" w:hAnsi="Times New Roman" w:cs="Times New Roman"/>
        </w:rPr>
        <w:t xml:space="preserve">. </w:t>
      </w:r>
      <w:del w:id="92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 xml:space="preserve">Proceedings of the </w:delText>
        </w:r>
        <w:r w:rsidR="00CE2941" w:rsidRPr="00486B41" w:rsidDel="00547B95">
          <w:rPr>
            <w:rStyle w:val="bibjournal"/>
            <w:rFonts w:cs="Times New Roman"/>
            <w:i/>
          </w:rPr>
          <w:lastRenderedPageBreak/>
          <w:delText>National Academy of Sciences of the United States of America</w:delText>
        </w:r>
      </w:del>
      <w:ins w:id="922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23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43</w:t>
      </w:r>
      <w:r w:rsidRPr="00486B41">
        <w:rPr>
          <w:rFonts w:ascii="Times New Roman" w:hAnsi="Times New Roman" w:cs="Times New Roman"/>
        </w:rPr>
        <w:t>)</w:t>
      </w:r>
      <w:ins w:id="924" w:author="S4C" w:date="2026-01-12T11:39:00Z">
        <w:r w:rsidR="00FE766C">
          <w:rPr>
            <w:rFonts w:ascii="Times New Roman" w:hAnsi="Times New Roman" w:cs="Times New Roman"/>
          </w:rPr>
          <w:t>:</w:t>
        </w:r>
        <w:r w:rsidR="00FE766C" w:rsidRPr="00FE766C">
          <w:rPr>
            <w:rStyle w:val="bibfpage"/>
            <w:rPrChange w:id="925" w:author="S4C" w:date="2026-01-12T11:39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e2115508118</w:t>
        </w:r>
      </w:ins>
      <w:r w:rsidRPr="00486B41">
        <w:rPr>
          <w:rFonts w:ascii="Times New Roman" w:hAnsi="Times New Roman" w:cs="Times New Roman"/>
        </w:rPr>
        <w:t>.</w:t>
      </w:r>
    </w:p>
    <w:p w14:paraId="1986400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Shumilov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ncRNA from a nasopharyngeal carcinoma induces an inflammatory response that promotes virus production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2475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2486</w:t>
      </w:r>
      <w:r w:rsidRPr="00486B41">
        <w:rPr>
          <w:rFonts w:ascii="Times New Roman" w:hAnsi="Times New Roman" w:cs="Times New Roman"/>
        </w:rPr>
        <w:t>.</w:t>
      </w:r>
    </w:p>
    <w:p w14:paraId="4E51FAA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risk of systemic lupus erythematosus associated with Epstein-Barr virus infection: a systematic review and meta-analysis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36</w:t>
      </w:r>
      <w:r w:rsidRPr="00486B41">
        <w:rPr>
          <w:rFonts w:ascii="Times New Roman" w:hAnsi="Times New Roman" w:cs="Times New Roman"/>
        </w:rPr>
        <w:t>.</w:t>
      </w:r>
    </w:p>
    <w:p w14:paraId="3A0A549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Microbes translocation from oral cavity to nasopharyngeal carcinoma in patients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1645</w:t>
      </w:r>
      <w:r w:rsidRPr="00486B41">
        <w:rPr>
          <w:rFonts w:ascii="Times New Roman" w:hAnsi="Times New Roman" w:cs="Times New Roman"/>
        </w:rPr>
        <w:t>.</w:t>
      </w:r>
    </w:p>
    <w:p w14:paraId="395B7F2B" w14:textId="48BDB1E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Identification of functional targets of the Zta transcriptional activator by formation of stable preinitiation complex intermediates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8365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8375</w:t>
      </w:r>
      <w:r w:rsidRPr="00486B41">
        <w:rPr>
          <w:rFonts w:ascii="Times New Roman" w:hAnsi="Times New Roman" w:cs="Times New Roman"/>
        </w:rPr>
        <w:t>.</w:t>
      </w:r>
    </w:p>
    <w:p w14:paraId="062A6074" w14:textId="2A07594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Chromatin </w:t>
      </w:r>
      <w:r w:rsidR="00F153B7" w:rsidRPr="00486B41">
        <w:rPr>
          <w:rStyle w:val="bibarticle"/>
          <w:rFonts w:cs="Times New Roman"/>
        </w:rPr>
        <w:t>s</w:t>
      </w:r>
      <w:r w:rsidRPr="00486B41">
        <w:rPr>
          <w:rStyle w:val="bibarticle"/>
          <w:rFonts w:cs="Times New Roman"/>
        </w:rPr>
        <w:t xml:space="preserve">tructure of Epstein-Barr </w:t>
      </w:r>
      <w:r w:rsidR="00F153B7" w:rsidRPr="00486B41">
        <w:rPr>
          <w:rStyle w:val="bibarticle"/>
          <w:rFonts w:cs="Times New Roman"/>
        </w:rPr>
        <w:t>virus latent episomes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1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71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102</w:t>
      </w:r>
      <w:r w:rsidRPr="00486B41">
        <w:rPr>
          <w:rFonts w:ascii="Times New Roman" w:hAnsi="Times New Roman" w:cs="Times New Roman"/>
        </w:rPr>
        <w:t>.</w:t>
      </w:r>
    </w:p>
    <w:p w14:paraId="22C2EEBA" w14:textId="482E06D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Epigenetics and </w:t>
      </w:r>
      <w:r w:rsidR="00F153B7" w:rsidRPr="00486B41">
        <w:rPr>
          <w:rStyle w:val="bibarticle"/>
          <w:rFonts w:cs="Times New Roman"/>
        </w:rPr>
        <w:t>genetics of viral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628</w:t>
      </w:r>
      <w:r w:rsidRPr="00486B41">
        <w:rPr>
          <w:rFonts w:ascii="Times New Roman" w:hAnsi="Times New Roman" w:cs="Times New Roman"/>
        </w:rPr>
        <w:t>.</w:t>
      </w:r>
    </w:p>
    <w:p w14:paraId="2B4D0BF8" w14:textId="4F72D83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Zta trans-activator protein stabilizes TFIID association with promoter DNA by direct protein-protein interaction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Genes Dev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Style w:val="bibissue"/>
          <w:rFonts w:cs="Times New Roman"/>
        </w:rPr>
        <w:t>(12B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2441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2454</w:t>
      </w:r>
      <w:r w:rsidRPr="00486B41">
        <w:rPr>
          <w:rFonts w:ascii="Times New Roman" w:hAnsi="Times New Roman" w:cs="Times New Roman"/>
        </w:rPr>
        <w:t>.</w:t>
      </w:r>
    </w:p>
    <w:p w14:paraId="45D0FDFD" w14:textId="65BAFEC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Hardwick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zta transactivator involved in induction of lytic cycle gene expression in Epstein-Barr virus-</w:t>
      </w:r>
      <w:r w:rsidRPr="00486B41">
        <w:rPr>
          <w:rStyle w:val="bibarticle"/>
          <w:rFonts w:cs="Times New Roman"/>
        </w:rPr>
        <w:lastRenderedPageBreak/>
        <w:t>infected lymphocytes binds to both AP- 1 and ZRE sites in target promoter and enhancer regions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1143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1155</w:t>
      </w:r>
      <w:r w:rsidRPr="00486B41">
        <w:rPr>
          <w:rFonts w:ascii="Times New Roman" w:hAnsi="Times New Roman" w:cs="Times New Roman"/>
        </w:rPr>
        <w:t>.</w:t>
      </w:r>
    </w:p>
    <w:p w14:paraId="7DACA507" w14:textId="35C6B7D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Ozer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Gursel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Requirement for transcription factor IIA (TFIIA)-TFIID recruitment by an activator depends on promoter structure and template competition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6624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6632</w:t>
      </w:r>
      <w:r w:rsidRPr="00486B41">
        <w:rPr>
          <w:rFonts w:ascii="Times New Roman" w:hAnsi="Times New Roman" w:cs="Times New Roman"/>
        </w:rPr>
        <w:t>.</w:t>
      </w:r>
    </w:p>
    <w:p w14:paraId="634400BE" w14:textId="443CA9B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Liebowitz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Orientation and patching of the latent infection membrane protein encoded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237</w:t>
      </w:r>
      <w:r w:rsidRPr="00486B41">
        <w:rPr>
          <w:rFonts w:ascii="Times New Roman" w:hAnsi="Times New Roman" w:cs="Times New Roman"/>
        </w:rPr>
        <w:t>.</w:t>
      </w:r>
    </w:p>
    <w:p w14:paraId="42DD54F6" w14:textId="7AA352B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Hazawa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genomic landscape of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Genet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866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871</w:t>
      </w:r>
      <w:r w:rsidRPr="00486B41">
        <w:rPr>
          <w:rFonts w:ascii="Times New Roman" w:hAnsi="Times New Roman" w:cs="Times New Roman"/>
        </w:rPr>
        <w:t>.</w:t>
      </w:r>
    </w:p>
    <w:p w14:paraId="40113656" w14:textId="76330FA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antigen 3C putative repression domain mediates coactivation of the LMP1 promoter with EBNA-2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232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242</w:t>
      </w:r>
      <w:r w:rsidRPr="00486B41">
        <w:rPr>
          <w:rFonts w:ascii="Times New Roman" w:hAnsi="Times New Roman" w:cs="Times New Roman"/>
        </w:rPr>
        <w:t>.</w:t>
      </w:r>
    </w:p>
    <w:p w14:paraId="6F5E5A54" w14:textId="2D5C8A2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Quantification of plasma Epstein-Barr virus DNA in patients with advanced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2461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2470</w:t>
      </w:r>
      <w:r w:rsidRPr="00486B41">
        <w:rPr>
          <w:rFonts w:ascii="Times New Roman" w:hAnsi="Times New Roman" w:cs="Times New Roman"/>
        </w:rPr>
        <w:t>.</w:t>
      </w:r>
    </w:p>
    <w:p w14:paraId="11BC4799" w14:textId="39772D2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Shumilov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The Epstein-Barr </w:t>
      </w:r>
      <w:r w:rsidR="00C719E6" w:rsidRPr="00486B41">
        <w:rPr>
          <w:rStyle w:val="bibarticle"/>
          <w:rFonts w:cs="Times New Roman"/>
        </w:rPr>
        <w:t xml:space="preserve">virus </w:t>
      </w:r>
      <w:r w:rsidRPr="00486B41">
        <w:rPr>
          <w:rStyle w:val="bibarticle"/>
          <w:rFonts w:cs="Times New Roman"/>
        </w:rPr>
        <w:t xml:space="preserve">BART miRNA </w:t>
      </w:r>
      <w:r w:rsidR="00C719E6" w:rsidRPr="00486B41">
        <w:rPr>
          <w:rStyle w:val="bibarticle"/>
          <w:rFonts w:cs="Times New Roman"/>
        </w:rPr>
        <w:t xml:space="preserve">cluster of the </w:t>
      </w:r>
      <w:r w:rsidRPr="00486B41">
        <w:rPr>
          <w:rStyle w:val="bibarticle"/>
          <w:rFonts w:cs="Times New Roman"/>
        </w:rPr>
        <w:t xml:space="preserve">M81 </w:t>
      </w:r>
      <w:r w:rsidR="00C719E6" w:rsidRPr="00486B41">
        <w:rPr>
          <w:rStyle w:val="bibarticle"/>
          <w:rFonts w:cs="Times New Roman"/>
        </w:rPr>
        <w:t>strain modulates multiple functions in primary</w:t>
      </w:r>
      <w:r w:rsidRPr="00486B41">
        <w:rPr>
          <w:rStyle w:val="bibarticle"/>
          <w:rFonts w:cs="Times New Roman"/>
        </w:rPr>
        <w:t xml:space="preserve"> B </w:t>
      </w:r>
      <w:r w:rsidR="00C719E6" w:rsidRPr="00486B41">
        <w:rPr>
          <w:rStyle w:val="bibarticle"/>
          <w:rFonts w:cs="Times New Roman"/>
        </w:rPr>
        <w:t>c</w:t>
      </w:r>
      <w:r w:rsidRPr="00486B41">
        <w:rPr>
          <w:rStyle w:val="bibarticle"/>
          <w:rFonts w:cs="Times New Roman"/>
        </w:rPr>
        <w:t>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e1005344</w:t>
      </w:r>
      <w:r w:rsidRPr="00486B41">
        <w:rPr>
          <w:rFonts w:ascii="Times New Roman" w:hAnsi="Times New Roman" w:cs="Times New Roman"/>
        </w:rPr>
        <w:t>.</w:t>
      </w:r>
    </w:p>
    <w:p w14:paraId="7F136E74" w14:textId="1B0AD6B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Contribution of conserved amino acids in mediating the interaction between EBNA2 and CBF1/RBPJk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1944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1950</w:t>
      </w:r>
      <w:r w:rsidRPr="00486B41">
        <w:rPr>
          <w:rFonts w:ascii="Times New Roman" w:hAnsi="Times New Roman" w:cs="Times New Roman"/>
        </w:rPr>
        <w:t>.</w:t>
      </w:r>
    </w:p>
    <w:p w14:paraId="278148FC" w14:textId="4687BFC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Nakajima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Mediation of Epstein-Barr virus EBNA-LP transcriptional coactivation by Sp100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3565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3575</w:t>
      </w:r>
      <w:r w:rsidRPr="00486B41">
        <w:rPr>
          <w:rFonts w:ascii="Times New Roman" w:hAnsi="Times New Roman" w:cs="Times New Roman"/>
        </w:rPr>
        <w:t>.</w:t>
      </w:r>
    </w:p>
    <w:p w14:paraId="25D9B44E" w14:textId="1132AA8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Linnstaedt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Gottwein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Skalsky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Cullen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Virally induced cellular microRNA miR-155 plays a key role in B-cell immortalization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11670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11678</w:t>
      </w:r>
      <w:r w:rsidRPr="00486B41">
        <w:rPr>
          <w:rFonts w:ascii="Times New Roman" w:hAnsi="Times New Roman" w:cs="Times New Roman"/>
        </w:rPr>
        <w:t>.</w:t>
      </w:r>
    </w:p>
    <w:p w14:paraId="2BE6D62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Immunotherapy in nasopharyngeal carcinoma: current status and unanswered questions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 Reg Health West Pac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57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101547</w:t>
      </w:r>
      <w:r w:rsidRPr="00486B41">
        <w:rPr>
          <w:rFonts w:ascii="Times New Roman" w:hAnsi="Times New Roman" w:cs="Times New Roman"/>
        </w:rPr>
        <w:t>.</w:t>
      </w:r>
    </w:p>
    <w:p w14:paraId="51B14F88" w14:textId="2F9EB76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Sadaoka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Krogmann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C719E6" w:rsidRPr="00486B41">
        <w:rPr>
          <w:rStyle w:val="bibarticle"/>
          <w:rFonts w:cs="Times New Roman"/>
        </w:rPr>
        <w:t>v</w:t>
      </w:r>
      <w:r w:rsidRPr="00486B41">
        <w:rPr>
          <w:rStyle w:val="bibarticle"/>
          <w:rFonts w:cs="Times New Roman"/>
        </w:rPr>
        <w:t xml:space="preserve">irus (EBV) </w:t>
      </w:r>
      <w:r w:rsidR="00C719E6" w:rsidRPr="00486B41">
        <w:rPr>
          <w:rStyle w:val="bibarticle"/>
          <w:rFonts w:cs="Times New Roman"/>
        </w:rPr>
        <w:t xml:space="preserve">tegument protein </w:t>
      </w:r>
      <w:r w:rsidRPr="00486B41">
        <w:rPr>
          <w:rStyle w:val="bibarticle"/>
          <w:rFonts w:cs="Times New Roman"/>
        </w:rPr>
        <w:t xml:space="preserve">BGLF2 </w:t>
      </w:r>
      <w:r w:rsidR="00C719E6" w:rsidRPr="00486B41">
        <w:rPr>
          <w:rStyle w:val="bibarticle"/>
          <w:rFonts w:cs="Times New Roman"/>
        </w:rPr>
        <w:t>s</w:t>
      </w:r>
      <w:r w:rsidRPr="00486B41">
        <w:rPr>
          <w:rStyle w:val="bibarticle"/>
          <w:rFonts w:cs="Times New Roman"/>
        </w:rPr>
        <w:t xml:space="preserve">uppresses Type I </w:t>
      </w:r>
      <w:r w:rsidR="00C719E6" w:rsidRPr="00486B41">
        <w:rPr>
          <w:rStyle w:val="bibarticle"/>
          <w:rFonts w:cs="Times New Roman"/>
        </w:rPr>
        <w:t>interferon signaling to promote ebv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</w:t>
      </w:r>
      <w:ins w:id="926" w:author="S4C" w:date="2026-01-12T10:45:00Z">
        <w:r w:rsidR="00C719E6">
          <w:rPr>
            <w:rFonts w:ascii="Times New Roman" w:hAnsi="Times New Roman" w:cs="Times New Roman"/>
          </w:rPr>
          <w:t>:</w:t>
        </w:r>
        <w:r w:rsidR="00C719E6" w:rsidRPr="00C719E6">
          <w:rPr>
            <w:rStyle w:val="bibfpage"/>
            <w:rPrChange w:id="927" w:author="S4C" w:date="2026-01-12T10:45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e00258-20</w:t>
        </w:r>
      </w:ins>
      <w:r w:rsidRPr="00486B41">
        <w:rPr>
          <w:rFonts w:ascii="Times New Roman" w:hAnsi="Times New Roman" w:cs="Times New Roman"/>
        </w:rPr>
        <w:t>.</w:t>
      </w:r>
    </w:p>
    <w:p w14:paraId="1A45004E" w14:textId="6AB2655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Chagoury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Cytotoxic CD4+ T </w:t>
      </w:r>
      <w:r w:rsidR="00C719E6" w:rsidRPr="00486B41">
        <w:rPr>
          <w:rStyle w:val="bibarticle"/>
          <w:rFonts w:cs="Times New Roman"/>
        </w:rPr>
        <w:t xml:space="preserve">cell responses </w:t>
      </w:r>
      <w:r w:rsidRPr="00486B41">
        <w:rPr>
          <w:rStyle w:val="bibarticle"/>
          <w:rFonts w:cs="Times New Roman"/>
        </w:rPr>
        <w:t xml:space="preserve">to EBV </w:t>
      </w:r>
      <w:r w:rsidR="00C719E6" w:rsidRPr="00486B41">
        <w:rPr>
          <w:rStyle w:val="bibarticle"/>
          <w:rFonts w:cs="Times New Roman"/>
        </w:rPr>
        <w:t>con</w:t>
      </w:r>
      <w:r w:rsidRPr="00486B41">
        <w:rPr>
          <w:rStyle w:val="bibarticle"/>
          <w:rFonts w:cs="Times New Roman"/>
        </w:rPr>
        <w:t xml:space="preserve">trast with CD8 </w:t>
      </w:r>
      <w:r w:rsidR="00C719E6" w:rsidRPr="00486B41">
        <w:rPr>
          <w:rStyle w:val="bibarticle"/>
          <w:rFonts w:cs="Times New Roman"/>
        </w:rPr>
        <w:t>responses in breadth of lytic cycle antigen choice and in lytic cycle recognition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</w:t>
      </w:r>
      <w:del w:id="928" w:author="S4C" w:date="2026-01-12T10:47:00Z">
        <w:r w:rsidRPr="00486B41" w:rsidDel="00C719E6">
          <w:rPr>
            <w:rStyle w:val="bibjournal"/>
            <w:rFonts w:cs="Times New Roman"/>
            <w:i/>
          </w:rPr>
          <w:delText>ournal of</w:delText>
        </w:r>
      </w:del>
      <w:r w:rsidRPr="00486B41">
        <w:rPr>
          <w:rStyle w:val="bibjournal"/>
          <w:rFonts w:cs="Times New Roman"/>
          <w:i/>
        </w:rPr>
        <w:t xml:space="preserve"> </w:t>
      </w:r>
      <w:ins w:id="929" w:author="S4C" w:date="2026-01-12T10:47:00Z">
        <w:r w:rsidR="00C719E6">
          <w:rPr>
            <w:rStyle w:val="bibjournal"/>
            <w:rFonts w:cs="Times New Roman"/>
            <w:i/>
          </w:rPr>
          <w:t>I</w:t>
        </w:r>
      </w:ins>
      <w:del w:id="930" w:author="S4C" w:date="2026-01-12T10:47:00Z">
        <w:r w:rsidRPr="00486B41" w:rsidDel="00C719E6">
          <w:rPr>
            <w:rStyle w:val="bibjournal"/>
            <w:rFonts w:cs="Times New Roman"/>
            <w:i/>
          </w:rPr>
          <w:delText>i</w:delText>
        </w:r>
      </w:del>
      <w:r w:rsidRPr="00486B41">
        <w:rPr>
          <w:rStyle w:val="bibjournal"/>
          <w:rFonts w:cs="Times New Roman"/>
          <w:i/>
        </w:rPr>
        <w:t>mmun</w:t>
      </w:r>
      <w:del w:id="931" w:author="S4C" w:date="2026-01-12T10:47:00Z">
        <w:r w:rsidRPr="00486B41" w:rsidDel="00C719E6">
          <w:rPr>
            <w:rStyle w:val="bibjournal"/>
            <w:rFonts w:cs="Times New Roman"/>
            <w:i/>
          </w:rPr>
          <w:delText>ology</w:delText>
        </w:r>
      </w:del>
      <w:ins w:id="932" w:author="S4C" w:date="2026-01-12T10:47:00Z">
        <w:r w:rsidR="00C719E6">
          <w:rPr>
            <w:rStyle w:val="bibjournal"/>
            <w:rFonts w:cs="Times New Roman"/>
            <w:i/>
          </w:rPr>
          <w:t>ol</w:t>
        </w:r>
      </w:ins>
      <w:del w:id="933" w:author="S4C" w:date="2026-01-12T10:47:00Z">
        <w:r w:rsidRPr="00486B41" w:rsidDel="00C719E6">
          <w:rPr>
            <w:rStyle w:val="bibjournal"/>
            <w:rFonts w:cs="Times New Roman"/>
            <w:i/>
          </w:rPr>
          <w:delText xml:space="preserve"> (Baltimore, Md: 1950)</w:delText>
        </w:r>
      </w:del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101</w:t>
      </w:r>
      <w:r w:rsidRPr="00486B41">
        <w:rPr>
          <w:rFonts w:ascii="Times New Roman" w:hAnsi="Times New Roman" w:cs="Times New Roman"/>
        </w:rPr>
        <w:t>.</w:t>
      </w:r>
    </w:p>
    <w:p w14:paraId="64297964" w14:textId="0DEE872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Meckiff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Taylor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The T-cell </w:t>
      </w:r>
      <w:r w:rsidR="0072416D" w:rsidRPr="00486B41">
        <w:rPr>
          <w:rStyle w:val="bibarticle"/>
          <w:rFonts w:cs="Times New Roman"/>
        </w:rPr>
        <w:t xml:space="preserve">response to epstein-barr virus-new </w:t>
      </w:r>
      <w:r w:rsidRPr="00486B41">
        <w:rPr>
          <w:rStyle w:val="bibarticle"/>
          <w:rFonts w:cs="Times New Roman"/>
        </w:rPr>
        <w:t xml:space="preserve">Tricks </w:t>
      </w:r>
      <w:r w:rsidR="0072416D" w:rsidRPr="00486B41">
        <w:rPr>
          <w:rStyle w:val="bibarticle"/>
          <w:rFonts w:cs="Times New Roman"/>
        </w:rPr>
        <w:t>from an old dog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Front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2193</w:t>
      </w:r>
      <w:r w:rsidRPr="00486B41">
        <w:rPr>
          <w:rFonts w:ascii="Times New Roman" w:hAnsi="Times New Roman" w:cs="Times New Roman"/>
        </w:rPr>
        <w:t>.</w:t>
      </w:r>
    </w:p>
    <w:p w14:paraId="2622CEFE" w14:textId="376D22A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second Epstein-Barr virus membrane protein (LMP2) is expressed in latent infection and colocalizes with LMP1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2319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2326</w:t>
      </w:r>
      <w:r w:rsidRPr="00486B41">
        <w:rPr>
          <w:rFonts w:ascii="Times New Roman" w:hAnsi="Times New Roman" w:cs="Times New Roman"/>
        </w:rPr>
        <w:t>.</w:t>
      </w:r>
    </w:p>
    <w:p w14:paraId="206B9BB3" w14:textId="7DACA30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Marchini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only domain which distinguishes Epstein-Barr virus latent membrane protein 2A (LMP2A) from LMP2B is dispensable for lymphocyte infection and growth transformation in vitro; LMP2A is therefore nonessential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6461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6469</w:t>
      </w:r>
      <w:r w:rsidRPr="00486B41">
        <w:rPr>
          <w:rFonts w:ascii="Times New Roman" w:hAnsi="Times New Roman" w:cs="Times New Roman"/>
        </w:rPr>
        <w:t>.</w:t>
      </w:r>
    </w:p>
    <w:p w14:paraId="5B40E90F" w14:textId="3779FB6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chaptertitle"/>
          <w:rFonts w:cs="Times New Roman"/>
        </w:rPr>
        <w:t>Epstein-barr virus</w:t>
      </w:r>
      <w:r w:rsidRPr="00486B41">
        <w:rPr>
          <w:rFonts w:ascii="Times New Roman" w:hAnsi="Times New Roman" w:cs="Times New Roman"/>
        </w:rPr>
        <w:t xml:space="preserve">. In: </w:t>
      </w:r>
      <w:r w:rsidRPr="00486B41">
        <w:rPr>
          <w:rStyle w:val="bibed-surname"/>
          <w:rFonts w:cs="Times New Roman"/>
        </w:rPr>
        <w:t>Knipe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ed-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d-surname"/>
          <w:rFonts w:cs="Times New Roman"/>
        </w:rPr>
        <w:t>Howley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ed-fname"/>
          <w:rFonts w:cs="Times New Roman"/>
        </w:rPr>
        <w:t>PM</w:t>
      </w:r>
      <w:r w:rsidRPr="00486B41">
        <w:rPr>
          <w:rFonts w:ascii="Times New Roman" w:hAnsi="Times New Roman" w:cs="Times New Roman"/>
        </w:rPr>
        <w:t xml:space="preserve">, eds. </w:t>
      </w:r>
      <w:r w:rsidRPr="00486B41">
        <w:rPr>
          <w:rStyle w:val="bibbook"/>
          <w:rFonts w:cs="Times New Roman"/>
          <w:i/>
        </w:rPr>
        <w:t>Fields Virology</w:t>
      </w:r>
      <w:r w:rsidRPr="00486B41">
        <w:rPr>
          <w:rFonts w:ascii="Times New Roman" w:hAnsi="Times New Roman" w:cs="Times New Roman"/>
          <w:i/>
        </w:rPr>
        <w:t>.</w:t>
      </w:r>
      <w:r w:rsidRPr="00486B41">
        <w:rPr>
          <w:rFonts w:ascii="Times New Roman" w:hAnsi="Times New Roman" w:cs="Times New Roman"/>
        </w:rPr>
        <w:t xml:space="preserve"> </w:t>
      </w:r>
      <w:del w:id="934" w:author="S4C" w:date="2026-01-12T10:51:00Z">
        <w:r w:rsidRPr="00486B41" w:rsidDel="0072416D">
          <w:rPr>
            <w:rStyle w:val="bibeditionno"/>
            <w:rFonts w:cs="Times New Roman"/>
          </w:rPr>
          <w:delText xml:space="preserve">Vol Sixth </w:delText>
        </w:r>
      </w:del>
      <w:ins w:id="935" w:author="S4C" w:date="2026-01-12T10:51:00Z">
        <w:r w:rsidR="0072416D">
          <w:rPr>
            <w:rStyle w:val="bibeditionno"/>
            <w:rFonts w:cs="Times New Roman"/>
          </w:rPr>
          <w:t>6</w:t>
        </w:r>
        <w:r w:rsidR="0072416D" w:rsidRPr="0072416D">
          <w:rPr>
            <w:rStyle w:val="bibeditionno"/>
            <w:rFonts w:cs="Times New Roman"/>
          </w:rPr>
          <w:t>th</w:t>
        </w:r>
        <w:r w:rsidR="0072416D">
          <w:rPr>
            <w:rStyle w:val="bibeditionno"/>
            <w:rFonts w:cs="Times New Roman"/>
          </w:rPr>
          <w:t xml:space="preserve"> </w:t>
        </w:r>
      </w:ins>
      <w:del w:id="936" w:author="S4C" w:date="2026-01-12T10:51:00Z">
        <w:r w:rsidRPr="00486B41" w:rsidDel="0072416D">
          <w:rPr>
            <w:rStyle w:val="bibeditionno"/>
            <w:rFonts w:cs="Times New Roman"/>
          </w:rPr>
          <w:delText>Edition</w:delText>
        </w:r>
      </w:del>
      <w:ins w:id="937" w:author="S4C" w:date="2026-01-12T10:51:00Z">
        <w:r w:rsidR="0072416D">
          <w:rPr>
            <w:rStyle w:val="bibeditionno"/>
            <w:rFonts w:cs="Times New Roman"/>
          </w:rPr>
          <w:t>ed</w:t>
        </w:r>
      </w:ins>
      <w:r w:rsidRPr="00486B41">
        <w:rPr>
          <w:rFonts w:ascii="Times New Roman" w:hAnsi="Times New Roman" w:cs="Times New Roman"/>
        </w:rPr>
        <w:t>.</w:t>
      </w:r>
      <w:ins w:id="938" w:author="S4C" w:date="2026-01-12T10:52:00Z">
        <w:r w:rsidR="0072416D">
          <w:rPr>
            <w:rFonts w:ascii="Times New Roman" w:hAnsi="Times New Roman" w:cs="Times New Roman"/>
          </w:rPr>
          <w:t>,</w:t>
        </w:r>
      </w:ins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volume"/>
          <w:rFonts w:cs="Times New Roman"/>
        </w:rPr>
        <w:t>Vol. 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publisher"/>
          <w:rFonts w:cs="Times New Roman"/>
        </w:rPr>
        <w:t>Wolters Kluwer Health Adis (ESP)</w:t>
      </w:r>
      <w:r w:rsidRPr="00486B41">
        <w:rPr>
          <w:rFonts w:ascii="Times New Roman" w:hAnsi="Times New Roman" w:cs="Times New Roman"/>
        </w:rPr>
        <w:t xml:space="preserve">;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1898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1959</w:t>
      </w:r>
      <w:r w:rsidRPr="00486B41">
        <w:rPr>
          <w:rFonts w:ascii="Times New Roman" w:hAnsi="Times New Roman" w:cs="Times New Roman"/>
        </w:rPr>
        <w:t>.</w:t>
      </w:r>
    </w:p>
    <w:p w14:paraId="6439C5C7" w14:textId="27F63EC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Lowell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Klickstein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Carter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Mitchell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Fearon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Ahearn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Mapping of the Epstein-Barr virus and C3dg binding sites to a common domain on complement receptor type 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1931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1946</w:t>
      </w:r>
      <w:r w:rsidRPr="00486B41">
        <w:rPr>
          <w:rFonts w:ascii="Times New Roman" w:hAnsi="Times New Roman" w:cs="Times New Roman"/>
        </w:rPr>
        <w:t>.</w:t>
      </w:r>
    </w:p>
    <w:p w14:paraId="176561A0" w14:textId="39DF427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Kossenkov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DeWispeleare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EBNA2 </w:t>
      </w:r>
      <w:r w:rsidR="00B85539" w:rsidRPr="00486B41">
        <w:rPr>
          <w:rStyle w:val="bibarticle"/>
          <w:rFonts w:cs="Times New Roman"/>
        </w:rPr>
        <w:t xml:space="preserve">drives formation of new chromosome binding sites and target genes </w:t>
      </w:r>
      <w:r w:rsidRPr="00486B41">
        <w:rPr>
          <w:rStyle w:val="bibarticle"/>
          <w:rFonts w:cs="Times New Roman"/>
        </w:rPr>
        <w:t>for B-</w:t>
      </w:r>
      <w:r w:rsidR="00B85539" w:rsidRPr="00486B41">
        <w:rPr>
          <w:rStyle w:val="bibarticle"/>
          <w:rFonts w:cs="Times New Roman"/>
        </w:rPr>
        <w:t xml:space="preserve">cell master regulatory transcription factors </w:t>
      </w:r>
      <w:r w:rsidRPr="00486B41">
        <w:rPr>
          <w:rStyle w:val="bibarticle"/>
          <w:rFonts w:cs="Times New Roman"/>
        </w:rPr>
        <w:t>RBP-jkappa and EBF1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e1005339</w:t>
      </w:r>
      <w:r w:rsidRPr="00486B41">
        <w:rPr>
          <w:rFonts w:ascii="Times New Roman" w:hAnsi="Times New Roman" w:cs="Times New Roman"/>
        </w:rPr>
        <w:t>.</w:t>
      </w:r>
    </w:p>
    <w:p w14:paraId="275EF40B" w14:textId="695D6B3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Wiedmer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Martin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Wickramasinghe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Kossenkov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Coordinate </w:t>
      </w:r>
      <w:r w:rsidR="00B85539" w:rsidRPr="00486B41">
        <w:rPr>
          <w:rStyle w:val="bibarticle"/>
          <w:rFonts w:cs="Times New Roman"/>
        </w:rPr>
        <w:t>regulation o</w:t>
      </w:r>
      <w:r w:rsidRPr="00486B41">
        <w:rPr>
          <w:rStyle w:val="bibarticle"/>
          <w:rFonts w:cs="Times New Roman"/>
        </w:rPr>
        <w:t xml:space="preserve">f TET2 and EBNA2 </w:t>
      </w:r>
      <w:r w:rsidR="00B85539" w:rsidRPr="00486B41">
        <w:rPr>
          <w:rStyle w:val="bibarticle"/>
          <w:rFonts w:cs="Times New Roman"/>
        </w:rPr>
        <w:t>contro</w:t>
      </w:r>
      <w:r w:rsidRPr="00486B41">
        <w:rPr>
          <w:rStyle w:val="bibarticle"/>
          <w:rFonts w:cs="Times New Roman"/>
        </w:rPr>
        <w:t xml:space="preserve">l DNA </w:t>
      </w:r>
      <w:r w:rsidR="00B85539" w:rsidRPr="00486B41">
        <w:rPr>
          <w:rStyle w:val="bibarticle"/>
          <w:rFonts w:cs="Times New Roman"/>
        </w:rPr>
        <w:t>methylation state of latent</w:t>
      </w:r>
      <w:r w:rsidRPr="00486B41">
        <w:rPr>
          <w:rStyle w:val="bibarticle"/>
          <w:rFonts w:cs="Times New Roman"/>
        </w:rPr>
        <w:t xml:space="preserve">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ins w:id="939" w:author="S4C" w:date="2026-01-12T10:53:00Z">
        <w:r w:rsidR="00B85539" w:rsidRPr="00B85539">
          <w:rPr>
            <w:rPrChange w:id="940" w:author="S4C" w:date="2026-01-12T10:53:00Z">
              <w:rPr>
                <w:rStyle w:val="bibyear"/>
                <w:rFonts w:cs="Times New Roman"/>
              </w:rPr>
            </w:rPrChange>
          </w:rPr>
          <w:t>;</w:t>
        </w:r>
        <w:r w:rsidR="00B85539" w:rsidRPr="00B85539">
          <w:rPr>
            <w:rFonts w:ascii="Segoe UI" w:hAnsi="Segoe UI" w:cs="Segoe UI"/>
            <w:color w:val="5B616B"/>
            <w:shd w:val="clear" w:color="auto" w:fill="FFFFFF"/>
          </w:rPr>
          <w:t xml:space="preserve"> </w:t>
        </w:r>
        <w:r w:rsidR="00B85539" w:rsidRPr="00B85539">
          <w:rPr>
            <w:rStyle w:val="bibvolume"/>
            <w:rPrChange w:id="941" w:author="S4C" w:date="2026-01-12T10:53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91</w:t>
        </w:r>
        <w:r w:rsidR="00B85539">
          <w:rPr>
            <w:rFonts w:ascii="Segoe UI" w:hAnsi="Segoe UI" w:cs="Segoe UI"/>
            <w:color w:val="5B616B"/>
            <w:shd w:val="clear" w:color="auto" w:fill="FFFFFF"/>
          </w:rPr>
          <w:t>(</w:t>
        </w:r>
        <w:r w:rsidR="00B85539" w:rsidRPr="00B85539">
          <w:rPr>
            <w:rStyle w:val="bibissue"/>
            <w:rPrChange w:id="942" w:author="S4C" w:date="2026-01-12T10:53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20</w:t>
        </w:r>
        <w:r w:rsidR="00B85539"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="00B85539" w:rsidRPr="00B85539">
          <w:rPr>
            <w:rStyle w:val="bibfpage"/>
            <w:rPrChange w:id="943" w:author="S4C" w:date="2026-01-12T10:53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e00804-17</w:t>
        </w:r>
      </w:ins>
      <w:r w:rsidRPr="00486B41">
        <w:rPr>
          <w:rFonts w:ascii="Times New Roman" w:hAnsi="Times New Roman" w:cs="Times New Roman"/>
        </w:rPr>
        <w:t>.</w:t>
      </w:r>
    </w:p>
    <w:p w14:paraId="00C5175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Wikramasinghe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Norseen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B85539">
        <w:rPr>
          <w:rStyle w:val="bibarticle"/>
          <w:rPrChange w:id="944" w:author="S4C" w:date="2026-01-12T10:54:00Z">
            <w:rPr>
              <w:rStyle w:val="bibjournal"/>
              <w:rFonts w:cs="Times New Roman"/>
            </w:rPr>
          </w:rPrChange>
        </w:rPr>
        <w:t>Genome-wide analysis of host-chromosome binding sites for Epstein-Barr Virus Nuclear Antigen 1 (EBNA1)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262</w:t>
      </w:r>
      <w:r w:rsidRPr="00486B41">
        <w:rPr>
          <w:rFonts w:ascii="Times New Roman" w:hAnsi="Times New Roman" w:cs="Times New Roman"/>
        </w:rPr>
        <w:t>.</w:t>
      </w:r>
    </w:p>
    <w:p w14:paraId="241C9003" w14:textId="3899A92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Syk tyrosine kinase mediates Epstein-Barr virus latent membrane protein 2A-induced cell migration in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Biol Chem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8806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8814</w:t>
      </w:r>
      <w:r w:rsidRPr="00486B41">
        <w:rPr>
          <w:rFonts w:ascii="Times New Roman" w:hAnsi="Times New Roman" w:cs="Times New Roman"/>
        </w:rPr>
        <w:t>.</w:t>
      </w:r>
    </w:p>
    <w:p w14:paraId="76CD9A28" w14:textId="53F902E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430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Lucchesi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Brady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Dittrich-Breiholz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Kracht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Differential gene regulation by Epstein-Barr virus type 1 and type 2 EBNA2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2008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82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15</w:t>
      </w:r>
      <w:r w:rsidR="00F14523">
        <w:rPr>
          <w:rFonts w:ascii="Times New Roman" w:hAnsi="Times New Roman" w:cs="Times New Roman"/>
          <w:lang w:val="es-419"/>
        </w:rPr>
        <w:t>):</w:t>
      </w:r>
      <w:r w:rsidR="008377DE" w:rsidRPr="00486B41">
        <w:rPr>
          <w:rStyle w:val="bibfpage"/>
          <w:rFonts w:cs="Times New Roman"/>
          <w:lang w:val="es-419"/>
        </w:rPr>
        <w:t>7456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7466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489FD86B" w14:textId="0C8D584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Luftig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Prinarakis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Yasui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Epstein-Barr virus latent membrane protein 1 activation of NF-kappaB through IRAK1 and TRAF6</w:t>
      </w:r>
      <w:r w:rsidR="00CE2941" w:rsidRPr="00486B41">
        <w:rPr>
          <w:rFonts w:ascii="Times New Roman" w:hAnsi="Times New Roman" w:cs="Times New Roman"/>
        </w:rPr>
        <w:t xml:space="preserve">. </w:t>
      </w:r>
      <w:del w:id="945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46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47" w:author="S4C" w:date="2026-01-12T12:08:00Z">
        <w:r w:rsidR="00BC790F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15595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15600</w:t>
      </w:r>
      <w:r w:rsidRPr="00486B41">
        <w:rPr>
          <w:rFonts w:ascii="Times New Roman" w:hAnsi="Times New Roman" w:cs="Times New Roman"/>
        </w:rPr>
        <w:t>.</w:t>
      </w:r>
    </w:p>
    <w:p w14:paraId="373E680C" w14:textId="7331879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Yasui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latent infection membrane protein 1 TRAF-binding site induces NIK/IKK alpha-dependent noncanonical NF-kappaB activation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94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4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50" w:author="S4C" w:date="2026-01-12T12:08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141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146</w:t>
      </w:r>
      <w:r w:rsidRPr="00486B41">
        <w:rPr>
          <w:rFonts w:ascii="Times New Roman" w:hAnsi="Times New Roman" w:cs="Times New Roman"/>
        </w:rPr>
        <w:t>.</w:t>
      </w:r>
    </w:p>
    <w:p w14:paraId="702A72C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433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Bharti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Suppression of cGAS- and RIG-I-mediated innate immune signaling by Epstein-Barr virus deubiquitinase BPLF1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  <w:lang w:val="es-419"/>
        </w:rPr>
        <w:t>2023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19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2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e1011186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2781C450" w14:textId="651BFBB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Lupey-Green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LN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Caruso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LB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Madzo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PARP1 Stabilizes CTCF Binding and Chromatin Structure to Maintain Epstein Barr Virus Latency Type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ins w:id="951" w:author="S4C" w:date="2026-01-12T11:43:00Z">
        <w:r w:rsidR="00FE766C" w:rsidRPr="00FE766C">
          <w:rPr>
            <w:rPrChange w:id="952" w:author="S4C" w:date="2026-01-12T11:43:00Z">
              <w:rPr>
                <w:rStyle w:val="bibyear"/>
                <w:rFonts w:cs="Times New Roman"/>
              </w:rPr>
            </w:rPrChange>
          </w:rPr>
          <w:t>;</w:t>
        </w:r>
        <w:r w:rsidR="00FE766C" w:rsidRPr="00FE766C">
          <w:rPr>
            <w:rStyle w:val="bibvolume"/>
            <w:rPrChange w:id="953" w:author="S4C" w:date="2026-01-12T11:43:00Z">
              <w:rPr>
                <w:rStyle w:val="bibyear"/>
                <w:rFonts w:cs="Times New Roman"/>
              </w:rPr>
            </w:rPrChange>
          </w:rPr>
          <w:t>92</w:t>
        </w:r>
        <w:r w:rsidR="00FE766C" w:rsidRPr="00FE766C">
          <w:rPr>
            <w:rPrChange w:id="954" w:author="S4C" w:date="2026-01-12T11:43:00Z">
              <w:rPr>
                <w:rStyle w:val="bibyear"/>
                <w:rFonts w:cs="Times New Roman"/>
              </w:rPr>
            </w:rPrChange>
          </w:rPr>
          <w:t>(</w:t>
        </w:r>
        <w:r w:rsidR="00FE766C" w:rsidRPr="00FE766C">
          <w:rPr>
            <w:rStyle w:val="bibissue"/>
            <w:rPrChange w:id="955" w:author="S4C" w:date="2026-01-12T11:43:00Z">
              <w:rPr>
                <w:rStyle w:val="bibyear"/>
                <w:rFonts w:cs="Times New Roman"/>
              </w:rPr>
            </w:rPrChange>
          </w:rPr>
          <w:t>18</w:t>
        </w:r>
        <w:r w:rsidR="00FE766C" w:rsidRPr="00FE766C">
          <w:rPr>
            <w:rPrChange w:id="956" w:author="S4C" w:date="2026-01-12T11:43:00Z">
              <w:rPr>
                <w:rStyle w:val="bibyear"/>
                <w:rFonts w:cs="Times New Roman"/>
              </w:rPr>
            </w:rPrChange>
          </w:rPr>
          <w:t>):</w:t>
        </w:r>
        <w:r w:rsidR="00FE766C" w:rsidRPr="00FE766C">
          <w:rPr>
            <w:rStyle w:val="bibfpage"/>
            <w:rPrChange w:id="957" w:author="S4C" w:date="2026-01-12T11:43:00Z">
              <w:rPr>
                <w:rStyle w:val="bibyear"/>
                <w:rFonts w:cs="Times New Roman"/>
              </w:rPr>
            </w:rPrChange>
          </w:rPr>
          <w:t>e00755-18</w:t>
        </w:r>
      </w:ins>
      <w:r w:rsidRPr="00486B41">
        <w:rPr>
          <w:rFonts w:ascii="Times New Roman" w:hAnsi="Times New Roman" w:cs="Times New Roman"/>
        </w:rPr>
        <w:t>.</w:t>
      </w:r>
    </w:p>
    <w:p w14:paraId="3854F553" w14:textId="37F60E3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Lupey-Green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Moquin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Martin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="00AB56C1">
        <w:rPr>
          <w:rStyle w:val="bibarticle"/>
          <w:rFonts w:cs="Times New Roman"/>
        </w:rPr>
        <w:t>PARP1 restricts Epstein Barr v</w:t>
      </w:r>
      <w:r w:rsidRPr="00486B41">
        <w:rPr>
          <w:rStyle w:val="bibarticle"/>
          <w:rFonts w:cs="Times New Roman"/>
        </w:rPr>
        <w:t>irus lytic reactivation by binding the BZLF1 promoter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507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220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230</w:t>
      </w:r>
      <w:r w:rsidRPr="00486B41">
        <w:rPr>
          <w:rFonts w:ascii="Times New Roman" w:hAnsi="Times New Roman" w:cs="Times New Roman"/>
        </w:rPr>
        <w:t>.</w:t>
      </w:r>
    </w:p>
    <w:p w14:paraId="2E5436D6" w14:textId="6EC364A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Lupton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Levine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Mapping genetic elements of Epstein-Barr virus that facilitate extrachromosomal persistence of Epstein-Barr virus-derived plasmids in human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2533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2542</w:t>
      </w:r>
      <w:r w:rsidRPr="00486B41">
        <w:rPr>
          <w:rFonts w:ascii="Times New Roman" w:hAnsi="Times New Roman" w:cs="Times New Roman"/>
        </w:rPr>
        <w:t>.</w:t>
      </w:r>
    </w:p>
    <w:p w14:paraId="6FC886B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437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Lv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Interferon regulatory factor 8 regulates caspase-1 expression to facilitate Epstein-Barr virus reactivation in response to B cell receptor stimulation and chemical induction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2018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e1006868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AE5AFB6" w14:textId="3E6E00F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Lyons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Yu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KP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Vander</w:t>
      </w:r>
      <w:r w:rsidRPr="00486B41">
        <w:rPr>
          <w:rStyle w:val="bibsurname"/>
          <w:rFonts w:cs="Times New Roman"/>
        </w:rPr>
        <w:t xml:space="preserve"> Heiden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="00AB56C1">
        <w:rPr>
          <w:rStyle w:val="bibarticle"/>
          <w:rFonts w:cs="Times New Roman"/>
        </w:rPr>
        <w:t>Mutant c</w:t>
      </w:r>
      <w:r w:rsidRPr="00486B41">
        <w:rPr>
          <w:rStyle w:val="bibarticle"/>
          <w:rFonts w:cs="Times New Roman"/>
        </w:rPr>
        <w:t xml:space="preserve">ellular AP-1 </w:t>
      </w:r>
      <w:r w:rsidR="00AB56C1">
        <w:rPr>
          <w:rStyle w:val="bibarticle"/>
          <w:rFonts w:cs="Times New Roman"/>
        </w:rPr>
        <w:t>proteins promote e</w:t>
      </w:r>
      <w:r w:rsidRPr="00486B41">
        <w:rPr>
          <w:rStyle w:val="bibarticle"/>
          <w:rFonts w:cs="Times New Roman"/>
        </w:rPr>
        <w:t xml:space="preserve">xpression of a </w:t>
      </w:r>
      <w:del w:id="958" w:author="S4C" w:date="2026-01-12T11:49:00Z">
        <w:r w:rsidRPr="00486B41" w:rsidDel="00AB56C1">
          <w:rPr>
            <w:rStyle w:val="bibarticle"/>
            <w:rFonts w:cs="Times New Roman"/>
          </w:rPr>
          <w:delText>S</w:delText>
        </w:r>
      </w:del>
      <w:ins w:id="959" w:author="S4C" w:date="2026-01-12T11:49:00Z">
        <w:r w:rsidR="00AB56C1">
          <w:rPr>
            <w:rStyle w:val="bibarticle"/>
            <w:rFonts w:cs="Times New Roman"/>
          </w:rPr>
          <w:t>s</w:t>
        </w:r>
      </w:ins>
      <w:r w:rsidRPr="00486B41">
        <w:rPr>
          <w:rStyle w:val="bibarticle"/>
          <w:rFonts w:cs="Times New Roman"/>
        </w:rPr>
        <w:t xml:space="preserve">ubset of Epstein-Barr </w:t>
      </w:r>
      <w:r w:rsidR="00AB56C1" w:rsidRPr="00486B41">
        <w:rPr>
          <w:rStyle w:val="bibarticle"/>
          <w:rFonts w:cs="Times New Roman"/>
        </w:rPr>
        <w:t xml:space="preserve">virus late genes in the absence of lytic viral </w:t>
      </w:r>
      <w:r w:rsidRPr="00486B41">
        <w:rPr>
          <w:rStyle w:val="bibarticle"/>
          <w:rFonts w:cs="Times New Roman"/>
        </w:rPr>
        <w:t xml:space="preserve">DNA </w:t>
      </w:r>
      <w:r w:rsidR="00AB56C1" w:rsidRPr="00486B41">
        <w:rPr>
          <w:rStyle w:val="bibarticle"/>
          <w:rFonts w:cs="Times New Roman"/>
        </w:rPr>
        <w:t>r</w:t>
      </w:r>
      <w:r w:rsidRPr="00486B41">
        <w:rPr>
          <w:rStyle w:val="bibarticle"/>
          <w:rFonts w:cs="Times New Roman"/>
        </w:rPr>
        <w:t>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Pr="00486B41">
        <w:rPr>
          <w:rFonts w:ascii="Times New Roman" w:hAnsi="Times New Roman" w:cs="Times New Roman"/>
        </w:rPr>
        <w:t>)</w:t>
      </w:r>
      <w:ins w:id="960" w:author="S4C" w:date="2026-01-12T11:50:00Z">
        <w:r w:rsidR="00AB56C1">
          <w:rPr>
            <w:rFonts w:ascii="Times New Roman" w:hAnsi="Times New Roman" w:cs="Times New Roman"/>
          </w:rPr>
          <w:t>:</w:t>
        </w:r>
      </w:ins>
      <w:ins w:id="961" w:author="S4C" w:date="2026-01-12T11:51:00Z">
        <w:r w:rsidR="00AB56C1" w:rsidRPr="00AB56C1">
          <w:rPr>
            <w:rStyle w:val="bibfpage"/>
            <w:rPrChange w:id="962" w:author="S4C" w:date="2026-01-12T11:51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e01062-18</w:t>
        </w:r>
      </w:ins>
      <w:r w:rsidRPr="00486B41">
        <w:rPr>
          <w:rFonts w:ascii="Times New Roman" w:hAnsi="Times New Roman" w:cs="Times New Roman"/>
        </w:rPr>
        <w:t>.</w:t>
      </w:r>
    </w:p>
    <w:p w14:paraId="5892DC04" w14:textId="2626363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439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Romero-Masters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Latent </w:t>
      </w:r>
      <w:r w:rsidR="00AB56C1" w:rsidRPr="00486B41">
        <w:rPr>
          <w:rStyle w:val="bibarticle"/>
          <w:rFonts w:cs="Times New Roman"/>
        </w:rPr>
        <w:t xml:space="preserve">membrane protein </w:t>
      </w:r>
      <w:r w:rsidRPr="00486B41">
        <w:rPr>
          <w:rStyle w:val="bibarticle"/>
          <w:rFonts w:cs="Times New Roman"/>
        </w:rPr>
        <w:t xml:space="preserve">1 (LMP1) and LMP2A </w:t>
      </w:r>
      <w:r w:rsidR="00AB56C1" w:rsidRPr="00486B41">
        <w:rPr>
          <w:rStyle w:val="bibarticle"/>
          <w:rFonts w:cs="Times New Roman"/>
        </w:rPr>
        <w:t xml:space="preserve">collaborate to promote </w:t>
      </w:r>
      <w:r w:rsidRPr="00486B41">
        <w:rPr>
          <w:rStyle w:val="bibarticle"/>
          <w:rFonts w:cs="Times New Roman"/>
        </w:rPr>
        <w:t xml:space="preserve">Epstein-Barr </w:t>
      </w:r>
      <w:r w:rsidR="00AB56C1" w:rsidRPr="00486B41">
        <w:rPr>
          <w:rStyle w:val="bibarticle"/>
          <w:rFonts w:cs="Times New Roman"/>
        </w:rPr>
        <w:t xml:space="preserve">virus-induced </w:t>
      </w:r>
      <w:r w:rsidRPr="00486B41">
        <w:rPr>
          <w:rStyle w:val="bibarticle"/>
          <w:rFonts w:cs="Times New Roman"/>
        </w:rPr>
        <w:t xml:space="preserve">B </w:t>
      </w:r>
      <w:r w:rsidR="00AB56C1" w:rsidRPr="00486B41">
        <w:rPr>
          <w:rStyle w:val="bibarticle"/>
          <w:rFonts w:cs="Times New Roman"/>
        </w:rPr>
        <w:t>cell lymphomas in a cord blood-humanized mouse model but are not essential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2017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91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7</w:t>
      </w:r>
      <w:r w:rsidRPr="00486B41">
        <w:rPr>
          <w:rFonts w:ascii="Times New Roman" w:hAnsi="Times New Roman" w:cs="Times New Roman"/>
          <w:lang w:val="es-419"/>
        </w:rPr>
        <w:t>)</w:t>
      </w:r>
      <w:ins w:id="963" w:author="S4C" w:date="2026-01-12T11:56:00Z">
        <w:r w:rsidR="00AB56C1">
          <w:rPr>
            <w:rFonts w:ascii="Times New Roman" w:hAnsi="Times New Roman" w:cs="Times New Roman"/>
            <w:lang w:val="es-419"/>
          </w:rPr>
          <w:t>:</w:t>
        </w:r>
        <w:r w:rsidR="00AB56C1" w:rsidRPr="00AB56C1">
          <w:rPr>
            <w:rStyle w:val="bibfpage"/>
            <w:rPrChange w:id="964" w:author="S4C" w:date="2026-01-12T11:56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e01928-16</w:t>
        </w:r>
      </w:ins>
      <w:r w:rsidRPr="00486B41">
        <w:rPr>
          <w:rFonts w:ascii="Times New Roman" w:hAnsi="Times New Roman" w:cs="Times New Roman"/>
          <w:lang w:val="es-419"/>
        </w:rPr>
        <w:t>.</w:t>
      </w:r>
    </w:p>
    <w:p w14:paraId="150F6BE2" w14:textId="1533AF2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Ma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Xu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X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Plowshay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LMP1-deficient Epstein-Barr virus mutant requires T cells for lymphomagenesis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304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315</w:t>
      </w:r>
      <w:r w:rsidRPr="00486B41">
        <w:rPr>
          <w:rFonts w:ascii="Times New Roman" w:hAnsi="Times New Roman" w:cs="Times New Roman"/>
        </w:rPr>
        <w:t>.</w:t>
      </w:r>
    </w:p>
    <w:p w14:paraId="0BAA7C32" w14:textId="3A7E6BB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An Epstein-Barr </w:t>
      </w:r>
      <w:del w:id="965" w:author="S4C" w:date="2026-01-12T11:57:00Z">
        <w:r w:rsidRPr="00486B41" w:rsidDel="00AB56C1">
          <w:rPr>
            <w:rStyle w:val="bibarticle"/>
            <w:rFonts w:cs="Times New Roman"/>
          </w:rPr>
          <w:delText>V</w:delText>
        </w:r>
      </w:del>
      <w:ins w:id="966" w:author="S4C" w:date="2026-01-12T11:57:00Z">
        <w:r w:rsidR="00AB56C1">
          <w:rPr>
            <w:rStyle w:val="bibarticle"/>
            <w:rFonts w:cs="Times New Roman"/>
          </w:rPr>
          <w:t>v</w:t>
        </w:r>
      </w:ins>
      <w:r w:rsidRPr="00486B41">
        <w:rPr>
          <w:rStyle w:val="bibarticle"/>
          <w:rFonts w:cs="Times New Roman"/>
        </w:rPr>
        <w:t>irus (EBV) mutant with enhanced BZLF1 expression causes lymphomas with abortive lytic EBV infection in a humanized mouse model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15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7976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7987</w:t>
      </w:r>
      <w:r w:rsidRPr="00486B41">
        <w:rPr>
          <w:rFonts w:ascii="Times New Roman" w:hAnsi="Times New Roman" w:cs="Times New Roman"/>
        </w:rPr>
        <w:t>.</w:t>
      </w:r>
    </w:p>
    <w:p w14:paraId="266B3B65" w14:textId="2B6D741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Walsh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Bernhardt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CRISPR/Cas9 </w:t>
      </w:r>
      <w:r w:rsidR="00AB56C1" w:rsidRPr="00486B41">
        <w:rPr>
          <w:rStyle w:val="bibarticle"/>
          <w:rFonts w:cs="Times New Roman"/>
        </w:rPr>
        <w:t xml:space="preserve">screens reveal </w:t>
      </w:r>
      <w:r w:rsidRPr="00486B41">
        <w:rPr>
          <w:rStyle w:val="bibarticle"/>
          <w:rFonts w:cs="Times New Roman"/>
        </w:rPr>
        <w:t xml:space="preserve">Epstein-Barr </w:t>
      </w:r>
      <w:r w:rsidR="00AB56C1" w:rsidRPr="00486B41">
        <w:rPr>
          <w:rStyle w:val="bibarticle"/>
          <w:rFonts w:cs="Times New Roman"/>
        </w:rPr>
        <w:t xml:space="preserve">virus-transformed </w:t>
      </w:r>
      <w:r w:rsidRPr="00486B41">
        <w:rPr>
          <w:rStyle w:val="bibarticle"/>
          <w:rFonts w:cs="Times New Roman"/>
        </w:rPr>
        <w:t xml:space="preserve">B </w:t>
      </w:r>
      <w:r w:rsidR="00AB56C1" w:rsidRPr="00486B41">
        <w:rPr>
          <w:rStyle w:val="bibarticle"/>
          <w:rFonts w:cs="Times New Roman"/>
        </w:rPr>
        <w:t>cell host dependency factors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580</w:t>
      </w:r>
      <w:r w:rsidRPr="00486B41">
        <w:rPr>
          <w:rFonts w:ascii="Times New Roman" w:hAnsi="Times New Roman" w:cs="Times New Roman"/>
        </w:rPr>
        <w:t>-</w:t>
      </w:r>
      <w:r w:rsidRPr="0005562D">
        <w:rPr>
          <w:rStyle w:val="bibfpage"/>
          <w:rPrChange w:id="967" w:author="S4C" w:date="2026-01-09T15:02:00Z">
            <w:rPr>
              <w:rStyle w:val="biblpage"/>
              <w:rFonts w:cs="Times New Roman"/>
              <w:noProof w:val="0"/>
            </w:rPr>
          </w:rPrChange>
        </w:rPr>
        <w:t>591 e7</w:t>
      </w:r>
      <w:r w:rsidRPr="00486B41">
        <w:rPr>
          <w:rFonts w:ascii="Times New Roman" w:hAnsi="Times New Roman" w:cs="Times New Roman"/>
        </w:rPr>
        <w:t>.</w:t>
      </w:r>
    </w:p>
    <w:p w14:paraId="7AD2522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Walsh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Bernhardt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CRISPR/Cas9 Screens Reveal Epstein-Barr Virus-Transformed B Cell Host Dependency Factors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580</w:t>
      </w:r>
      <w:r w:rsidRPr="00486B41">
        <w:rPr>
          <w:rFonts w:ascii="Times New Roman" w:hAnsi="Times New Roman" w:cs="Times New Roman"/>
        </w:rPr>
        <w:t>-</w:t>
      </w:r>
      <w:r w:rsidRPr="0005562D">
        <w:rPr>
          <w:rStyle w:val="bibfpage"/>
          <w:rPrChange w:id="968" w:author="S4C" w:date="2026-01-09T15:02:00Z">
            <w:rPr>
              <w:rStyle w:val="biblpage"/>
              <w:rFonts w:cs="Times New Roman"/>
              <w:noProof w:val="0"/>
            </w:rPr>
          </w:rPrChange>
        </w:rPr>
        <w:t>591.e7</w:t>
      </w:r>
      <w:r w:rsidRPr="00486B41">
        <w:rPr>
          <w:rFonts w:ascii="Times New Roman" w:hAnsi="Times New Roman" w:cs="Times New Roman"/>
        </w:rPr>
        <w:t>.</w:t>
      </w:r>
    </w:p>
    <w:p w14:paraId="71A59DEB" w14:textId="68FB73B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MacMahon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Glass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in AIDS-related primary central nervous system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8773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969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973</w:t>
      </w:r>
      <w:r w:rsidRPr="00486B41">
        <w:rPr>
          <w:rFonts w:ascii="Times New Roman" w:hAnsi="Times New Roman" w:cs="Times New Roman"/>
        </w:rPr>
        <w:t>.</w:t>
      </w:r>
    </w:p>
    <w:p w14:paraId="79A829C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Mahadeo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Baiocchi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Beitinjaneh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Tabelecleucel for allogeneic haematopoietic stem-cell or solid organ transplant recipients with Epstein-Barr virus-positive post-transplant lymphoproliferative disease after failure of rituximab or rituximab and chemotherapy (ALLELE): a phase 3, multicentre, open-label trial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 Oncol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376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387</w:t>
      </w:r>
      <w:r w:rsidRPr="00486B41">
        <w:rPr>
          <w:rFonts w:ascii="Times New Roman" w:hAnsi="Times New Roman" w:cs="Times New Roman"/>
        </w:rPr>
        <w:t>.</w:t>
      </w:r>
    </w:p>
    <w:p w14:paraId="43584077" w14:textId="23E9899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Staffler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Hartmann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Cellular target genes of Epstein-Barr virus nuclear antigen 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9761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9771</w:t>
      </w:r>
      <w:r w:rsidRPr="00486B41">
        <w:rPr>
          <w:rFonts w:ascii="Times New Roman" w:hAnsi="Times New Roman" w:cs="Times New Roman"/>
        </w:rPr>
        <w:t>.</w:t>
      </w:r>
    </w:p>
    <w:p w14:paraId="2BADE87A" w14:textId="74CF4B0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Mainou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Everly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DN</w:t>
      </w:r>
      <w:r w:rsidRPr="00486B41">
        <w:rPr>
          <w:rFonts w:ascii="Times New Roman" w:hAnsi="Times New Roman" w:cs="Times New Roman"/>
        </w:rPr>
        <w:t xml:space="preserve">, </w:t>
      </w:r>
      <w:r w:rsidR="002514E3" w:rsidRPr="00486B41">
        <w:rPr>
          <w:rStyle w:val="bibsuffix"/>
          <w:rFonts w:cs="Times New Roman"/>
        </w:rPr>
        <w:t>Jr</w:t>
      </w:r>
      <w:r w:rsidRPr="00486B41">
        <w:rPr>
          <w:rFonts w:ascii="Times New Roman" w:hAnsi="Times New Roman" w:cs="Times New Roman"/>
        </w:rPr>
        <w:t xml:space="preserve">.,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1 CTAR1 mediates rodent and human fibroblast transformation through activation of PI3K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Oncogene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6917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6924</w:t>
      </w:r>
      <w:r w:rsidRPr="00486B41">
        <w:rPr>
          <w:rFonts w:ascii="Times New Roman" w:hAnsi="Times New Roman" w:cs="Times New Roman"/>
        </w:rPr>
        <w:t>.</w:t>
      </w:r>
    </w:p>
    <w:p w14:paraId="49BC6297" w14:textId="1C313BD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Malecka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Dheekollu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Deakyne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Structural </w:t>
      </w:r>
      <w:r w:rsidR="00BC790F" w:rsidRPr="00486B41">
        <w:rPr>
          <w:rStyle w:val="bibarticle"/>
          <w:rFonts w:cs="Times New Roman"/>
        </w:rPr>
        <w:t xml:space="preserve">basis for cooperative binding </w:t>
      </w:r>
      <w:r w:rsidRPr="00486B41">
        <w:rPr>
          <w:rStyle w:val="bibarticle"/>
          <w:rFonts w:cs="Times New Roman"/>
        </w:rPr>
        <w:t xml:space="preserve">of EBNA1 to the Epstein-Barr </w:t>
      </w:r>
      <w:r w:rsidR="00BC790F" w:rsidRPr="00486B41">
        <w:rPr>
          <w:rStyle w:val="bibarticle"/>
          <w:rFonts w:cs="Times New Roman"/>
        </w:rPr>
        <w:t>virus dyad symmetry minimal origin of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</w:t>
      </w:r>
      <w:ins w:id="969" w:author="S4C" w:date="2026-01-12T11:59:00Z">
        <w:r w:rsidR="00BC790F">
          <w:rPr>
            <w:rFonts w:ascii="Times New Roman" w:hAnsi="Times New Roman" w:cs="Times New Roman"/>
          </w:rPr>
          <w:t>:</w:t>
        </w:r>
        <w:r w:rsidR="00BC790F" w:rsidRPr="00BC790F">
          <w:rPr>
            <w:rStyle w:val="bibfpage"/>
            <w:rPrChange w:id="970" w:author="S4C" w:date="2026-01-12T11:59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e00487-19</w:t>
        </w:r>
      </w:ins>
      <w:r w:rsidRPr="00486B41">
        <w:rPr>
          <w:rFonts w:ascii="Times New Roman" w:hAnsi="Times New Roman" w:cs="Times New Roman"/>
        </w:rPr>
        <w:t>.</w:t>
      </w:r>
    </w:p>
    <w:p w14:paraId="5B1F25A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Malhi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Homad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Immunization with a self-assembling nanoparticle vaccine displaying EBV gH/gL protects humanized mice against lethal viral challenge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100658</w:t>
      </w:r>
      <w:r w:rsidRPr="00486B41">
        <w:rPr>
          <w:rFonts w:ascii="Times New Roman" w:hAnsi="Times New Roman" w:cs="Times New Roman"/>
        </w:rPr>
        <w:t>.</w:t>
      </w:r>
    </w:p>
    <w:p w14:paraId="54F3651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Malpica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Marques-Piubelli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Beltran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Chavez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Miranda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Castillo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EBV-positive diffuse large B-cell lymphoma, not otherwise specified: 2022 update on diagnosis, risk-stratification, and management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Am J Hematol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951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965</w:t>
      </w:r>
      <w:r w:rsidRPr="00486B41">
        <w:rPr>
          <w:rFonts w:ascii="Times New Roman" w:hAnsi="Times New Roman" w:cs="Times New Roman"/>
        </w:rPr>
        <w:t>.</w:t>
      </w:r>
    </w:p>
    <w:p w14:paraId="187AB1ED" w14:textId="56BE345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Mancao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Altmann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Jungnickel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Rescue of </w:t>
      </w:r>
      <w:ins w:id="971" w:author="S4C" w:date="2026-01-12T11:59:00Z">
        <w:r w:rsidR="00BC790F">
          <w:rPr>
            <w:rStyle w:val="bibarticle"/>
            <w:rFonts w:cs="Times New Roman"/>
          </w:rPr>
          <w:t>“</w:t>
        </w:r>
      </w:ins>
      <w:del w:id="972" w:author="S4C" w:date="2026-01-12T11:59:00Z">
        <w:r w:rsidRPr="00486B41" w:rsidDel="00BC790F">
          <w:rPr>
            <w:rStyle w:val="bibarticle"/>
            <w:rFonts w:cs="Times New Roman"/>
          </w:rPr>
          <w:delText>"</w:delText>
        </w:r>
      </w:del>
      <w:r w:rsidRPr="00486B41">
        <w:rPr>
          <w:rStyle w:val="bibarticle"/>
          <w:rFonts w:cs="Times New Roman"/>
        </w:rPr>
        <w:t>crippled</w:t>
      </w:r>
      <w:ins w:id="973" w:author="S4C" w:date="2026-01-12T11:59:00Z">
        <w:r w:rsidR="00BC790F">
          <w:rPr>
            <w:rStyle w:val="bibarticle"/>
            <w:rFonts w:cs="Times New Roman"/>
          </w:rPr>
          <w:t>”</w:t>
        </w:r>
      </w:ins>
      <w:del w:id="974" w:author="S4C" w:date="2026-01-12T11:59:00Z">
        <w:r w:rsidRPr="00486B41" w:rsidDel="00BC790F">
          <w:rPr>
            <w:rStyle w:val="bibarticle"/>
            <w:rFonts w:cs="Times New Roman"/>
          </w:rPr>
          <w:delText>"</w:delText>
        </w:r>
      </w:del>
      <w:r w:rsidRPr="00486B41">
        <w:rPr>
          <w:rStyle w:val="bibarticle"/>
          <w:rFonts w:cs="Times New Roman"/>
        </w:rPr>
        <w:t xml:space="preserve"> germinal center B cells from apoptosis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4339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4344</w:t>
      </w:r>
      <w:r w:rsidRPr="00486B41">
        <w:rPr>
          <w:rFonts w:ascii="Times New Roman" w:hAnsi="Times New Roman" w:cs="Times New Roman"/>
        </w:rPr>
        <w:t>.</w:t>
      </w:r>
    </w:p>
    <w:p w14:paraId="360880E7" w14:textId="77226C0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Mancao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2A is a B-cell receptor mimic and essential for B-cell survival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3715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3721</w:t>
      </w:r>
      <w:r w:rsidRPr="00486B41">
        <w:rPr>
          <w:rFonts w:ascii="Times New Roman" w:hAnsi="Times New Roman" w:cs="Times New Roman"/>
        </w:rPr>
        <w:t>.</w:t>
      </w:r>
    </w:p>
    <w:p w14:paraId="7F45F368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Manet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Polveche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Modulation of alternative splicing during early infection of human primary B lymphocytes with Epstein-Barr virus (EBV): a novel function for the viral EBNA-LP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Nucleic Acids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10657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10676</w:t>
      </w:r>
      <w:r w:rsidRPr="00486B41">
        <w:rPr>
          <w:rFonts w:ascii="Times New Roman" w:hAnsi="Times New Roman" w:cs="Times New Roman"/>
        </w:rPr>
        <w:t>.</w:t>
      </w:r>
    </w:p>
    <w:p w14:paraId="3997E6A6" w14:textId="33D9376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Mannick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Birkenbach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Marchini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nuclear protein encoded by the leader of the EBNA RNAs is important in B-lymphocyte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6826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6837</w:t>
      </w:r>
      <w:r w:rsidRPr="00486B41">
        <w:rPr>
          <w:rFonts w:ascii="Times New Roman" w:hAnsi="Times New Roman" w:cs="Times New Roman"/>
        </w:rPr>
        <w:t>.</w:t>
      </w:r>
    </w:p>
    <w:p w14:paraId="1378508A" w14:textId="3DD4724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Marquitz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Mathur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Edwards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Host </w:t>
      </w:r>
      <w:r w:rsidR="00BC790F" w:rsidRPr="00486B41">
        <w:rPr>
          <w:rStyle w:val="bibarticle"/>
          <w:rFonts w:cs="Times New Roman"/>
        </w:rPr>
        <w:t xml:space="preserve">gene expression is regulated by two types of noncoding </w:t>
      </w:r>
      <w:r w:rsidRPr="00486B41">
        <w:rPr>
          <w:rStyle w:val="bibarticle"/>
          <w:rFonts w:cs="Times New Roman"/>
        </w:rPr>
        <w:t xml:space="preserve">RNAs </w:t>
      </w:r>
      <w:r w:rsidR="00BC790F" w:rsidRPr="00486B41">
        <w:rPr>
          <w:rStyle w:val="bibarticle"/>
          <w:rFonts w:cs="Times New Roman"/>
        </w:rPr>
        <w:t>transcribed from</w:t>
      </w:r>
      <w:r w:rsidRPr="00486B41">
        <w:rPr>
          <w:rStyle w:val="bibarticle"/>
          <w:rFonts w:cs="Times New Roman"/>
        </w:rPr>
        <w:t xml:space="preserve"> the Epstein-Barr Virus BamHI A </w:t>
      </w:r>
      <w:r w:rsidR="00BC790F" w:rsidRPr="00486B41">
        <w:rPr>
          <w:rStyle w:val="bibarticle"/>
          <w:rFonts w:cs="Times New Roman"/>
        </w:rPr>
        <w:t>rightward transcript region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11256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11268</w:t>
      </w:r>
      <w:r w:rsidRPr="00486B41">
        <w:rPr>
          <w:rFonts w:ascii="Times New Roman" w:hAnsi="Times New Roman" w:cs="Times New Roman"/>
        </w:rPr>
        <w:t>.</w:t>
      </w:r>
    </w:p>
    <w:p w14:paraId="09B676A2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Marquitz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Mathur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BART microRNAs target the pro-apoptotic protein Bim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392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400</w:t>
      </w:r>
      <w:r w:rsidRPr="00486B41">
        <w:rPr>
          <w:rFonts w:ascii="Times New Roman" w:hAnsi="Times New Roman" w:cs="Times New Roman"/>
        </w:rPr>
        <w:t>.</w:t>
      </w:r>
    </w:p>
    <w:p w14:paraId="37F1D6AE" w14:textId="7A3ED89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F153B7" w:rsidRPr="00486B41">
        <w:rPr>
          <w:rStyle w:val="bibarticle"/>
          <w:rFonts w:cs="Times New Roman"/>
        </w:rPr>
        <w:t>virus and hemophagocytic lymphohistiocytosis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Front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issue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year"/>
          <w:rFonts w:cs="Times New Roman"/>
        </w:rPr>
        <w:t>1902</w:t>
      </w:r>
      <w:r w:rsidRPr="00486B41">
        <w:rPr>
          <w:rFonts w:ascii="Times New Roman" w:hAnsi="Times New Roman" w:cs="Times New Roman"/>
        </w:rPr>
        <w:t>.</w:t>
      </w:r>
    </w:p>
    <w:p w14:paraId="53C5A308" w14:textId="71DF9BB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Marshall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antigen 3C is a transcriptional regulator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3624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3630</w:t>
      </w:r>
      <w:r w:rsidRPr="00486B41">
        <w:rPr>
          <w:rFonts w:ascii="Times New Roman" w:hAnsi="Times New Roman" w:cs="Times New Roman"/>
        </w:rPr>
        <w:t>.</w:t>
      </w:r>
    </w:p>
    <w:p w14:paraId="600C513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Martin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Winter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Garcin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Role of IL-27 in Epstein-Barr virus infection revealed by IL-27RA deficiency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628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8008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620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629</w:t>
      </w:r>
      <w:r w:rsidRPr="00486B41">
        <w:rPr>
          <w:rFonts w:ascii="Times New Roman" w:hAnsi="Times New Roman" w:cs="Times New Roman"/>
        </w:rPr>
        <w:t>.</w:t>
      </w:r>
    </w:p>
    <w:p w14:paraId="539530C7" w14:textId="71B43FD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Martin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Lupey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Tempera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</w:t>
      </w:r>
      <w:r w:rsidR="00F153B7" w:rsidRPr="00486B41">
        <w:rPr>
          <w:rStyle w:val="bibarticle"/>
          <w:rFonts w:cs="Times New Roman"/>
        </w:rPr>
        <w:t xml:space="preserve">barr virus oncoprotein </w:t>
      </w:r>
      <w:r w:rsidRPr="00486B41">
        <w:rPr>
          <w:rStyle w:val="bibarticle"/>
          <w:rFonts w:cs="Times New Roman"/>
        </w:rPr>
        <w:t xml:space="preserve">LMP1 </w:t>
      </w:r>
      <w:r w:rsidR="00F153B7" w:rsidRPr="00486B41">
        <w:rPr>
          <w:rStyle w:val="bibarticle"/>
          <w:rFonts w:cs="Times New Roman"/>
        </w:rPr>
        <w:t xml:space="preserve">mediates epigenetic changes in host gene expression through </w:t>
      </w:r>
      <w:r w:rsidRPr="00486B41">
        <w:rPr>
          <w:rStyle w:val="bibarticle"/>
          <w:rFonts w:cs="Times New Roman"/>
        </w:rPr>
        <w:t>PARP1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8520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8530</w:t>
      </w:r>
      <w:r w:rsidRPr="00486B41">
        <w:rPr>
          <w:rFonts w:ascii="Times New Roman" w:hAnsi="Times New Roman" w:cs="Times New Roman"/>
        </w:rPr>
        <w:t>.</w:t>
      </w:r>
    </w:p>
    <w:p w14:paraId="1D7D3529" w14:textId="39B4B1F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Illanes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Cooper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protein 3A domains essential for growth of lymphoblasts: transcriptional regulation through RBP-Jkappa/CBF1 is critical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10171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10179</w:t>
      </w:r>
      <w:r w:rsidRPr="00486B41">
        <w:rPr>
          <w:rFonts w:ascii="Times New Roman" w:hAnsi="Times New Roman" w:cs="Times New Roman"/>
        </w:rPr>
        <w:t>.</w:t>
      </w:r>
    </w:p>
    <w:p w14:paraId="676D2AD4" w14:textId="65E3335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Ishikawa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Iwakiri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protein EBNA3C is required for cell cycle progression and growth maintenance of lymphoblastoid cells</w:t>
      </w:r>
      <w:r w:rsidR="00CE2941" w:rsidRPr="00486B41">
        <w:rPr>
          <w:rFonts w:ascii="Times New Roman" w:hAnsi="Times New Roman" w:cs="Times New Roman"/>
        </w:rPr>
        <w:t xml:space="preserve">. </w:t>
      </w:r>
      <w:del w:id="975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76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77" w:author="S4C" w:date="2026-01-12T12:08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19500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19505</w:t>
      </w:r>
      <w:r w:rsidRPr="00486B41">
        <w:rPr>
          <w:rFonts w:ascii="Times New Roman" w:hAnsi="Times New Roman" w:cs="Times New Roman"/>
        </w:rPr>
        <w:t>.</w:t>
      </w:r>
    </w:p>
    <w:p w14:paraId="6210E50D" w14:textId="2397DBE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protein EBNA3C residues critical for maintaining lymphoblastoid cell growth</w:t>
      </w:r>
      <w:r w:rsidR="00CE2941" w:rsidRPr="00486B41">
        <w:rPr>
          <w:rFonts w:ascii="Times New Roman" w:hAnsi="Times New Roman" w:cs="Times New Roman"/>
        </w:rPr>
        <w:t xml:space="preserve">. </w:t>
      </w:r>
      <w:del w:id="97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7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80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4419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4424</w:t>
      </w:r>
      <w:r w:rsidRPr="00486B41">
        <w:rPr>
          <w:rFonts w:ascii="Times New Roman" w:hAnsi="Times New Roman" w:cs="Times New Roman"/>
        </w:rPr>
        <w:t>.</w:t>
      </w:r>
    </w:p>
    <w:p w14:paraId="3D2FFBFD" w14:textId="07B46DE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Maruo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antigens 3C and 3A maintain lymphoblastoid cell growth by repressing p16INK4A and p14ARF expression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98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82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83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1919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1924</w:t>
      </w:r>
      <w:r w:rsidRPr="00486B41">
        <w:rPr>
          <w:rFonts w:ascii="Times New Roman" w:hAnsi="Times New Roman" w:cs="Times New Roman"/>
        </w:rPr>
        <w:t>.</w:t>
      </w:r>
    </w:p>
    <w:p w14:paraId="74E2F1B3" w14:textId="2BBAFE4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Masucci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Contreras-Salazar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Ragnar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5-Azacytidine up regulates the expression of Epstein-Barr virus nuclear antigen 2 (EBNA-2) through EBNA-6 and latent membrane protein in the Burkitt's lymphoma line rael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3135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3141</w:t>
      </w:r>
      <w:r w:rsidRPr="00486B41">
        <w:rPr>
          <w:rFonts w:ascii="Times New Roman" w:hAnsi="Times New Roman" w:cs="Times New Roman"/>
        </w:rPr>
        <w:t>.</w:t>
      </w:r>
    </w:p>
    <w:p w14:paraId="415F433C" w14:textId="73628CA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Matskova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Ernberg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Winberg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C-terminal domain of the Epstein-Barr virus LMP2A membrane protein contains a clustering signal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10941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10949</w:t>
      </w:r>
      <w:r w:rsidRPr="00486B41">
        <w:rPr>
          <w:rFonts w:ascii="Times New Roman" w:hAnsi="Times New Roman" w:cs="Times New Roman"/>
        </w:rPr>
        <w:t>.</w:t>
      </w:r>
    </w:p>
    <w:p w14:paraId="7EA31B27" w14:textId="793B3C0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Matsuura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Kirschner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Crystal structure of the Epstein-Barr virus (EBV) glycoprotein H/glycoprotein L (gH/gL) complex</w:t>
      </w:r>
      <w:r w:rsidR="00CE2941" w:rsidRPr="00486B41">
        <w:rPr>
          <w:rFonts w:ascii="Times New Roman" w:hAnsi="Times New Roman" w:cs="Times New Roman"/>
        </w:rPr>
        <w:t xml:space="preserve">. </w:t>
      </w:r>
      <w:del w:id="984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85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86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22641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22646</w:t>
      </w:r>
      <w:r w:rsidRPr="00486B41">
        <w:rPr>
          <w:rFonts w:ascii="Times New Roman" w:hAnsi="Times New Roman" w:cs="Times New Roman"/>
        </w:rPr>
        <w:t>.</w:t>
      </w:r>
    </w:p>
    <w:p w14:paraId="52559683" w14:textId="6B00E8A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Maurer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Sodeik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Grunewald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Native 3D intermediates of membrane fusion in herpes simplex virus 1 entry</w:t>
      </w:r>
      <w:r w:rsidR="00CE2941" w:rsidRPr="00486B41">
        <w:rPr>
          <w:rFonts w:ascii="Times New Roman" w:hAnsi="Times New Roman" w:cs="Times New Roman"/>
        </w:rPr>
        <w:t xml:space="preserve">. </w:t>
      </w:r>
      <w:del w:id="987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88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89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10559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10564</w:t>
      </w:r>
      <w:r w:rsidRPr="00486B41">
        <w:rPr>
          <w:rFonts w:ascii="Times New Roman" w:hAnsi="Times New Roman" w:cs="Times New Roman"/>
        </w:rPr>
        <w:t>.</w:t>
      </w:r>
    </w:p>
    <w:p w14:paraId="387BF66F" w14:textId="4132940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McAulay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Higgins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Macsween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HLA class I polymorphisms are associated with development of infectious mononucleosis upon primary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3042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3048</w:t>
      </w:r>
      <w:r w:rsidRPr="00486B41">
        <w:rPr>
          <w:rFonts w:ascii="Times New Roman" w:hAnsi="Times New Roman" w:cs="Times New Roman"/>
        </w:rPr>
        <w:t>.</w:t>
      </w:r>
    </w:p>
    <w:p w14:paraId="06A9C7CF" w14:textId="227D837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McClain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Leach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Jenson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Association of Epstein-Barr virus with leiomyosarcomas in children with AIDS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</w:t>
      </w:r>
      <w:r w:rsidRPr="00486B41">
        <w:rPr>
          <w:rFonts w:ascii="Times New Roman" w:hAnsi="Times New Roman" w:cs="Times New Roman"/>
        </w:rPr>
        <w:t>.</w:t>
      </w:r>
    </w:p>
    <w:p w14:paraId="3A630E9D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McClellan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Ojeniyi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Modulation of enhancer looping and differential gene targeting by Epstein-Barr virus transcription factors directs cellular reprogramming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e1003636</w:t>
      </w:r>
      <w:r w:rsidRPr="00486B41">
        <w:rPr>
          <w:rFonts w:ascii="Times New Roman" w:hAnsi="Times New Roman" w:cs="Times New Roman"/>
        </w:rPr>
        <w:t>.</w:t>
      </w:r>
    </w:p>
    <w:p w14:paraId="053482A4" w14:textId="10EC3A7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McFadden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Hafez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Kishton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Metabolic stress is a barrier to Epstein-Barr virus-mediated B-cell immortalization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990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91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92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53E5B">
        <w:rPr>
          <w:rStyle w:val="bibfpage"/>
        </w:rPr>
        <w:t>E</w:t>
      </w:r>
      <w:r w:rsidR="008377DE" w:rsidRPr="00453E5B">
        <w:rPr>
          <w:rStyle w:val="bibfpage"/>
          <w:rPrChange w:id="993" w:author="S4C" w:date="2026-01-12T12:33:00Z">
            <w:rPr>
              <w:rFonts w:ascii="Times New Roman" w:hAnsi="Times New Roman" w:cs="Times New Roman"/>
            </w:rPr>
          </w:rPrChange>
        </w:rPr>
        <w:t xml:space="preserve"> </w:t>
      </w:r>
      <w:r w:rsidR="008377DE" w:rsidRPr="00453E5B">
        <w:rPr>
          <w:rStyle w:val="bibfpage"/>
        </w:rPr>
        <w:t>782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790</w:t>
      </w:r>
      <w:r w:rsidRPr="00486B41">
        <w:rPr>
          <w:rFonts w:ascii="Times New Roman" w:hAnsi="Times New Roman" w:cs="Times New Roman"/>
        </w:rPr>
        <w:t>.</w:t>
      </w:r>
    </w:p>
    <w:p w14:paraId="4A848CBE" w14:textId="62035DC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McKenzie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El-Guindy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453E5B" w:rsidRPr="00486B41">
        <w:rPr>
          <w:rStyle w:val="bibarticle"/>
          <w:rFonts w:cs="Times New Roman"/>
        </w:rPr>
        <w:t>virus lytic cycle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r w:rsidR="008377DE" w:rsidRPr="00486B41">
        <w:rPr>
          <w:rFonts w:ascii="Times New Roman" w:hAnsi="Times New Roman" w:cs="Times New Roman"/>
        </w:rPr>
        <w:t xml:space="preserve"> </w:t>
      </w:r>
      <w:r w:rsidR="008377DE" w:rsidRPr="00486B41">
        <w:rPr>
          <w:rStyle w:val="bibfpage"/>
          <w:rFonts w:cs="Times New Roman"/>
        </w:rPr>
        <w:t>237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261</w:t>
      </w:r>
      <w:r w:rsidRPr="00486B41">
        <w:rPr>
          <w:rFonts w:ascii="Times New Roman" w:hAnsi="Times New Roman" w:cs="Times New Roman"/>
        </w:rPr>
        <w:t>.</w:t>
      </w:r>
    </w:p>
    <w:p w14:paraId="5A183395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McLaughlin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Rouce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Gottschalk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EBV/LMP-specific T cells maintain remissions of T- and B-cell EBV lymphomas after allogeneic bone marrow transplantation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2351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2361</w:t>
      </w:r>
      <w:r w:rsidRPr="00486B41">
        <w:rPr>
          <w:rFonts w:ascii="Times New Roman" w:hAnsi="Times New Roman" w:cs="Times New Roman"/>
        </w:rPr>
        <w:t>.</w:t>
      </w:r>
    </w:p>
    <w:p w14:paraId="6D7FBDCF" w14:textId="748D842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Meckes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DG</w:t>
      </w:r>
      <w:r w:rsidR="002514E3" w:rsidRPr="00486B41">
        <w:rPr>
          <w:rFonts w:ascii="Times New Roman" w:hAnsi="Times New Roman" w:cs="Times New Roman"/>
        </w:rPr>
        <w:t xml:space="preserve">, </w:t>
      </w:r>
      <w:r w:rsidR="002514E3" w:rsidRPr="00486B41">
        <w:rPr>
          <w:rStyle w:val="bibsuffix"/>
          <w:rFonts w:cs="Times New Roman"/>
        </w:rPr>
        <w:t>Jr</w:t>
      </w:r>
      <w:r w:rsidR="002514E3" w:rsidRPr="00486B41">
        <w:rPr>
          <w:rFonts w:ascii="Times New Roman" w:hAnsi="Times New Roman" w:cs="Times New Roman"/>
        </w:rPr>
        <w:t xml:space="preserve">., </w:t>
      </w:r>
      <w:r w:rsidRPr="00486B41">
        <w:rPr>
          <w:rStyle w:val="bibsurname"/>
          <w:rFonts w:cs="Times New Roman"/>
        </w:rPr>
        <w:t>Menaker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LMP1 modulates lipid raft microdomains and the vimentin cytoskeleton for signal transduction and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1301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1311</w:t>
      </w:r>
      <w:r w:rsidRPr="00486B41">
        <w:rPr>
          <w:rFonts w:ascii="Times New Roman" w:hAnsi="Times New Roman" w:cs="Times New Roman"/>
        </w:rPr>
        <w:t>.</w:t>
      </w:r>
    </w:p>
    <w:p w14:paraId="58A19081" w14:textId="28EFA75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Meckes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DG</w:t>
      </w:r>
      <w:r w:rsidR="002514E3" w:rsidRPr="00486B41">
        <w:rPr>
          <w:rFonts w:ascii="Times New Roman" w:hAnsi="Times New Roman" w:cs="Times New Roman"/>
        </w:rPr>
        <w:t xml:space="preserve">, </w:t>
      </w:r>
      <w:r w:rsidR="002514E3" w:rsidRPr="00486B41">
        <w:rPr>
          <w:rStyle w:val="bibsuffix"/>
          <w:rFonts w:cs="Times New Roman"/>
        </w:rPr>
        <w:t>Jr</w:t>
      </w:r>
      <w:r w:rsidR="002514E3" w:rsidRPr="00486B41">
        <w:rPr>
          <w:rFonts w:ascii="Times New Roman" w:hAnsi="Times New Roman" w:cs="Times New Roman"/>
        </w:rPr>
        <w:t xml:space="preserve">.,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Microvesicles and viral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12844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12854</w:t>
      </w:r>
      <w:r w:rsidRPr="00486B41">
        <w:rPr>
          <w:rFonts w:ascii="Times New Roman" w:hAnsi="Times New Roman" w:cs="Times New Roman"/>
        </w:rPr>
        <w:t>.</w:t>
      </w:r>
    </w:p>
    <w:p w14:paraId="49318AB1" w14:textId="37F965B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Meckes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DG</w:t>
      </w:r>
      <w:r w:rsidR="002514E3" w:rsidRPr="00486B41">
        <w:rPr>
          <w:rFonts w:ascii="Times New Roman" w:hAnsi="Times New Roman" w:cs="Times New Roman"/>
        </w:rPr>
        <w:t xml:space="preserve">, </w:t>
      </w:r>
      <w:r w:rsidR="002514E3" w:rsidRPr="00486B41">
        <w:rPr>
          <w:rStyle w:val="bibsuffix"/>
          <w:rFonts w:cs="Times New Roman"/>
        </w:rPr>
        <w:t>Jr</w:t>
      </w:r>
      <w:r w:rsidR="002514E3" w:rsidRPr="00486B41">
        <w:rPr>
          <w:rFonts w:ascii="Times New Roman" w:hAnsi="Times New Roman" w:cs="Times New Roman"/>
        </w:rPr>
        <w:t xml:space="preserve">., </w:t>
      </w:r>
      <w:r w:rsidRPr="00486B41">
        <w:rPr>
          <w:rStyle w:val="bibsurname"/>
          <w:rFonts w:cs="Times New Roman"/>
        </w:rPr>
        <w:t>Shair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Marquitz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Edwards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Human tumor virus utilizes exosomes for intercellular communication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994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995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996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47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20370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20375</w:t>
      </w:r>
      <w:r w:rsidRPr="00486B41">
        <w:rPr>
          <w:rFonts w:ascii="Times New Roman" w:hAnsi="Times New Roman" w:cs="Times New Roman"/>
        </w:rPr>
        <w:t>.</w:t>
      </w:r>
    </w:p>
    <w:p w14:paraId="0CA27C60" w14:textId="3B56C7C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Messick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Dheekollu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Cryo-EM </w:t>
      </w:r>
      <w:r w:rsidR="00453E5B" w:rsidRPr="00486B41">
        <w:rPr>
          <w:rStyle w:val="bibarticle"/>
          <w:rFonts w:cs="Times New Roman"/>
        </w:rPr>
        <w:t xml:space="preserve">structure and functional studies </w:t>
      </w:r>
      <w:r w:rsidRPr="00486B41">
        <w:rPr>
          <w:rStyle w:val="bibarticle"/>
          <w:rFonts w:cs="Times New Roman"/>
        </w:rPr>
        <w:t xml:space="preserve">of EBNA1 </w:t>
      </w:r>
      <w:r w:rsidR="00453E5B" w:rsidRPr="00486B41">
        <w:rPr>
          <w:rStyle w:val="bibarticle"/>
          <w:rFonts w:cs="Times New Roman"/>
        </w:rPr>
        <w:t>binding to the family of repeats and dyad symmetry elements of</w:t>
      </w:r>
      <w:r w:rsidRPr="00486B41">
        <w:rPr>
          <w:rStyle w:val="bibarticle"/>
          <w:rFonts w:cs="Times New Roman"/>
        </w:rPr>
        <w:t xml:space="preserve"> Epstein-Barr </w:t>
      </w:r>
      <w:r w:rsidR="00453E5B" w:rsidRPr="00486B41">
        <w:rPr>
          <w:rStyle w:val="bibarticle"/>
          <w:rFonts w:cs="Times New Roman"/>
        </w:rPr>
        <w:t xml:space="preserve">virus </w:t>
      </w:r>
      <w:r w:rsidRPr="00486B41">
        <w:rPr>
          <w:rStyle w:val="bibarticle"/>
          <w:rFonts w:cs="Times New Roman"/>
        </w:rPr>
        <w:t>oriP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e0094922</w:t>
      </w:r>
      <w:r w:rsidRPr="00486B41">
        <w:rPr>
          <w:rFonts w:ascii="Times New Roman" w:hAnsi="Times New Roman" w:cs="Times New Roman"/>
        </w:rPr>
        <w:t>.</w:t>
      </w:r>
    </w:p>
    <w:p w14:paraId="508A1AB5" w14:textId="4B4CB1D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Meitinger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Strobl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Marschall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Bornkamm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Zimber-Strobl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Crucial sequences within the Epstein-Barr virus TP1 promoter for EBNA2- mediated transactivation and interaction of EBNA2 with its responsive element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7497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7506</w:t>
      </w:r>
      <w:r w:rsidRPr="00486B41">
        <w:rPr>
          <w:rFonts w:ascii="Times New Roman" w:hAnsi="Times New Roman" w:cs="Times New Roman"/>
        </w:rPr>
        <w:t>.</w:t>
      </w:r>
    </w:p>
    <w:p w14:paraId="5D2F758F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Melani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Jaffe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Wilson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Pathobiology and treatment of lymphomatoid granulomatosis, a rare EBV-driven disorder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1344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1352</w:t>
      </w:r>
      <w:r w:rsidRPr="00486B41">
        <w:rPr>
          <w:rFonts w:ascii="Times New Roman" w:hAnsi="Times New Roman" w:cs="Times New Roman"/>
        </w:rPr>
        <w:t>.</w:t>
      </w:r>
    </w:p>
    <w:p w14:paraId="00BDC6B2" w14:textId="6B21CF8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Hagemeier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Fingeroth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Gershburg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Kenney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(EBV)-encoded protein kinase, EBV-PK, but not the thymidine kinase (EBV-TK), is required for ganciclovir and acyclovir inhibition of lytic viral production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4534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4542</w:t>
      </w:r>
      <w:r w:rsidRPr="00486B41">
        <w:rPr>
          <w:rFonts w:ascii="Times New Roman" w:hAnsi="Times New Roman" w:cs="Times New Roman"/>
        </w:rPr>
        <w:t>.</w:t>
      </w:r>
    </w:p>
    <w:p w14:paraId="0B7C42AE" w14:textId="6E56BE6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Merchant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Caldwell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LMP2A ITAM is essential for providing B cells with development and survival signals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9115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9124</w:t>
      </w:r>
      <w:r w:rsidRPr="00486B41">
        <w:rPr>
          <w:rFonts w:ascii="Times New Roman" w:hAnsi="Times New Roman" w:cs="Times New Roman"/>
        </w:rPr>
        <w:t>.</w:t>
      </w:r>
    </w:p>
    <w:p w14:paraId="3916C08A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Merchant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LMP2A survival and developmental signals are transmitted through Btk-dependent and Btk-independent pathways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54</w:t>
      </w:r>
      <w:r w:rsidRPr="00486B41">
        <w:rPr>
          <w:rFonts w:ascii="Times New Roman" w:hAnsi="Times New Roman" w:cs="Times New Roman"/>
        </w:rPr>
        <w:t>.</w:t>
      </w:r>
    </w:p>
    <w:p w14:paraId="38E53D5F" w14:textId="590AB3D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Messick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Soldan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Structure-based design of small-molecule inhibitors of EBNA1 DNA binding blocks Epstein-Barr virus latent infection and tumor growth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 Transl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482</w:t>
      </w:r>
      <w:r w:rsidRPr="00486B41">
        <w:rPr>
          <w:rFonts w:ascii="Times New Roman" w:hAnsi="Times New Roman" w:cs="Times New Roman"/>
        </w:rPr>
        <w:t>)</w:t>
      </w:r>
      <w:ins w:id="997" w:author="S4C" w:date="2026-01-12T12:23:00Z">
        <w:r w:rsidR="00F153B7">
          <w:rPr>
            <w:rFonts w:ascii="Times New Roman" w:hAnsi="Times New Roman" w:cs="Times New Roman"/>
          </w:rPr>
          <w:t>:</w:t>
        </w:r>
        <w:r w:rsidR="00F153B7" w:rsidRPr="00F153B7">
          <w:rPr>
            <w:rStyle w:val="bibfpage"/>
            <w:rPrChange w:id="998" w:author="S4C" w:date="2026-01-12T12:23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eaau5612</w:t>
        </w:r>
      </w:ins>
      <w:r w:rsidRPr="00486B41">
        <w:rPr>
          <w:rFonts w:ascii="Times New Roman" w:hAnsi="Times New Roman" w:cs="Times New Roman"/>
        </w:rPr>
        <w:t>.</w:t>
      </w:r>
    </w:p>
    <w:p w14:paraId="4D702F64" w14:textId="3C78283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Middeldorp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453E5B" w:rsidRPr="00486B41">
        <w:rPr>
          <w:rStyle w:val="bibarticle"/>
          <w:rFonts w:cs="Times New Roman"/>
        </w:rPr>
        <w:t>virus-specific humoral immune responses in health and 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289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323</w:t>
      </w:r>
      <w:r w:rsidRPr="00486B41">
        <w:rPr>
          <w:rFonts w:ascii="Times New Roman" w:hAnsi="Times New Roman" w:cs="Times New Roman"/>
        </w:rPr>
        <w:t>.</w:t>
      </w:r>
    </w:p>
    <w:p w14:paraId="63D6ECE9" w14:textId="4857FFF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Middleton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Retention of plasmid DNA in mammalian cells is enhanced by binding of the Epstein-Barr virus replication protein EBNA1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4067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4071</w:t>
      </w:r>
      <w:r w:rsidRPr="00486B41">
        <w:rPr>
          <w:rFonts w:ascii="Times New Roman" w:hAnsi="Times New Roman" w:cs="Times New Roman"/>
        </w:rPr>
        <w:t>.</w:t>
      </w:r>
    </w:p>
    <w:p w14:paraId="474BA1D4" w14:textId="6A53BC9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Burkhardt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Integral membrane protein 2 of Epstein-Barr virus regulates reactivation from latency through dominant negative effects on protein- tyrosine kinases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155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166</w:t>
      </w:r>
      <w:r w:rsidRPr="00486B41">
        <w:rPr>
          <w:rFonts w:ascii="Times New Roman" w:hAnsi="Times New Roman" w:cs="Times New Roman"/>
        </w:rPr>
        <w:t>.</w:t>
      </w:r>
    </w:p>
    <w:p w14:paraId="3B8C0D2B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El-Guindy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Countryman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Gradoville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Lytic cycle switches of oncogenic human gammaherpesviruses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Adv 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97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81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109</w:t>
      </w:r>
      <w:r w:rsidRPr="00486B41">
        <w:rPr>
          <w:rFonts w:ascii="Times New Roman" w:hAnsi="Times New Roman" w:cs="Times New Roman"/>
        </w:rPr>
        <w:t>.</w:t>
      </w:r>
    </w:p>
    <w:p w14:paraId="06E20B95" w14:textId="560340F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Lipman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Comparison of the yield of infectious virus from clones of human and simian lymphoblastoid lines transformed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1398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1412</w:t>
      </w:r>
      <w:r w:rsidRPr="00486B41">
        <w:rPr>
          <w:rFonts w:ascii="Times New Roman" w:hAnsi="Times New Roman" w:cs="Times New Roman"/>
        </w:rPr>
        <w:t>.</w:t>
      </w:r>
    </w:p>
    <w:p w14:paraId="28E30841" w14:textId="3EDC356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Rabson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Heston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with heterogeneous DNA disrupts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174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182</w:t>
      </w:r>
      <w:r w:rsidRPr="00486B41">
        <w:rPr>
          <w:rFonts w:ascii="Times New Roman" w:hAnsi="Times New Roman" w:cs="Times New Roman"/>
        </w:rPr>
        <w:t>.</w:t>
      </w:r>
    </w:p>
    <w:p w14:paraId="28C07723" w14:textId="74C58C2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monoclonal antibody to glycoprotein gp85 inhibits fusion but not attachment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2366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2372</w:t>
      </w:r>
      <w:r w:rsidRPr="00486B41">
        <w:rPr>
          <w:rFonts w:ascii="Times New Roman" w:hAnsi="Times New Roman" w:cs="Times New Roman"/>
        </w:rPr>
        <w:t>.</w:t>
      </w:r>
    </w:p>
    <w:p w14:paraId="7AA7452A" w14:textId="1FD20E4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enters B cells and epithelial cells by different routes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3409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3414</w:t>
      </w:r>
      <w:r w:rsidRPr="00486B41">
        <w:rPr>
          <w:rFonts w:ascii="Times New Roman" w:hAnsi="Times New Roman" w:cs="Times New Roman"/>
        </w:rPr>
        <w:t>.</w:t>
      </w:r>
    </w:p>
    <w:p w14:paraId="7E155916" w14:textId="5524661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Cheshire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Interaction of tumor necrosis factor receptor-associated factor signaling proteins with the latent membrane protein 1 PXQXT motif is essential for induction of epidermal growth factor receptor expression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2835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2844</w:t>
      </w:r>
      <w:r w:rsidRPr="00486B41">
        <w:rPr>
          <w:rFonts w:ascii="Times New Roman" w:hAnsi="Times New Roman" w:cs="Times New Roman"/>
        </w:rPr>
        <w:t>.</w:t>
      </w:r>
    </w:p>
    <w:p w14:paraId="14079283" w14:textId="10713BA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494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Minab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Nguyen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Maternal Epstein-Barr </w:t>
      </w:r>
      <w:r w:rsidR="00453E5B" w:rsidRPr="00486B41">
        <w:rPr>
          <w:rStyle w:val="bibarticle"/>
          <w:rFonts w:cs="Times New Roman"/>
        </w:rPr>
        <w:t xml:space="preserve">virus-specific </w:t>
      </w:r>
      <w:r w:rsidR="00F71079" w:rsidRPr="00486B41">
        <w:rPr>
          <w:rStyle w:val="bibarticle"/>
          <w:rFonts w:cs="Times New Roman"/>
        </w:rPr>
        <w:t>antibodies and risk of infection in ugandan infants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Infect Dis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2021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223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11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1897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1904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018C6643" w14:textId="50D93FE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495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Minamitani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Zhou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H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Mouse model of Epstein-Barr virus LMP1- and LMP2A-driven germinal center B-cell lymphoproliferative disease</w:t>
      </w:r>
      <w:r w:rsidR="00CE2941" w:rsidRPr="00486B41">
        <w:rPr>
          <w:rFonts w:ascii="Times New Roman" w:hAnsi="Times New Roman" w:cs="Times New Roman"/>
        </w:rPr>
        <w:t xml:space="preserve">. </w:t>
      </w:r>
      <w:del w:id="999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00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01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4751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4756</w:t>
      </w:r>
      <w:r w:rsidRPr="00486B41">
        <w:rPr>
          <w:rFonts w:ascii="Times New Roman" w:hAnsi="Times New Roman" w:cs="Times New Roman"/>
        </w:rPr>
        <w:t>.</w:t>
      </w:r>
    </w:p>
    <w:p w14:paraId="023BD47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Mitra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Burton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Murray-Nerger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Characterization of target gene regulation by the two Epstein-Barr virus oncogene LMP1 domains essential for B-cell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e0233823</w:t>
      </w:r>
      <w:r w:rsidRPr="00486B41">
        <w:rPr>
          <w:rFonts w:ascii="Times New Roman" w:hAnsi="Times New Roman" w:cs="Times New Roman"/>
        </w:rPr>
        <w:t>.</w:t>
      </w:r>
    </w:p>
    <w:p w14:paraId="4C5173BA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Miyashita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Crawford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novel form of Epstein-Barr virus latency in normal B cells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593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601</w:t>
      </w:r>
      <w:r w:rsidRPr="00486B41">
        <w:rPr>
          <w:rFonts w:ascii="Times New Roman" w:hAnsi="Times New Roman" w:cs="Times New Roman"/>
        </w:rPr>
        <w:t>.</w:t>
      </w:r>
    </w:p>
    <w:p w14:paraId="6BD17DE5" w14:textId="12BB9DC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Miyazaki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Fujimaki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Shirasugi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Remission of lymphoma after withdrawal of methotrexate in rheumatoid arthritis: relationship with type of latent 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Am J Hematol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1106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1109</w:t>
      </w:r>
      <w:r w:rsidRPr="00486B41">
        <w:rPr>
          <w:rFonts w:ascii="Times New Roman" w:hAnsi="Times New Roman" w:cs="Times New Roman"/>
        </w:rPr>
        <w:t>.</w:t>
      </w:r>
    </w:p>
    <w:p w14:paraId="5ED7AB2F" w14:textId="73B2B1E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499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</w:t>
      </w:r>
      <w:r w:rsidR="00340228" w:rsidRPr="00486B41">
        <w:rPr>
          <w:rStyle w:val="bibarticle"/>
          <w:rFonts w:cs="Times New Roman"/>
        </w:rPr>
        <w:t>barr virus fusion with epithelial cells triggered</w:t>
      </w:r>
      <w:r w:rsidRPr="00486B41">
        <w:rPr>
          <w:rStyle w:val="bibarticle"/>
          <w:rFonts w:cs="Times New Roman"/>
        </w:rPr>
        <w:t xml:space="preserve"> by gB </w:t>
      </w:r>
      <w:r w:rsidR="00340228" w:rsidRPr="00486B41">
        <w:rPr>
          <w:rStyle w:val="bibarticle"/>
          <w:rFonts w:cs="Times New Roman"/>
        </w:rPr>
        <w:t xml:space="preserve">is restricted by </w:t>
      </w:r>
      <w:r w:rsidRPr="00486B41">
        <w:rPr>
          <w:rStyle w:val="bibarticle"/>
          <w:rFonts w:cs="Times New Roman"/>
        </w:rPr>
        <w:t xml:space="preserve">a gL </w:t>
      </w:r>
      <w:r w:rsidR="00340228" w:rsidRPr="00486B41">
        <w:rPr>
          <w:rStyle w:val="bibarticle"/>
          <w:rFonts w:cs="Times New Roman"/>
        </w:rPr>
        <w:t>glycosylation site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</w:t>
      </w:r>
      <w:ins w:id="1002" w:author="S4C" w:date="2026-01-12T12:20:00Z">
        <w:r w:rsidR="00340228">
          <w:rPr>
            <w:rFonts w:ascii="Times New Roman" w:hAnsi="Times New Roman" w:cs="Times New Roman"/>
          </w:rPr>
          <w:t>:</w:t>
        </w:r>
        <w:r w:rsidR="00340228" w:rsidRPr="00340228">
          <w:rPr>
            <w:rStyle w:val="bibfpage"/>
            <w:rPrChange w:id="1003" w:author="S4C" w:date="2026-01-12T12:20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e01255-17</w:t>
        </w:r>
      </w:ins>
      <w:r w:rsidRPr="00486B41">
        <w:rPr>
          <w:rFonts w:ascii="Times New Roman" w:hAnsi="Times New Roman" w:cs="Times New Roman"/>
        </w:rPr>
        <w:t>.</w:t>
      </w:r>
    </w:p>
    <w:p w14:paraId="12CF009F" w14:textId="2CBE8F1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Molesworth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Borza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Turk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gH is essential for penetration of B cells but also plays a role in attachment of virus to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6324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6332</w:t>
      </w:r>
      <w:r w:rsidRPr="00486B41">
        <w:rPr>
          <w:rFonts w:ascii="Times New Roman" w:hAnsi="Times New Roman" w:cs="Times New Roman"/>
        </w:rPr>
        <w:t>.</w:t>
      </w:r>
    </w:p>
    <w:p w14:paraId="2A577F5F" w14:textId="4FE6FF3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Molyneux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Rochford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Griffin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Burkitt</w:t>
      </w:r>
      <w:ins w:id="1004" w:author="S4C" w:date="2026-01-12T12:18:00Z">
        <w:r w:rsidR="00340228">
          <w:rPr>
            <w:rStyle w:val="bibarticle"/>
            <w:rFonts w:cs="Times New Roman"/>
          </w:rPr>
          <w:t>’</w:t>
        </w:r>
      </w:ins>
      <w:del w:id="1005" w:author="S4C" w:date="2026-01-12T12:18:00Z">
        <w:r w:rsidRPr="00486B41" w:rsidDel="00340228">
          <w:rPr>
            <w:rStyle w:val="bibarticle"/>
            <w:rFonts w:cs="Times New Roman"/>
          </w:rPr>
          <w:delText>'</w:delText>
        </w:r>
      </w:del>
      <w:r w:rsidRPr="00486B41">
        <w:rPr>
          <w:rStyle w:val="bibarticle"/>
          <w:rFonts w:cs="Times New Roman"/>
        </w:rPr>
        <w:t>s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9822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1234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1244</w:t>
      </w:r>
      <w:r w:rsidRPr="00486B41">
        <w:rPr>
          <w:rFonts w:ascii="Times New Roman" w:hAnsi="Times New Roman" w:cs="Times New Roman"/>
        </w:rPr>
        <w:t>.</w:t>
      </w:r>
    </w:p>
    <w:p w14:paraId="79BE2E68" w14:textId="668D114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Moody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Scott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Amirghahari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Modulation of the cell growth regulator mTOR by Epstein-Barr virus-encoded LMP2A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5499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5506</w:t>
      </w:r>
      <w:r w:rsidRPr="00486B41">
        <w:rPr>
          <w:rFonts w:ascii="Times New Roman" w:hAnsi="Times New Roman" w:cs="Times New Roman"/>
        </w:rPr>
        <w:t>.</w:t>
      </w:r>
    </w:p>
    <w:p w14:paraId="10075641" w14:textId="6CB163D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Moquin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Thomas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Whalen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The Epstein-Barr </w:t>
      </w:r>
      <w:r w:rsidR="00453E5B" w:rsidRPr="00486B41">
        <w:rPr>
          <w:rStyle w:val="bibarticle"/>
          <w:rFonts w:cs="Times New Roman"/>
        </w:rPr>
        <w:t xml:space="preserve">virus episome maneuvers </w:t>
      </w:r>
      <w:r w:rsidRPr="00486B41">
        <w:rPr>
          <w:rStyle w:val="bibarticle"/>
          <w:rFonts w:cs="Times New Roman"/>
        </w:rPr>
        <w:t xml:space="preserve">between </w:t>
      </w:r>
      <w:r w:rsidR="00453E5B" w:rsidRPr="00486B41">
        <w:rPr>
          <w:rStyle w:val="bibarticle"/>
          <w:rFonts w:cs="Times New Roman"/>
        </w:rPr>
        <w:t>nuclear chromatin compartments during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).</w:t>
      </w:r>
    </w:p>
    <w:p w14:paraId="0484A281" w14:textId="413E6E9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Morrison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Gulley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Pathmanathan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Differential signaling pathways are activated in the Epstein-Barr virus-associated malignancies nasopharyngeal carcinoma and Hodgkin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15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5251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5260</w:t>
      </w:r>
      <w:r w:rsidRPr="00486B41">
        <w:rPr>
          <w:rFonts w:ascii="Times New Roman" w:hAnsi="Times New Roman" w:cs="Times New Roman"/>
        </w:rPr>
        <w:t>.</w:t>
      </w:r>
    </w:p>
    <w:p w14:paraId="6F5AECC0" w14:textId="178D7CF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Morrison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Klingelhutz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2A activates beta-catenin signaling in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12276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12284</w:t>
      </w:r>
      <w:r w:rsidRPr="00486B41">
        <w:rPr>
          <w:rFonts w:ascii="Times New Roman" w:hAnsi="Times New Roman" w:cs="Times New Roman"/>
        </w:rPr>
        <w:t>.</w:t>
      </w:r>
    </w:p>
    <w:p w14:paraId="0E39834E" w14:textId="5B6B03C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Mosialos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Birkenbach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Yalamanchili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VanArsdale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transforming protein LMP1 engages signaling proteins for the tumor necrosis factor receptor family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389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399</w:t>
      </w:r>
      <w:r w:rsidRPr="00486B41">
        <w:rPr>
          <w:rFonts w:ascii="Times New Roman" w:hAnsi="Times New Roman" w:cs="Times New Roman"/>
        </w:rPr>
        <w:t>.</w:t>
      </w:r>
    </w:p>
    <w:p w14:paraId="4F6EFD0F" w14:textId="6DE51AA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Moutschen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Leonard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Sokal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Phase I/II studies to evaluate safety and immunogenicity of a recombinant gp350 Epstein-Barr virus vaccine in healthy adults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Vaccine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4697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4705</w:t>
      </w:r>
      <w:r w:rsidRPr="00486B41">
        <w:rPr>
          <w:rFonts w:ascii="Times New Roman" w:hAnsi="Times New Roman" w:cs="Times New Roman"/>
        </w:rPr>
        <w:t>.</w:t>
      </w:r>
    </w:p>
    <w:p w14:paraId="6FEF0B5A" w14:textId="1ECF463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Mrozek-Gorska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Buschle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Pich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reprograms human B lymphocytes immediately in the prelatent phase of infection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1006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07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08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16046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16055</w:t>
      </w:r>
      <w:r w:rsidRPr="00486B41">
        <w:rPr>
          <w:rFonts w:ascii="Times New Roman" w:hAnsi="Times New Roman" w:cs="Times New Roman"/>
        </w:rPr>
        <w:t>.</w:t>
      </w:r>
    </w:p>
    <w:p w14:paraId="409372E8" w14:textId="4109B74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Mueller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Evans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Harris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Hodgkin</w:t>
      </w:r>
      <w:ins w:id="1009" w:author="S4C" w:date="2026-01-12T12:36:00Z">
        <w:r w:rsidR="00453E5B">
          <w:rPr>
            <w:rStyle w:val="bibarticle"/>
            <w:rFonts w:cs="Times New Roman"/>
          </w:rPr>
          <w:t>’</w:t>
        </w:r>
      </w:ins>
      <w:del w:id="1010" w:author="S4C" w:date="2026-01-12T12:36:00Z">
        <w:r w:rsidRPr="00486B41" w:rsidDel="00453E5B">
          <w:rPr>
            <w:rStyle w:val="bibarticle"/>
            <w:rFonts w:cs="Times New Roman"/>
          </w:rPr>
          <w:delText>'</w:delText>
        </w:r>
      </w:del>
      <w:r w:rsidRPr="00486B41">
        <w:rPr>
          <w:rStyle w:val="bibarticle"/>
          <w:rFonts w:cs="Times New Roman"/>
        </w:rPr>
        <w:t>s disease and Epstein-Barr virus. Altered antibody pattern before diagnosis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689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695</w:t>
      </w:r>
      <w:r w:rsidRPr="00486B41">
        <w:rPr>
          <w:rFonts w:ascii="Times New Roman" w:hAnsi="Times New Roman" w:cs="Times New Roman"/>
        </w:rPr>
        <w:t>.</w:t>
      </w:r>
    </w:p>
    <w:p w14:paraId="73AC07D1" w14:textId="05B6D46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Mullen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Structure of the Epstein-Barr virus gp42 protein bound to the MHC class II receptor HLA-DR1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375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385</w:t>
      </w:r>
      <w:r w:rsidRPr="00486B41">
        <w:rPr>
          <w:rFonts w:ascii="Times New Roman" w:hAnsi="Times New Roman" w:cs="Times New Roman"/>
        </w:rPr>
        <w:t>.</w:t>
      </w:r>
    </w:p>
    <w:p w14:paraId="29B4DF7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Muller-Durovic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Engelmann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metabolic dependency of EBV can be targeted to hinder B cell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6704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eadk4898</w:t>
      </w:r>
      <w:r w:rsidRPr="00486B41">
        <w:rPr>
          <w:rFonts w:ascii="Times New Roman" w:hAnsi="Times New Roman" w:cs="Times New Roman"/>
        </w:rPr>
        <w:t>.</w:t>
      </w:r>
    </w:p>
    <w:p w14:paraId="1AED28CE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Hage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Alkhashrom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High-resolution crystal structures of two prototypical beta- and gamma-herpesviral nuclear egress complexes unravel the determinants of subfamily specificity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Biol Chem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295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10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3189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3201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17431B24" w14:textId="0666BCE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Muncunill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Baptista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Hernandez-Rodriguez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 xml:space="preserve">Plasma Epstein-Barr </w:t>
      </w:r>
      <w:r w:rsidR="00453E5B" w:rsidRPr="00486B41">
        <w:rPr>
          <w:rStyle w:val="bibarticle"/>
          <w:rFonts w:cs="Times New Roman"/>
        </w:rPr>
        <w:t>virus load as an early biomarker and prognostic factor of human immunodeficiency virus-related lymphomas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834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843</w:t>
      </w:r>
      <w:r w:rsidRPr="00486B41">
        <w:rPr>
          <w:rFonts w:ascii="Times New Roman" w:hAnsi="Times New Roman" w:cs="Times New Roman"/>
        </w:rPr>
        <w:t>.</w:t>
      </w:r>
    </w:p>
    <w:p w14:paraId="0474DF5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Hongell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Cortese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and multiple sclerosis risk in the finnish maternity cohort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Ann Neurol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436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442</w:t>
      </w:r>
      <w:r w:rsidRPr="00486B41">
        <w:rPr>
          <w:rFonts w:ascii="Times New Roman" w:hAnsi="Times New Roman" w:cs="Times New Roman"/>
        </w:rPr>
        <w:t>.</w:t>
      </w:r>
    </w:p>
    <w:p w14:paraId="12A7D27D" w14:textId="7464C96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Levin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O'Reilly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Falk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Ascherio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Anti-Epstein-Barr virus antibodies as serological markers of multiple sclerosis: a prospective study among United States military personnel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Mult Scler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1185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1193</w:t>
      </w:r>
      <w:r w:rsidRPr="00486B41">
        <w:rPr>
          <w:rFonts w:ascii="Times New Roman" w:hAnsi="Times New Roman" w:cs="Times New Roman"/>
        </w:rPr>
        <w:t>.</w:t>
      </w:r>
    </w:p>
    <w:p w14:paraId="4B42B165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Munz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Latency and lytic replication in Epstein-Barr virus-associated oncogenesis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Rev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691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700</w:t>
      </w:r>
      <w:r w:rsidRPr="00486B41">
        <w:rPr>
          <w:rFonts w:ascii="Times New Roman" w:hAnsi="Times New Roman" w:cs="Times New Roman"/>
        </w:rPr>
        <w:t>.</w:t>
      </w:r>
    </w:p>
    <w:p w14:paraId="589C3B1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Munz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Chijioke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Natural killer cells in herpesvirus infections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F1000Res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fpage"/>
          <w:rFonts w:cs="Times New Roman"/>
        </w:rPr>
        <w:t>6</w:t>
      </w:r>
      <w:r w:rsidRPr="00486B41">
        <w:rPr>
          <w:rFonts w:ascii="Times New Roman" w:hAnsi="Times New Roman" w:cs="Times New Roman"/>
        </w:rPr>
        <w:t>.</w:t>
      </w:r>
    </w:p>
    <w:p w14:paraId="7C92F109" w14:textId="6C55CA5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Murata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Encyclopedia of EBV-</w:t>
      </w:r>
      <w:ins w:id="1011" w:author="S4C" w:date="2026-01-12T12:37:00Z">
        <w:r w:rsidR="00453E5B">
          <w:rPr>
            <w:rStyle w:val="bibarticle"/>
            <w:rFonts w:cs="Times New Roman"/>
          </w:rPr>
          <w:t>e</w:t>
        </w:r>
      </w:ins>
      <w:del w:id="1012" w:author="S4C" w:date="2026-01-12T12:36:00Z">
        <w:r w:rsidR="00453E5B" w:rsidRPr="00486B41" w:rsidDel="00453E5B">
          <w:rPr>
            <w:rStyle w:val="bibarticle"/>
            <w:rFonts w:cs="Times New Roman"/>
          </w:rPr>
          <w:delText>e</w:delText>
        </w:r>
      </w:del>
      <w:r w:rsidR="00453E5B" w:rsidRPr="00486B41">
        <w:rPr>
          <w:rStyle w:val="bibarticle"/>
          <w:rFonts w:cs="Times New Roman"/>
        </w:rPr>
        <w:t>ncoded lytic genes</w:t>
      </w:r>
      <w:r w:rsidRPr="00486B41">
        <w:rPr>
          <w:rStyle w:val="bibarticle"/>
          <w:rFonts w:cs="Times New Roman"/>
        </w:rPr>
        <w:t xml:space="preserve">: </w:t>
      </w:r>
      <w:ins w:id="1013" w:author="S4C" w:date="2026-01-09T11:43:00Z">
        <w:r w:rsidR="00AD094E" w:rsidRPr="00486B41">
          <w:rPr>
            <w:rStyle w:val="bibarticle"/>
            <w:rFonts w:cs="Times New Roman"/>
          </w:rPr>
          <w:t>a</w:t>
        </w:r>
      </w:ins>
      <w:del w:id="1014" w:author="S4C" w:date="2026-01-09T11:43:00Z">
        <w:r w:rsidRPr="00486B41" w:rsidDel="00AD094E">
          <w:rPr>
            <w:rStyle w:val="bibarticle"/>
            <w:rFonts w:cs="Times New Roman"/>
          </w:rPr>
          <w:delText>A</w:delText>
        </w:r>
      </w:del>
      <w:r w:rsidRPr="00486B41">
        <w:rPr>
          <w:rStyle w:val="bibarticle"/>
          <w:rFonts w:cs="Times New Roman"/>
        </w:rPr>
        <w:t>n Update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Adv Exp Med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1045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395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412</w:t>
      </w:r>
      <w:r w:rsidRPr="00486B41">
        <w:rPr>
          <w:rFonts w:ascii="Times New Roman" w:hAnsi="Times New Roman" w:cs="Times New Roman"/>
        </w:rPr>
        <w:t>.</w:t>
      </w:r>
    </w:p>
    <w:p w14:paraId="2C35DBC2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519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Murata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Iwata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Siddiquey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Heat shock protein 90 inhibitors repress latent membrane protein 1 (LMP1) expression and proliferation of Epstein-Barr virus-positive natural killer cell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One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2013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5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e63566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293C7420" w14:textId="7DB07EF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Murata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Noda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Narita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 xml:space="preserve">Induction of Epstein-Barr </w:t>
      </w:r>
      <w:r w:rsidR="00453E5B" w:rsidRPr="00486B41">
        <w:rPr>
          <w:rStyle w:val="bibarticle"/>
          <w:rFonts w:cs="Times New Roman"/>
        </w:rPr>
        <w:t xml:space="preserve">virus oncoprotein </w:t>
      </w:r>
      <w:r w:rsidRPr="00486B41">
        <w:rPr>
          <w:rStyle w:val="bibarticle"/>
          <w:rFonts w:cs="Times New Roman"/>
        </w:rPr>
        <w:t xml:space="preserve">LMP1 by </w:t>
      </w:r>
      <w:r w:rsidR="00453E5B" w:rsidRPr="00486B41">
        <w:rPr>
          <w:rStyle w:val="bibarticle"/>
          <w:rFonts w:cs="Times New Roman"/>
        </w:rPr>
        <w:t xml:space="preserve">transcription factors </w:t>
      </w:r>
      <w:r w:rsidRPr="00486B41">
        <w:rPr>
          <w:rStyle w:val="bibarticle"/>
          <w:rFonts w:cs="Times New Roman"/>
        </w:rPr>
        <w:t xml:space="preserve">AP-2 and </w:t>
      </w:r>
      <w:r w:rsidR="00453E5B" w:rsidRPr="00486B41">
        <w:rPr>
          <w:rStyle w:val="bibarticle"/>
          <w:rFonts w:cs="Times New Roman"/>
        </w:rPr>
        <w:t>e</w:t>
      </w:r>
      <w:r w:rsidRPr="00486B41">
        <w:rPr>
          <w:rStyle w:val="bibarticle"/>
          <w:rFonts w:cs="Times New Roman"/>
        </w:rPr>
        <w:t>arly B Cell</w:t>
      </w:r>
      <w:r w:rsidR="00453E5B" w:rsidRPr="00486B41">
        <w:rPr>
          <w:rStyle w:val="bibarticle"/>
          <w:rFonts w:cs="Times New Roman"/>
        </w:rPr>
        <w:t xml:space="preserve"> factor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3873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3889</w:t>
      </w:r>
      <w:r w:rsidRPr="00486B41">
        <w:rPr>
          <w:rFonts w:ascii="Times New Roman" w:hAnsi="Times New Roman" w:cs="Times New Roman"/>
        </w:rPr>
        <w:t>.</w:t>
      </w:r>
    </w:p>
    <w:p w14:paraId="0F3FB08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Murer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McHugh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Caduff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 persistence without its EBNA3A and 3C oncogenes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e1007039</w:t>
      </w:r>
      <w:r w:rsidRPr="00486B41">
        <w:rPr>
          <w:rFonts w:ascii="Times New Roman" w:hAnsi="Times New Roman" w:cs="Times New Roman"/>
        </w:rPr>
        <w:t>.</w:t>
      </w:r>
    </w:p>
    <w:p w14:paraId="196376F8" w14:textId="0147344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Murer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Zbinden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MicroRNAs of Epstein-Barr </w:t>
      </w:r>
      <w:r w:rsidR="0016007D" w:rsidRPr="00486B41">
        <w:rPr>
          <w:rStyle w:val="bibarticle"/>
          <w:rFonts w:cs="Times New Roman"/>
        </w:rPr>
        <w:t xml:space="preserve">virus attenuate </w:t>
      </w:r>
      <w:r w:rsidRPr="00486B41">
        <w:rPr>
          <w:rStyle w:val="bibarticle"/>
          <w:rFonts w:cs="Times New Roman"/>
        </w:rPr>
        <w:t>T-Cell-</w:t>
      </w:r>
      <w:r w:rsidR="0016007D" w:rsidRPr="00486B41">
        <w:rPr>
          <w:rStyle w:val="bibarticle"/>
          <w:rFonts w:cs="Times New Roman"/>
        </w:rPr>
        <w:t xml:space="preserve">mediated immune control </w:t>
      </w:r>
      <w:r w:rsidRPr="00486B41">
        <w:rPr>
          <w:rStyle w:val="bibarticle"/>
          <w:rFonts w:cs="Times New Roman"/>
        </w:rPr>
        <w:t>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</w:t>
      </w:r>
      <w:ins w:id="1015" w:author="S4C" w:date="2026-01-12T12:16:00Z">
        <w:r w:rsidR="0016007D">
          <w:rPr>
            <w:rFonts w:ascii="Times New Roman" w:hAnsi="Times New Roman" w:cs="Times New Roman"/>
          </w:rPr>
          <w:t>:</w:t>
        </w:r>
        <w:r w:rsidR="0016007D" w:rsidRPr="0016007D">
          <w:rPr>
            <w:rStyle w:val="bibfpage"/>
            <w:rPrChange w:id="1016" w:author="S4C" w:date="2026-01-12T12:16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e01941-18</w:t>
        </w:r>
      </w:ins>
      <w:r w:rsidRPr="00486B41">
        <w:rPr>
          <w:rFonts w:ascii="Times New Roman" w:hAnsi="Times New Roman" w:cs="Times New Roman"/>
        </w:rPr>
        <w:t>.</w:t>
      </w:r>
    </w:p>
    <w:p w14:paraId="17D7D8B8" w14:textId="0062C6B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Murray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in breast cancer: artefact or aetiological agent</w:t>
      </w:r>
      <w:r w:rsidR="002514E3" w:rsidRPr="00486B41">
        <w:rPr>
          <w:rStyle w:val="bibarticle"/>
          <w:rFonts w:cs="Times New Roman"/>
        </w:rPr>
        <w:t>?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journal"/>
          <w:rFonts w:cs="Times New Roman"/>
          <w:i/>
        </w:rPr>
        <w:t>J Pathol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427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429</w:t>
      </w:r>
      <w:r w:rsidRPr="00486B41">
        <w:rPr>
          <w:rFonts w:ascii="Times New Roman" w:hAnsi="Times New Roman" w:cs="Times New Roman"/>
        </w:rPr>
        <w:t>.</w:t>
      </w:r>
    </w:p>
    <w:p w14:paraId="4EA1CF67" w14:textId="62A646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Murray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Lissauer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Junying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Reactivity with </w:t>
      </w:r>
      <w:ins w:id="1017" w:author="S4C" w:date="2026-01-12T12:15:00Z">
        <w:r w:rsidR="0016007D">
          <w:rPr>
            <w:rStyle w:val="bibarticle"/>
            <w:rFonts w:cs="Times New Roman"/>
          </w:rPr>
          <w:t>a</w:t>
        </w:r>
      </w:ins>
      <w:del w:id="1018" w:author="S4C" w:date="2026-01-12T12:15:00Z">
        <w:r w:rsidRPr="00486B41" w:rsidDel="0016007D">
          <w:rPr>
            <w:rStyle w:val="bibarticle"/>
            <w:rFonts w:cs="Times New Roman"/>
          </w:rPr>
          <w:delText>A</w:delText>
        </w:r>
      </w:del>
      <w:r w:rsidRPr="00486B41">
        <w:rPr>
          <w:rStyle w:val="bibarticle"/>
          <w:rFonts w:cs="Times New Roman"/>
        </w:rPr>
        <w:t xml:space="preserve"> monoclonal antibody to Epstein-Barr virus (EBV) nuclear antigen 1 defines a subset of aggressive breast cancers in the absence of the EBV genome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2338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2343</w:t>
      </w:r>
      <w:r w:rsidRPr="00486B41">
        <w:rPr>
          <w:rFonts w:ascii="Times New Roman" w:hAnsi="Times New Roman" w:cs="Times New Roman"/>
        </w:rPr>
        <w:t>.</w:t>
      </w:r>
    </w:p>
    <w:p w14:paraId="309E83FA" w14:textId="6E1B872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Nagaraju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Four-dimensional analyses show that replication compartments are clonal factories in which Epstein-Barr viral DNA amplification is coordinated</w:t>
      </w:r>
      <w:r w:rsidR="00CE2941" w:rsidRPr="00486B41">
        <w:rPr>
          <w:rFonts w:ascii="Times New Roman" w:hAnsi="Times New Roman" w:cs="Times New Roman"/>
        </w:rPr>
        <w:t xml:space="preserve">. </w:t>
      </w:r>
      <w:del w:id="1019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20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21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24630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24638</w:t>
      </w:r>
      <w:r w:rsidRPr="00486B41">
        <w:rPr>
          <w:rFonts w:ascii="Times New Roman" w:hAnsi="Times New Roman" w:cs="Times New Roman"/>
        </w:rPr>
        <w:t>.</w:t>
      </w:r>
    </w:p>
    <w:p w14:paraId="4C39D454" w14:textId="4512100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Nanbo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6F36DC" w:rsidRPr="00486B41">
        <w:rPr>
          <w:rStyle w:val="bibarticle"/>
          <w:rFonts w:cs="Times New Roman"/>
        </w:rPr>
        <w:t>virus exploits the secretory pathway to release virions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Microorganisms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</w:t>
      </w:r>
      <w:ins w:id="1022" w:author="S4C" w:date="2026-01-12T12:14:00Z">
        <w:r w:rsidR="006F36DC">
          <w:rPr>
            <w:rFonts w:ascii="Times New Roman" w:hAnsi="Times New Roman" w:cs="Times New Roman"/>
          </w:rPr>
          <w:t>:</w:t>
        </w:r>
        <w:r w:rsidR="006F36DC" w:rsidRPr="006F36DC">
          <w:rPr>
            <w:rStyle w:val="bibfpage"/>
            <w:rPrChange w:id="1023" w:author="S4C" w:date="2026-01-12T12:14:00Z">
              <w:rPr>
                <w:rFonts w:ascii="Times New Roman" w:hAnsi="Times New Roman" w:cs="Times New Roman"/>
              </w:rPr>
            </w:rPrChange>
          </w:rPr>
          <w:t>729</w:t>
        </w:r>
      </w:ins>
      <w:r w:rsidRPr="00486B41">
        <w:rPr>
          <w:rFonts w:ascii="Times New Roman" w:hAnsi="Times New Roman" w:cs="Times New Roman"/>
        </w:rPr>
        <w:t>.</w:t>
      </w:r>
    </w:p>
    <w:p w14:paraId="6193716E" w14:textId="2CF4136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527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Nanbo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coupling of synthesis and partitioning of EBV</w:t>
      </w:r>
      <w:ins w:id="1024" w:author="S4C" w:date="2026-01-12T12:15:00Z">
        <w:r w:rsidR="006F36DC">
          <w:rPr>
            <w:rStyle w:val="bibarticle"/>
            <w:rFonts w:cs="Times New Roman"/>
          </w:rPr>
          <w:t>’</w:t>
        </w:r>
      </w:ins>
      <w:del w:id="1025" w:author="S4C" w:date="2026-01-12T12:15:00Z">
        <w:r w:rsidRPr="00486B41" w:rsidDel="006F36DC">
          <w:rPr>
            <w:rStyle w:val="bibarticle"/>
            <w:rFonts w:cs="Times New Roman"/>
          </w:rPr>
          <w:delText>'</w:delText>
        </w:r>
      </w:del>
      <w:r w:rsidRPr="00486B41">
        <w:rPr>
          <w:rStyle w:val="bibarticle"/>
          <w:rFonts w:cs="Times New Roman"/>
        </w:rPr>
        <w:t>s plasmid replicon is revealed in live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EMBO J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2007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26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19</w:t>
      </w:r>
      <w:r w:rsidR="00F14523">
        <w:rPr>
          <w:rFonts w:ascii="Times New Roman" w:hAnsi="Times New Roman" w:cs="Times New Roman"/>
          <w:lang w:val="es-419"/>
        </w:rPr>
        <w:t>):</w:t>
      </w:r>
      <w:r w:rsidR="008377DE" w:rsidRPr="00486B41">
        <w:rPr>
          <w:rStyle w:val="bibfpage"/>
          <w:rFonts w:cs="Times New Roman"/>
          <w:lang w:val="es-419"/>
        </w:rPr>
        <w:t>4252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4262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0737DC6" w14:textId="0907E2E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Nawandar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Ohashi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Djavadian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R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Differentiation-</w:t>
      </w:r>
      <w:ins w:id="1026" w:author="S4C" w:date="2026-01-12T12:13:00Z">
        <w:r w:rsidR="006F36DC">
          <w:rPr>
            <w:rStyle w:val="bibarticle"/>
            <w:rFonts w:cs="Times New Roman"/>
          </w:rPr>
          <w:t>d</w:t>
        </w:r>
      </w:ins>
      <w:del w:id="1027" w:author="S4C" w:date="2026-01-12T12:13:00Z">
        <w:r w:rsidRPr="00486B41" w:rsidDel="006F36DC">
          <w:rPr>
            <w:rStyle w:val="bibarticle"/>
            <w:rFonts w:cs="Times New Roman"/>
          </w:rPr>
          <w:delText>D</w:delText>
        </w:r>
      </w:del>
      <w:r w:rsidRPr="00486B41">
        <w:rPr>
          <w:rStyle w:val="bibarticle"/>
          <w:rFonts w:cs="Times New Roman"/>
        </w:rPr>
        <w:t xml:space="preserve">ependent LMP1 </w:t>
      </w:r>
      <w:r w:rsidR="006F36DC" w:rsidRPr="00486B41">
        <w:rPr>
          <w:rStyle w:val="bibarticle"/>
          <w:rFonts w:cs="Times New Roman"/>
        </w:rPr>
        <w:t xml:space="preserve">expression is required for efficient lytic </w:t>
      </w:r>
      <w:r w:rsidRPr="00486B41">
        <w:rPr>
          <w:rStyle w:val="bibarticle"/>
          <w:rFonts w:cs="Times New Roman"/>
        </w:rPr>
        <w:t xml:space="preserve">Epstein-Barr </w:t>
      </w:r>
      <w:r w:rsidR="006F36DC" w:rsidRPr="00486B41">
        <w:rPr>
          <w:rStyle w:val="bibarticle"/>
          <w:rFonts w:cs="Times New Roman"/>
        </w:rPr>
        <w:t>virus reactivation in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2017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91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)</w:t>
      </w:r>
      <w:ins w:id="1028" w:author="S4C" w:date="2026-01-12T12:11:00Z">
        <w:r w:rsidR="00080CF5">
          <w:rPr>
            <w:rFonts w:ascii="Times New Roman" w:hAnsi="Times New Roman" w:cs="Times New Roman"/>
            <w:lang w:val="es-419"/>
          </w:rPr>
          <w:t>:</w:t>
        </w:r>
      </w:ins>
      <w:ins w:id="1029" w:author="S4C" w:date="2026-01-12T12:13:00Z">
        <w:r w:rsidR="00EA7EC4" w:rsidRPr="00EA7EC4">
          <w:rPr>
            <w:rStyle w:val="bibfpage"/>
            <w:rPrChange w:id="1030" w:author="S4C" w:date="2026-01-12T12:13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e02438-16</w:t>
        </w:r>
      </w:ins>
      <w:r w:rsidRPr="00486B41">
        <w:rPr>
          <w:rFonts w:ascii="Times New Roman" w:hAnsi="Times New Roman" w:cs="Times New Roman"/>
          <w:lang w:val="es-419"/>
        </w:rPr>
        <w:t>.</w:t>
      </w:r>
    </w:p>
    <w:p w14:paraId="19ACF59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Ni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Chen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Zeng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In-cell infection: a novel pathway for Epstein-Barr virus infection mediated by cell-in-cell structures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785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800</w:t>
      </w:r>
      <w:r w:rsidRPr="00486B41">
        <w:rPr>
          <w:rFonts w:ascii="Times New Roman" w:hAnsi="Times New Roman" w:cs="Times New Roman"/>
        </w:rPr>
        <w:t>.</w:t>
      </w:r>
    </w:p>
    <w:p w14:paraId="1B56619F" w14:textId="2EC870B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Niederman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Evans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chaptertitle"/>
          <w:rFonts w:cs="Times New Roman"/>
        </w:rPr>
        <w:t xml:space="preserve">Epstein-Barr </w:t>
      </w:r>
      <w:ins w:id="1031" w:author="S4C" w:date="2026-01-12T12:10:00Z">
        <w:r w:rsidR="00080CF5">
          <w:rPr>
            <w:rStyle w:val="bibchaptertitle"/>
            <w:rFonts w:cs="Times New Roman"/>
          </w:rPr>
          <w:t>v</w:t>
        </w:r>
      </w:ins>
      <w:del w:id="1032" w:author="S4C" w:date="2026-01-12T12:10:00Z">
        <w:r w:rsidRPr="00486B41" w:rsidDel="00080CF5">
          <w:rPr>
            <w:rStyle w:val="bibchaptertitle"/>
            <w:rFonts w:cs="Times New Roman"/>
          </w:rPr>
          <w:delText>V</w:delText>
        </w:r>
      </w:del>
      <w:r w:rsidRPr="00486B41">
        <w:rPr>
          <w:rStyle w:val="bibchaptertitle"/>
          <w:rFonts w:cs="Times New Roman"/>
        </w:rPr>
        <w:t>irus</w:t>
      </w:r>
      <w:r w:rsidRPr="00486B41">
        <w:rPr>
          <w:rFonts w:ascii="Times New Roman" w:hAnsi="Times New Roman" w:cs="Times New Roman"/>
        </w:rPr>
        <w:t xml:space="preserve">. In: </w:t>
      </w:r>
      <w:r w:rsidRPr="00486B41">
        <w:rPr>
          <w:rStyle w:val="bibed-surname"/>
          <w:rFonts w:cs="Times New Roman"/>
        </w:rPr>
        <w:t>Evans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ed-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d-surname"/>
          <w:rFonts w:cs="Times New Roman"/>
        </w:rPr>
        <w:t>Kaslow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ed-fname"/>
          <w:rFonts w:cs="Times New Roman"/>
        </w:rPr>
        <w:t>RA</w:t>
      </w:r>
      <w:r w:rsidRPr="00486B41">
        <w:rPr>
          <w:rFonts w:ascii="Times New Roman" w:hAnsi="Times New Roman" w:cs="Times New Roman"/>
        </w:rPr>
        <w:t xml:space="preserve">, eds. </w:t>
      </w:r>
      <w:r w:rsidRPr="00486B41">
        <w:rPr>
          <w:rStyle w:val="bibbook"/>
          <w:rFonts w:cs="Times New Roman"/>
          <w:i/>
        </w:rPr>
        <w:t>Viral Infections of Humans:Epidemiology and Control</w:t>
      </w:r>
      <w:r w:rsidRPr="00486B41">
        <w:rPr>
          <w:rFonts w:ascii="Times New Roman" w:hAnsi="Times New Roman" w:cs="Times New Roman"/>
          <w:i/>
        </w:rPr>
        <w:t>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editionno"/>
          <w:rFonts w:cs="Times New Roman"/>
        </w:rPr>
        <w:t>4th ed</w:t>
      </w:r>
      <w:r w:rsidRPr="00486B41">
        <w:rPr>
          <w:rFonts w:ascii="Times New Roman" w:hAnsi="Times New Roman" w:cs="Times New Roman"/>
        </w:rPr>
        <w:t xml:space="preserve">. </w:t>
      </w:r>
      <w:del w:id="1033" w:author="S4C" w:date="2026-01-12T12:10:00Z">
        <w:r w:rsidRPr="00486B41" w:rsidDel="00080CF5">
          <w:rPr>
            <w:rStyle w:val="biblocation"/>
            <w:rFonts w:cs="Times New Roman"/>
          </w:rPr>
          <w:delText>New York</w:delText>
        </w:r>
        <w:r w:rsidRPr="00486B41" w:rsidDel="00080CF5">
          <w:rPr>
            <w:rFonts w:ascii="Times New Roman" w:hAnsi="Times New Roman" w:cs="Times New Roman"/>
          </w:rPr>
          <w:delText xml:space="preserve">: </w:delText>
        </w:r>
      </w:del>
      <w:r w:rsidRPr="00486B41">
        <w:rPr>
          <w:rStyle w:val="bibpublisher"/>
          <w:rFonts w:cs="Times New Roman"/>
        </w:rPr>
        <w:t>Plenum Medical Book Co</w:t>
      </w:r>
      <w:del w:id="1034" w:author="S4C" w:date="2026-01-12T12:10:00Z">
        <w:r w:rsidRPr="00486B41" w:rsidDel="00080CF5">
          <w:rPr>
            <w:rFonts w:ascii="Times New Roman" w:hAnsi="Times New Roman" w:cs="Times New Roman"/>
          </w:rPr>
          <w:delText>.</w:delText>
        </w:r>
      </w:del>
      <w:r w:rsidRPr="00486B41">
        <w:rPr>
          <w:rFonts w:ascii="Times New Roman" w:hAnsi="Times New Roman" w:cs="Times New Roman"/>
        </w:rPr>
        <w:t xml:space="preserve">;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253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283</w:t>
      </w:r>
      <w:r w:rsidRPr="00486B41">
        <w:rPr>
          <w:rFonts w:ascii="Times New Roman" w:hAnsi="Times New Roman" w:cs="Times New Roman"/>
        </w:rPr>
        <w:t>.</w:t>
      </w:r>
    </w:p>
    <w:p w14:paraId="5BEBDA57" w14:textId="44B9FCB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Niedobitek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Herbst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Patterns of Epstein-Barr virus infection in non-neoplastic lymphoid tissue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2520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2526</w:t>
      </w:r>
      <w:r w:rsidRPr="00486B41">
        <w:rPr>
          <w:rFonts w:ascii="Times New Roman" w:hAnsi="Times New Roman" w:cs="Times New Roman"/>
        </w:rPr>
        <w:t>.</w:t>
      </w:r>
    </w:p>
    <w:p w14:paraId="022423AF" w14:textId="4F95A61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Niedobitek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infection in oral hairy leukoplakia: virus replication in the absence of a detectable latent phase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12</w:t>
      </w:r>
      <w:r w:rsidR="00F14523">
        <w:rPr>
          <w:rStyle w:val="Supplement"/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3035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3046</w:t>
      </w:r>
      <w:r w:rsidRPr="00486B41">
        <w:rPr>
          <w:rFonts w:ascii="Times New Roman" w:hAnsi="Times New Roman" w:cs="Times New Roman"/>
        </w:rPr>
        <w:t>.</w:t>
      </w:r>
    </w:p>
    <w:p w14:paraId="3F79AF84" w14:textId="5288756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Niens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Jarrett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Hepkema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HLA-A*02 is associated with a reduced risk and HLA-A*01 with an increased risk of developing EBV+ Hodgkin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3310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3315</w:t>
      </w:r>
      <w:r w:rsidRPr="00486B41">
        <w:rPr>
          <w:rFonts w:ascii="Times New Roman" w:hAnsi="Times New Roman" w:cs="Times New Roman"/>
        </w:rPr>
        <w:t>.</w:t>
      </w:r>
    </w:p>
    <w:p w14:paraId="3A4F249C" w14:textId="5BCC3E5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Nikitin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PA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Yan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Forte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An ATM/Chk2-mediated DNA damage-responsive signaling pathway suppresses Epstein-Barr virus transformation of primary human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510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522</w:t>
      </w:r>
      <w:r w:rsidRPr="00486B41">
        <w:rPr>
          <w:rFonts w:ascii="Times New Roman" w:hAnsi="Times New Roman" w:cs="Times New Roman"/>
        </w:rPr>
        <w:t>.</w:t>
      </w:r>
    </w:p>
    <w:p w14:paraId="093C545C" w14:textId="6D484A5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Campos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Darnay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Bentz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TRAF6 and the three C-terminal lysine sites on IRF7 are required for its ubiquitination-mediated activation by the tumor necrosis factor receptor family member latent membrane protein 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6536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6546</w:t>
      </w:r>
      <w:r w:rsidRPr="00486B41">
        <w:rPr>
          <w:rFonts w:ascii="Times New Roman" w:hAnsi="Times New Roman" w:cs="Times New Roman"/>
        </w:rPr>
        <w:t>.</w:t>
      </w:r>
    </w:p>
    <w:p w14:paraId="6A7CFF2C" w14:textId="21D41FC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Hahn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Interferon regulatory factor 7 regulates expression of Epstein-Barr virus latent membrane protein 1: a regulatory circuit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9359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9368</w:t>
      </w:r>
      <w:r w:rsidRPr="00486B41">
        <w:rPr>
          <w:rFonts w:ascii="Times New Roman" w:hAnsi="Times New Roman" w:cs="Times New Roman"/>
        </w:rPr>
        <w:t>.</w:t>
      </w:r>
    </w:p>
    <w:p w14:paraId="58562C33" w14:textId="706B821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A20 deubiquitinase activity negatively regulates LMP1 activation of IRF7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6130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6138</w:t>
      </w:r>
      <w:r w:rsidRPr="00486B41">
        <w:rPr>
          <w:rFonts w:ascii="Times New Roman" w:hAnsi="Times New Roman" w:cs="Times New Roman"/>
        </w:rPr>
        <w:t>.</w:t>
      </w:r>
    </w:p>
    <w:p w14:paraId="7CEA8BF9" w14:textId="2FFE4EB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Nitsche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leader protein enhances EBNA-2-mediated transactivation of latent membrane protein 1 expression: a role for the W1W2 repeat domain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6619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6628</w:t>
      </w:r>
      <w:r w:rsidRPr="00486B41">
        <w:rPr>
          <w:rFonts w:ascii="Times New Roman" w:hAnsi="Times New Roman" w:cs="Times New Roman"/>
        </w:rPr>
        <w:t>.</w:t>
      </w:r>
    </w:p>
    <w:p w14:paraId="4D08BB6E" w14:textId="6AEAF96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Njie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effects of acute malaria on Epstein-Barr virus (EBV) load and EBV-specific T cell immunity in Gambian children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38</w:t>
      </w:r>
      <w:r w:rsidRPr="00486B41">
        <w:rPr>
          <w:rFonts w:ascii="Times New Roman" w:hAnsi="Times New Roman" w:cs="Times New Roman"/>
        </w:rPr>
        <w:t>.</w:t>
      </w:r>
    </w:p>
    <w:p w14:paraId="630B3B0F" w14:textId="776F8EA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Nonkwelo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Skinner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Transcription start sites downstream of the Epstein-Barr virus (EBV) Fp promoter in early-passage Burkitt lymphoma cells define a fourth promoter for expression of the EBV EBNA-1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623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627</w:t>
      </w:r>
      <w:r w:rsidRPr="00486B41">
        <w:rPr>
          <w:rFonts w:ascii="Times New Roman" w:hAnsi="Times New Roman" w:cs="Times New Roman"/>
        </w:rPr>
        <w:t>.</w:t>
      </w:r>
    </w:p>
    <w:p w14:paraId="40E58EF5" w14:textId="10FB3D0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O'Grady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Global bidirectional transcription of the Epstein-Barr virus genome during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1604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1616</w:t>
      </w:r>
      <w:r w:rsidRPr="00486B41">
        <w:rPr>
          <w:rFonts w:ascii="Times New Roman" w:hAnsi="Times New Roman" w:cs="Times New Roman"/>
        </w:rPr>
        <w:t>.</w:t>
      </w:r>
    </w:p>
    <w:p w14:paraId="41AA250B" w14:textId="3E118C3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Oda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Imai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Chiba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lacking glycoprotein gp85 cannot infect B cells and epithelial cells [In Process Citation</w:t>
      </w:r>
      <w:r w:rsidRPr="00486B41">
        <w:rPr>
          <w:rFonts w:ascii="Times New Roman" w:hAnsi="Times New Roman" w:cs="Times New Roman"/>
        </w:rPr>
        <w:t xml:space="preserve">].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276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52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58</w:t>
      </w:r>
      <w:r w:rsidRPr="00486B41">
        <w:rPr>
          <w:rFonts w:ascii="Times New Roman" w:hAnsi="Times New Roman" w:cs="Times New Roman"/>
        </w:rPr>
        <w:t>.</w:t>
      </w:r>
    </w:p>
    <w:p w14:paraId="375C013F" w14:textId="146883D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Ogembo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Kannan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Ghiran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Human complement receptor type 1/CD35 is an Epstein-Barr Virus receptor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371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385</w:t>
      </w:r>
      <w:r w:rsidRPr="00486B41">
        <w:rPr>
          <w:rFonts w:ascii="Times New Roman" w:hAnsi="Times New Roman" w:cs="Times New Roman"/>
        </w:rPr>
        <w:t>.</w:t>
      </w:r>
    </w:p>
    <w:p w14:paraId="5FA89717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Fogg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Orlova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Quink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Epstein-Barr virus encoded inhibitor of Colony Stimulating Factor-1 signaling is an important determinant for acute and persistent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e1003095</w:t>
      </w:r>
      <w:r w:rsidRPr="00486B41">
        <w:rPr>
          <w:rFonts w:ascii="Times New Roman" w:hAnsi="Times New Roman" w:cs="Times New Roman"/>
        </w:rPr>
        <w:t>.</w:t>
      </w:r>
    </w:p>
    <w:p w14:paraId="61B938F3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McChesney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antigen 3C (EBNA3C) interacts with the metabolism sensing C-terminal binding protein (CtBP) repressor to upregulate host genes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e1009419</w:t>
      </w:r>
      <w:r w:rsidRPr="00486B41">
        <w:rPr>
          <w:rFonts w:ascii="Times New Roman" w:hAnsi="Times New Roman" w:cs="Times New Roman"/>
        </w:rPr>
        <w:t>.</w:t>
      </w:r>
    </w:p>
    <w:p w14:paraId="19CABC30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Oishi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Satou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Miyaoka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Genetic and immunohistochemical profiling of NK/T-cell lymphomas reveals prognostically relevant BCOR-MYC association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Blood Adv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2023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178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189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11A2453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Okuno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Murata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Sato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Defective Epstein-Barr virus in chronic active infection and haematological malignancy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Nat Microbiol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2019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3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404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413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19464FA3" w14:textId="481F049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Okuno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Murata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Sato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 xml:space="preserve">Publisher Correction: </w:t>
      </w:r>
      <w:ins w:id="1035" w:author="S4C" w:date="2026-01-09T11:43:00Z">
        <w:r w:rsidR="00AD094E" w:rsidRPr="00486B41">
          <w:rPr>
            <w:rStyle w:val="bibarticle"/>
            <w:rFonts w:cs="Times New Roman"/>
          </w:rPr>
          <w:t>d</w:t>
        </w:r>
      </w:ins>
      <w:del w:id="1036" w:author="S4C" w:date="2026-01-09T11:43:00Z">
        <w:r w:rsidRPr="00486B41" w:rsidDel="00AD094E">
          <w:rPr>
            <w:rStyle w:val="bibarticle"/>
            <w:rFonts w:cs="Times New Roman"/>
          </w:rPr>
          <w:delText>D</w:delText>
        </w:r>
      </w:del>
      <w:r w:rsidRPr="00486B41">
        <w:rPr>
          <w:rStyle w:val="bibarticle"/>
          <w:rFonts w:cs="Times New Roman"/>
        </w:rPr>
        <w:t>efective Epstein-Barr virus in chronic active infection and haematological malignancy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544</w:t>
      </w:r>
      <w:r w:rsidRPr="00486B41">
        <w:rPr>
          <w:rFonts w:ascii="Times New Roman" w:hAnsi="Times New Roman" w:cs="Times New Roman"/>
        </w:rPr>
        <w:t>.</w:t>
      </w:r>
    </w:p>
    <w:p w14:paraId="3969CEF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Palermo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Webb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RNA polymerase II stalling promotes nucleosome occlusion and pTEFb recruitment to drive immortalization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e1002334</w:t>
      </w:r>
      <w:r w:rsidRPr="00486B41">
        <w:rPr>
          <w:rFonts w:ascii="Times New Roman" w:hAnsi="Times New Roman" w:cs="Times New Roman"/>
        </w:rPr>
        <w:t>.</w:t>
      </w:r>
    </w:p>
    <w:p w14:paraId="2B35E71F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Panea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Love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Shingleton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whole genome landscape of Burkitt lymphoma subtypes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.</w:t>
      </w:r>
    </w:p>
    <w:p w14:paraId="4DF060BC" w14:textId="799C1BB1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Panikkar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Hislop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Cytokine-</w:t>
      </w:r>
      <w:r w:rsidR="009E1DC5" w:rsidRPr="00486B41">
        <w:rPr>
          <w:rStyle w:val="bibarticle"/>
          <w:rFonts w:cs="Times New Roman"/>
        </w:rPr>
        <w:t>mediated loss of blood dendritic cells during</w:t>
      </w:r>
      <w:r w:rsidRPr="00486B41">
        <w:rPr>
          <w:rStyle w:val="bibarticle"/>
          <w:rFonts w:cs="Times New Roman"/>
        </w:rPr>
        <w:t xml:space="preserve"> Epstein-Barr </w:t>
      </w:r>
      <w:r w:rsidR="00DE785E" w:rsidRPr="00486B41">
        <w:rPr>
          <w:rStyle w:val="bibarticle"/>
          <w:rFonts w:cs="Times New Roman"/>
        </w:rPr>
        <w:t>virus-associated acute infectious mononucleosis</w:t>
      </w:r>
      <w:r w:rsidRPr="00486B41">
        <w:rPr>
          <w:rStyle w:val="bibarticle"/>
          <w:rFonts w:cs="Times New Roman"/>
        </w:rPr>
        <w:t xml:space="preserve">: </w:t>
      </w:r>
      <w:ins w:id="1037" w:author="S4C" w:date="2026-01-09T11:44:00Z">
        <w:r w:rsidR="00AD094E" w:rsidRPr="00486B41">
          <w:rPr>
            <w:rStyle w:val="bibarticle"/>
            <w:rFonts w:cs="Times New Roman"/>
          </w:rPr>
          <w:t>i</w:t>
        </w:r>
      </w:ins>
      <w:del w:id="1038" w:author="S4C" w:date="2026-01-09T11:43:00Z">
        <w:r w:rsidRPr="00486B41" w:rsidDel="00AD094E">
          <w:rPr>
            <w:rStyle w:val="bibarticle"/>
            <w:rFonts w:cs="Times New Roman"/>
          </w:rPr>
          <w:delText>I</w:delText>
        </w:r>
      </w:del>
      <w:r w:rsidRPr="00486B41">
        <w:rPr>
          <w:rStyle w:val="bibarticle"/>
          <w:rFonts w:cs="Times New Roman"/>
        </w:rPr>
        <w:t xml:space="preserve">mplication for </w:t>
      </w:r>
      <w:r w:rsidR="00DE785E" w:rsidRPr="00486B41">
        <w:rPr>
          <w:rStyle w:val="bibarticle"/>
          <w:rFonts w:cs="Times New Roman"/>
        </w:rPr>
        <w:t>immune dysregulation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1957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1961</w:t>
      </w:r>
      <w:r w:rsidRPr="00486B41">
        <w:rPr>
          <w:rFonts w:ascii="Times New Roman" w:hAnsi="Times New Roman" w:cs="Times New Roman"/>
        </w:rPr>
        <w:t>.</w:t>
      </w:r>
    </w:p>
    <w:p w14:paraId="19BBE949" w14:textId="2960C27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Panikkar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Hislop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Impaired Epstein-Barr </w:t>
      </w:r>
      <w:r w:rsidR="00DE785E" w:rsidRPr="00486B41">
        <w:rPr>
          <w:rStyle w:val="bibarticle"/>
          <w:rFonts w:cs="Times New Roman"/>
        </w:rPr>
        <w:t xml:space="preserve">virus-specific neutralizing antibody response during acute infectious mononucleosis is coincident with global </w:t>
      </w:r>
      <w:r w:rsidRPr="00486B41">
        <w:rPr>
          <w:rStyle w:val="bibarticle"/>
          <w:rFonts w:cs="Times New Roman"/>
        </w:rPr>
        <w:t xml:space="preserve">B-Cell </w:t>
      </w:r>
      <w:r w:rsidR="00DE785E" w:rsidRPr="00486B41">
        <w:rPr>
          <w:rStyle w:val="bibarticle"/>
          <w:rFonts w:cs="Times New Roman"/>
        </w:rPr>
        <w:t>dysfunctio</w:t>
      </w:r>
      <w:r w:rsidRPr="00486B41">
        <w:rPr>
          <w:rStyle w:val="bibarticl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2015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89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17</w:t>
      </w:r>
      <w:r w:rsidR="00F14523">
        <w:rPr>
          <w:rFonts w:ascii="Times New Roman" w:hAnsi="Times New Roman" w:cs="Times New Roman"/>
          <w:lang w:val="es-419"/>
        </w:rPr>
        <w:t>):</w:t>
      </w:r>
      <w:r w:rsidR="008377DE" w:rsidRPr="00486B41">
        <w:rPr>
          <w:rStyle w:val="bibfpage"/>
          <w:rFonts w:cs="Times New Roman"/>
          <w:lang w:val="es-419"/>
        </w:rPr>
        <w:t>9137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9141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8F158F4" w14:textId="4B70DC2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Papadopoulos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EB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Ladanyi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Emanuel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Infusions of donor leukocytes to treat Epstein-Barr virus-associated lymphoproliferative disorders after allogeneic bone marrow transplantation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1185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1191</w:t>
      </w:r>
      <w:r w:rsidRPr="00486B41">
        <w:rPr>
          <w:rFonts w:ascii="Times New Roman" w:hAnsi="Times New Roman" w:cs="Times New Roman"/>
        </w:rPr>
        <w:t>.</w:t>
      </w:r>
    </w:p>
    <w:p w14:paraId="3DEE74C3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Papadopoulou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Gerdemann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U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Katari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UL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Activity of broad-spectrum T cells as treatment for AdV, EBV, CMV, BKV, and HHV6 infections after HSCT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 Transl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242</w:t>
      </w:r>
      <w:r w:rsidRPr="00486B41">
        <w:rPr>
          <w:rFonts w:ascii="Times New Roman" w:hAnsi="Times New Roman" w:cs="Times New Roman"/>
        </w:rPr>
        <w:t>):</w:t>
      </w:r>
      <w:r w:rsidRPr="0068604C">
        <w:rPr>
          <w:rStyle w:val="bibfpage"/>
        </w:rPr>
        <w:t>242</w:t>
      </w:r>
      <w:r w:rsidRPr="0005562D">
        <w:rPr>
          <w:rStyle w:val="bibfpage"/>
          <w:rPrChange w:id="1039" w:author="S4C" w:date="2026-01-09T15:02:00Z">
            <w:rPr>
              <w:rStyle w:val="bibissue"/>
              <w:rFonts w:cs="Times New Roman"/>
              <w:noProof w:val="0"/>
            </w:rPr>
          </w:rPrChange>
        </w:rPr>
        <w:t>ra83</w:t>
      </w:r>
      <w:r w:rsidRPr="00486B41">
        <w:rPr>
          <w:rFonts w:ascii="Times New Roman" w:hAnsi="Times New Roman" w:cs="Times New Roman"/>
        </w:rPr>
        <w:t>.</w:t>
      </w:r>
    </w:p>
    <w:p w14:paraId="00023ACE" w14:textId="7CAB054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Parker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Bankier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Satchwell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Sequence and transcription of Raji Epstein-Barr virus DNA spanning the B</w:t>
      </w:r>
      <w:r w:rsidR="008377DE" w:rsidRPr="00486B41">
        <w:rPr>
          <w:rStyle w:val="bibarticle"/>
          <w:rFonts w:cs="Times New Roman"/>
        </w:rPr>
        <w:t xml:space="preserve"> 95–98</w:t>
      </w:r>
      <w:r w:rsidRPr="00486B41">
        <w:rPr>
          <w:rStyle w:val="bibarticle"/>
          <w:rFonts w:cs="Times New Roman"/>
        </w:rPr>
        <w:t xml:space="preserve"> deletion region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339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346</w:t>
      </w:r>
      <w:r w:rsidRPr="00486B41">
        <w:rPr>
          <w:rFonts w:ascii="Times New Roman" w:hAnsi="Times New Roman" w:cs="Times New Roman"/>
        </w:rPr>
        <w:t>.</w:t>
      </w:r>
    </w:p>
    <w:p w14:paraId="70969BC4" w14:textId="01224F6A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Paschos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Parker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Watanatanasup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Allday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BIM promoter directly targeted by EBNA3C in polycomb-mediated repression by EBV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Nucleic Acids Res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2012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40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15</w:t>
      </w:r>
      <w:r w:rsidR="00F14523">
        <w:rPr>
          <w:rFonts w:ascii="Times New Roman" w:hAnsi="Times New Roman" w:cs="Times New Roman"/>
          <w:lang w:val="es-419"/>
        </w:rPr>
        <w:t>):</w:t>
      </w:r>
      <w:r w:rsidR="008377DE" w:rsidRPr="00486B41">
        <w:rPr>
          <w:rStyle w:val="bibfpage"/>
          <w:rFonts w:cs="Times New Roman"/>
          <w:lang w:val="es-419"/>
        </w:rPr>
        <w:t>7233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7246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CE2B17A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Pasquier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B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Yin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L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Fondaneche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Defective NKT cell development in mice and humans lacking the adapter SAP, the X-linked lymphoproliferative syndrome gene product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695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701</w:t>
      </w:r>
      <w:r w:rsidRPr="00486B41">
        <w:rPr>
          <w:rFonts w:ascii="Times New Roman" w:hAnsi="Times New Roman" w:cs="Times New Roman"/>
        </w:rPr>
        <w:t>.</w:t>
      </w:r>
    </w:p>
    <w:p w14:paraId="7FBF8615" w14:textId="5D968A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Pathmanathan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Prasad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Sadler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Flynn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Clonal proliferations of cells infected with Epstein-Barr virus in preinvasive lesions related to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693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698</w:t>
      </w:r>
      <w:r w:rsidRPr="00486B41">
        <w:rPr>
          <w:rFonts w:ascii="Times New Roman" w:hAnsi="Times New Roman" w:cs="Times New Roman"/>
        </w:rPr>
        <w:t>.</w:t>
      </w:r>
    </w:p>
    <w:p w14:paraId="7187E1FD" w14:textId="15FAF7C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Pegtel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Cosmopoulos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Functional delivery of viral miRNAs via exosomes</w:t>
      </w:r>
      <w:r w:rsidR="00CE2941" w:rsidRPr="00486B41">
        <w:rPr>
          <w:rFonts w:ascii="Times New Roman" w:hAnsi="Times New Roman" w:cs="Times New Roman"/>
        </w:rPr>
        <w:t xml:space="preserve">. </w:t>
      </w:r>
      <w:del w:id="1040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41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42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6328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6333</w:t>
      </w:r>
      <w:r w:rsidRPr="00486B41">
        <w:rPr>
          <w:rFonts w:ascii="Times New Roman" w:hAnsi="Times New Roman" w:cs="Times New Roman"/>
        </w:rPr>
        <w:t>.</w:t>
      </w:r>
    </w:p>
    <w:p w14:paraId="04F5AB9D" w14:textId="5D1DA7A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Pegtel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Subramanian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Golub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Epstein-Barr-virus-encoded LMP2A induces primary epithelial cell migration and invasion: possible role in nasopharyngeal carcinoma metastasis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2005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79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24</w:t>
      </w:r>
      <w:r w:rsidR="00F14523">
        <w:rPr>
          <w:rFonts w:ascii="Times New Roman" w:hAnsi="Times New Roman" w:cs="Times New Roman"/>
          <w:lang w:val="es-419"/>
        </w:rPr>
        <w:t>):</w:t>
      </w:r>
      <w:r w:rsidR="008377DE" w:rsidRPr="00486B41">
        <w:rPr>
          <w:rStyle w:val="bibfpage"/>
          <w:rFonts w:cs="Times New Roman"/>
          <w:lang w:val="es-419"/>
        </w:rPr>
        <w:t>15430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15442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FC54D85" w14:textId="04DF105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Pei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Banerjee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Sun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Z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Jha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HC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Saha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Robertson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ES.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 xml:space="preserve">EBV </w:t>
      </w:r>
      <w:r w:rsidR="00DE785E" w:rsidRPr="00486B41">
        <w:rPr>
          <w:rStyle w:val="bibarticle"/>
          <w:rFonts w:cs="Times New Roman"/>
        </w:rPr>
        <w:t xml:space="preserve">nuclear antigen </w:t>
      </w:r>
      <w:r w:rsidRPr="00486B41">
        <w:rPr>
          <w:rStyle w:val="bibarticle"/>
          <w:rFonts w:cs="Times New Roman"/>
        </w:rPr>
        <w:t xml:space="preserve">3C </w:t>
      </w:r>
      <w:r w:rsidR="00DE785E" w:rsidRPr="00486B41">
        <w:rPr>
          <w:rStyle w:val="bibarticle"/>
          <w:rFonts w:cs="Times New Roman"/>
        </w:rPr>
        <w:t xml:space="preserve">mediates regulation </w:t>
      </w:r>
      <w:r w:rsidRPr="00486B41">
        <w:rPr>
          <w:rStyle w:val="bibarticle"/>
          <w:rFonts w:cs="Times New Roman"/>
        </w:rPr>
        <w:t xml:space="preserve">of E2F6 </w:t>
      </w:r>
      <w:r w:rsidR="00DE785E" w:rsidRPr="00486B41">
        <w:rPr>
          <w:rStyle w:val="bibarticle"/>
          <w:rFonts w:cs="Times New Roman"/>
        </w:rPr>
        <w:t xml:space="preserve">to inhibit </w:t>
      </w:r>
      <w:r w:rsidRPr="00486B41">
        <w:rPr>
          <w:rStyle w:val="bibarticle"/>
          <w:rFonts w:cs="Times New Roman"/>
        </w:rPr>
        <w:t xml:space="preserve">E2F1 </w:t>
      </w:r>
      <w:r w:rsidR="00DE785E" w:rsidRPr="00486B41">
        <w:rPr>
          <w:rStyle w:val="bibarticle"/>
          <w:rFonts w:cs="Times New Roman"/>
        </w:rPr>
        <w:t>transcription and promote cell proliferation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e1005844</w:t>
      </w:r>
      <w:r w:rsidRPr="00486B41">
        <w:rPr>
          <w:rFonts w:ascii="Times New Roman" w:hAnsi="Times New Roman" w:cs="Times New Roman"/>
        </w:rPr>
        <w:t>.</w:t>
      </w:r>
    </w:p>
    <w:p w14:paraId="2F3BDCF5" w14:textId="319610D2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Singh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Shukla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Epstein-Barr </w:t>
      </w:r>
      <w:r w:rsidR="00DE785E" w:rsidRPr="00486B41">
        <w:rPr>
          <w:rStyle w:val="bibarticle"/>
          <w:rFonts w:cs="Times New Roman"/>
        </w:rPr>
        <w:t>virus nuclear antigen</w:t>
      </w:r>
      <w:r w:rsidRPr="00486B41">
        <w:rPr>
          <w:rStyle w:val="bibarticle"/>
          <w:rFonts w:cs="Times New Roman"/>
        </w:rPr>
        <w:t xml:space="preserve"> 3C </w:t>
      </w:r>
      <w:r w:rsidR="00DE785E" w:rsidRPr="00486B41">
        <w:rPr>
          <w:rStyle w:val="bibarticle"/>
          <w:rFonts w:cs="Times New Roman"/>
        </w:rPr>
        <w:t xml:space="preserve">facilitates cell proliferation by regulating cyclin </w:t>
      </w:r>
      <w:r w:rsidRPr="00486B41">
        <w:rPr>
          <w:rStyle w:val="bibarticle"/>
          <w:rFonts w:cs="Times New Roman"/>
        </w:rPr>
        <w:t>D2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 w:rsidRPr="00486B41">
        <w:rPr>
          <w:rFonts w:ascii="Times New Roman" w:hAnsi="Times New Roman" w:cs="Times New Roman"/>
        </w:rPr>
        <w:t>)</w:t>
      </w:r>
      <w:ins w:id="1043" w:author="S4C" w:date="2026-01-12T12:50:00Z">
        <w:r w:rsidR="00DE785E">
          <w:rPr>
            <w:rFonts w:ascii="Times New Roman" w:hAnsi="Times New Roman" w:cs="Times New Roman"/>
          </w:rPr>
          <w:t>:</w:t>
        </w:r>
        <w:r w:rsidR="00DE785E" w:rsidRPr="00DE785E">
          <w:rPr>
            <w:rStyle w:val="bibfpage"/>
            <w:rPrChange w:id="1044" w:author="S4C" w:date="2026-01-12T12:50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e00663-18</w:t>
        </w:r>
      </w:ins>
      <w:r w:rsidRPr="00486B41">
        <w:rPr>
          <w:rFonts w:ascii="Times New Roman" w:hAnsi="Times New Roman" w:cs="Times New Roman"/>
        </w:rPr>
        <w:t>.</w:t>
      </w:r>
    </w:p>
    <w:p w14:paraId="26985D3A" w14:textId="579905A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JHY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Targeted </w:t>
      </w:r>
      <w:r w:rsidR="00DE785E" w:rsidRPr="00486B41">
        <w:rPr>
          <w:rStyle w:val="bibarticle"/>
          <w:rFonts w:cs="Times New Roman"/>
        </w:rPr>
        <w:t>th</w:t>
      </w:r>
      <w:r w:rsidRPr="00486B41">
        <w:rPr>
          <w:rStyle w:val="bibarticle"/>
          <w:rFonts w:cs="Times New Roman"/>
        </w:rPr>
        <w:t>erapies for Epstein-</w:t>
      </w:r>
      <w:r w:rsidR="00DE785E" w:rsidRPr="00486B41">
        <w:rPr>
          <w:rStyle w:val="bibarticle"/>
          <w:rFonts w:cs="Times New Roman"/>
        </w:rPr>
        <w:t>barr virus-associated lymphomas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Cancers (Basel)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12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9</w:t>
      </w:r>
      <w:r w:rsidRPr="00486B41">
        <w:rPr>
          <w:rFonts w:ascii="Times New Roman" w:hAnsi="Times New Roman" w:cs="Times New Roman"/>
          <w:lang w:val="es-419"/>
        </w:rPr>
        <w:t>)</w:t>
      </w:r>
      <w:ins w:id="1045" w:author="S4C" w:date="2026-01-12T12:51:00Z">
        <w:r w:rsidR="00DE785E">
          <w:rPr>
            <w:rFonts w:ascii="Times New Roman" w:hAnsi="Times New Roman" w:cs="Times New Roman"/>
            <w:lang w:val="es-419"/>
          </w:rPr>
          <w:t>:</w:t>
        </w:r>
        <w:r w:rsidR="00DE785E" w:rsidRPr="00DE785E">
          <w:rPr>
            <w:rStyle w:val="bibfpage"/>
            <w:rPrChange w:id="1046" w:author="S4C" w:date="2026-01-12T12:51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2565</w:t>
        </w:r>
      </w:ins>
      <w:r w:rsidRPr="00486B41">
        <w:rPr>
          <w:rFonts w:ascii="Times New Roman" w:hAnsi="Times New Roman" w:cs="Times New Roman"/>
          <w:lang w:val="es-419"/>
        </w:rPr>
        <w:t>.</w:t>
      </w:r>
    </w:p>
    <w:p w14:paraId="3E3D32B7" w14:textId="6CD687D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Peluso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Deveau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Munter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Chronic viral coinfections differentially affect the likelihood of developing long COVID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</w:t>
      </w:r>
      <w:ins w:id="1047" w:author="S4C" w:date="2026-01-12T12:52:00Z">
        <w:r w:rsidR="00DE785E">
          <w:rPr>
            <w:rFonts w:ascii="Times New Roman" w:hAnsi="Times New Roman" w:cs="Times New Roman"/>
          </w:rPr>
          <w:t>:</w:t>
        </w:r>
        <w:r w:rsidR="00DE785E" w:rsidRPr="00DE785E">
          <w:rPr>
            <w:rStyle w:val="bibfpage"/>
            <w:rPrChange w:id="1048" w:author="S4C" w:date="2026-01-12T12:52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e163669</w:t>
        </w:r>
      </w:ins>
      <w:r w:rsidRPr="00486B41">
        <w:rPr>
          <w:rFonts w:ascii="Times New Roman" w:hAnsi="Times New Roman" w:cs="Times New Roman"/>
        </w:rPr>
        <w:t>.</w:t>
      </w:r>
    </w:p>
    <w:p w14:paraId="4CCF7C9B" w14:textId="07D91BA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Pena-Francesch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Vanoaica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autophagy machinery interacts with EBV capsids during viral envelope release</w:t>
      </w:r>
      <w:r w:rsidR="00CE2941" w:rsidRPr="00486B41">
        <w:rPr>
          <w:rFonts w:ascii="Times New Roman" w:hAnsi="Times New Roman" w:cs="Times New Roman"/>
        </w:rPr>
        <w:t xml:space="preserve">. </w:t>
      </w:r>
      <w:del w:id="1049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50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51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34</w:t>
      </w:r>
      <w:r w:rsidRPr="00486B41">
        <w:rPr>
          <w:rFonts w:ascii="Times New Roman" w:hAnsi="Times New Roman" w:cs="Times New Roman"/>
        </w:rPr>
        <w:t>):</w:t>
      </w:r>
      <w:r w:rsidRPr="0005562D">
        <w:rPr>
          <w:rStyle w:val="bibfpage"/>
          <w:rPrChange w:id="1052" w:author="S4C" w:date="2026-01-09T15:02:00Z">
            <w:rPr>
              <w:rStyle w:val="bibissue"/>
              <w:rFonts w:cs="Times New Roman"/>
              <w:noProof w:val="0"/>
            </w:rPr>
          </w:rPrChange>
        </w:rPr>
        <w:t>e2211281120</w:t>
      </w:r>
      <w:r w:rsidRPr="00486B41">
        <w:rPr>
          <w:rFonts w:ascii="Times New Roman" w:hAnsi="Times New Roman" w:cs="Times New Roman"/>
        </w:rPr>
        <w:t>.</w:t>
      </w:r>
    </w:p>
    <w:p w14:paraId="4EEC3640" w14:textId="3281048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Pender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Csurhes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virus-specific T cell therapy for progressive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JCI Insight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</w:t>
      </w:r>
      <w:ins w:id="1053" w:author="S4C" w:date="2026-01-12T12:53:00Z">
        <w:r w:rsidR="00DE785E">
          <w:rPr>
            <w:rFonts w:ascii="Times New Roman" w:hAnsi="Times New Roman" w:cs="Times New Roman"/>
          </w:rPr>
          <w:t>:</w:t>
        </w:r>
        <w:r w:rsidR="00DE785E" w:rsidRPr="00DE785E">
          <w:rPr>
            <w:rStyle w:val="bibfpage"/>
            <w:rPrChange w:id="1054" w:author="S4C" w:date="2026-01-12T12:53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e124714</w:t>
        </w:r>
      </w:ins>
      <w:r w:rsidRPr="00486B41">
        <w:rPr>
          <w:rFonts w:ascii="Times New Roman" w:hAnsi="Times New Roman" w:cs="Times New Roman"/>
        </w:rPr>
        <w:t>.</w:t>
      </w:r>
    </w:p>
    <w:p w14:paraId="56EA1D53" w14:textId="3030C52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Xue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Direct interactions between Epstein-Barr virus leader protein LP and the EBNA2 acidic domain underlie coordinate transcriptional regulation</w:t>
      </w:r>
      <w:r w:rsidR="00CE2941" w:rsidRPr="00486B41">
        <w:rPr>
          <w:rFonts w:ascii="Times New Roman" w:hAnsi="Times New Roman" w:cs="Times New Roman"/>
        </w:rPr>
        <w:t xml:space="preserve">. </w:t>
      </w:r>
      <w:del w:id="1055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56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57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1033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1038</w:t>
      </w:r>
      <w:r w:rsidRPr="00486B41">
        <w:rPr>
          <w:rFonts w:ascii="Times New Roman" w:hAnsi="Times New Roman" w:cs="Times New Roman"/>
        </w:rPr>
        <w:t>.</w:t>
      </w:r>
    </w:p>
    <w:p w14:paraId="6E73DE74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Perez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Tison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Silva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Ogembo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JG.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Novel Epstein-Barr virus-like particles incorporating gH/gL-EBNA1 or gB-LMP2 induce high neutralizing antibody titers and EBV-specific T-cell responses in immunized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Oncotarget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19255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19273</w:t>
      </w:r>
      <w:r w:rsidRPr="00486B41">
        <w:rPr>
          <w:rFonts w:ascii="Times New Roman" w:hAnsi="Times New Roman" w:cs="Times New Roman"/>
        </w:rPr>
        <w:t>.</w:t>
      </w:r>
    </w:p>
    <w:p w14:paraId="6E29F828" w14:textId="765A3B5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Perrine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Hermine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phase 1/2 trial of arginine butyrate and ganciclovir in patients with Epstein-Barr virus-associated lymphoid malignancies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2571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2578</w:t>
      </w:r>
      <w:r w:rsidRPr="00486B41">
        <w:rPr>
          <w:rFonts w:ascii="Times New Roman" w:hAnsi="Times New Roman" w:cs="Times New Roman"/>
        </w:rPr>
        <w:t>.</w:t>
      </w:r>
    </w:p>
    <w:p w14:paraId="5B2205A6" w14:textId="56C1DDA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Pesano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Herpesvirus papio contains a plasmid origin of replication that acts in cis interspecies with an Epstein-Barr virus trans-acting function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1159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1162</w:t>
      </w:r>
      <w:r w:rsidRPr="00486B41">
        <w:rPr>
          <w:rFonts w:ascii="Times New Roman" w:hAnsi="Times New Roman" w:cs="Times New Roman"/>
        </w:rPr>
        <w:t>.</w:t>
      </w:r>
    </w:p>
    <w:p w14:paraId="433F9988" w14:textId="337A6BD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Petti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fifth Epstein-Barr virus nuclear protein (EBNA3C) is expressed in latently infected growth-transformed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1330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1338</w:t>
      </w:r>
      <w:r w:rsidRPr="00486B41">
        <w:rPr>
          <w:rFonts w:ascii="Times New Roman" w:hAnsi="Times New Roman" w:cs="Times New Roman"/>
        </w:rPr>
        <w:t>.</w:t>
      </w:r>
    </w:p>
    <w:p w14:paraId="79F1C348" w14:textId="471A404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Pfeffer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Zavolan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Grasser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Identification of virus-encoded microRNAs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304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5671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734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736</w:t>
      </w:r>
      <w:r w:rsidRPr="00486B41">
        <w:rPr>
          <w:rFonts w:ascii="Times New Roman" w:hAnsi="Times New Roman" w:cs="Times New Roman"/>
        </w:rPr>
        <w:t>.</w:t>
      </w:r>
    </w:p>
    <w:p w14:paraId="4ADD88EE" w14:textId="7D2A1AE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Pich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Mrozek-Gorska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Bouvet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First </w:t>
      </w:r>
      <w:r w:rsidR="00DE785E" w:rsidRPr="00486B41">
        <w:rPr>
          <w:rStyle w:val="bibarticle"/>
          <w:rFonts w:cs="Times New Roman"/>
        </w:rPr>
        <w:t xml:space="preserve">days in the life of naive human </w:t>
      </w:r>
      <w:r w:rsidRPr="00486B41">
        <w:rPr>
          <w:rStyle w:val="bibarticle"/>
          <w:rFonts w:cs="Times New Roman"/>
        </w:rPr>
        <w:t xml:space="preserve">B </w:t>
      </w:r>
      <w:r w:rsidR="00DE785E" w:rsidRPr="00486B41">
        <w:rPr>
          <w:rStyle w:val="bibarticle"/>
          <w:rFonts w:cs="Times New Roman"/>
        </w:rPr>
        <w:t>lymphocytes infected wit</w:t>
      </w:r>
      <w:r w:rsidRPr="00486B41">
        <w:rPr>
          <w:rStyle w:val="bibarticle"/>
          <w:rFonts w:cs="Times New Roman"/>
        </w:rPr>
        <w:t xml:space="preserve">h Epstein-Barr </w:t>
      </w:r>
      <w:r w:rsidR="00DE785E" w:rsidRPr="00486B41">
        <w:rPr>
          <w:rStyle w:val="bibarticle"/>
          <w:rFonts w:cs="Times New Roman"/>
        </w:rPr>
        <w:t>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).</w:t>
      </w:r>
    </w:p>
    <w:p w14:paraId="2FDB0255" w14:textId="0531C44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Piriou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Asito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Sumba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PO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Early age at time of primary Epstein-Barr virus infection results in poorly controlled viral infection in infants from Western Kenya: clues to the etiology of endemic Burkitt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906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913</w:t>
      </w:r>
      <w:r w:rsidRPr="00486B41">
        <w:rPr>
          <w:rFonts w:ascii="Times New Roman" w:hAnsi="Times New Roman" w:cs="Times New Roman"/>
        </w:rPr>
        <w:t>.</w:t>
      </w:r>
    </w:p>
    <w:p w14:paraId="7FF5319E" w14:textId="7349158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Piriou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Kimmel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Chelimo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Serological evidence for long-term Epstein-Barr virus reactivation in children living in a holoendemic malaria region of Kenya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Med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1088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1093</w:t>
      </w:r>
      <w:r w:rsidRPr="00486B41">
        <w:rPr>
          <w:rFonts w:ascii="Times New Roman" w:hAnsi="Times New Roman" w:cs="Times New Roman"/>
        </w:rPr>
        <w:t>.</w:t>
      </w:r>
    </w:p>
    <w:p w14:paraId="7C7D8A2F" w14:textId="77A4F43E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Plate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Smajlovic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Functional analysis of glycoprotein L (gL) from rhesus lymphocryptovirus in Epstein-Barr virus-mediated cell fusion indicates a direct role of gL in gB-induced membrane fusion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15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7678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7689</w:t>
      </w:r>
      <w:r w:rsidRPr="00486B41">
        <w:rPr>
          <w:rFonts w:ascii="Times New Roman" w:hAnsi="Times New Roman" w:cs="Times New Roman"/>
        </w:rPr>
        <w:t>.</w:t>
      </w:r>
    </w:p>
    <w:p w14:paraId="772B1CCA" w14:textId="01EE74E6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Platt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Tcherepanova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Schildkraut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Effect of number and position of EBNA-1 binding sites in Epstein-Barr virus oriP on the sites of initiation, barrier formation, and termination of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1739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1745</w:t>
      </w:r>
      <w:r w:rsidRPr="00486B41">
        <w:rPr>
          <w:rFonts w:ascii="Times New Roman" w:hAnsi="Times New Roman" w:cs="Times New Roman"/>
        </w:rPr>
        <w:t>.</w:t>
      </w:r>
    </w:p>
    <w:p w14:paraId="4BFC6AFE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Poling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Price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Cullen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miR-BHRF1 microRNAs regulate viral gene expression in cis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512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113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123</w:t>
      </w:r>
      <w:r w:rsidRPr="00486B41">
        <w:rPr>
          <w:rFonts w:ascii="Times New Roman" w:hAnsi="Times New Roman" w:cs="Times New Roman"/>
        </w:rPr>
        <w:t>.</w:t>
      </w:r>
    </w:p>
    <w:p w14:paraId="2DA1649F" w14:textId="16E89DA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Pope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Establishment of cell lines from peripheral leucocytes in infectious mononucleosis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1967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5117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810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811</w:t>
      </w:r>
      <w:r w:rsidRPr="00486B41">
        <w:rPr>
          <w:rFonts w:ascii="Times New Roman" w:hAnsi="Times New Roman" w:cs="Times New Roman"/>
        </w:rPr>
        <w:t>.</w:t>
      </w:r>
    </w:p>
    <w:p w14:paraId="239DF324" w14:textId="2AACDFC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Portal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Calderwood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Sommermann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nuclear antigen EBNALP dismisses transcription repressors NCoR and RBPJ from enhancers and EBNA2 increases NCoR-deficient RBPJ DNA binding</w:t>
      </w:r>
      <w:r w:rsidR="00CE2941" w:rsidRPr="00486B41">
        <w:rPr>
          <w:rFonts w:ascii="Times New Roman" w:hAnsi="Times New Roman" w:cs="Times New Roman"/>
        </w:rPr>
        <w:t xml:space="preserve">. </w:t>
      </w:r>
      <w:del w:id="1058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59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60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7808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7813</w:t>
      </w:r>
      <w:r w:rsidRPr="00486B41">
        <w:rPr>
          <w:rFonts w:ascii="Times New Roman" w:hAnsi="Times New Roman" w:cs="Times New Roman"/>
        </w:rPr>
        <w:t>.</w:t>
      </w:r>
    </w:p>
    <w:p w14:paraId="7D857B93" w14:textId="3D281245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Portal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leader protein localizes to promoters and enhancers with cell transcription factors and EBNA2</w:t>
      </w:r>
      <w:r w:rsidR="00CE2941" w:rsidRPr="00486B41">
        <w:rPr>
          <w:rFonts w:ascii="Times New Roman" w:hAnsi="Times New Roman" w:cs="Times New Roman"/>
        </w:rPr>
        <w:t xml:space="preserve">. </w:t>
      </w:r>
      <w:del w:id="1061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62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63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18537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18542</w:t>
      </w:r>
      <w:r w:rsidRPr="00486B41">
        <w:rPr>
          <w:rFonts w:ascii="Times New Roman" w:hAnsi="Times New Roman" w:cs="Times New Roman"/>
        </w:rPr>
        <w:t>.</w:t>
      </w:r>
    </w:p>
    <w:p w14:paraId="04E2ABE5" w14:textId="24F507D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Portis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Dyck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(EBV) LMP2A induces alterations in gene transcription similar to those observed in Reed-Sternberg cells of Hodgkin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4166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4178</w:t>
      </w:r>
      <w:r w:rsidRPr="00486B41">
        <w:rPr>
          <w:rFonts w:ascii="Times New Roman" w:hAnsi="Times New Roman" w:cs="Times New Roman"/>
        </w:rPr>
        <w:t>.</w:t>
      </w:r>
    </w:p>
    <w:p w14:paraId="06E91C7A" w14:textId="550A37DF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Portis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(EBV) LMP2A mediates B-lymphocyte survival through constitutive activation of the Ras/PI3K/Akt pathway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Oncogene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8619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8628</w:t>
      </w:r>
      <w:r w:rsidRPr="00486B41">
        <w:rPr>
          <w:rFonts w:ascii="Times New Roman" w:hAnsi="Times New Roman" w:cs="Times New Roman"/>
        </w:rPr>
        <w:t>.</w:t>
      </w:r>
    </w:p>
    <w:p w14:paraId="37F63536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Portuguese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Gauthier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Tykodi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CD19 CAR-T therapy in solid organ transplant recipients: case report and systematic review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Bone Marrow Transplant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353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359</w:t>
      </w:r>
      <w:r w:rsidRPr="00486B41">
        <w:rPr>
          <w:rFonts w:ascii="Times New Roman" w:hAnsi="Times New Roman" w:cs="Times New Roman"/>
        </w:rPr>
        <w:t>.</w:t>
      </w:r>
    </w:p>
    <w:p w14:paraId="7B6417A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Preston-Alp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Caruso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Decitabine disrupts EBV genomic epiallele DNA methylation patterns around CTCF binding sites to increase chromatin accessibility and lytic transcription in gastric cancer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e0039623</w:t>
      </w:r>
      <w:r w:rsidRPr="00486B41">
        <w:rPr>
          <w:rFonts w:ascii="Times New Roman" w:hAnsi="Times New Roman" w:cs="Times New Roman"/>
        </w:rPr>
        <w:t>.</w:t>
      </w:r>
    </w:p>
    <w:p w14:paraId="49EB727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Price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Bazot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ensures B cell survival by uniquely modulating apoptosis at early and late times after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eLife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fpage"/>
          <w:rFonts w:cs="Times New Roman"/>
        </w:rPr>
        <w:t>6</w:t>
      </w:r>
      <w:r w:rsidRPr="00486B41">
        <w:rPr>
          <w:rFonts w:ascii="Times New Roman" w:hAnsi="Times New Roman" w:cs="Times New Roman"/>
        </w:rPr>
        <w:t>.</w:t>
      </w:r>
    </w:p>
    <w:p w14:paraId="689376E1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Price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Messinger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c-Myc Represses Transcription of Epstein-Barr Virus Latent Membrane Protein 1 Early after Primary B Cell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).</w:t>
      </w:r>
    </w:p>
    <w:p w14:paraId="7C44774B" w14:textId="304FEFE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Price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Tourigny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Forte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Salinas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Dave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Analysis of Epstein-Barr virus-regulated host gene expression changes through primary B-cell outgrowth reveals delayed kinetics of latent membrane protein 1-mediated NF-kappaB 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11096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11106</w:t>
      </w:r>
      <w:r w:rsidRPr="00486B41">
        <w:rPr>
          <w:rFonts w:ascii="Times New Roman" w:hAnsi="Times New Roman" w:cs="Times New Roman"/>
        </w:rPr>
        <w:t>.</w:t>
      </w:r>
    </w:p>
    <w:p w14:paraId="69A1651D" w14:textId="4C0DF1B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Pritchett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DNA of Epstein-Barr virus. I. Comparative studies of the DNA of Epstein- Barr virus from HR-1 and B</w:t>
      </w:r>
      <w:r w:rsidR="008377DE" w:rsidRPr="00486B41">
        <w:rPr>
          <w:rStyle w:val="bibarticle"/>
          <w:rFonts w:cs="Times New Roman"/>
        </w:rPr>
        <w:t xml:space="preserve"> 95–98</w:t>
      </w:r>
      <w:r w:rsidRPr="00486B41">
        <w:rPr>
          <w:rStyle w:val="bibarticle"/>
          <w:rFonts w:cs="Times New Roman"/>
        </w:rPr>
        <w:t xml:space="preserve"> cells: size, structure, and relatedness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556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559</w:t>
      </w:r>
      <w:r w:rsidRPr="00486B41">
        <w:rPr>
          <w:rFonts w:ascii="Times New Roman" w:hAnsi="Times New Roman" w:cs="Times New Roman"/>
        </w:rPr>
        <w:t>.</w:t>
      </w:r>
    </w:p>
    <w:p w14:paraId="6FB106E3" w14:textId="22CBA1B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Prota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Sage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Stehle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Fingeroth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The crystal structure of human CD21: </w:t>
      </w:r>
      <w:ins w:id="1064" w:author="S4C" w:date="2026-01-09T11:44:00Z">
        <w:r w:rsidR="00AD094E" w:rsidRPr="00486B41">
          <w:rPr>
            <w:rStyle w:val="bibarticle"/>
            <w:rFonts w:cs="Times New Roman"/>
          </w:rPr>
          <w:t>i</w:t>
        </w:r>
      </w:ins>
      <w:del w:id="1065" w:author="S4C" w:date="2026-01-09T11:44:00Z">
        <w:r w:rsidRPr="00486B41" w:rsidDel="00AD094E">
          <w:rPr>
            <w:rStyle w:val="bibarticle"/>
            <w:rFonts w:cs="Times New Roman"/>
          </w:rPr>
          <w:delText>I</w:delText>
        </w:r>
      </w:del>
      <w:r w:rsidRPr="00486B41">
        <w:rPr>
          <w:rStyle w:val="bibarticle"/>
          <w:rFonts w:cs="Times New Roman"/>
        </w:rPr>
        <w:t>mplications for Epstein-Barr virus and C3d binding</w:t>
      </w:r>
      <w:r w:rsidR="00CE2941" w:rsidRPr="00486B41">
        <w:rPr>
          <w:rFonts w:ascii="Times New Roman" w:hAnsi="Times New Roman" w:cs="Times New Roman"/>
        </w:rPr>
        <w:t xml:space="preserve">. </w:t>
      </w:r>
      <w:del w:id="1066" w:author="S4C" w:date="2026-01-09T12:36:00Z">
        <w:r w:rsidR="00CE2941" w:rsidRPr="00486B41" w:rsidDel="00547B95">
          <w:rPr>
            <w:rStyle w:val="bibjournal"/>
            <w:rFonts w:cs="Times New Roman"/>
            <w:i/>
          </w:rPr>
          <w:delText>Proceedings of the National Academy of Sciences of the United States of America</w:delText>
        </w:r>
      </w:del>
      <w:ins w:id="1067" w:author="S4C" w:date="2026-01-09T12:36:00Z">
        <w:r w:rsidR="00547B95">
          <w:rPr>
            <w:rStyle w:val="bibjournal"/>
            <w:rFonts w:cs="Times New Roman"/>
            <w:i/>
          </w:rPr>
          <w:t xml:space="preserve">Proc Natl Acad Sci </w:t>
        </w:r>
      </w:ins>
      <w:ins w:id="1068" w:author="S4C" w:date="2026-01-12T12:09:00Z">
        <w:r w:rsidR="00952631">
          <w:rPr>
            <w:rStyle w:val="bibjournal"/>
            <w:rFonts w:cs="Times New Roman"/>
            <w:i/>
          </w:rPr>
          <w:t>U S A</w:t>
        </w:r>
      </w:ins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10641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10646</w:t>
      </w:r>
      <w:r w:rsidRPr="00486B41">
        <w:rPr>
          <w:rFonts w:ascii="Times New Roman" w:hAnsi="Times New Roman" w:cs="Times New Roman"/>
        </w:rPr>
        <w:t>.</w:t>
      </w:r>
    </w:p>
    <w:p w14:paraId="75622E3E" w14:textId="1037EDD4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591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Puglielli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Regulation of EBNA gene transcription in lymphoblastoid cell lines: characterization of sequences downstream of BCR2 (Cp</w:t>
      </w:r>
      <w:r w:rsidRPr="00486B41">
        <w:rPr>
          <w:rStyle w:val="bibjournal"/>
          <w:rFonts w:cs="Times New Roman"/>
        </w:rPr>
        <w:t xml:space="preserve">).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1997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71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</w:t>
      </w:r>
      <w:r w:rsidR="00F14523">
        <w:rPr>
          <w:rFonts w:ascii="Times New Roman" w:hAnsi="Times New Roman" w:cs="Times New Roman"/>
          <w:lang w:val="es-419"/>
        </w:rPr>
        <w:t>):</w:t>
      </w:r>
      <w:r w:rsidR="008377DE" w:rsidRPr="00486B41">
        <w:rPr>
          <w:rStyle w:val="bibfpage"/>
          <w:rFonts w:cs="Times New Roman"/>
          <w:lang w:val="es-419"/>
        </w:rPr>
        <w:t>120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  <w:lang w:val="es-419"/>
        </w:rPr>
        <w:t>128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295036C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592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Qiu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Cosmopoulos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Pegtel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A novel persistence associated EBV miRNA expression profile is disrupted in neoplasia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e1002193</w:t>
      </w:r>
      <w:r w:rsidRPr="00486B41">
        <w:rPr>
          <w:rFonts w:ascii="Times New Roman" w:hAnsi="Times New Roman" w:cs="Times New Roman"/>
        </w:rPr>
        <w:t>.</w:t>
      </w:r>
    </w:p>
    <w:p w14:paraId="39B12CA9" w14:textId="77777777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Qiu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Leahy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encoded BART miRNAs potentiate tumor growth in vivo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e1004561</w:t>
      </w:r>
      <w:r w:rsidRPr="00486B41">
        <w:rPr>
          <w:rFonts w:ascii="Times New Roman" w:hAnsi="Times New Roman" w:cs="Times New Roman"/>
        </w:rPr>
        <w:t>.</w:t>
      </w:r>
    </w:p>
    <w:p w14:paraId="5D0B34D9" w14:textId="6C63E72B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Dambaugh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DNA of Epstein-Barr virus VIII: B</w:t>
      </w:r>
      <w:r w:rsidR="008377DE" w:rsidRPr="00486B41">
        <w:rPr>
          <w:rStyle w:val="bibarticle"/>
          <w:rFonts w:cs="Times New Roman"/>
        </w:rPr>
        <w:t xml:space="preserve"> 95–98</w:t>
      </w:r>
      <w:r w:rsidRPr="00486B41">
        <w:rPr>
          <w:rStyle w:val="bibarticle"/>
          <w:rFonts w:cs="Times New Roman"/>
        </w:rPr>
        <w:t>, the previous prototype, is an unusual deletion derivative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22</w:t>
      </w:r>
      <w:r w:rsidRPr="00486B41">
        <w:rPr>
          <w:rStyle w:val="bibissue"/>
          <w:rFonts w:cs="Times New Roman"/>
        </w:rPr>
        <w:t>(1 Pt 1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257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267</w:t>
      </w:r>
      <w:r w:rsidRPr="00486B41">
        <w:rPr>
          <w:rFonts w:ascii="Times New Roman" w:hAnsi="Times New Roman" w:cs="Times New Roman"/>
        </w:rPr>
        <w:t>.</w:t>
      </w:r>
    </w:p>
    <w:p w14:paraId="11F7406D" w14:textId="068B3899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Flynn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structure of the termini of the Epstein-Barr virus as a marker of clonal cellular proliferation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883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889</w:t>
      </w:r>
      <w:r w:rsidRPr="00486B41">
        <w:rPr>
          <w:rFonts w:ascii="Times New Roman" w:hAnsi="Times New Roman" w:cs="Times New Roman"/>
        </w:rPr>
        <w:t>.</w:t>
      </w:r>
    </w:p>
    <w:p w14:paraId="556F5609" w14:textId="722F0168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B, 2nd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transcription in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580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590</w:t>
      </w:r>
      <w:r w:rsidRPr="00486B41">
        <w:rPr>
          <w:rFonts w:ascii="Times New Roman" w:hAnsi="Times New Roman" w:cs="Times New Roman"/>
        </w:rPr>
        <w:t>.</w:t>
      </w:r>
    </w:p>
    <w:p w14:paraId="2B447934" w14:textId="4A5AB61C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Pritchett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DNA of Epstein-Barr virus. III. Identification of restriction enzyme fragments that contain DNA sequences which differ among strains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388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398</w:t>
      </w:r>
      <w:r w:rsidRPr="00486B41">
        <w:rPr>
          <w:rFonts w:ascii="Times New Roman" w:hAnsi="Times New Roman" w:cs="Times New Roman"/>
        </w:rPr>
        <w:t>.</w:t>
      </w:r>
    </w:p>
    <w:p w14:paraId="7CEA82E0" w14:textId="1BA066A3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Rastelli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Homig-Holzel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Seagal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LMP1 signaling can replace CD40 signaling in B cells in vivo and has unique features of inducing class-switch recombination to IgG1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1448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1455</w:t>
      </w:r>
      <w:r w:rsidRPr="00486B41">
        <w:rPr>
          <w:rFonts w:ascii="Times New Roman" w:hAnsi="Times New Roman" w:cs="Times New Roman"/>
        </w:rPr>
        <w:t>.</w:t>
      </w:r>
    </w:p>
    <w:p w14:paraId="4BABB40D" w14:textId="2FF2B5DD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599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Rawlins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Sequence-specific DNA binding of the Epstein-Barr virus nuclear antigen (EBNA-1) to clustered sites in the plasmid maintenance region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="00F14523">
        <w:rPr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859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868</w:t>
      </w:r>
      <w:r w:rsidRPr="00486B41">
        <w:rPr>
          <w:rFonts w:ascii="Times New Roman" w:hAnsi="Times New Roman" w:cs="Times New Roman"/>
        </w:rPr>
        <w:t>.</w:t>
      </w:r>
    </w:p>
    <w:p w14:paraId="15272720" w14:textId="2B253090" w:rsidR="004061FB" w:rsidRPr="00486B41" w:rsidRDefault="004061FB" w:rsidP="004061FB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Rechsteiner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Weber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Sigrist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Nadal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Bernasconi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Silencing of latent membrane protein 2B reduces susceptibility to activation of lytic Epstein-Barr virus in Burkitt's lymphoma Akata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5</w:t>
      </w:r>
      <w:r w:rsidR="00F14523">
        <w:rPr>
          <w:rStyle w:val="Supplement"/>
          <w:rFonts w:ascii="Times New Roman" w:hAnsi="Times New Roman" w:cs="Times New Roman"/>
        </w:rPr>
        <w:t>):</w:t>
      </w:r>
      <w:r w:rsidR="008377DE" w:rsidRPr="00486B41">
        <w:rPr>
          <w:rStyle w:val="bibfpage"/>
          <w:rFonts w:cs="Times New Roman"/>
        </w:rPr>
        <w:t>1454</w:t>
      </w:r>
      <w:r w:rsidR="00702EE5" w:rsidRPr="00486B41">
        <w:rPr>
          <w:rFonts w:ascii="Times New Roman" w:hAnsi="Times New Roman" w:cs="Times New Roman"/>
        </w:rPr>
        <w:t>-</w:t>
      </w:r>
      <w:r w:rsidR="008377DE" w:rsidRPr="00486B41">
        <w:rPr>
          <w:rStyle w:val="bibfpage"/>
          <w:rFonts w:cs="Times New Roman"/>
        </w:rPr>
        <w:t>1459</w:t>
      </w:r>
      <w:r w:rsidRPr="00486B41">
        <w:rPr>
          <w:rFonts w:ascii="Times New Roman" w:hAnsi="Times New Roman" w:cs="Times New Roman"/>
        </w:rPr>
        <w:t>.</w:t>
      </w:r>
    </w:p>
    <w:p w14:paraId="6E1F14D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Rechsteiner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Zauner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Latent membrane protein 2B regulates susceptibility to induction of lytic 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1739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1747</w:t>
      </w:r>
      <w:r w:rsidRPr="00486B41">
        <w:rPr>
          <w:rFonts w:ascii="Times New Roman" w:hAnsi="Times New Roman" w:cs="Times New Roman"/>
        </w:rPr>
        <w:t>.</w:t>
      </w:r>
    </w:p>
    <w:p w14:paraId="3970918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Reisman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Yates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putative origin of replication of plasmids derived from Epstein-Barr virus is composed of two cis-acting components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1822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1832</w:t>
      </w:r>
      <w:r w:rsidRPr="00486B41">
        <w:rPr>
          <w:rFonts w:ascii="Times New Roman" w:hAnsi="Times New Roman" w:cs="Times New Roman"/>
        </w:rPr>
        <w:t>.</w:t>
      </w:r>
    </w:p>
    <w:p w14:paraId="2E8C55F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Repic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Scott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Sixbey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Augmented latent membrane protein 1 expression from Epstein-Barr virus episomes with minimal terminal repeats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2236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2244</w:t>
      </w:r>
      <w:r w:rsidRPr="00486B41">
        <w:rPr>
          <w:rFonts w:ascii="Times New Roman" w:hAnsi="Times New Roman" w:cs="Times New Roman"/>
        </w:rPr>
        <w:t>.</w:t>
      </w:r>
    </w:p>
    <w:p w14:paraId="58C9CD3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Ressing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Leeuwen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Verreck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Interference with T cell receptor-HLA-DR interactions by Epstein-Barr virus gp42 results in reduced T helper cell recognition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069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070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11583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11588</w:t>
      </w:r>
      <w:r w:rsidRPr="00486B41">
        <w:rPr>
          <w:rFonts w:ascii="Times New Roman" w:hAnsi="Times New Roman" w:cs="Times New Roman"/>
        </w:rPr>
        <w:t>.</w:t>
      </w:r>
    </w:p>
    <w:p w14:paraId="50D2F94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Reusch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Nawandar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Wright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Kenney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Mertz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Cellular differentiation regulator BLIMP1 induces Epstein-Barr virus lytic reactivation in epithelial and B cells by activating transcription from both the R and Z promoters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1731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1743</w:t>
      </w:r>
      <w:r w:rsidRPr="00486B41">
        <w:rPr>
          <w:rFonts w:ascii="Times New Roman" w:hAnsi="Times New Roman" w:cs="Times New Roman"/>
        </w:rPr>
        <w:t>.</w:t>
      </w:r>
    </w:p>
    <w:p w14:paraId="48B1A5A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Influence of the Epstein-Barr virus nuclear antigen EBNA 2 on the growth phenotype of virus-transformed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1310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1317</w:t>
      </w:r>
      <w:r w:rsidRPr="00486B41">
        <w:rPr>
          <w:rFonts w:ascii="Times New Roman" w:hAnsi="Times New Roman" w:cs="Times New Roman"/>
        </w:rPr>
        <w:t>.</w:t>
      </w:r>
    </w:p>
    <w:p w14:paraId="622DE75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Rigaud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Fondaneche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Lambert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XIAP deficiency in humans causes an X-linked lymphoproliferative syndrome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444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7115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114</w:t>
      </w:r>
      <w:r w:rsidRPr="00486B41">
        <w:rPr>
          <w:rFonts w:ascii="Times New Roman" w:hAnsi="Times New Roman" w:cs="Times New Roman"/>
        </w:rPr>
        <w:t>.</w:t>
      </w:r>
    </w:p>
    <w:p w14:paraId="1610DA5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Grossman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protein 3C modulates transcription through interaction with the sequence-specific DNA-binding protein J kappa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3108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3116</w:t>
      </w:r>
      <w:r w:rsidRPr="00486B41">
        <w:rPr>
          <w:rFonts w:ascii="Times New Roman" w:hAnsi="Times New Roman" w:cs="Times New Roman"/>
        </w:rPr>
        <w:t>.</w:t>
      </w:r>
    </w:p>
    <w:p w14:paraId="1F95C88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amino-terminal domains of Epstein-Barr virus nuclear proteins 3A, 3B, and 3C interact with RBPJ(kappa</w:t>
      </w:r>
      <w:r w:rsidRPr="004B03EC">
        <w:rPr>
          <w:rStyle w:val="bibarticle"/>
          <w:rPrChange w:id="1071" w:author="S4C" w:date="2026-01-12T11:53:00Z">
            <w:rPr>
              <w:rStyle w:val="bibjournal"/>
              <w:rFonts w:cs="Times New Roman"/>
              <w:noProof w:val="0"/>
            </w:rPr>
          </w:rPrChange>
        </w:rPr>
        <w:t>)</w:t>
      </w:r>
      <w:r w:rsidRPr="004B03EC">
        <w:rPr>
          <w:rPrChange w:id="1072" w:author="S4C" w:date="2026-01-12T11:53:00Z">
            <w:rPr>
              <w:rStyle w:val="bibjournal"/>
              <w:rFonts w:cs="Times New Roman"/>
              <w:noProof w:val="0"/>
            </w:rPr>
          </w:rPrChange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3068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3074</w:t>
      </w:r>
      <w:r w:rsidRPr="00486B41">
        <w:rPr>
          <w:rFonts w:ascii="Times New Roman" w:hAnsi="Times New Roman" w:cs="Times New Roman"/>
        </w:rPr>
        <w:t>.</w:t>
      </w:r>
    </w:p>
    <w:p w14:paraId="503A92F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Ambinder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RF.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Methylation of the Epstein-Barr virus genome in normal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4480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4484</w:t>
      </w:r>
      <w:r w:rsidRPr="00486B41">
        <w:rPr>
          <w:rFonts w:ascii="Times New Roman" w:hAnsi="Times New Roman" w:cs="Times New Roman"/>
        </w:rPr>
        <w:t>.</w:t>
      </w:r>
    </w:p>
    <w:p w14:paraId="7226241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Robinson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Steinman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and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375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6578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264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265</w:t>
      </w:r>
      <w:r w:rsidRPr="00486B41">
        <w:rPr>
          <w:rFonts w:ascii="Times New Roman" w:hAnsi="Times New Roman" w:cs="Times New Roman"/>
        </w:rPr>
        <w:t>.</w:t>
      </w:r>
    </w:p>
    <w:p w14:paraId="3C427B7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Rochford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Miller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Cannon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 vivo growth of Epstein-Barr virus transformed B cells with mutations in latent membrane protein 2 (LMP2)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Arch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707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720</w:t>
      </w:r>
      <w:r w:rsidRPr="00486B41">
        <w:rPr>
          <w:rFonts w:ascii="Times New Roman" w:hAnsi="Times New Roman" w:cs="Times New Roman"/>
        </w:rPr>
        <w:t>.</w:t>
      </w:r>
    </w:p>
    <w:p w14:paraId="5D865AD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Romero-Masters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Huebner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B cells infected with Type 2 Epstein-Barr virus (EBV) have increased NFATc1/NFATc2 activity and enhanced lytic gene expression in comparison to Type 1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e1008365</w:t>
      </w:r>
      <w:r w:rsidRPr="00486B41">
        <w:rPr>
          <w:rFonts w:ascii="Times New Roman" w:hAnsi="Times New Roman" w:cs="Times New Roman"/>
        </w:rPr>
        <w:t>.</w:t>
      </w:r>
    </w:p>
    <w:p w14:paraId="0656E9A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Romero-Masters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Djavadian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An EBNA3C-deleted Epstein-Barr virus (EBV) mutant causes B-cell lymphomas with delayed onset in a cord blood-humanized mouse model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e1007221</w:t>
      </w:r>
      <w:r w:rsidRPr="00486B41">
        <w:rPr>
          <w:rFonts w:ascii="Times New Roman" w:hAnsi="Times New Roman" w:cs="Times New Roman"/>
        </w:rPr>
        <w:t>.</w:t>
      </w:r>
    </w:p>
    <w:p w14:paraId="4F4F855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Romero-Masters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Djavadian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An EBNA3A-</w:t>
      </w:r>
      <w:ins w:id="1073" w:author="S4C" w:date="2026-01-12T11:54:00Z">
        <w:r>
          <w:rPr>
            <w:rStyle w:val="bibarticle"/>
            <w:rFonts w:cs="Times New Roman"/>
          </w:rPr>
          <w:t>m</w:t>
        </w:r>
      </w:ins>
      <w:del w:id="1074" w:author="S4C" w:date="2026-01-12T11:54:00Z">
        <w:r w:rsidRPr="00486B41" w:rsidDel="000B182D">
          <w:rPr>
            <w:rStyle w:val="bibarticle"/>
            <w:rFonts w:cs="Times New Roman"/>
          </w:rPr>
          <w:delText>M</w:delText>
        </w:r>
      </w:del>
      <w:r w:rsidRPr="00486B41">
        <w:rPr>
          <w:rStyle w:val="bibarticle"/>
          <w:rFonts w:cs="Times New Roman"/>
        </w:rPr>
        <w:t xml:space="preserve">utated Epstein-Barr </w:t>
      </w:r>
      <w:ins w:id="1075" w:author="S4C" w:date="2026-01-12T11:54:00Z">
        <w:r>
          <w:rPr>
            <w:rStyle w:val="bibarticle"/>
            <w:rFonts w:cs="Times New Roman"/>
          </w:rPr>
          <w:t>v</w:t>
        </w:r>
      </w:ins>
      <w:del w:id="1076" w:author="S4C" w:date="2026-01-12T11:54:00Z">
        <w:r w:rsidRPr="00486B41" w:rsidDel="000B182D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</w:t>
      </w:r>
      <w:ins w:id="1077" w:author="S4C" w:date="2026-01-12T11:54:00Z">
        <w:r>
          <w:rPr>
            <w:rStyle w:val="bibarticle"/>
            <w:rFonts w:cs="Times New Roman"/>
          </w:rPr>
          <w:t>r</w:t>
        </w:r>
      </w:ins>
      <w:del w:id="1078" w:author="S4C" w:date="2026-01-12T11:54:00Z">
        <w:r w:rsidRPr="00486B41" w:rsidDel="000B182D">
          <w:rPr>
            <w:rStyle w:val="bibarticle"/>
            <w:rFonts w:cs="Times New Roman"/>
          </w:rPr>
          <w:delText>R</w:delText>
        </w:r>
      </w:del>
      <w:r w:rsidRPr="00486B41">
        <w:rPr>
          <w:rStyle w:val="bibarticle"/>
          <w:rFonts w:cs="Times New Roman"/>
        </w:rPr>
        <w:t xml:space="preserve">etains the </w:t>
      </w:r>
      <w:ins w:id="1079" w:author="S4C" w:date="2026-01-12T11:54:00Z">
        <w:r>
          <w:rPr>
            <w:rStyle w:val="bibarticle"/>
            <w:rFonts w:cs="Times New Roman"/>
          </w:rPr>
          <w:t>c</w:t>
        </w:r>
      </w:ins>
      <w:del w:id="1080" w:author="S4C" w:date="2026-01-12T11:54:00Z">
        <w:r w:rsidRPr="00486B41" w:rsidDel="000B182D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 xml:space="preserve">apacity for </w:t>
      </w:r>
      <w:ins w:id="1081" w:author="S4C" w:date="2026-01-12T11:54:00Z">
        <w:r>
          <w:rPr>
            <w:rStyle w:val="bibarticle"/>
            <w:rFonts w:cs="Times New Roman"/>
          </w:rPr>
          <w:t>l</w:t>
        </w:r>
      </w:ins>
      <w:del w:id="1082" w:author="S4C" w:date="2026-01-12T11:54:00Z">
        <w:r w:rsidRPr="00486B41" w:rsidDel="000B182D">
          <w:rPr>
            <w:rStyle w:val="bibarticle"/>
            <w:rFonts w:cs="Times New Roman"/>
          </w:rPr>
          <w:delText>L</w:delText>
        </w:r>
      </w:del>
      <w:r w:rsidRPr="00486B41">
        <w:rPr>
          <w:rStyle w:val="bibarticle"/>
          <w:rFonts w:cs="Times New Roman"/>
        </w:rPr>
        <w:t xml:space="preserve">ymphomagenesis in a </w:t>
      </w:r>
      <w:ins w:id="1083" w:author="S4C" w:date="2026-01-12T11:54:00Z">
        <w:r>
          <w:rPr>
            <w:rStyle w:val="bibarticle"/>
            <w:rFonts w:cs="Times New Roman"/>
          </w:rPr>
          <w:t>c</w:t>
        </w:r>
      </w:ins>
      <w:del w:id="1084" w:author="S4C" w:date="2026-01-12T11:54:00Z">
        <w:r w:rsidRPr="00486B41" w:rsidDel="000B182D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 xml:space="preserve">ord </w:t>
      </w:r>
      <w:ins w:id="1085" w:author="S4C" w:date="2026-01-12T11:54:00Z">
        <w:r>
          <w:rPr>
            <w:rStyle w:val="bibarticle"/>
            <w:rFonts w:cs="Times New Roman"/>
          </w:rPr>
          <w:t>b</w:t>
        </w:r>
      </w:ins>
      <w:del w:id="1086" w:author="S4C" w:date="2026-01-12T11:54:00Z">
        <w:r w:rsidRPr="00486B41" w:rsidDel="000B182D">
          <w:rPr>
            <w:rStyle w:val="bibarticle"/>
            <w:rFonts w:cs="Times New Roman"/>
          </w:rPr>
          <w:delText>B</w:delText>
        </w:r>
      </w:del>
      <w:r w:rsidRPr="00486B41">
        <w:rPr>
          <w:rStyle w:val="bibarticle"/>
          <w:rFonts w:cs="Times New Roman"/>
        </w:rPr>
        <w:t>lood-</w:t>
      </w:r>
      <w:ins w:id="1087" w:author="S4C" w:date="2026-01-12T11:54:00Z">
        <w:r>
          <w:rPr>
            <w:rStyle w:val="bibarticle"/>
            <w:rFonts w:cs="Times New Roman"/>
          </w:rPr>
          <w:t>h</w:t>
        </w:r>
      </w:ins>
      <w:del w:id="1088" w:author="S4C" w:date="2026-01-12T11:54:00Z">
        <w:r w:rsidRPr="00486B41" w:rsidDel="000B182D">
          <w:rPr>
            <w:rStyle w:val="bibarticle"/>
            <w:rFonts w:cs="Times New Roman"/>
          </w:rPr>
          <w:delText>H</w:delText>
        </w:r>
      </w:del>
      <w:r w:rsidRPr="00486B41">
        <w:rPr>
          <w:rStyle w:val="bibarticle"/>
          <w:rFonts w:cs="Times New Roman"/>
        </w:rPr>
        <w:t xml:space="preserve">umanized </w:t>
      </w:r>
      <w:ins w:id="1089" w:author="S4C" w:date="2026-01-12T11:54:00Z">
        <w:r>
          <w:rPr>
            <w:rStyle w:val="bibarticle"/>
            <w:rFonts w:cs="Times New Roman"/>
          </w:rPr>
          <w:t>m</w:t>
        </w:r>
      </w:ins>
      <w:del w:id="1090" w:author="S4C" w:date="2026-01-12T11:54:00Z">
        <w:r w:rsidRPr="00486B41" w:rsidDel="000B182D">
          <w:rPr>
            <w:rStyle w:val="bibarticle"/>
            <w:rFonts w:cs="Times New Roman"/>
          </w:rPr>
          <w:delText>M</w:delText>
        </w:r>
      </w:del>
      <w:r w:rsidRPr="00486B41">
        <w:rPr>
          <w:rStyle w:val="bibarticle"/>
          <w:rFonts w:cs="Times New Roman"/>
        </w:rPr>
        <w:t xml:space="preserve">ouse </w:t>
      </w:r>
      <w:ins w:id="1091" w:author="S4C" w:date="2026-01-12T11:54:00Z">
        <w:r>
          <w:rPr>
            <w:rStyle w:val="bibarticle"/>
            <w:rFonts w:cs="Times New Roman"/>
          </w:rPr>
          <w:t>m</w:t>
        </w:r>
      </w:ins>
      <w:del w:id="1092" w:author="S4C" w:date="2026-01-12T11:54:00Z">
        <w:r w:rsidRPr="00486B41" w:rsidDel="000B182D">
          <w:rPr>
            <w:rStyle w:val="bibarticle"/>
            <w:rFonts w:cs="Times New Roman"/>
          </w:rPr>
          <w:delText>M</w:delText>
        </w:r>
      </w:del>
      <w:r w:rsidRPr="00486B41">
        <w:rPr>
          <w:rStyle w:val="bibarticle"/>
          <w:rFonts w:cs="Times New Roman"/>
        </w:rPr>
        <w:t>odel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</w:t>
      </w:r>
      <w:ins w:id="1093" w:author="S4C" w:date="2026-01-12T11:55:00Z">
        <w:r>
          <w:rPr>
            <w:rFonts w:ascii="Times New Roman" w:hAnsi="Times New Roman" w:cs="Times New Roman"/>
          </w:rPr>
          <w:t>:</w:t>
        </w:r>
        <w:r w:rsidRPr="00807A77">
          <w:rPr>
            <w:rStyle w:val="biblpage"/>
            <w:rPrChange w:id="1094" w:author="S4C" w:date="2026-01-12T11:55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e02168-19</w:t>
        </w:r>
      </w:ins>
      <w:r w:rsidRPr="00486B41">
        <w:rPr>
          <w:rFonts w:ascii="Times New Roman" w:hAnsi="Times New Roman" w:cs="Times New Roman"/>
        </w:rPr>
        <w:t>.</w:t>
      </w:r>
    </w:p>
    <w:p w14:paraId="38BA246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Rooney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Use of gene-modified virus-specific T lymphocytes to control Epstein-Barr-virus-related lymphoproliferation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345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8941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13</w:t>
      </w:r>
      <w:r w:rsidRPr="00486B41">
        <w:rPr>
          <w:rFonts w:ascii="Times New Roman" w:hAnsi="Times New Roman" w:cs="Times New Roman"/>
        </w:rPr>
        <w:t>.</w:t>
      </w:r>
    </w:p>
    <w:p w14:paraId="581280A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Rosemarie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Kirschstein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How Epstein-Barr </w:t>
      </w:r>
      <w:ins w:id="1095" w:author="S4C" w:date="2026-01-12T11:55:00Z">
        <w:r>
          <w:rPr>
            <w:rStyle w:val="bibarticle"/>
            <w:rFonts w:cs="Times New Roman"/>
          </w:rPr>
          <w:t>v</w:t>
        </w:r>
      </w:ins>
      <w:del w:id="1096" w:author="S4C" w:date="2026-01-12T11:55:00Z">
        <w:r w:rsidRPr="00486B41" w:rsidDel="00807A77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</w:t>
      </w:r>
      <w:ins w:id="1097" w:author="S4C" w:date="2026-01-12T11:55:00Z">
        <w:r>
          <w:rPr>
            <w:rStyle w:val="bibarticle"/>
            <w:rFonts w:cs="Times New Roman"/>
          </w:rPr>
          <w:t>i</w:t>
        </w:r>
      </w:ins>
      <w:del w:id="1098" w:author="S4C" w:date="2026-01-12T11:55:00Z">
        <w:r w:rsidRPr="00486B41" w:rsidDel="00807A77">
          <w:rPr>
            <w:rStyle w:val="bibarticle"/>
            <w:rFonts w:cs="Times New Roman"/>
          </w:rPr>
          <w:delText>I</w:delText>
        </w:r>
      </w:del>
      <w:r w:rsidRPr="00486B41">
        <w:rPr>
          <w:rStyle w:val="bibarticle"/>
          <w:rFonts w:cs="Times New Roman"/>
        </w:rPr>
        <w:t xml:space="preserve">nduces the </w:t>
      </w:r>
      <w:ins w:id="1099" w:author="S4C" w:date="2026-01-12T11:55:00Z">
        <w:r>
          <w:rPr>
            <w:rStyle w:val="bibarticle"/>
            <w:rFonts w:cs="Times New Roman"/>
          </w:rPr>
          <w:t>r</w:t>
        </w:r>
      </w:ins>
      <w:del w:id="1100" w:author="S4C" w:date="2026-01-12T11:55:00Z">
        <w:r w:rsidRPr="00486B41" w:rsidDel="00807A77">
          <w:rPr>
            <w:rStyle w:val="bibarticle"/>
            <w:rFonts w:cs="Times New Roman"/>
          </w:rPr>
          <w:delText>R</w:delText>
        </w:r>
      </w:del>
      <w:r w:rsidRPr="00486B41">
        <w:rPr>
          <w:rStyle w:val="bibarticle"/>
          <w:rFonts w:cs="Times New Roman"/>
        </w:rPr>
        <w:t xml:space="preserve">eorganization of </w:t>
      </w:r>
      <w:ins w:id="1101" w:author="S4C" w:date="2026-01-12T11:55:00Z">
        <w:r>
          <w:rPr>
            <w:rStyle w:val="bibarticle"/>
            <w:rFonts w:cs="Times New Roman"/>
          </w:rPr>
          <w:t>c</w:t>
        </w:r>
      </w:ins>
      <w:del w:id="1102" w:author="S4C" w:date="2026-01-12T11:55:00Z">
        <w:r w:rsidRPr="00486B41" w:rsidDel="00807A77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 xml:space="preserve">ellular </w:t>
      </w:r>
      <w:ins w:id="1103" w:author="S4C" w:date="2026-01-12T11:55:00Z">
        <w:r>
          <w:rPr>
            <w:rStyle w:val="bibarticle"/>
            <w:rFonts w:cs="Times New Roman"/>
          </w:rPr>
          <w:t>c</w:t>
        </w:r>
      </w:ins>
      <w:del w:id="1104" w:author="S4C" w:date="2026-01-12T11:55:00Z">
        <w:r w:rsidRPr="00486B41" w:rsidDel="00807A77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>hromatin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e0268622</w:t>
      </w:r>
      <w:r w:rsidRPr="00486B41">
        <w:rPr>
          <w:rFonts w:ascii="Times New Roman" w:hAnsi="Times New Roman" w:cs="Times New Roman"/>
        </w:rPr>
        <w:t>.</w:t>
      </w:r>
    </w:p>
    <w:p w14:paraId="58DEFB6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Rovedo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2B (LMP2B) modulates LMP2A activity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84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94</w:t>
      </w:r>
      <w:r w:rsidRPr="00486B41">
        <w:rPr>
          <w:rFonts w:ascii="Times New Roman" w:hAnsi="Times New Roman" w:cs="Times New Roman"/>
        </w:rPr>
        <w:t>.</w:t>
      </w:r>
    </w:p>
    <w:p w14:paraId="7D5EC19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Rovedo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 2A preferentially signals through the Src family kinase Lyn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2008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82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17</w:t>
      </w:r>
      <w:r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8520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8528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373548F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Rowe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Glaunsinger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B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van Leeuwen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Host shutoff during productive Epstein-Barr virus infection is mediated by BGLF5 and may contribute to immune evasion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05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06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3366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3371</w:t>
      </w:r>
      <w:r w:rsidRPr="00486B41">
        <w:rPr>
          <w:rFonts w:ascii="Times New Roman" w:hAnsi="Times New Roman" w:cs="Times New Roman"/>
        </w:rPr>
        <w:t>.</w:t>
      </w:r>
    </w:p>
    <w:p w14:paraId="123C414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Ruhl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Citterio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Engelmann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Heterologous prime-boost vaccination protects against EBV antigen-expressing lymphomas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2071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2087</w:t>
      </w:r>
      <w:r w:rsidRPr="00486B41">
        <w:rPr>
          <w:rFonts w:ascii="Times New Roman" w:hAnsi="Times New Roman" w:cs="Times New Roman"/>
        </w:rPr>
        <w:t>.</w:t>
      </w:r>
    </w:p>
    <w:p w14:paraId="2CA0568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Saha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Bamidele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Murakami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EBNA3C attenuates the function of p53 through interaction with inhibitor of growth family proteins 4 and 5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2079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2088</w:t>
      </w:r>
      <w:r w:rsidRPr="00486B41">
        <w:rPr>
          <w:rFonts w:ascii="Times New Roman" w:hAnsi="Times New Roman" w:cs="Times New Roman"/>
        </w:rPr>
        <w:t>.</w:t>
      </w:r>
    </w:p>
    <w:p w14:paraId="1E24FCF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Saha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Halder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Upadhyay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 xml:space="preserve">Epstein-Barr </w:t>
      </w:r>
      <w:ins w:id="1107" w:author="S4C" w:date="2026-01-12T11:57:00Z">
        <w:r>
          <w:rPr>
            <w:rStyle w:val="bibarticle"/>
            <w:rFonts w:cs="Times New Roman"/>
          </w:rPr>
          <w:t>v</w:t>
        </w:r>
      </w:ins>
      <w:del w:id="1108" w:author="S4C" w:date="2026-01-12T11:57:00Z">
        <w:r w:rsidRPr="00486B41" w:rsidDel="00B80415">
          <w:rPr>
            <w:rStyle w:val="bibarticle"/>
            <w:rFonts w:cs="Times New Roman"/>
          </w:rPr>
          <w:delText>V</w:delText>
        </w:r>
      </w:del>
      <w:r w:rsidRPr="00486B41">
        <w:rPr>
          <w:rStyle w:val="bibarticle"/>
          <w:rFonts w:cs="Times New Roman"/>
        </w:rPr>
        <w:t xml:space="preserve">irus </w:t>
      </w:r>
      <w:ins w:id="1109" w:author="S4C" w:date="2026-01-12T11:57:00Z">
        <w:r>
          <w:rPr>
            <w:rStyle w:val="bibarticle"/>
            <w:rFonts w:cs="Times New Roman"/>
          </w:rPr>
          <w:t>n</w:t>
        </w:r>
      </w:ins>
      <w:del w:id="1110" w:author="S4C" w:date="2026-01-12T11:57:00Z">
        <w:r w:rsidRPr="00486B41" w:rsidDel="00B80415">
          <w:rPr>
            <w:rStyle w:val="bibarticle"/>
            <w:rFonts w:cs="Times New Roman"/>
          </w:rPr>
          <w:delText>N</w:delText>
        </w:r>
      </w:del>
      <w:r w:rsidRPr="00486B41">
        <w:rPr>
          <w:rStyle w:val="bibarticle"/>
          <w:rFonts w:cs="Times New Roman"/>
        </w:rPr>
        <w:t xml:space="preserve">uclear </w:t>
      </w:r>
      <w:ins w:id="1111" w:author="S4C" w:date="2026-01-12T11:57:00Z">
        <w:r>
          <w:rPr>
            <w:rStyle w:val="bibarticle"/>
            <w:rFonts w:cs="Times New Roman"/>
          </w:rPr>
          <w:t>a</w:t>
        </w:r>
      </w:ins>
      <w:del w:id="1112" w:author="S4C" w:date="2026-01-12T11:57:00Z">
        <w:r w:rsidRPr="00486B41" w:rsidDel="00B80415">
          <w:rPr>
            <w:rStyle w:val="bibarticle"/>
            <w:rFonts w:cs="Times New Roman"/>
          </w:rPr>
          <w:delText>A</w:delText>
        </w:r>
      </w:del>
      <w:r w:rsidRPr="00486B41">
        <w:rPr>
          <w:rStyle w:val="bibarticle"/>
          <w:rFonts w:cs="Times New Roman"/>
        </w:rPr>
        <w:t xml:space="preserve">ntigen 3C </w:t>
      </w:r>
      <w:ins w:id="1113" w:author="S4C" w:date="2026-01-12T11:57:00Z">
        <w:r>
          <w:rPr>
            <w:rStyle w:val="bibarticle"/>
            <w:rFonts w:cs="Times New Roman"/>
          </w:rPr>
          <w:t>f</w:t>
        </w:r>
      </w:ins>
      <w:del w:id="1114" w:author="S4C" w:date="2026-01-12T11:57:00Z">
        <w:r w:rsidRPr="00486B41" w:rsidDel="00B80415">
          <w:rPr>
            <w:rStyle w:val="bibarticle"/>
            <w:rFonts w:cs="Times New Roman"/>
          </w:rPr>
          <w:delText>F</w:delText>
        </w:r>
      </w:del>
      <w:r w:rsidRPr="00486B41">
        <w:rPr>
          <w:rStyle w:val="bibarticle"/>
          <w:rFonts w:cs="Times New Roman"/>
        </w:rPr>
        <w:t xml:space="preserve">acilitates G1-S </w:t>
      </w:r>
      <w:del w:id="1115" w:author="S4C" w:date="2026-01-12T11:57:00Z">
        <w:r w:rsidRPr="00486B41" w:rsidDel="00B80415">
          <w:rPr>
            <w:rStyle w:val="bibarticle"/>
            <w:rFonts w:cs="Times New Roman"/>
          </w:rPr>
          <w:delText>T</w:delText>
        </w:r>
      </w:del>
      <w:ins w:id="1116" w:author="S4C" w:date="2026-01-12T11:57:00Z">
        <w:r>
          <w:rPr>
            <w:rStyle w:val="bibarticle"/>
            <w:rFonts w:cs="Times New Roman"/>
          </w:rPr>
          <w:t>t</w:t>
        </w:r>
      </w:ins>
      <w:r w:rsidRPr="00486B41">
        <w:rPr>
          <w:rStyle w:val="bibarticle"/>
          <w:rFonts w:cs="Times New Roman"/>
        </w:rPr>
        <w:t xml:space="preserve">ransition by </w:t>
      </w:r>
      <w:ins w:id="1117" w:author="S4C" w:date="2026-01-12T11:57:00Z">
        <w:r>
          <w:rPr>
            <w:rStyle w:val="bibarticle"/>
            <w:rFonts w:cs="Times New Roman"/>
          </w:rPr>
          <w:t>s</w:t>
        </w:r>
      </w:ins>
      <w:del w:id="1118" w:author="S4C" w:date="2026-01-12T11:57:00Z">
        <w:r w:rsidRPr="00486B41" w:rsidDel="00B80415">
          <w:rPr>
            <w:rStyle w:val="bibarticle"/>
            <w:rFonts w:cs="Times New Roman"/>
          </w:rPr>
          <w:delText>S</w:delText>
        </w:r>
      </w:del>
      <w:r w:rsidRPr="00486B41">
        <w:rPr>
          <w:rStyle w:val="bibarticle"/>
          <w:rFonts w:cs="Times New Roman"/>
        </w:rPr>
        <w:t xml:space="preserve">tabilizing and </w:t>
      </w:r>
      <w:ins w:id="1119" w:author="S4C" w:date="2026-01-12T11:57:00Z">
        <w:r>
          <w:rPr>
            <w:rStyle w:val="bibarticle"/>
            <w:rFonts w:cs="Times New Roman"/>
          </w:rPr>
          <w:t>e</w:t>
        </w:r>
      </w:ins>
      <w:del w:id="1120" w:author="S4C" w:date="2026-01-12T11:57:00Z">
        <w:r w:rsidRPr="00486B41" w:rsidDel="00B80415">
          <w:rPr>
            <w:rStyle w:val="bibarticle"/>
            <w:rFonts w:cs="Times New Roman"/>
          </w:rPr>
          <w:delText>E</w:delText>
        </w:r>
      </w:del>
      <w:r w:rsidRPr="00486B41">
        <w:rPr>
          <w:rStyle w:val="bibarticle"/>
          <w:rFonts w:cs="Times New Roman"/>
        </w:rPr>
        <w:t xml:space="preserve">nhancing the </w:t>
      </w:r>
      <w:ins w:id="1121" w:author="S4C" w:date="2026-01-12T11:58:00Z">
        <w:r>
          <w:rPr>
            <w:rStyle w:val="bibarticle"/>
            <w:rFonts w:cs="Times New Roman"/>
          </w:rPr>
          <w:t>f</w:t>
        </w:r>
      </w:ins>
      <w:del w:id="1122" w:author="S4C" w:date="2026-01-12T11:58:00Z">
        <w:r w:rsidRPr="00486B41" w:rsidDel="00B80415">
          <w:rPr>
            <w:rStyle w:val="bibarticle"/>
            <w:rFonts w:cs="Times New Roman"/>
          </w:rPr>
          <w:delText>F</w:delText>
        </w:r>
      </w:del>
      <w:r w:rsidRPr="00486B41">
        <w:rPr>
          <w:rStyle w:val="bibarticle"/>
          <w:rFonts w:cs="Times New Roman"/>
        </w:rPr>
        <w:t xml:space="preserve">unction of </w:t>
      </w:r>
      <w:ins w:id="1123" w:author="S4C" w:date="2026-01-12T11:58:00Z">
        <w:r>
          <w:rPr>
            <w:rStyle w:val="bibarticle"/>
            <w:rFonts w:cs="Times New Roman"/>
          </w:rPr>
          <w:t>c</w:t>
        </w:r>
      </w:ins>
      <w:del w:id="1124" w:author="S4C" w:date="2026-01-12T11:58:00Z">
        <w:r w:rsidRPr="00486B41" w:rsidDel="00B80415">
          <w:rPr>
            <w:rStyle w:val="bibarticle"/>
            <w:rFonts w:cs="Times New Roman"/>
          </w:rPr>
          <w:delText>C</w:delText>
        </w:r>
      </w:del>
      <w:r w:rsidRPr="00486B41">
        <w:rPr>
          <w:rStyle w:val="bibarticle"/>
          <w:rFonts w:cs="Times New Roman"/>
        </w:rPr>
        <w:t>yclin D1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e1001275</w:t>
      </w:r>
      <w:r w:rsidRPr="00486B41">
        <w:rPr>
          <w:rFonts w:ascii="Times New Roman" w:hAnsi="Times New Roman" w:cs="Times New Roman"/>
        </w:rPr>
        <w:t>.</w:t>
      </w:r>
    </w:p>
    <w:p w14:paraId="0C09943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Saha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Jha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HC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Upadhyay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SK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Robertson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ES.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>Epigenetic silencing of tumor suppressor genes during in vitro Epstein-Barr virus infection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25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26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  <w:lang w:val="es-419"/>
        </w:rPr>
        <w:t>2015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112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37</w:t>
      </w:r>
      <w:r w:rsidRPr="00486B41">
        <w:rPr>
          <w:rFonts w:ascii="Times New Roman" w:hAnsi="Times New Roman" w:cs="Times New Roman"/>
          <w:lang w:val="es-419"/>
        </w:rPr>
        <w:t>):</w:t>
      </w:r>
      <w:r w:rsidRPr="00000561">
        <w:rPr>
          <w:rStyle w:val="bibfpage"/>
          <w:rPrChange w:id="1127" w:author="S4C" w:date="2026-01-12T11:58:00Z">
            <w:rPr>
              <w:rStyle w:val="bibfpage"/>
              <w:rFonts w:cs="Times New Roman"/>
              <w:noProof w:val="0"/>
              <w:lang w:val="es-419"/>
            </w:rPr>
          </w:rPrChange>
        </w:rPr>
        <w:t>E 5199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5207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66876E1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Saha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Morizur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L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Upadhyay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SK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Aj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MP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Robertson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ES.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>E2F1 mediated apoptosis induced by the DNA damage response is blocked by EBV nuclear antigen 3C in lymphoblastoid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2012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3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e1002573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498964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Saha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Murakami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Kumar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P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Bajaj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B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Sims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Robertson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ES.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>Epstein-Barr virus nuclear antigen 3C augments Mdm2-mediated p53 ubiquitination and degradation by deubiquitinating Mdm2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4652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4669</w:t>
      </w:r>
      <w:r w:rsidRPr="00486B41">
        <w:rPr>
          <w:rFonts w:ascii="Times New Roman" w:hAnsi="Times New Roman" w:cs="Times New Roman"/>
        </w:rPr>
        <w:t>.</w:t>
      </w:r>
    </w:p>
    <w:p w14:paraId="1CCA9ED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Saha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 xml:space="preserve">Mechanisms of B-Cell </w:t>
      </w:r>
      <w:ins w:id="1128" w:author="S4C" w:date="2026-01-12T11:58:00Z">
        <w:r>
          <w:rPr>
            <w:rStyle w:val="bibarticle"/>
            <w:rFonts w:cs="Times New Roman"/>
          </w:rPr>
          <w:t>o</w:t>
        </w:r>
      </w:ins>
      <w:del w:id="1129" w:author="S4C" w:date="2026-01-12T11:58:00Z">
        <w:r w:rsidRPr="00486B41" w:rsidDel="00000561">
          <w:rPr>
            <w:rStyle w:val="bibarticle"/>
            <w:rFonts w:cs="Times New Roman"/>
          </w:rPr>
          <w:delText>O</w:delText>
        </w:r>
      </w:del>
      <w:r w:rsidRPr="00486B41">
        <w:rPr>
          <w:rStyle w:val="bibarticle"/>
          <w:rFonts w:cs="Times New Roman"/>
        </w:rPr>
        <w:t xml:space="preserve">ncogenesis </w:t>
      </w:r>
      <w:ins w:id="1130" w:author="S4C" w:date="2026-01-12T11:58:00Z">
        <w:r>
          <w:rPr>
            <w:rStyle w:val="bibarticle"/>
            <w:rFonts w:cs="Times New Roman"/>
          </w:rPr>
          <w:t>i</w:t>
        </w:r>
      </w:ins>
      <w:del w:id="1131" w:author="S4C" w:date="2026-01-12T11:58:00Z">
        <w:r w:rsidRPr="00486B41" w:rsidDel="00000561">
          <w:rPr>
            <w:rStyle w:val="bibarticle"/>
            <w:rFonts w:cs="Times New Roman"/>
          </w:rPr>
          <w:delText>I</w:delText>
        </w:r>
      </w:del>
      <w:r w:rsidRPr="00486B41">
        <w:rPr>
          <w:rStyle w:val="bibarticle"/>
          <w:rFonts w:cs="Times New Roman"/>
        </w:rPr>
        <w:t xml:space="preserve">nduced by Epstein-Barr </w:t>
      </w:r>
      <w:del w:id="1132" w:author="S4C" w:date="2026-01-12T11:58:00Z">
        <w:r w:rsidRPr="00486B41" w:rsidDel="00000561">
          <w:rPr>
            <w:rStyle w:val="bibarticle"/>
            <w:rFonts w:cs="Times New Roman"/>
          </w:rPr>
          <w:delText>V</w:delText>
        </w:r>
      </w:del>
      <w:ins w:id="1133" w:author="S4C" w:date="2026-01-12T11:58:00Z">
        <w:r>
          <w:rPr>
            <w:rStyle w:val="bibarticle"/>
            <w:rFonts w:cs="Times New Roman"/>
          </w:rPr>
          <w:t>v</w:t>
        </w:r>
      </w:ins>
      <w:r w:rsidRPr="00486B41">
        <w:rPr>
          <w:rStyle w:val="bibarticle"/>
          <w:rFonts w:cs="Times New Roman"/>
        </w:rPr>
        <w:t>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</w:t>
      </w:r>
      <w:ins w:id="1134" w:author="S4C" w:date="2026-01-12T11:59:00Z">
        <w:r>
          <w:rPr>
            <w:rFonts w:ascii="Times New Roman" w:hAnsi="Times New Roman" w:cs="Times New Roman"/>
          </w:rPr>
          <w:t>:</w:t>
        </w:r>
        <w:r w:rsidRPr="00B46895">
          <w:rPr>
            <w:rStyle w:val="biblpage"/>
            <w:rPrChange w:id="1135" w:author="S4C" w:date="2026-01-12T11:59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e00238-19</w:t>
        </w:r>
      </w:ins>
      <w:r w:rsidRPr="00486B41">
        <w:rPr>
          <w:rFonts w:ascii="Times New Roman" w:hAnsi="Times New Roman" w:cs="Times New Roman"/>
        </w:rPr>
        <w:t>.</w:t>
      </w:r>
    </w:p>
    <w:p w14:paraId="243BEDE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Salahuddin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latent membrane protein-1 induces the expression of SUMO-1 and SUMO-2/3 in LMP1-positive lymphomas and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208</w:t>
      </w:r>
      <w:r w:rsidRPr="00486B41">
        <w:rPr>
          <w:rFonts w:ascii="Times New Roman" w:hAnsi="Times New Roman" w:cs="Times New Roman"/>
        </w:rPr>
        <w:t>.</w:t>
      </w:r>
    </w:p>
    <w:p w14:paraId="2A237EC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Salnikov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Prusinkiewicz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Ghasemi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Cecchini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Mymryk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Tumor-infiltrating T cells in EBV-associated gastric carcinomas exhibit high levels of multiple markers of activation, effector gene expression, and exhaustion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Viruses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</w:t>
      </w:r>
      <w:ins w:id="1136" w:author="S4C" w:date="2026-01-12T12:00:00Z">
        <w:r>
          <w:rPr>
            <w:rFonts w:ascii="Times New Roman" w:hAnsi="Times New Roman" w:cs="Times New Roman"/>
          </w:rPr>
          <w:t>:</w:t>
        </w:r>
        <w:r w:rsidRPr="00ED6B5A">
          <w:rPr>
            <w:rStyle w:val="biblpage"/>
            <w:rPrChange w:id="1137" w:author="S4C" w:date="2026-01-12T12:00:00Z">
              <w:rPr>
                <w:rFonts w:ascii="Times New Roman" w:hAnsi="Times New Roman" w:cs="Times New Roman"/>
                <w:noProof w:val="0"/>
              </w:rPr>
            </w:rPrChange>
          </w:rPr>
          <w:t>176</w:t>
        </w:r>
      </w:ins>
      <w:r w:rsidRPr="00486B41">
        <w:rPr>
          <w:rFonts w:ascii="Times New Roman" w:hAnsi="Times New Roman" w:cs="Times New Roman"/>
        </w:rPr>
        <w:t>.</w:t>
      </w:r>
    </w:p>
    <w:p w14:paraId="2EC4794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630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Samanta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Iwakiri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Imaizumi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 virus-encoded RNAs are recognized by RIG-I and activate signaling to induce type I IFN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EMBO J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2006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25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18</w:t>
      </w:r>
      <w:r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4207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4214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426D8DD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Samayoa-Reyes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G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Weigel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Koech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Effect of malaria infection on Epstein-Barr virus persistence in kenyan children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229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82</w:t>
      </w:r>
      <w:r w:rsidRPr="00486B41">
        <w:rPr>
          <w:rFonts w:ascii="Times New Roman" w:hAnsi="Times New Roman" w:cs="Times New Roman"/>
        </w:rPr>
        <w:t>.</w:t>
      </w:r>
    </w:p>
    <w:p w14:paraId="7FE6F39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nuclear protein 1 promoter active in type I latency is autoregulated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4654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4661</w:t>
      </w:r>
      <w:r w:rsidRPr="00486B41">
        <w:rPr>
          <w:rFonts w:ascii="Times New Roman" w:hAnsi="Times New Roman" w:cs="Times New Roman"/>
        </w:rPr>
        <w:t>.</w:t>
      </w:r>
    </w:p>
    <w:p w14:paraId="5A1B4E6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Hummel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Braun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Birkenbach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Nucleotide sequences of mRNAs encoding Epstein-Barr virus nuclear proteins: a probable transcriptional initiation site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38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39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5096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5100</w:t>
      </w:r>
      <w:r w:rsidRPr="00486B41">
        <w:rPr>
          <w:rFonts w:ascii="Times New Roman" w:hAnsi="Times New Roman" w:cs="Times New Roman"/>
        </w:rPr>
        <w:t>.</w:t>
      </w:r>
    </w:p>
    <w:p w14:paraId="649AC25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Liebowitz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Two related Epstein-Barr virus membrane proteins are encoded by separate genes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933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937</w:t>
      </w:r>
      <w:r w:rsidRPr="00486B41">
        <w:rPr>
          <w:rFonts w:ascii="Times New Roman" w:hAnsi="Times New Roman" w:cs="Times New Roman"/>
        </w:rPr>
        <w:t>.</w:t>
      </w:r>
    </w:p>
    <w:p w14:paraId="201F75E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Martin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Chatman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types 1 and 2 differ in their EBNA-3A, EBNA-3B, and EBNA-3C genes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4084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4092</w:t>
      </w:r>
      <w:r w:rsidRPr="00486B41">
        <w:rPr>
          <w:rFonts w:ascii="Times New Roman" w:hAnsi="Times New Roman" w:cs="Times New Roman"/>
        </w:rPr>
        <w:t>.</w:t>
      </w:r>
    </w:p>
    <w:p w14:paraId="71FAEC0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Saridakis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Sarkari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Structure of the p53 binding domain of HAUSP/USP7 bound to Epstein-Barr nuclear antigen 1 implications for EBV-mediated immortalization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36</w:t>
      </w:r>
      <w:r w:rsidRPr="00486B41">
        <w:rPr>
          <w:rFonts w:ascii="Times New Roman" w:hAnsi="Times New Roman" w:cs="Times New Roman"/>
        </w:rPr>
        <w:t>.</w:t>
      </w:r>
    </w:p>
    <w:p w14:paraId="423D522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Sarkari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Sanchez-Alcaraz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Holowaty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Frappier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EBNA1-mediated recruitment of a histone H2B deubiquitylating complex to the Epstein-Barr virus latent origin of DNA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e1000624</w:t>
      </w:r>
      <w:r w:rsidRPr="00486B41">
        <w:rPr>
          <w:rFonts w:ascii="Times New Roman" w:hAnsi="Times New Roman" w:cs="Times New Roman"/>
        </w:rPr>
        <w:t>.</w:t>
      </w:r>
    </w:p>
    <w:p w14:paraId="4584C5C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Sathiyamoorthy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Jardetzky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Structural basis for Epstein-Barr virus host cell tropism mediated by gp42 and gHgL entry glycoproteins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13557</w:t>
      </w:r>
      <w:r w:rsidRPr="00486B41">
        <w:rPr>
          <w:rFonts w:ascii="Times New Roman" w:hAnsi="Times New Roman" w:cs="Times New Roman"/>
        </w:rPr>
        <w:t>.</w:t>
      </w:r>
    </w:p>
    <w:p w14:paraId="11A464E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Sathiyamoorthy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Assembly and architecture of the EBV B cell entry triggering complex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e1004309</w:t>
      </w:r>
      <w:r w:rsidRPr="00486B41">
        <w:rPr>
          <w:rFonts w:ascii="Times New Roman" w:hAnsi="Times New Roman" w:cs="Times New Roman"/>
        </w:rPr>
        <w:t>.</w:t>
      </w:r>
    </w:p>
    <w:p w14:paraId="6AC06E5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Sathiyamoorthy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Inhibition of EBV-mediated membrane fusion by anti-gHgL antibodies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40" w:author="S4C" w:date="2026-01-12T12:01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41" w:author="S4C" w:date="2026-01-12T12:01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  <w:lang w:val="es-419"/>
        </w:rPr>
        <w:t>2017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114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41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E8703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E8710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3564A8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Sayos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Wu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Morra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The X-linked lymphoproliferative-disease gene product SAP regulates signals induced through the co-receptor SLAM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6701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462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469</w:t>
      </w:r>
      <w:r w:rsidRPr="00486B41">
        <w:rPr>
          <w:rFonts w:ascii="Times New Roman" w:hAnsi="Times New Roman" w:cs="Times New Roman"/>
        </w:rPr>
        <w:t>.</w:t>
      </w:r>
    </w:p>
    <w:p w14:paraId="507558E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Schaefer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Strominger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Redefining the Epstein-Barr virus-encoded nuclear antigen EBNA-1 gene promoter and transcription initiation site in group I Burkitt lymphoma cell lines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42" w:author="S4C" w:date="2026-01-12T12:01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43" w:author="S4C" w:date="2026-01-12T12:01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10565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10569</w:t>
      </w:r>
      <w:r w:rsidRPr="00486B41">
        <w:rPr>
          <w:rFonts w:ascii="Times New Roman" w:hAnsi="Times New Roman" w:cs="Times New Roman"/>
        </w:rPr>
        <w:t>.</w:t>
      </w:r>
    </w:p>
    <w:p w14:paraId="40E19E7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Schaefer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Woisetschlaeger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Strominger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Exclusive expression of Epstein-Barr virus nuclear antigen 1 in Burkitt lymphoma arises from a third promoter, distinct from the promoters used in latently infected lymphocytes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44" w:author="S4C" w:date="2026-01-12T12:01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45" w:author="S4C" w:date="2026-01-12T12:01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6550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6554</w:t>
      </w:r>
      <w:r w:rsidRPr="00486B41">
        <w:rPr>
          <w:rFonts w:ascii="Times New Roman" w:hAnsi="Times New Roman" w:cs="Times New Roman"/>
        </w:rPr>
        <w:t>.</w:t>
      </w:r>
    </w:p>
    <w:p w14:paraId="2A892CA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3A partially coincides with EBNA3C genome-wide and is tethered to DNA through BATF complexes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46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47" w:author="S4C" w:date="2026-01-12T12:04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554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559</w:t>
      </w:r>
      <w:r w:rsidRPr="00486B41">
        <w:rPr>
          <w:rFonts w:ascii="Times New Roman" w:hAnsi="Times New Roman" w:cs="Times New Roman"/>
        </w:rPr>
        <w:t>.</w:t>
      </w:r>
    </w:p>
    <w:p w14:paraId="6B839C7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Schmitz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Ceribelli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Burkitt lymphoma pathogenesis and therapeutic targets from structural and functional genomics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7418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120</w:t>
      </w:r>
      <w:r w:rsidRPr="00486B41">
        <w:rPr>
          <w:rFonts w:ascii="Times New Roman" w:hAnsi="Times New Roman" w:cs="Times New Roman"/>
        </w:rPr>
        <w:t>.</w:t>
      </w:r>
    </w:p>
    <w:p w14:paraId="3316AD9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Schneider-Hohendorf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Gerdes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Pignolet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Broader Epstein-Barr virus-specific T cell receptor repertoire in patients with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</w:t>
      </w:r>
      <w:ins w:id="1148" w:author="S4C" w:date="2026-01-12T12:05:00Z">
        <w:r>
          <w:rPr>
            <w:rFonts w:ascii="Segoe UI" w:hAnsi="Segoe UI" w:cs="Segoe UI"/>
            <w:color w:val="5B616B"/>
            <w:shd w:val="clear" w:color="auto" w:fill="FFFFFF"/>
          </w:rPr>
          <w:t>:</w:t>
        </w:r>
        <w:r w:rsidRPr="00C0478E">
          <w:rPr>
            <w:rStyle w:val="biblpage"/>
            <w:rPrChange w:id="1149" w:author="S4C" w:date="2026-01-12T12:05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e20220650</w:t>
        </w:r>
      </w:ins>
      <w:r w:rsidRPr="00486B41">
        <w:rPr>
          <w:rFonts w:ascii="Times New Roman" w:hAnsi="Times New Roman" w:cs="Times New Roman"/>
        </w:rPr>
        <w:t>.</w:t>
      </w:r>
    </w:p>
    <w:p w14:paraId="080D64D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Schneider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Neugebauer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Griese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viral oncoprotein LMP1 exploits TRADD for signaling by masking its apoptotic activity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e8</w:t>
      </w:r>
      <w:r w:rsidRPr="00486B41">
        <w:rPr>
          <w:rFonts w:ascii="Times New Roman" w:hAnsi="Times New Roman" w:cs="Times New Roman"/>
        </w:rPr>
        <w:t>.</w:t>
      </w:r>
    </w:p>
    <w:p w14:paraId="04E1C1A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Scholle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Bendt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LMP2A transforms epithelial cells, inhibits cell differentiation, and activates Akt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10681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10689</w:t>
      </w:r>
      <w:r w:rsidRPr="00486B41">
        <w:rPr>
          <w:rFonts w:ascii="Times New Roman" w:hAnsi="Times New Roman" w:cs="Times New Roman"/>
        </w:rPr>
        <w:t>.</w:t>
      </w:r>
    </w:p>
    <w:p w14:paraId="63CE023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Schultheiss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Puschner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Kremmer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TRAF6 is a critical mediator of signal transduction by the viral oncogene latent membrane protein 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EMBO J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2001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20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20</w:t>
      </w:r>
      <w:r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5678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5691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13727A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Secondino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Zecca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Licitra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L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T-cell therapy for EBV-associated nasopharyngeal carcinoma: preparative lymphodepleting chemotherapy does not improve clinical results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Ann Oncol</w:t>
      </w:r>
      <w:r w:rsidRPr="00486B41">
        <w:rPr>
          <w:rFonts w:ascii="Times New Roman" w:hAnsi="Times New Roman" w:cs="Times New Roman"/>
          <w:i/>
        </w:rPr>
        <w:t xml:space="preserve">. </w:t>
      </w:r>
      <w:commentRangeStart w:id="1150"/>
      <w:r w:rsidRPr="00486B41">
        <w:rPr>
          <w:rStyle w:val="bibyear"/>
          <w:rFonts w:cs="Times New Roman"/>
        </w:rPr>
        <w:t>201</w:t>
      </w:r>
      <w:del w:id="1151" w:author="S4C" w:date="2026-01-12T12:39:00Z">
        <w:r w:rsidRPr="00486B41" w:rsidDel="00B061D4">
          <w:rPr>
            <w:rStyle w:val="bibyear"/>
            <w:rFonts w:cs="Times New Roman"/>
          </w:rPr>
          <w:delText>1</w:delText>
        </w:r>
      </w:del>
      <w:ins w:id="1152" w:author="S4C" w:date="2026-01-12T12:39:00Z">
        <w:r>
          <w:rPr>
            <w:rStyle w:val="bibyear"/>
            <w:rFonts w:cs="Times New Roman"/>
          </w:rPr>
          <w:t>2</w:t>
        </w:r>
        <w:commentRangeEnd w:id="1150"/>
        <w:r>
          <w:rPr>
            <w:rStyle w:val="CommentReference"/>
            <w:rFonts w:asciiTheme="minorHAnsi" w:hAnsiTheme="minorHAnsi" w:cstheme="minorBidi"/>
            <w:noProof w:val="0"/>
          </w:rPr>
          <w:commentReference w:id="1150"/>
        </w:r>
      </w:ins>
      <w:ins w:id="1153" w:author="S4C" w:date="2026-01-12T12:06:00Z">
        <w:r w:rsidRPr="00B061D4">
          <w:rPr>
            <w:rPrChange w:id="1154" w:author="S4C" w:date="2026-01-12T12:39:00Z">
              <w:rPr>
                <w:rStyle w:val="bibyear"/>
                <w:rFonts w:cs="Times New Roman"/>
                <w:noProof w:val="0"/>
              </w:rPr>
            </w:rPrChange>
          </w:rPr>
          <w:t>;</w:t>
        </w:r>
        <w:r w:rsidRPr="006C2C5F">
          <w:rPr>
            <w:rStyle w:val="bibvolume"/>
            <w:rPrChange w:id="1155" w:author="S4C" w:date="2026-01-12T12:06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23</w:t>
        </w:r>
        <w:r>
          <w:rPr>
            <w:rFonts w:ascii="Segoe UI" w:hAnsi="Segoe UI" w:cs="Segoe UI"/>
            <w:color w:val="5B616B"/>
            <w:shd w:val="clear" w:color="auto" w:fill="FFFFFF"/>
          </w:rPr>
          <w:t>(</w:t>
        </w:r>
        <w:r w:rsidRPr="006C2C5F">
          <w:rPr>
            <w:rStyle w:val="bibissue"/>
            <w:rPrChange w:id="1156" w:author="S4C" w:date="2026-01-12T12:06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2</w:t>
        </w:r>
        <w:r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Pr="006C2C5F">
          <w:rPr>
            <w:rStyle w:val="bibfpage"/>
            <w:rPrChange w:id="1157" w:author="S4C" w:date="2026-01-12T12:06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435</w:t>
        </w:r>
        <w:r>
          <w:rPr>
            <w:rFonts w:ascii="Segoe UI" w:hAnsi="Segoe UI" w:cs="Segoe UI"/>
            <w:color w:val="5B616B"/>
            <w:shd w:val="clear" w:color="auto" w:fill="FFFFFF"/>
          </w:rPr>
          <w:t>-</w:t>
        </w:r>
        <w:r w:rsidRPr="006C2C5F">
          <w:rPr>
            <w:rStyle w:val="biblpage"/>
            <w:rPrChange w:id="1158" w:author="S4C" w:date="2026-01-12T12:06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441</w:t>
        </w:r>
      </w:ins>
      <w:r w:rsidRPr="00486B41">
        <w:rPr>
          <w:rFonts w:ascii="Times New Roman" w:hAnsi="Times New Roman" w:cs="Times New Roman"/>
        </w:rPr>
        <w:t>.</w:t>
      </w:r>
    </w:p>
    <w:p w14:paraId="6BF93CA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Seemayer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Gross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Egeler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X-linked lymphoproliferative disease: twenty-five years after the discovery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Pediatr Res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1995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38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4</w:t>
      </w:r>
      <w:r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471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478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398F72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Semenova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Lupo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Alain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Multicenter evaluation of whole-blood Epstein-Barr viral load standardization using the WHO international standard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1746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1750</w:t>
      </w:r>
      <w:r w:rsidRPr="00486B41">
        <w:rPr>
          <w:rFonts w:ascii="Times New Roman" w:hAnsi="Times New Roman" w:cs="Times New Roman"/>
        </w:rPr>
        <w:t>.</w:t>
      </w:r>
    </w:p>
    <w:p w14:paraId="2E4DC82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Serafini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Rosicarelli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Veroni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Mazzola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Aloisi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virus-specific CD8 T cells selectively infiltrate the multiple sclerosis brain and interact locally with virus infected cells: clue for a virus-driven immunopathological mechanism</w:t>
      </w:r>
      <w:r w:rsidRPr="00486B41">
        <w:rPr>
          <w:rFonts w:ascii="Times New Roman" w:hAnsi="Times New Roman" w:cs="Times New Roman"/>
        </w:rPr>
        <w:t xml:space="preserve">. </w:t>
      </w:r>
      <w:r w:rsidRPr="00150A70">
        <w:rPr>
          <w:rStyle w:val="bibjournal"/>
          <w:rPrChange w:id="1159" w:author="S4C" w:date="2026-01-12T12:07:00Z">
            <w:rPr>
              <w:rStyle w:val="bibtitle"/>
              <w:rFonts w:ascii="Times New Roman" w:hAnsi="Times New Roman" w:cs="Times New Roman"/>
              <w:i/>
              <w:noProof w:val="0"/>
            </w:rPr>
          </w:rPrChange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ins w:id="1160" w:author="S4C" w:date="2026-01-12T12:07:00Z">
        <w:r w:rsidRPr="00E513E5">
          <w:rPr>
            <w:rPrChange w:id="1161" w:author="S4C" w:date="2026-01-12T12:07:00Z">
              <w:rPr>
                <w:rStyle w:val="bibyear"/>
                <w:rFonts w:cs="Times New Roman"/>
                <w:noProof w:val="0"/>
              </w:rPr>
            </w:rPrChange>
          </w:rPr>
          <w:t>;</w:t>
        </w:r>
        <w:r w:rsidRPr="00E513E5">
          <w:rPr>
            <w:rStyle w:val="bibvolume"/>
            <w:rPrChange w:id="1162" w:author="S4C" w:date="2026-01-12T12:07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93</w:t>
        </w:r>
        <w:r>
          <w:rPr>
            <w:rFonts w:ascii="Segoe UI" w:hAnsi="Segoe UI" w:cs="Segoe UI"/>
            <w:color w:val="5B616B"/>
            <w:shd w:val="clear" w:color="auto" w:fill="FFFFFF"/>
          </w:rPr>
          <w:t>(</w:t>
        </w:r>
        <w:r w:rsidRPr="00E513E5">
          <w:rPr>
            <w:rStyle w:val="bibissue"/>
            <w:rPrChange w:id="1163" w:author="S4C" w:date="2026-01-12T12:0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24</w:t>
        </w:r>
        <w:r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Pr="00E513E5">
          <w:rPr>
            <w:rStyle w:val="biblpage"/>
            <w:rPrChange w:id="1164" w:author="S4C" w:date="2026-01-12T12:0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e00980-19</w:t>
        </w:r>
      </w:ins>
      <w:r w:rsidRPr="00486B41">
        <w:rPr>
          <w:rFonts w:ascii="Times New Roman" w:hAnsi="Times New Roman" w:cs="Times New Roman"/>
        </w:rPr>
        <w:t>.</w:t>
      </w:r>
    </w:p>
    <w:p w14:paraId="7904D3E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Seto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Moosmann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Gromminger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Walz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Grundhoff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Micro RNAs of Epstein-Barr virus promote cell cycle progression and prevent apoptosis of primary human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</w:t>
      </w:r>
      <w:ins w:id="1165" w:author="S4C" w:date="2026-01-12T12:08:00Z">
        <w:r>
          <w:rPr>
            <w:rFonts w:ascii="Times New Roman" w:hAnsi="Times New Roman" w:cs="Times New Roman"/>
          </w:rPr>
          <w:t>:</w:t>
        </w:r>
        <w:r w:rsidRPr="00B3594E">
          <w:rPr>
            <w:rStyle w:val="bibfpage"/>
            <w:rPrChange w:id="1166" w:author="S4C" w:date="2026-01-12T12:0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e1001063</w:t>
        </w:r>
      </w:ins>
      <w:r w:rsidRPr="00486B41">
        <w:rPr>
          <w:rFonts w:ascii="Times New Roman" w:hAnsi="Times New Roman" w:cs="Times New Roman"/>
        </w:rPr>
        <w:t>.</w:t>
      </w:r>
    </w:p>
    <w:p w14:paraId="49429DF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Shair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Schnegg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latent membrane protein-1 effects on junctional plakoglobin and induction of a cadherin switch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5734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5742</w:t>
      </w:r>
      <w:r w:rsidRPr="00486B41">
        <w:rPr>
          <w:rFonts w:ascii="Times New Roman" w:hAnsi="Times New Roman" w:cs="Times New Roman"/>
        </w:rPr>
        <w:t>.</w:t>
      </w:r>
    </w:p>
    <w:p w14:paraId="1BB3AEA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Shannon-Lowe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Global Landscape of EBV-Associated Tumors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Front Oncol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713</w:t>
      </w:r>
      <w:r w:rsidRPr="00486B41">
        <w:rPr>
          <w:rFonts w:ascii="Times New Roman" w:hAnsi="Times New Roman" w:cs="Times New Roman"/>
        </w:rPr>
        <w:t>.</w:t>
      </w:r>
    </w:p>
    <w:p w14:paraId="573F276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Shannon-Lowe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Neuhierl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Baldwin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Delecluse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Resting B cells as a transfer vehicle for Epstein-Barr virus infection of epithelial cells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67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68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7065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7070</w:t>
      </w:r>
      <w:r w:rsidRPr="00486B41">
        <w:rPr>
          <w:rFonts w:ascii="Times New Roman" w:hAnsi="Times New Roman" w:cs="Times New Roman"/>
        </w:rPr>
        <w:t>.</w:t>
      </w:r>
    </w:p>
    <w:p w14:paraId="2CD7C79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Shatzer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Chavez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Ganetespib, an HSP90 inhibitor, kills Epstein-Barr virus (EBV)-infected B and T cells and reduces the percentage of EBV-infected cells in the blood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Leuk Lymphoma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923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931</w:t>
      </w:r>
      <w:r w:rsidRPr="00486B41">
        <w:rPr>
          <w:rFonts w:ascii="Times New Roman" w:hAnsi="Times New Roman" w:cs="Times New Roman"/>
        </w:rPr>
        <w:t>.</w:t>
      </w:r>
    </w:p>
    <w:p w14:paraId="6D1049D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Shkoda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Town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Griese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germinal center kinase TNIK is required for canonical NF-kappaB and JNK signaling in B-cells by the EBV oncoprotein LMP1 and the CD40 receptor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e1001376</w:t>
      </w:r>
      <w:r w:rsidRPr="00486B41">
        <w:rPr>
          <w:rFonts w:ascii="Times New Roman" w:hAnsi="Times New Roman" w:cs="Times New Roman"/>
        </w:rPr>
        <w:t>.</w:t>
      </w:r>
    </w:p>
    <w:p w14:paraId="24ED851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Shumilov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Schlosser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particles induce centrosome amplification and chromosomal instability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14257</w:t>
      </w:r>
      <w:r w:rsidRPr="00486B41">
        <w:rPr>
          <w:rFonts w:ascii="Times New Roman" w:hAnsi="Times New Roman" w:cs="Times New Roman"/>
        </w:rPr>
        <w:t>.</w:t>
      </w:r>
    </w:p>
    <w:p w14:paraId="4718727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Sims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Saha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chaptertitle"/>
          <w:rFonts w:cs="Times New Roman"/>
        </w:rPr>
        <w:t>Regulation of cellular processes by the Epstein-Barr virus nuclear antigen 3 family of proteins</w:t>
      </w:r>
      <w:r w:rsidRPr="00486B41">
        <w:rPr>
          <w:rFonts w:ascii="Times New Roman" w:hAnsi="Times New Roman" w:cs="Times New Roman"/>
        </w:rPr>
        <w:t xml:space="preserve">. In: </w:t>
      </w:r>
      <w:r w:rsidRPr="00486B41">
        <w:rPr>
          <w:rStyle w:val="bibed-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ed-fname"/>
          <w:rFonts w:cs="Times New Roman"/>
        </w:rPr>
        <w:t>ES</w:t>
      </w:r>
      <w:r w:rsidRPr="00486B41">
        <w:rPr>
          <w:rFonts w:ascii="Times New Roman" w:hAnsi="Times New Roman" w:cs="Times New Roman"/>
        </w:rPr>
        <w:t xml:space="preserve">, ed. </w:t>
      </w:r>
      <w:r w:rsidRPr="00486B41">
        <w:rPr>
          <w:rStyle w:val="bibbook"/>
          <w:rFonts w:cs="Times New Roman"/>
          <w:i/>
        </w:rPr>
        <w:t>Epstein-Barr Virus</w:t>
      </w:r>
      <w:del w:id="1169" w:author="S4C" w:date="2026-01-12T13:43:00Z">
        <w:r w:rsidRPr="00486B41" w:rsidDel="00EF50B2">
          <w:rPr>
            <w:rStyle w:val="bibbook"/>
            <w:rFonts w:cs="Times New Roman"/>
            <w:i/>
          </w:rPr>
          <w:delText xml:space="preserve"> - </w:delText>
        </w:r>
      </w:del>
      <w:ins w:id="1170" w:author="S4C" w:date="2026-01-12T13:43:00Z">
        <w:r>
          <w:rPr>
            <w:rStyle w:val="bibbook"/>
            <w:rFonts w:cs="Times New Roman"/>
            <w:i/>
          </w:rPr>
          <w:t>—</w:t>
        </w:r>
      </w:ins>
      <w:r w:rsidRPr="00486B41">
        <w:rPr>
          <w:rStyle w:val="bibbook"/>
          <w:rFonts w:cs="Times New Roman"/>
          <w:i/>
        </w:rPr>
        <w:t>Latency and Transformation</w:t>
      </w:r>
      <w:r w:rsidRPr="00486B41">
        <w:rPr>
          <w:rFonts w:ascii="Times New Roman" w:hAnsi="Times New Roman" w:cs="Times New Roman"/>
          <w:i/>
        </w:rPr>
        <w:t>.</w:t>
      </w:r>
      <w:del w:id="1171" w:author="S4C" w:date="2026-01-12T12:10:00Z">
        <w:r w:rsidRPr="00486B41" w:rsidDel="005D0950">
          <w:rPr>
            <w:rFonts w:ascii="Times New Roman" w:hAnsi="Times New Roman" w:cs="Times New Roman"/>
          </w:rPr>
          <w:delText xml:space="preserve"> </w:delText>
        </w:r>
        <w:r w:rsidRPr="00486B41" w:rsidDel="005D0950">
          <w:rPr>
            <w:rStyle w:val="biblocation"/>
            <w:rFonts w:cs="Times New Roman"/>
          </w:rPr>
          <w:delText>Philadelphia</w:delText>
        </w:r>
        <w:r w:rsidRPr="00486B41" w:rsidDel="005D0950">
          <w:rPr>
            <w:rFonts w:ascii="Times New Roman" w:hAnsi="Times New Roman" w:cs="Times New Roman"/>
          </w:rPr>
          <w:delText>:</w:delText>
        </w:r>
      </w:del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publisher"/>
          <w:rFonts w:cs="Times New Roman"/>
        </w:rPr>
        <w:t>Caister Academic Press</w:t>
      </w:r>
      <w:r w:rsidRPr="00486B41">
        <w:rPr>
          <w:rFonts w:ascii="Times New Roman" w:hAnsi="Times New Roman" w:cs="Times New Roman"/>
        </w:rPr>
        <w:t xml:space="preserve">;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81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100</w:t>
      </w:r>
      <w:r w:rsidRPr="00486B41">
        <w:rPr>
          <w:rFonts w:ascii="Times New Roman" w:hAnsi="Times New Roman" w:cs="Times New Roman"/>
        </w:rPr>
        <w:t>.</w:t>
      </w:r>
    </w:p>
    <w:p w14:paraId="0FEB28C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Sinclair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Palmero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Peters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Farrell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EBNA-2 and EBNA-LP cooperate to cause G0 to G1 transition during immortalization of resting human B lymphocytes by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3321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3328</w:t>
      </w:r>
      <w:r w:rsidRPr="00486B41">
        <w:rPr>
          <w:rFonts w:ascii="Times New Roman" w:hAnsi="Times New Roman" w:cs="Times New Roman"/>
        </w:rPr>
        <w:t>.</w:t>
      </w:r>
    </w:p>
    <w:p w14:paraId="4B8817F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Singh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Nelson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Pawelski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Type 1 and Type 2 Epstein-Barr viruses induce proliferation, and inhibit differentiation, in infected telomerase-immortalized normal oral keratinocytes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e1010868</w:t>
      </w:r>
      <w:r w:rsidRPr="00486B41">
        <w:rPr>
          <w:rFonts w:ascii="Times New Roman" w:hAnsi="Times New Roman" w:cs="Times New Roman"/>
        </w:rPr>
        <w:t>.</w:t>
      </w:r>
    </w:p>
    <w:p w14:paraId="3F0BFEA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Singh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Nelson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Pawelski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LMP1 protein promotes proliferation and inhibits differentiation of epithelial cells via activation of YAP and TAZ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72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73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e2219755120</w:t>
      </w:r>
      <w:r w:rsidRPr="00486B41">
        <w:rPr>
          <w:rFonts w:ascii="Times New Roman" w:hAnsi="Times New Roman" w:cs="Times New Roman"/>
        </w:rPr>
        <w:t>.</w:t>
      </w:r>
    </w:p>
    <w:p w14:paraId="4A350EA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Singh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Homad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Akins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Neutralizing antibodies protect against oral transmission of lymphocryptovirus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</w:t>
      </w:r>
      <w:ins w:id="1174" w:author="S4C" w:date="2026-01-12T12:11:00Z">
        <w:r>
          <w:rPr>
            <w:rFonts w:ascii="Times New Roman" w:hAnsi="Times New Roman" w:cs="Times New Roman"/>
          </w:rPr>
          <w:t>:</w:t>
        </w:r>
      </w:ins>
      <w:ins w:id="1175" w:author="S4C" w:date="2026-01-12T12:12:00Z">
        <w:r w:rsidRPr="009628BA">
          <w:rPr>
            <w:rStyle w:val="bibfpage"/>
            <w:rPrChange w:id="1176" w:author="S4C" w:date="2026-01-12T12:12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100033</w:t>
        </w:r>
      </w:ins>
      <w:r w:rsidRPr="00486B41">
        <w:rPr>
          <w:rFonts w:ascii="Times New Roman" w:hAnsi="Times New Roman" w:cs="Times New Roman"/>
        </w:rPr>
        <w:t>.</w:t>
      </w:r>
    </w:p>
    <w:p w14:paraId="7081040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Sitki-Green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Covington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Compartmentalization and transmission of multiple Epstein-Barr virus strains in asymptomatic carriers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1840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1847</w:t>
      </w:r>
      <w:r w:rsidRPr="00486B41">
        <w:rPr>
          <w:rFonts w:ascii="Times New Roman" w:hAnsi="Times New Roman" w:cs="Times New Roman"/>
        </w:rPr>
        <w:t>.</w:t>
      </w:r>
    </w:p>
    <w:p w14:paraId="208439B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Sitki-Green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Edwards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Covington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Biology of Epstein-Barr virus during infectious mononucleosis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483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492</w:t>
      </w:r>
      <w:r w:rsidRPr="00486B41">
        <w:rPr>
          <w:rFonts w:ascii="Times New Roman" w:hAnsi="Times New Roman" w:cs="Times New Roman"/>
        </w:rPr>
        <w:t>.</w:t>
      </w:r>
    </w:p>
    <w:p w14:paraId="0BA6EBB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Sivachandran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Young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Middeldorp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Frappier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Contributions of the Epstein-Barr virus EBNA1 protein to gastric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68</w:t>
      </w:r>
      <w:r w:rsidRPr="00486B41">
        <w:rPr>
          <w:rFonts w:ascii="Times New Roman" w:hAnsi="Times New Roman" w:cs="Times New Roman"/>
        </w:rPr>
        <w:t>.</w:t>
      </w:r>
    </w:p>
    <w:p w14:paraId="1DAE655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Sixbey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Nedrud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Hanes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Pagano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replication in oropharyngeal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1225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1230</w:t>
      </w:r>
      <w:r w:rsidRPr="00486B41">
        <w:rPr>
          <w:rFonts w:ascii="Times New Roman" w:hAnsi="Times New Roman" w:cs="Times New Roman"/>
        </w:rPr>
        <w:t>.</w:t>
      </w:r>
    </w:p>
    <w:p w14:paraId="4673610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Sixbey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Shirley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Sloas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Israele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transformation-incompetent, nuclear antigen 2-deleted Epstein-Barr virus associated with replicative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163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1008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1015</w:t>
      </w:r>
      <w:r w:rsidRPr="00486B41">
        <w:rPr>
          <w:rFonts w:ascii="Times New Roman" w:hAnsi="Times New Roman" w:cs="Times New Roman"/>
        </w:rPr>
        <w:t>.</w:t>
      </w:r>
    </w:p>
    <w:p w14:paraId="535D0A0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Sixbey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QY.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Immunoglobulin A-induced shift of Epstein-Barr virus tissue tropism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Science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255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5051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1578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1580</w:t>
      </w:r>
      <w:r w:rsidRPr="00486B41">
        <w:rPr>
          <w:rFonts w:ascii="Times New Roman" w:hAnsi="Times New Roman" w:cs="Times New Roman"/>
        </w:rPr>
        <w:t>.</w:t>
      </w:r>
    </w:p>
    <w:p w14:paraId="33567DE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Skalska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Franz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Ruhmann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Allday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Epigenetic repression of p16(INK4A) by latent Epstein-Barr virus requires the interaction of EBNA3A and EBNA3C with CtBP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e1000951</w:t>
      </w:r>
      <w:r w:rsidRPr="00486B41">
        <w:rPr>
          <w:rFonts w:ascii="Times New Roman" w:hAnsi="Times New Roman" w:cs="Times New Roman"/>
        </w:rPr>
        <w:t>.</w:t>
      </w:r>
    </w:p>
    <w:p w14:paraId="18287B6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Skalska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Parker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Induction of p16(INK4a) is the major barrier to proliferation when Epstein-Barr virus (EBV) transforms primary B cells into lymphoblastoid cell lines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2013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9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2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e1003187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6412132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Skalsky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RL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Corcoran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DL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Gottwein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The viral and cellular microRNA targetome in lymphoblastoid cell lines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e1002484</w:t>
      </w:r>
      <w:r w:rsidRPr="00486B41">
        <w:rPr>
          <w:rFonts w:ascii="Times New Roman" w:hAnsi="Times New Roman" w:cs="Times New Roman"/>
        </w:rPr>
        <w:t>.</w:t>
      </w:r>
    </w:p>
    <w:p w14:paraId="2474992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Skalsky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Cullen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Noncoding RNAs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391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181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217</w:t>
      </w:r>
      <w:r w:rsidRPr="00486B41">
        <w:rPr>
          <w:rFonts w:ascii="Times New Roman" w:hAnsi="Times New Roman" w:cs="Times New Roman"/>
        </w:rPr>
        <w:t>.</w:t>
      </w:r>
    </w:p>
    <w:p w14:paraId="28234D0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Skare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Edson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Farley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Strominger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B 95–98 isolate of Epstein-Barr virus arose from an isolate with a standard genome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1088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1091</w:t>
      </w:r>
      <w:r w:rsidRPr="00486B41">
        <w:rPr>
          <w:rFonts w:ascii="Times New Roman" w:hAnsi="Times New Roman" w:cs="Times New Roman"/>
        </w:rPr>
        <w:t>.</w:t>
      </w:r>
    </w:p>
    <w:p w14:paraId="6D4F98D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Beagley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Effective treatment of metastatic forms of Epstein-Barr virus-associated nasopharyngeal carcinoma with a novel adenovirus-based adoptive immunotherapy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1116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1125</w:t>
      </w:r>
      <w:r w:rsidRPr="00486B41">
        <w:rPr>
          <w:rFonts w:ascii="Times New Roman" w:hAnsi="Times New Roman" w:cs="Times New Roman"/>
        </w:rPr>
        <w:t>.</w:t>
      </w:r>
    </w:p>
    <w:p w14:paraId="21A6E43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Coleman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Rochford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CD21 (complement receptor 2) Is the receptor for Epstein-Barr virus entry into T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94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11</w:t>
      </w:r>
      <w:r w:rsidRPr="00486B41">
        <w:rPr>
          <w:rFonts w:ascii="Times New Roman" w:hAnsi="Times New Roman" w:cs="Times New Roman"/>
          <w:lang w:val="es-419"/>
        </w:rPr>
        <w:t>)</w:t>
      </w:r>
      <w:ins w:id="1177" w:author="S4C" w:date="2026-01-12T12:15:00Z">
        <w:r>
          <w:rPr>
            <w:rFonts w:ascii="Times New Roman" w:hAnsi="Times New Roman" w:cs="Times New Roman"/>
            <w:lang w:val="es-419"/>
          </w:rPr>
          <w:t>:</w:t>
        </w:r>
        <w:r w:rsidRPr="00D14285">
          <w:rPr>
            <w:rStyle w:val="bibfpage"/>
            <w:rPrChange w:id="1178" w:author="S4C" w:date="2026-01-12T12:15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e00428-20</w:t>
        </w:r>
      </w:ins>
      <w:r w:rsidRPr="00486B41">
        <w:rPr>
          <w:rFonts w:ascii="Times New Roman" w:hAnsi="Times New Roman" w:cs="Times New Roman"/>
          <w:lang w:val="es-419"/>
        </w:rPr>
        <w:t>.</w:t>
      </w:r>
    </w:p>
    <w:p w14:paraId="1A8D0A4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Smith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PR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de Jesus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O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Turner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Structure and coding content of CST (BART) family RNAs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7</w:t>
      </w:r>
      <w:r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3082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3092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2FD06E3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Snijder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Ortego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Weidle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An antibody targeting the fusion machinery neutralizes dual-tropic infection and defines a site of vulnerability on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Immunity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799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811 e9</w:t>
      </w:r>
      <w:r w:rsidRPr="00486B41">
        <w:rPr>
          <w:rFonts w:ascii="Times New Roman" w:hAnsi="Times New Roman" w:cs="Times New Roman"/>
        </w:rPr>
        <w:t>.</w:t>
      </w:r>
    </w:p>
    <w:p w14:paraId="6A21B3D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Snow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Krummey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Restimulation-induced apoptosis of T cells is impaired in patients with X-linked lymphoproliferative disease caused by SAP deficiency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2976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2989</w:t>
      </w:r>
      <w:r w:rsidRPr="00486B41">
        <w:rPr>
          <w:rFonts w:ascii="Times New Roman" w:hAnsi="Times New Roman" w:cs="Times New Roman"/>
        </w:rPr>
        <w:t>.</w:t>
      </w:r>
    </w:p>
    <w:p w14:paraId="29FDE46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Sokal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Hoppenbrouwers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Vandermeulen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Recombinant gp350 vaccine for infectious mononucleosis: a phase 2, randomized, double-blind, placebo-controlled trial to evaluate the safety, immunogenicity, and efficacy of an Epstein-Barr virus vaccine in healthy young adults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1749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1753</w:t>
      </w:r>
      <w:r w:rsidRPr="00486B41">
        <w:rPr>
          <w:rFonts w:ascii="Times New Roman" w:hAnsi="Times New Roman" w:cs="Times New Roman"/>
        </w:rPr>
        <w:t>.</w:t>
      </w:r>
    </w:p>
    <w:p w14:paraId="0C2F0E7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Soldan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and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Nat Rev Microbiol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2023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21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51</w:t>
      </w:r>
      <w:r w:rsidRPr="00486B41">
        <w:rPr>
          <w:rFonts w:ascii="Times New Roman" w:hAnsi="Times New Roman" w:cs="Times New Roman"/>
          <w:lang w:val="es-419"/>
        </w:rPr>
        <w:t>-</w:t>
      </w:r>
      <w:r w:rsidRPr="00486B41">
        <w:rPr>
          <w:rStyle w:val="biblpage"/>
          <w:rFonts w:cs="Times New Roman"/>
          <w:lang w:val="es-419"/>
        </w:rPr>
        <w:t>64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044AD20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Soldan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Monaco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Multiple sclerosis patient-derived spontaneous B cells have distinct EBV and host gene expression profiles in active 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1540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1554</w:t>
      </w:r>
      <w:r w:rsidRPr="00486B41">
        <w:rPr>
          <w:rFonts w:ascii="Times New Roman" w:hAnsi="Times New Roman" w:cs="Times New Roman"/>
        </w:rPr>
        <w:t>.</w:t>
      </w:r>
    </w:p>
    <w:p w14:paraId="45685ED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Sommermann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Yasuda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Ronen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Functional interplay of Epstein-Barr virus oncoproteins in a mouse model of B cell lymphomagenesis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79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80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14421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14432</w:t>
      </w:r>
      <w:r w:rsidRPr="00486B41">
        <w:rPr>
          <w:rFonts w:ascii="Times New Roman" w:hAnsi="Times New Roman" w:cs="Times New Roman"/>
        </w:rPr>
        <w:t>.</w:t>
      </w:r>
    </w:p>
    <w:p w14:paraId="500B211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Izumi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Shinners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IRF7 activation by Epstein-Barr virus latent membrane protein 1 requires localization at activation sites and TRAF6, but not TRAF2 or TRAF3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81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82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47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18448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18453</w:t>
      </w:r>
      <w:r w:rsidRPr="00486B41">
        <w:rPr>
          <w:rFonts w:ascii="Times New Roman" w:hAnsi="Times New Roman" w:cs="Times New Roman"/>
        </w:rPr>
        <w:t>.</w:t>
      </w:r>
    </w:p>
    <w:p w14:paraId="5601580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Ikeda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Two pathways of p27(Kip1) degradation are required for murine lymphoma driven by myc and ebv latent membrane protein 2A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  <w:lang w:val="es-419"/>
        </w:rPr>
        <w:t>2019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10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2</w:t>
      </w:r>
      <w:r w:rsidRPr="00486B41">
        <w:rPr>
          <w:rFonts w:ascii="Times New Roman" w:hAnsi="Times New Roman" w:cs="Times New Roman"/>
          <w:lang w:val="es-419"/>
        </w:rPr>
        <w:t>)</w:t>
      </w:r>
      <w:ins w:id="1183" w:author="S4C" w:date="2026-01-12T13:43:00Z">
        <w:r>
          <w:rPr>
            <w:rFonts w:ascii="Times New Roman" w:hAnsi="Times New Roman" w:cs="Times New Roman"/>
            <w:lang w:val="es-419"/>
          </w:rPr>
          <w:t>:</w:t>
        </w:r>
      </w:ins>
      <w:ins w:id="1184" w:author="S4C" w:date="2026-01-12T12:17:00Z">
        <w:r w:rsidRPr="00641B7E">
          <w:rPr>
            <w:rStyle w:val="bibfpage"/>
            <w:rPrChange w:id="1185" w:author="S4C" w:date="2026-01-12T12:17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e00548-19</w:t>
        </w:r>
      </w:ins>
      <w:r w:rsidRPr="00486B41">
        <w:rPr>
          <w:rFonts w:ascii="Times New Roman" w:hAnsi="Times New Roman" w:cs="Times New Roman"/>
          <w:lang w:val="es-419"/>
        </w:rPr>
        <w:t>.</w:t>
      </w:r>
    </w:p>
    <w:p w14:paraId="0C9AFB3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SoRelle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ED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Dai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Reinoso-Vizcaino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NM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Barry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AP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Chan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Luftig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MA.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article"/>
          <w:rFonts w:cs="Times New Roman"/>
        </w:rPr>
        <w:t>Time-resolved transcriptomes reveal diverse B cell fate trajectories in the early response to Epstein-Barr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111286</w:t>
      </w:r>
      <w:r w:rsidRPr="00486B41">
        <w:rPr>
          <w:rFonts w:ascii="Times New Roman" w:hAnsi="Times New Roman" w:cs="Times New Roman"/>
        </w:rPr>
        <w:t>.</w:t>
      </w:r>
    </w:p>
    <w:p w14:paraId="30A4D57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SoRelle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Reinoso-Vizcaino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Barry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Luftig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evades restrictive host chromatin closure by subverting B cell activation and germinal center regulatory loci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112958</w:t>
      </w:r>
      <w:r w:rsidRPr="00486B41">
        <w:rPr>
          <w:rFonts w:ascii="Times New Roman" w:hAnsi="Times New Roman" w:cs="Times New Roman"/>
        </w:rPr>
        <w:t>.</w:t>
      </w:r>
    </w:p>
    <w:p w14:paraId="3E9EC1B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Souza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Stollar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Sullivan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Luzuriaga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Peripheral B cells latently infected with Epstein-Barr virus display molecular hallmarks of classical antigen-selected memory B cells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86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87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50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18093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18098</w:t>
      </w:r>
      <w:r w:rsidRPr="00486B41">
        <w:rPr>
          <w:rFonts w:ascii="Times New Roman" w:hAnsi="Times New Roman" w:cs="Times New Roman"/>
        </w:rPr>
        <w:t>.</w:t>
      </w:r>
    </w:p>
    <w:p w14:paraId="6B7AC19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691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Souza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Stollar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Sullivan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Luzuriaga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Influence of EBV on the peripheral blood memory B cell compartment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 xml:space="preserve">J </w:t>
      </w:r>
      <w:r>
        <w:rPr>
          <w:rStyle w:val="bibjournal"/>
          <w:rFonts w:cs="Times New Roman"/>
          <w:i/>
        </w:rPr>
        <w:t>I</w:t>
      </w:r>
      <w:r w:rsidRPr="00486B41">
        <w:rPr>
          <w:rStyle w:val="bibjournal"/>
          <w:rFonts w:cs="Times New Roman"/>
          <w:i/>
        </w:rPr>
        <w:t>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3153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3160</w:t>
      </w:r>
      <w:r w:rsidRPr="00486B41">
        <w:rPr>
          <w:rFonts w:ascii="Times New Roman" w:hAnsi="Times New Roman" w:cs="Times New Roman"/>
        </w:rPr>
        <w:t>.</w:t>
      </w:r>
    </w:p>
    <w:p w14:paraId="5F612FC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Spacek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Hubacek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Markova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Plasma EBV-DNA monitoring in Epstein-Barr virus-positive Hodgkin lymphoma patients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Apmis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16</w:t>
      </w:r>
      <w:r w:rsidRPr="00486B41">
        <w:rPr>
          <w:rFonts w:ascii="Times New Roman" w:hAnsi="Times New Roman" w:cs="Times New Roman"/>
        </w:rPr>
        <w:t>.</w:t>
      </w:r>
    </w:p>
    <w:p w14:paraId="2E726CB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Kline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Cheresh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lacking latent membrane protein 2 immortalizes B cells with efficiency indistinguishable from that of wild-type virus</w:t>
      </w:r>
      <w:r w:rsidRPr="00F37F7C">
        <w:rPr>
          <w:rPrChange w:id="1188" w:author="S4C" w:date="2026-01-12T12:18:00Z">
            <w:rPr>
              <w:rStyle w:val="bibarticle"/>
              <w:rFonts w:cs="Times New Roman"/>
              <w:noProof w:val="0"/>
            </w:rPr>
          </w:rPrChange>
        </w:rPr>
        <w:t xml:space="preserve"> [In Process Citation]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Gen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8</w:t>
      </w:r>
      <w:r>
        <w:rPr>
          <w:rStyle w:val="Supplement"/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2193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2203</w:t>
      </w:r>
      <w:r w:rsidRPr="00486B41">
        <w:rPr>
          <w:rFonts w:ascii="Times New Roman" w:hAnsi="Times New Roman" w:cs="Times New Roman"/>
        </w:rPr>
        <w:t>.</w:t>
      </w:r>
    </w:p>
    <w:p w14:paraId="76C15B4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Pfitzner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Strominger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Epstein-Barr virus transcript from a latently infected, growth- transformed B-cell line encodes a highly repetitive polypeptide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89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90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9298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9302</w:t>
      </w:r>
      <w:r w:rsidRPr="00486B41">
        <w:rPr>
          <w:rFonts w:ascii="Times New Roman" w:hAnsi="Times New Roman" w:cs="Times New Roman"/>
        </w:rPr>
        <w:t>.</w:t>
      </w:r>
    </w:p>
    <w:p w14:paraId="72D7B8D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Spriggs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Armitage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Comeau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extracellular domain of the Epstein-Barr virus BZLF2 protein binds the HLA-DR beta chain and inhibits antigen presentation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5557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5563</w:t>
      </w:r>
      <w:r w:rsidRPr="00486B41">
        <w:rPr>
          <w:rFonts w:ascii="Times New Roman" w:hAnsi="Times New Roman" w:cs="Times New Roman"/>
        </w:rPr>
        <w:t>.</w:t>
      </w:r>
    </w:p>
    <w:p w14:paraId="58DAE84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Stewart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virus-encoded LMP2A regulates viral and cellular gene expression by modulation of the NF-kappaB transcription factor pathway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91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92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15730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15735</w:t>
      </w:r>
      <w:r w:rsidRPr="00486B41">
        <w:rPr>
          <w:rFonts w:ascii="Times New Roman" w:hAnsi="Times New Roman" w:cs="Times New Roman"/>
        </w:rPr>
        <w:t>.</w:t>
      </w:r>
    </w:p>
    <w:p w14:paraId="610E7D8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697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Straathof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Bollard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Popat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Treatment of nasopharyngeal carcinoma with Epstein-Barr virus--specific T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1898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1904</w:t>
      </w:r>
      <w:r w:rsidRPr="00486B41">
        <w:rPr>
          <w:rFonts w:ascii="Times New Roman" w:hAnsi="Times New Roman" w:cs="Times New Roman"/>
        </w:rPr>
        <w:t>.</w:t>
      </w:r>
    </w:p>
    <w:p w14:paraId="03F1AC2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698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Styles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Bazot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Parker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Paschos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Allday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epigenetically suppresses the B cell-to-plasma cell differentiation pathway while establishing long-term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Biol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2017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15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e2001992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696662C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699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C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F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Soldan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EBNA2 driven enhancer switching at the CIITA-DEXI locus suppresses HLA class II gene expression during EBV infection of B-lymphocytes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2021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17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e1009834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17E7795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Sugimoto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Kanda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T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Yamashita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Spatiotemporally different DNA repair systems participate in Epstein-Barr virus genome maturation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6127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6135</w:t>
      </w:r>
      <w:r w:rsidRPr="00486B41">
        <w:rPr>
          <w:rFonts w:ascii="Times New Roman" w:hAnsi="Times New Roman" w:cs="Times New Roman"/>
        </w:rPr>
        <w:t>.</w:t>
      </w:r>
    </w:p>
    <w:p w14:paraId="2627597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Sugiokto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Saiada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SUMOylation of the m6A reader YTHDF2 by PIAS1 promotes viral RNA decay to restrict EBV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e0316823</w:t>
      </w:r>
      <w:r w:rsidRPr="00486B41">
        <w:rPr>
          <w:rFonts w:ascii="Times New Roman" w:hAnsi="Times New Roman" w:cs="Times New Roman"/>
        </w:rPr>
        <w:t>.</w:t>
      </w:r>
    </w:p>
    <w:p w14:paraId="4EA0406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Sun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gB nanoparticle vaccine elicits a protective neutralizing antibody response against EBV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1882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1897 e10</w:t>
      </w:r>
      <w:r w:rsidRPr="00486B41">
        <w:rPr>
          <w:rFonts w:ascii="Times New Roman" w:hAnsi="Times New Roman" w:cs="Times New Roman"/>
        </w:rPr>
        <w:t>.</w:t>
      </w:r>
    </w:p>
    <w:p w14:paraId="74D2F01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Sun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Singh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F-box E3 ligase protein FBXO11 regulates EBNA3C-associated degradation of BCL6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e0054824</w:t>
      </w:r>
      <w:r w:rsidRPr="00486B41">
        <w:rPr>
          <w:rFonts w:ascii="Times New Roman" w:hAnsi="Times New Roman" w:cs="Times New Roman"/>
        </w:rPr>
        <w:t>.</w:t>
      </w:r>
    </w:p>
    <w:p w14:paraId="5B5202F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Suraweera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Hinds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Kvansakul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Crystal structures of Epstein-Barr virus Bcl-2 homolog BHRF1 bound to bid and puma BH3 motif peptides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Viruses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</w:t>
      </w:r>
      <w:ins w:id="1193" w:author="S4C" w:date="2026-01-12T12:19:00Z">
        <w:r>
          <w:rPr>
            <w:rFonts w:ascii="Times New Roman" w:hAnsi="Times New Roman" w:cs="Times New Roman"/>
          </w:rPr>
          <w:t>:</w:t>
        </w:r>
        <w:r w:rsidRPr="00FB432A">
          <w:rPr>
            <w:rStyle w:val="bibfpage"/>
            <w:rPrChange w:id="1194" w:author="S4C" w:date="2026-01-12T12:19:00Z">
              <w:rPr>
                <w:rFonts w:ascii="Times New Roman" w:hAnsi="Times New Roman" w:cs="Times New Roman"/>
                <w:noProof w:val="0"/>
              </w:rPr>
            </w:rPrChange>
          </w:rPr>
          <w:t>2222</w:t>
        </w:r>
      </w:ins>
      <w:r w:rsidRPr="00486B41">
        <w:rPr>
          <w:rFonts w:ascii="Times New Roman" w:hAnsi="Times New Roman" w:cs="Times New Roman"/>
        </w:rPr>
        <w:t>.</w:t>
      </w:r>
    </w:p>
    <w:p w14:paraId="7449935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Swaminathan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Characterization of Epstein-Barr virus recombinants with deletions of the BamHI C promoter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532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541</w:t>
      </w:r>
      <w:r w:rsidRPr="00486B41">
        <w:rPr>
          <w:rFonts w:ascii="Times New Roman" w:hAnsi="Times New Roman" w:cs="Times New Roman"/>
        </w:rPr>
        <w:t>.</w:t>
      </w:r>
    </w:p>
    <w:p w14:paraId="45A5DB2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Swaminathan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Tomkinson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Recombinant Epstein-Barr virus with small RNA (EBER) genes deleted transforms lymphocytes and replicates in vitro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95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196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1546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1550</w:t>
      </w:r>
      <w:r w:rsidRPr="00486B41">
        <w:rPr>
          <w:rFonts w:ascii="Times New Roman" w:hAnsi="Times New Roman" w:cs="Times New Roman"/>
        </w:rPr>
        <w:t>.</w:t>
      </w:r>
    </w:p>
    <w:p w14:paraId="06D6294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Swart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Longnecker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Latent membrane protein 2A-mediated effects on the phosphatidylinositol 3-Kinase/Akt pathway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10838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10845</w:t>
      </w:r>
      <w:r w:rsidRPr="00486B41">
        <w:rPr>
          <w:rFonts w:ascii="Times New Roman" w:hAnsi="Times New Roman" w:cs="Times New Roman"/>
        </w:rPr>
        <w:t>.</w:t>
      </w:r>
    </w:p>
    <w:p w14:paraId="60FAAA7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Szakonyi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Klein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Hannan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Structure of the Epstein-Barr virus major envelope glycoprotein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Struct Mol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996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1001</w:t>
      </w:r>
      <w:r w:rsidRPr="00486B41">
        <w:rPr>
          <w:rFonts w:ascii="Times New Roman" w:hAnsi="Times New Roman" w:cs="Times New Roman"/>
        </w:rPr>
        <w:t>.</w:t>
      </w:r>
    </w:p>
    <w:p w14:paraId="0B6B568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Szymula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Palermo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Bayoumy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EBNA-LP is essential for transforming naive B cells, and facilitates recruitment of transcription factors to the viral genome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e1006890</w:t>
      </w:r>
      <w:r w:rsidRPr="00486B41">
        <w:rPr>
          <w:rFonts w:ascii="Times New Roman" w:hAnsi="Times New Roman" w:cs="Times New Roman"/>
        </w:rPr>
        <w:t>.</w:t>
      </w:r>
    </w:p>
    <w:p w14:paraId="2FE2453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Tagawa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Albanese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Bouvet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viral miRNAs inhibit antiviral CD4+ T cell responses targeting IL-12 and peptide processing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Exp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2065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2080</w:t>
      </w:r>
      <w:r w:rsidRPr="00486B41">
        <w:rPr>
          <w:rFonts w:ascii="Times New Roman" w:hAnsi="Times New Roman" w:cs="Times New Roman"/>
        </w:rPr>
        <w:t>.</w:t>
      </w:r>
    </w:p>
    <w:p w14:paraId="16862B3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711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Synchronous and sequential activation of latently infected Epstein-Barr virus genomes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1989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63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</w:t>
      </w:r>
      <w:r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445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449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3434CDD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Tamura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K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Taniguchi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Minoguchi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S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Physical interaction between a novel domain of the receptor Notch and the transcription factor RBP-J kappa/Su(H</w:t>
      </w:r>
      <w:r w:rsidRPr="00625F4B">
        <w:rPr>
          <w:rStyle w:val="bibarticle"/>
          <w:rPrChange w:id="1197" w:author="S4C" w:date="2026-01-12T12:20:00Z">
            <w:rPr>
              <w:rStyle w:val="bibjournal"/>
              <w:rFonts w:cs="Times New Roman"/>
              <w:noProof w:val="0"/>
            </w:rPr>
          </w:rPrChange>
        </w:rPr>
        <w:t>)</w:t>
      </w:r>
      <w:r w:rsidRPr="00625F4B">
        <w:rPr>
          <w:rPrChange w:id="1198" w:author="S4C" w:date="2026-01-12T12:19:00Z">
            <w:rPr>
              <w:rStyle w:val="bibjournal"/>
              <w:rFonts w:cs="Times New Roman"/>
              <w:noProof w:val="0"/>
            </w:rPr>
          </w:rPrChange>
        </w:rPr>
        <w:t xml:space="preserve">. </w:t>
      </w:r>
      <w:r w:rsidRPr="00486B41">
        <w:rPr>
          <w:rStyle w:val="bibjournal"/>
          <w:rFonts w:cs="Times New Roman"/>
          <w:i/>
        </w:rPr>
        <w:t>Curr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1416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1423</w:t>
      </w:r>
      <w:r w:rsidRPr="00486B41">
        <w:rPr>
          <w:rFonts w:ascii="Times New Roman" w:hAnsi="Times New Roman" w:cs="Times New Roman"/>
        </w:rPr>
        <w:t>.</w:t>
      </w:r>
    </w:p>
    <w:p w14:paraId="68C8E04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Tangye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Latour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Primary immunodeficiencies reveal the molecular requirements for effective host defense against EBV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644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655</w:t>
      </w:r>
      <w:r w:rsidRPr="00486B41">
        <w:rPr>
          <w:rFonts w:ascii="Times New Roman" w:hAnsi="Times New Roman" w:cs="Times New Roman"/>
        </w:rPr>
        <w:t>.</w:t>
      </w:r>
    </w:p>
    <w:p w14:paraId="7D501E3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Tanner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Fearon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gp350/220 binding to the B lymphocyte C3d receptor mediates adsorption, capping, and endocytosis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213</w:t>
      </w:r>
      <w:r w:rsidRPr="00486B41">
        <w:rPr>
          <w:rFonts w:ascii="Times New Roman" w:hAnsi="Times New Roman" w:cs="Times New Roman"/>
        </w:rPr>
        <w:t>.</w:t>
      </w:r>
    </w:p>
    <w:p w14:paraId="05A30BF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microdissected gene expression landscape of nasopharyngeal cancer reveals vulnerabilities in FGF and noncanonical NF-kappaB signaling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 Adv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eabh2445</w:t>
      </w:r>
      <w:r w:rsidRPr="00486B41">
        <w:rPr>
          <w:rFonts w:ascii="Times New Roman" w:hAnsi="Times New Roman" w:cs="Times New Roman"/>
        </w:rPr>
        <w:t>.</w:t>
      </w:r>
    </w:p>
    <w:p w14:paraId="5B0E548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Taylor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Harrington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recombinant modified vaccinia ankara vaccine encoding Epstein-Barr Virus (EBV) target antigens: a phase I trial in UK patients with EBV-positive cancer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Clin Cancer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5009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5022</w:t>
      </w:r>
      <w:r w:rsidRPr="00486B41">
        <w:rPr>
          <w:rFonts w:ascii="Times New Roman" w:hAnsi="Times New Roman" w:cs="Times New Roman"/>
        </w:rPr>
        <w:t>.</w:t>
      </w:r>
    </w:p>
    <w:p w14:paraId="4FCC899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Taylor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Brooks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Hislop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immunology of Epstein-Barr virus-induced disease</w:t>
      </w:r>
      <w:r w:rsidRPr="00486B41">
        <w:rPr>
          <w:rFonts w:ascii="Times New Roman" w:hAnsi="Times New Roman" w:cs="Times New Roman"/>
        </w:rPr>
        <w:t xml:space="preserve">. </w:t>
      </w:r>
      <w:r w:rsidRPr="009E57AE">
        <w:rPr>
          <w:rStyle w:val="bibjournal"/>
          <w:rFonts w:cs="Times New Roman"/>
          <w:i/>
        </w:rPr>
        <w:t>Annu Rev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787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821</w:t>
      </w:r>
      <w:r w:rsidRPr="00486B41">
        <w:rPr>
          <w:rFonts w:ascii="Times New Roman" w:hAnsi="Times New Roman" w:cs="Times New Roman"/>
        </w:rPr>
        <w:t>.</w:t>
      </w:r>
    </w:p>
    <w:p w14:paraId="74C65C0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Tempera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 Leo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Kossenkov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Identification of MEF2B, EBF1, and IL6R as direct gene targets of Epstein-Barr virus (EBV) nuclear antigen 1 critical for EBV-infected B-lymphocyte survival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345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355</w:t>
      </w:r>
      <w:r w:rsidRPr="00486B41">
        <w:rPr>
          <w:rFonts w:ascii="Times New Roman" w:hAnsi="Times New Roman" w:cs="Times New Roman"/>
        </w:rPr>
        <w:t>.</w:t>
      </w:r>
    </w:p>
    <w:p w14:paraId="78C6AA3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Tempera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Klichinsky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latency types adopt alternative chromatin conformations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e1002180</w:t>
      </w:r>
      <w:r w:rsidRPr="00486B41">
        <w:rPr>
          <w:rFonts w:ascii="Times New Roman" w:hAnsi="Times New Roman" w:cs="Times New Roman"/>
        </w:rPr>
        <w:t>.</w:t>
      </w:r>
    </w:p>
    <w:p w14:paraId="787D59C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Tempera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Wiedmer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Dheekollu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CTCF prevents the epigenetic drift of EBV latency promoter Qp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e1001048</w:t>
      </w:r>
      <w:r w:rsidRPr="00486B41">
        <w:rPr>
          <w:rFonts w:ascii="Times New Roman" w:hAnsi="Times New Roman" w:cs="Times New Roman"/>
        </w:rPr>
        <w:t>.</w:t>
      </w:r>
    </w:p>
    <w:p w14:paraId="7BEAC22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Thomas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Bronge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Tengvall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Cross-reactive EBNA1 immunity targets alpha-crystallin B and is associated with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 Adv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eadg3032</w:t>
      </w:r>
      <w:r w:rsidRPr="00486B41">
        <w:rPr>
          <w:rFonts w:ascii="Times New Roman" w:hAnsi="Times New Roman" w:cs="Times New Roman"/>
        </w:rPr>
        <w:t>.</w:t>
      </w:r>
    </w:p>
    <w:p w14:paraId="7826F9F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Thomas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OG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Haigh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Croom-Carter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Heightened Epstein-Barr virus immunity and potential cross-reactivities in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e1012177</w:t>
      </w:r>
      <w:r w:rsidRPr="00486B41">
        <w:rPr>
          <w:rFonts w:ascii="Times New Roman" w:hAnsi="Times New Roman" w:cs="Times New Roman"/>
        </w:rPr>
        <w:t>.</w:t>
      </w:r>
    </w:p>
    <w:p w14:paraId="0A4FF0D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Thompson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Verma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Mosbruger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Swaminathan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Identification and characterization of the physiological gene targets of the essential lytic replicative Epstein-Barr virus SM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1206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1221</w:t>
      </w:r>
      <w:r w:rsidRPr="00486B41">
        <w:rPr>
          <w:rFonts w:ascii="Times New Roman" w:hAnsi="Times New Roman" w:cs="Times New Roman"/>
        </w:rPr>
        <w:t>.</w:t>
      </w:r>
    </w:p>
    <w:p w14:paraId="37D8256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Persistence--introducing the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Top Microbiol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390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Pt 1</w:t>
      </w:r>
      <w:r w:rsidRPr="00486B41">
        <w:rPr>
          <w:rStyle w:val="Supplement"/>
          <w:rFonts w:ascii="Times New Roman" w:hAnsi="Times New Roman" w:cs="Times New Roman"/>
        </w:rPr>
        <w:t>)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151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209</w:t>
      </w:r>
      <w:r w:rsidRPr="00486B41">
        <w:rPr>
          <w:rFonts w:ascii="Times New Roman" w:hAnsi="Times New Roman" w:cs="Times New Roman"/>
        </w:rPr>
        <w:t>.</w:t>
      </w:r>
    </w:p>
    <w:p w14:paraId="7A20A9F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Allday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curious case of the tumour virus: 50 years of Burkitt's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Rev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913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924</w:t>
      </w:r>
      <w:r w:rsidRPr="00486B41">
        <w:rPr>
          <w:rFonts w:ascii="Times New Roman" w:hAnsi="Times New Roman" w:cs="Times New Roman"/>
        </w:rPr>
        <w:t>.</w:t>
      </w:r>
    </w:p>
    <w:p w14:paraId="5224C9E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Thornburg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Raab-Traub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Induction of epidermal growth factor receptor expression by Epstein-Barr virus latent membrane protein 1 C-terminal-activating region 1 is mediated by NF-kappaB p50 homodimer/Bcl-3 complexes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12954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12961</w:t>
      </w:r>
      <w:r w:rsidRPr="00486B41">
        <w:rPr>
          <w:rFonts w:ascii="Times New Roman" w:hAnsi="Times New Roman" w:cs="Times New Roman"/>
        </w:rPr>
        <w:t>.</w:t>
      </w:r>
    </w:p>
    <w:p w14:paraId="6863BD0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Tierney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Nagra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BamHI W repeat number limits EBNA2/EBNA-LP coexpression in newly infected B cells and the efficiency of B-cell transformation: a rationale for the multiple W repeats in wild-type virus strains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12362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12375</w:t>
      </w:r>
      <w:r w:rsidRPr="00486B41">
        <w:rPr>
          <w:rFonts w:ascii="Times New Roman" w:hAnsi="Times New Roman" w:cs="Times New Roman"/>
        </w:rPr>
        <w:t>.</w:t>
      </w:r>
    </w:p>
    <w:p w14:paraId="5556876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Tierney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Nagra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Rowe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Rickinson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BamHI C promoter is not essential for B cell immortalization in vitro, but it greatly enhances B cell growth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2483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2493</w:t>
      </w:r>
      <w:r w:rsidRPr="00486B41">
        <w:rPr>
          <w:rFonts w:ascii="Times New Roman" w:hAnsi="Times New Roman" w:cs="Times New Roman"/>
        </w:rPr>
        <w:t>.</w:t>
      </w:r>
    </w:p>
    <w:p w14:paraId="73959BE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Tomkinson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Second-site homologous recombination in Epstein-Barr virus: insertion of type 1 EBNA 3 genes in place of type 2 has no effect on in vitro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780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789</w:t>
      </w:r>
      <w:r w:rsidRPr="00486B41">
        <w:rPr>
          <w:rFonts w:ascii="Times New Roman" w:hAnsi="Times New Roman" w:cs="Times New Roman"/>
        </w:rPr>
        <w:t>.</w:t>
      </w:r>
    </w:p>
    <w:p w14:paraId="4D8A3E0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Tomkinson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proteins EBNA-3A and EBNA-3C are essential for B-lymphocyte growth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2014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2025</w:t>
      </w:r>
      <w:r w:rsidRPr="00486B41">
        <w:rPr>
          <w:rFonts w:ascii="Times New Roman" w:hAnsi="Times New Roman" w:cs="Times New Roman"/>
        </w:rPr>
        <w:t>.</w:t>
      </w:r>
    </w:p>
    <w:p w14:paraId="4B79DE5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Torgbor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Awuah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Deitsch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Kalantari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Duca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Thorley-Lawson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DA.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multifactorial role for P. falciparum malaria in endemic Burkitt's lymphoma pathogenesis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e1004170</w:t>
      </w:r>
      <w:r w:rsidRPr="00486B41">
        <w:rPr>
          <w:rFonts w:ascii="Times New Roman" w:hAnsi="Times New Roman" w:cs="Times New Roman"/>
        </w:rPr>
        <w:t>.</w:t>
      </w:r>
    </w:p>
    <w:p w14:paraId="1D52B27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Tosato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Jones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Breinig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McWilliams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McKnight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Interleukin-6 production in posttransplant lymphoproliferative 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2806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2814</w:t>
      </w:r>
      <w:r w:rsidRPr="00486B41">
        <w:rPr>
          <w:rFonts w:ascii="Times New Roman" w:hAnsi="Times New Roman" w:cs="Times New Roman"/>
        </w:rPr>
        <w:t>.</w:t>
      </w:r>
    </w:p>
    <w:p w14:paraId="0895BF2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Totoki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Saito-Adachi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Shiraishi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Multiancestry genomic and transcriptomic analysis of gastric cancer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Genet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581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594</w:t>
      </w:r>
      <w:r w:rsidRPr="00486B41">
        <w:rPr>
          <w:rFonts w:ascii="Times New Roman" w:hAnsi="Times New Roman" w:cs="Times New Roman"/>
        </w:rPr>
        <w:t>.</w:t>
      </w:r>
    </w:p>
    <w:p w14:paraId="73D1E91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734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Tsai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Thikmyanova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Wojcechowskyj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Delecluse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Lieberman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tegument protein BNRF1 disrupts DAXX-ATRX to activate viral early gene transcription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2011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11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e1002376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6E7251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Tsai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MH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Raykova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Klinke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O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Spontaneous lytic replication and epitheliotropism define an Epstein-Barr virus strain found in carcinomas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458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470</w:t>
      </w:r>
      <w:r w:rsidRPr="00486B41">
        <w:rPr>
          <w:rFonts w:ascii="Times New Roman" w:hAnsi="Times New Roman" w:cs="Times New Roman"/>
        </w:rPr>
        <w:t>.</w:t>
      </w:r>
    </w:p>
    <w:p w14:paraId="7C86BD3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Tsao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infection and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Philos Trans R Soc Lond B Biol Sci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372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1732</w:t>
      </w:r>
      <w:r w:rsidRPr="00486B41">
        <w:rPr>
          <w:rFonts w:ascii="Times New Roman" w:hAnsi="Times New Roman" w:cs="Times New Roman"/>
        </w:rPr>
        <w:t>).</w:t>
      </w:r>
    </w:p>
    <w:p w14:paraId="5814F8D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Tugizov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Berline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Palefsky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infection of polarized tongue and nasopharyngeal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307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314</w:t>
      </w:r>
      <w:r w:rsidRPr="00486B41">
        <w:rPr>
          <w:rFonts w:ascii="Times New Roman" w:hAnsi="Times New Roman" w:cs="Times New Roman"/>
        </w:rPr>
        <w:t>.</w:t>
      </w:r>
    </w:p>
    <w:p w14:paraId="379B034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Turk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Chesnokova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Antibodies to gp350/220 enhance the ability of Epstein-Barr virus to infect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19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9628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9633</w:t>
      </w:r>
      <w:r w:rsidRPr="00486B41">
        <w:rPr>
          <w:rFonts w:ascii="Times New Roman" w:hAnsi="Times New Roman" w:cs="Times New Roman"/>
        </w:rPr>
        <w:t>.</w:t>
      </w:r>
    </w:p>
    <w:p w14:paraId="50D9BD5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739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Tynell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Aurelius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Brandell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Acyclovir and prednisolone treatment of acute infectious mononucleosis: a multicenter, double-blind, placebo-controlled study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324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331</w:t>
      </w:r>
      <w:r w:rsidRPr="00486B41">
        <w:rPr>
          <w:rFonts w:ascii="Times New Roman" w:hAnsi="Times New Roman" w:cs="Times New Roman"/>
        </w:rPr>
        <w:t>.</w:t>
      </w:r>
    </w:p>
    <w:p w14:paraId="4C40B64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740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Tzellos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Correia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Karstegl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single amino acid in EBNA-2 determines superior B lymphoblastoid cell line growth maintenance by Epstein-Barr virus type 1 EBNA-2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16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8743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8753</w:t>
      </w:r>
      <w:r w:rsidRPr="00486B41">
        <w:rPr>
          <w:rFonts w:ascii="Times New Roman" w:hAnsi="Times New Roman" w:cs="Times New Roman"/>
        </w:rPr>
        <w:t>.</w:t>
      </w:r>
    </w:p>
    <w:p w14:paraId="699E74B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lastRenderedPageBreak/>
        <w:t>741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Ungerleider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Bullard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 miRNAs are potent effectors of tumor cell transcriptome remodeling in promoting immune escape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2021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17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5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e1009217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7EEFD0D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742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Ungerleider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N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Concha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Lin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Z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The Epstein Barr virus circRNAome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e1007206</w:t>
      </w:r>
      <w:r w:rsidRPr="00486B41">
        <w:rPr>
          <w:rFonts w:ascii="Times New Roman" w:hAnsi="Times New Roman" w:cs="Times New Roman"/>
        </w:rPr>
        <w:t>.</w:t>
      </w:r>
    </w:p>
    <w:p w14:paraId="512CA65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743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Ungerleider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Roberts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O'Grady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Viral reprogramming of host transcription initiation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Nucleic Acids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5016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5032</w:t>
      </w:r>
      <w:r w:rsidRPr="00486B41">
        <w:rPr>
          <w:rFonts w:ascii="Times New Roman" w:hAnsi="Times New Roman" w:cs="Times New Roman"/>
        </w:rPr>
        <w:t>.</w:t>
      </w:r>
    </w:p>
    <w:p w14:paraId="38F5715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744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Van Besien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Bachier-Rodriguez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Satlin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Prophylactic rituximab prevents EBV PTLD in haplo-cord transplant recipients at high risk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Leuk Lymphoma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1693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1696</w:t>
      </w:r>
      <w:r w:rsidRPr="00486B41">
        <w:rPr>
          <w:rFonts w:ascii="Times New Roman" w:hAnsi="Times New Roman" w:cs="Times New Roman"/>
        </w:rPr>
        <w:t>.</w:t>
      </w:r>
    </w:p>
    <w:p w14:paraId="3B097FA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745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van Esser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Niesters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der Holt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Prevention of Epstein-Barr virus-lymphoproliferative disease by molecular monitoring and preemptive rituximab in high-risk patients after allogeneic stem cell transplantation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4364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4369</w:t>
      </w:r>
      <w:r w:rsidRPr="00486B41">
        <w:rPr>
          <w:rFonts w:ascii="Times New Roman" w:hAnsi="Times New Roman" w:cs="Times New Roman"/>
        </w:rPr>
        <w:t>.</w:t>
      </w:r>
    </w:p>
    <w:p w14:paraId="7673F9B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746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Van Sciver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Ohashi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Pauly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Hippo signaling effectors YAP and TAZ induce Epstein-Barr Virus (EBV) lytic reactivation through TEADs in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PLoS Pathog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2021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17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8</w:t>
      </w:r>
      <w:r w:rsidRPr="00486B41"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e1009783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5A3FFAE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747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van Zyl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DG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Tsai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MH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Shumilov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A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Immunogenic particles with a broad antigenic spectrum stimulate cytolytic T cells and offer increased protection against EBV infection ex vivo and in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e1007464</w:t>
      </w:r>
      <w:r w:rsidRPr="00486B41">
        <w:rPr>
          <w:rFonts w:ascii="Times New Roman" w:hAnsi="Times New Roman" w:cs="Times New Roman"/>
        </w:rPr>
        <w:t>.</w:t>
      </w:r>
    </w:p>
    <w:p w14:paraId="638A7CA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748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Veillette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Davidson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SAP expression in T cells, not in B cells, is required for humoral immunity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199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00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1273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1278</w:t>
      </w:r>
      <w:r w:rsidRPr="00486B41">
        <w:rPr>
          <w:rFonts w:ascii="Times New Roman" w:hAnsi="Times New Roman" w:cs="Times New Roman"/>
        </w:rPr>
        <w:t>.</w:t>
      </w:r>
    </w:p>
    <w:p w14:paraId="52DD576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749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Vereide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Seto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maintains lymphomas via its miRNAs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Oncogene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1258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1264</w:t>
      </w:r>
      <w:r w:rsidRPr="00486B41">
        <w:rPr>
          <w:rFonts w:ascii="Times New Roman" w:hAnsi="Times New Roman" w:cs="Times New Roman"/>
        </w:rPr>
        <w:t>.</w:t>
      </w:r>
    </w:p>
    <w:p w14:paraId="106FF05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Verma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Church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Swaminathan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co-opts TFIIH component XPB to specifically activate essential viral lytic promoters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01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02" w:author="S4C" w:date="2026-01-12T12:02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13044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13055</w:t>
      </w:r>
      <w:r w:rsidRPr="00486B41">
        <w:rPr>
          <w:rFonts w:ascii="Times New Roman" w:hAnsi="Times New Roman" w:cs="Times New Roman"/>
        </w:rPr>
        <w:t>.</w:t>
      </w:r>
    </w:p>
    <w:p w14:paraId="31647AE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Vietzen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Berger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Kuhner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Ineffective control of Epstein-Barr-virus-induced autoimmunity increases the risk for multiple sclerosis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186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5705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5718 e13</w:t>
      </w:r>
      <w:r w:rsidRPr="00486B41">
        <w:rPr>
          <w:rFonts w:ascii="Times New Roman" w:hAnsi="Times New Roman" w:cs="Times New Roman"/>
        </w:rPr>
        <w:t>.</w:t>
      </w:r>
    </w:p>
    <w:p w14:paraId="76CC7B7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Vietzen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Furlano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Cornelissen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Bohmig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Jaksch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Puchhammer-Stockl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HLA-E-restricted immune responses are crucial for the control of EBV infections and the prevention of PTLD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1560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1573</w:t>
      </w:r>
      <w:r w:rsidRPr="00486B41">
        <w:rPr>
          <w:rFonts w:ascii="Times New Roman" w:hAnsi="Times New Roman" w:cs="Times New Roman"/>
        </w:rPr>
        <w:t>.</w:t>
      </w:r>
    </w:p>
    <w:p w14:paraId="1DAA366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Voigt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Giehler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central role of IKK2 and TPL2 in JNK activation and viral B-cell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685</w:t>
      </w:r>
      <w:r w:rsidRPr="00486B41">
        <w:rPr>
          <w:rFonts w:ascii="Times New Roman" w:hAnsi="Times New Roman" w:cs="Times New Roman"/>
        </w:rPr>
        <w:t>.</w:t>
      </w:r>
    </w:p>
    <w:p w14:paraId="25F5550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Walston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Epstein-Barr virus glycoprotein BDLF2 Is essential for efficient viral spread in stratified epithelium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e0152822</w:t>
      </w:r>
      <w:r w:rsidRPr="00486B41">
        <w:rPr>
          <w:rFonts w:ascii="Times New Roman" w:hAnsi="Times New Roman" w:cs="Times New Roman"/>
        </w:rPr>
        <w:t>.</w:t>
      </w:r>
    </w:p>
    <w:p w14:paraId="4FCA9D1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Viral oncogene EBNALP regulates YY1 DNA binding and alters host 3D genome organization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2025</w:t>
      </w:r>
      <w:r w:rsidRPr="00486B41">
        <w:rPr>
          <w:rFonts w:ascii="Times New Roman" w:hAnsi="Times New Roman" w:cs="Times New Roman"/>
        </w:rPr>
        <w:t>.</w:t>
      </w:r>
    </w:p>
    <w:p w14:paraId="2AF96F1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RNA sequencing analyses of gene expression during Epstein-Barr virus infection of primary B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</w:t>
      </w:r>
      <w:ins w:id="1203" w:author="S4C" w:date="2026-01-12T12:24:00Z">
        <w:r>
          <w:rPr>
            <w:rFonts w:ascii="Times New Roman" w:hAnsi="Times New Roman" w:cs="Times New Roman"/>
          </w:rPr>
          <w:t>:</w:t>
        </w:r>
        <w:r w:rsidRPr="009A127A">
          <w:rPr>
            <w:rStyle w:val="bibfpage"/>
            <w:rPrChange w:id="1204" w:author="S4C" w:date="2026-01-12T12:24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e00226-19</w:t>
        </w:r>
      </w:ins>
      <w:r w:rsidRPr="00486B41">
        <w:rPr>
          <w:rFonts w:ascii="Times New Roman" w:hAnsi="Times New Roman" w:cs="Times New Roman"/>
        </w:rPr>
        <w:t>.</w:t>
      </w:r>
    </w:p>
    <w:p w14:paraId="3E28C41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Liebowitz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EBV membrane protein expressed in immortalized lymphocytes transforms established rodent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43</w:t>
      </w:r>
      <w:r w:rsidRPr="00486B41">
        <w:rPr>
          <w:rStyle w:val="bibissue"/>
          <w:rFonts w:cs="Times New Roman"/>
        </w:rPr>
        <w:t>(3 Pt 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831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840</w:t>
      </w:r>
      <w:r w:rsidRPr="00486B41">
        <w:rPr>
          <w:rFonts w:ascii="Times New Roman" w:hAnsi="Times New Roman" w:cs="Times New Roman"/>
        </w:rPr>
        <w:t>.</w:t>
      </w:r>
    </w:p>
    <w:p w14:paraId="3CF7794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758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Kurilla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antigen 2 transactivates latent membrane protein LMP1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3407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3416</w:t>
      </w:r>
      <w:r w:rsidRPr="00486B41">
        <w:rPr>
          <w:rFonts w:ascii="Times New Roman" w:hAnsi="Times New Roman" w:cs="Times New Roman"/>
        </w:rPr>
        <w:t>.</w:t>
      </w:r>
    </w:p>
    <w:p w14:paraId="7CF55BB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759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Neuropilin 1 is an entry factor that promotes EBV infection of nasopharyngeal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6240</w:t>
      </w:r>
      <w:r w:rsidRPr="00486B41">
        <w:rPr>
          <w:rFonts w:ascii="Times New Roman" w:hAnsi="Times New Roman" w:cs="Times New Roman"/>
        </w:rPr>
        <w:t>.</w:t>
      </w:r>
    </w:p>
    <w:p w14:paraId="6BCD103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Lindner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Leight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Essential elements of a licensed, mammalian plasmid origin of DNA synthesis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1124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1134</w:t>
      </w:r>
      <w:r w:rsidRPr="00486B41">
        <w:rPr>
          <w:rFonts w:ascii="Times New Roman" w:hAnsi="Times New Roman" w:cs="Times New Roman"/>
        </w:rPr>
        <w:t>.</w:t>
      </w:r>
    </w:p>
    <w:p w14:paraId="34F2FA0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Chronic active Epstein-Barr virus disease originates from infected hematopoietic stem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41</w:t>
      </w:r>
      <w:r w:rsidRPr="00486B41">
        <w:rPr>
          <w:rFonts w:ascii="Times New Roman" w:hAnsi="Times New Roman" w:cs="Times New Roman"/>
        </w:rPr>
        <w:t>.</w:t>
      </w:r>
    </w:p>
    <w:p w14:paraId="686D8F8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Xiao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Monozygotic twins with MAGT1 deficiency and Epstein-Barr virus-positive classic hodgkin lymphoma receiving anti-CD30 CAR T-cell immunotherapy: a case report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Immunol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91</w:t>
      </w:r>
      <w:r w:rsidRPr="00486B41">
        <w:rPr>
          <w:rFonts w:ascii="Times New Roman" w:hAnsi="Times New Roman" w:cs="Times New Roman"/>
        </w:rPr>
        <w:t>.</w:t>
      </w:r>
    </w:p>
    <w:p w14:paraId="4E2799A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Yuen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Exome sequencing identifies frequent mutation of ARID1A in molecular subtypes of gastric cancer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Genet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1219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1223</w:t>
      </w:r>
      <w:r w:rsidRPr="00486B41">
        <w:rPr>
          <w:rFonts w:ascii="Times New Roman" w:hAnsi="Times New Roman" w:cs="Times New Roman"/>
        </w:rPr>
        <w:t>.</w:t>
      </w:r>
    </w:p>
    <w:p w14:paraId="603ED90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Howell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MEA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Sparks-Wallace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ubiquitin sensor and adaptor protein p62 mediates signal transduction of a viral oncogenic pathway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e0109721</w:t>
      </w:r>
      <w:r w:rsidRPr="00486B41">
        <w:rPr>
          <w:rFonts w:ascii="Times New Roman" w:hAnsi="Times New Roman" w:cs="Times New Roman"/>
        </w:rPr>
        <w:t>.</w:t>
      </w:r>
    </w:p>
    <w:p w14:paraId="6618222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Linear ubiquitin assembly complex modulates latent membrane protein 1 activation of NF-kappaB and interferon regulatory factor 7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</w:t>
      </w:r>
      <w:ins w:id="1205" w:author="S4C" w:date="2026-01-12T12:26:00Z">
        <w:r>
          <w:rPr>
            <w:rFonts w:ascii="Times New Roman" w:hAnsi="Times New Roman" w:cs="Times New Roman"/>
          </w:rPr>
          <w:t>:</w:t>
        </w:r>
        <w:r w:rsidRPr="00602674">
          <w:rPr>
            <w:rStyle w:val="bibfpage"/>
            <w:rPrChange w:id="1206" w:author="S4C" w:date="2026-01-12T12:26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e01138-16</w:t>
        </w:r>
      </w:ins>
      <w:r w:rsidRPr="00486B41">
        <w:rPr>
          <w:rFonts w:ascii="Times New Roman" w:hAnsi="Times New Roman" w:cs="Times New Roman"/>
        </w:rPr>
        <w:t>.</w:t>
      </w:r>
    </w:p>
    <w:p w14:paraId="46E318B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LMP1-mediated oncogenicity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21</w:t>
      </w:r>
      <w:r w:rsidRPr="00486B41">
        <w:rPr>
          <w:rFonts w:ascii="Times New Roman" w:hAnsi="Times New Roman" w:cs="Times New Roman"/>
        </w:rPr>
        <w:t>)</w:t>
      </w:r>
      <w:ins w:id="1207" w:author="S4C" w:date="2026-01-12T12:27:00Z">
        <w:r>
          <w:rPr>
            <w:rFonts w:ascii="Times New Roman" w:hAnsi="Times New Roman" w:cs="Times New Roman"/>
          </w:rPr>
          <w:t>:</w:t>
        </w:r>
        <w:r w:rsidRPr="00E24E36">
          <w:rPr>
            <w:rStyle w:val="bibfpage"/>
            <w:rPrChange w:id="1208" w:author="S4C" w:date="2026-01-12T12:27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e01718-16</w:t>
        </w:r>
      </w:ins>
      <w:r w:rsidRPr="00486B41">
        <w:rPr>
          <w:rFonts w:ascii="Times New Roman" w:hAnsi="Times New Roman" w:cs="Times New Roman"/>
        </w:rPr>
        <w:t>.</w:t>
      </w:r>
    </w:p>
    <w:p w14:paraId="1139246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767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Nobre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Epstein-Barr-virus-induced one-carbon metabolism drives B cell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metabolism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ins w:id="1209" w:author="S4C" w:date="2026-01-12T12:28:00Z">
        <w:r w:rsidRPr="00F958A6">
          <w:rPr>
            <w:rPrChange w:id="1210" w:author="S4C" w:date="2026-01-12T12:28:00Z">
              <w:rPr>
                <w:rStyle w:val="bibyear"/>
                <w:rFonts w:cs="Times New Roman"/>
                <w:noProof w:val="0"/>
              </w:rPr>
            </w:rPrChange>
          </w:rPr>
          <w:t>;</w:t>
        </w:r>
        <w:r w:rsidRPr="00F958A6">
          <w:rPr>
            <w:rStyle w:val="bibvolume"/>
            <w:rPrChange w:id="1211" w:author="S4C" w:date="2026-01-12T12:2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30</w:t>
        </w:r>
        <w:r>
          <w:rPr>
            <w:rFonts w:ascii="Segoe UI" w:hAnsi="Segoe UI" w:cs="Segoe UI"/>
            <w:color w:val="5B616B"/>
            <w:shd w:val="clear" w:color="auto" w:fill="FFFFFF"/>
          </w:rPr>
          <w:t>(</w:t>
        </w:r>
        <w:r w:rsidRPr="00F958A6">
          <w:rPr>
            <w:rStyle w:val="bibissue"/>
            <w:rPrChange w:id="1212" w:author="S4C" w:date="2026-01-12T12:2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3</w:t>
        </w:r>
        <w:r>
          <w:rPr>
            <w:rFonts w:ascii="Segoe UI" w:hAnsi="Segoe UI" w:cs="Segoe UI"/>
            <w:color w:val="5B616B"/>
            <w:shd w:val="clear" w:color="auto" w:fill="FFFFFF"/>
          </w:rPr>
          <w:t>):</w:t>
        </w:r>
        <w:r w:rsidRPr="00F958A6">
          <w:rPr>
            <w:rStyle w:val="bibfpage"/>
            <w:rPrChange w:id="1213" w:author="S4C" w:date="2026-01-12T12:2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539</w:t>
        </w:r>
        <w:r>
          <w:rPr>
            <w:rFonts w:ascii="Segoe UI" w:hAnsi="Segoe UI" w:cs="Segoe UI"/>
            <w:color w:val="5B616B"/>
            <w:shd w:val="clear" w:color="auto" w:fill="FFFFFF"/>
          </w:rPr>
          <w:t>-</w:t>
        </w:r>
        <w:r w:rsidRPr="00F958A6">
          <w:rPr>
            <w:rStyle w:val="biblpage"/>
            <w:rPrChange w:id="1214" w:author="S4C" w:date="2026-01-12T12:28:00Z">
              <w:rPr>
                <w:rFonts w:ascii="Segoe UI" w:hAnsi="Segoe UI" w:cs="Segoe UI"/>
                <w:noProof w:val="0"/>
                <w:color w:val="5B616B"/>
                <w:shd w:val="clear" w:color="auto" w:fill="FFFFFF"/>
              </w:rPr>
            </w:rPrChange>
          </w:rPr>
          <w:t>555.e11</w:t>
        </w:r>
      </w:ins>
      <w:r w:rsidRPr="00486B41">
        <w:rPr>
          <w:rFonts w:ascii="Times New Roman" w:hAnsi="Times New Roman" w:cs="Times New Roman"/>
        </w:rPr>
        <w:t>.</w:t>
      </w:r>
    </w:p>
    <w:p w14:paraId="5836C5D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LW</w:t>
      </w:r>
      <w:r w:rsidRPr="00486B41">
        <w:rPr>
          <w:rFonts w:ascii="Times New Roman" w:hAnsi="Times New Roman" w:cs="Times New Roman"/>
        </w:rPr>
        <w:t xml:space="preserve">, Wang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Ersing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subverts mevalonate and fatty acid pathways to promote infected B-cell proliferation and survival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9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e1008030</w:t>
      </w:r>
      <w:r w:rsidRPr="00486B41">
        <w:rPr>
          <w:rFonts w:ascii="Times New Roman" w:hAnsi="Times New Roman" w:cs="Times New Roman"/>
        </w:rPr>
        <w:t>.</w:t>
      </w:r>
    </w:p>
    <w:p w14:paraId="48514A1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769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Lingel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Geiser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V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Kwapnoski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Tumor Suppressor p53 Stimulates the Expression of Epstein-Barr Virus Latent Membrane Protein 1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).</w:t>
      </w:r>
    </w:p>
    <w:p w14:paraId="7194EF0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lacking glycoprotein gp42 can bind to B cells but is not able to infect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163</w:t>
      </w:r>
      <w:r w:rsidRPr="00486B41">
        <w:rPr>
          <w:rFonts w:ascii="Times New Roman" w:hAnsi="Times New Roman" w:cs="Times New Roman"/>
        </w:rPr>
        <w:t>.</w:t>
      </w:r>
    </w:p>
    <w:p w14:paraId="79A3F8F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Ungerleider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Hoffman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polymorphism in the Epstein-Barr virus EBER2 noncoding RNA drives in vivo expansion of latently infected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e0083622</w:t>
      </w:r>
      <w:r w:rsidRPr="00486B41">
        <w:rPr>
          <w:rFonts w:ascii="Times New Roman" w:hAnsi="Times New Roman" w:cs="Times New Roman"/>
        </w:rPr>
        <w:t>.</w:t>
      </w:r>
    </w:p>
    <w:p w14:paraId="22926EB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Trudeau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CYB561A3 is the key lysosomal iron reductase required for Burkitt B-cell growth and survival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2216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2230</w:t>
      </w:r>
      <w:r w:rsidRPr="00486B41">
        <w:rPr>
          <w:rFonts w:ascii="Times New Roman" w:hAnsi="Times New Roman" w:cs="Times New Roman"/>
        </w:rPr>
        <w:t>.</w:t>
      </w:r>
    </w:p>
    <w:p w14:paraId="66AD9C9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Wei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Nguyen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bivalent Epstein-Barr virus vaccine induces neutralizing antibodies that block infection and confer immunity in humanized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Sci Transl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643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eabf3685</w:t>
      </w:r>
      <w:r w:rsidRPr="00486B41">
        <w:rPr>
          <w:rFonts w:ascii="Times New Roman" w:hAnsi="Times New Roman" w:cs="Times New Roman"/>
        </w:rPr>
        <w:t>.</w:t>
      </w:r>
    </w:p>
    <w:p w14:paraId="2D5C7B2F" w14:textId="77777777" w:rsidR="004C685E" w:rsidRPr="00486B41" w:rsidRDefault="004C685E" w:rsidP="004C685E">
      <w:pPr>
        <w:pStyle w:val="REF-N"/>
        <w:spacing w:line="480" w:lineRule="auto"/>
        <w:ind w:left="720" w:hanging="360"/>
        <w:rPr>
          <w:rFonts w:ascii="Times New Roman" w:hAnsi="Times New Roman" w:cs="Times New Roman"/>
        </w:rPr>
        <w:pPrChange w:id="1215" w:author="S4C" w:date="2026-01-12T12:30:00Z">
          <w:pPr>
            <w:pStyle w:val="REF-N"/>
            <w:spacing w:line="480" w:lineRule="auto"/>
            <w:ind w:left="360" w:hanging="360"/>
          </w:pPr>
        </w:pPrChange>
      </w:pPr>
      <w:r w:rsidRPr="00486B41">
        <w:rPr>
          <w:rStyle w:val="bibnumber"/>
          <w:rFonts w:cs="Times New Roman"/>
        </w:rPr>
        <w:t>774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commentRangeStart w:id="1216"/>
      <w:r w:rsidRPr="00486B41">
        <w:rPr>
          <w:rStyle w:val="bibsurname"/>
          <w:rFonts w:cs="Times New Roman"/>
        </w:rPr>
        <w:t>Weiss</w:t>
      </w:r>
      <w:commentRangeEnd w:id="1216"/>
      <w:r w:rsidR="00701507">
        <w:rPr>
          <w:rStyle w:val="CommentReference"/>
          <w:rFonts w:asciiTheme="minorHAnsi" w:hAnsiTheme="minorHAnsi" w:cstheme="minorBidi"/>
          <w:noProof w:val="0"/>
        </w:rPr>
        <w:commentReference w:id="1216"/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Alter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Ogembo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High Epstein-Barr virus load and genomic diversity are associated with generation of gp350-specific neutralizing antibodies following acute infectious mononucleosis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</w:t>
      </w:r>
      <w:del w:id="1217" w:author="S4C" w:date="2026-01-12T12:29:00Z">
        <w:r w:rsidRPr="00486B41" w:rsidDel="00E84ED1">
          <w:rPr>
            <w:rStyle w:val="bibyear"/>
            <w:rFonts w:cs="Times New Roman"/>
          </w:rPr>
          <w:delText>7</w:delText>
        </w:r>
      </w:del>
      <w:ins w:id="1218" w:author="S4C" w:date="2026-01-12T12:29:00Z">
        <w:r>
          <w:rPr>
            <w:rStyle w:val="bibyear"/>
            <w:rFonts w:cs="Times New Roman"/>
          </w:rPr>
          <w:t>6</w:t>
        </w:r>
      </w:ins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</w:t>
      </w:r>
      <w:ins w:id="1219" w:author="S4C" w:date="2026-01-12T12:29:00Z">
        <w:r>
          <w:rPr>
            <w:rFonts w:ascii="Times New Roman" w:hAnsi="Times New Roman" w:cs="Times New Roman"/>
          </w:rPr>
          <w:t>:</w:t>
        </w:r>
        <w:r w:rsidRPr="00E84ED1">
          <w:rPr>
            <w:rStyle w:val="bibfpage"/>
            <w:rPrChange w:id="1220" w:author="S4C" w:date="2026-01-12T12:29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e01562-16</w:t>
        </w:r>
      </w:ins>
      <w:r w:rsidRPr="00486B41">
        <w:rPr>
          <w:rFonts w:ascii="Times New Roman" w:hAnsi="Times New Roman" w:cs="Times New Roman"/>
        </w:rPr>
        <w:t>.</w:t>
      </w:r>
    </w:p>
    <w:p w14:paraId="4FEE945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775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Weiss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Jaffe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Shibata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Medeiros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Detection and localization of Epstein-Barr viral genomes in angioimmunoblastic lymphadenopathy and angioimmunoblastic lymphadenopathy-like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1789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1795</w:t>
      </w:r>
      <w:r w:rsidRPr="00486B41">
        <w:rPr>
          <w:rFonts w:ascii="Times New Roman" w:hAnsi="Times New Roman" w:cs="Times New Roman"/>
        </w:rPr>
        <w:t>.</w:t>
      </w:r>
    </w:p>
    <w:p w14:paraId="0EBE88E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Weiss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Movahed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Warnke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Sklar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Detection of Epstein-Barr viral genomes in reed-sternberg cells of hodgkin's 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 Engl J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502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506</w:t>
      </w:r>
      <w:r w:rsidRPr="00486B41">
        <w:rPr>
          <w:rFonts w:ascii="Times New Roman" w:hAnsi="Times New Roman" w:cs="Times New Roman"/>
        </w:rPr>
        <w:t>.</w:t>
      </w:r>
    </w:p>
    <w:p w14:paraId="3E96ECF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Weniger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Kuppers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Molecular biology of hodgkin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Leukemia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968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981</w:t>
      </w:r>
      <w:r w:rsidRPr="00486B41">
        <w:rPr>
          <w:rFonts w:ascii="Times New Roman" w:hAnsi="Times New Roman" w:cs="Times New Roman"/>
        </w:rPr>
        <w:t>.</w:t>
      </w:r>
    </w:p>
    <w:p w14:paraId="3F0CD06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West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Webb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Sinclair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Woolfson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DN.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Biophysical and mutational analysis of the putative bZIP domain of Epstein-Barr virus EBNA 3C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17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9431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9445</w:t>
      </w:r>
      <w:r w:rsidRPr="00486B41">
        <w:rPr>
          <w:rFonts w:ascii="Times New Roman" w:hAnsi="Times New Roman" w:cs="Times New Roman"/>
        </w:rPr>
        <w:t>.</w:t>
      </w:r>
    </w:p>
    <w:p w14:paraId="69A342F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779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Westhoff Smith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Chakravorty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oncogene EBNA1 Suppresses natural killer cell responses and apoptosis early after infection of peripheral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e0224321</w:t>
      </w:r>
      <w:r w:rsidRPr="00486B41">
        <w:rPr>
          <w:rFonts w:ascii="Times New Roman" w:hAnsi="Times New Roman" w:cs="Times New Roman"/>
        </w:rPr>
        <w:t>.</w:t>
      </w:r>
    </w:p>
    <w:p w14:paraId="374C4E1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Groves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Turro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Yee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Kremmer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Allday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MJ.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Extensive co-operation between the Epstein-Barr virus EBNA3 proteins in the manipulation of host gene expression and epigenetic chromatin modification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One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e13979</w:t>
      </w:r>
      <w:r w:rsidRPr="00486B41">
        <w:rPr>
          <w:rFonts w:ascii="Times New Roman" w:hAnsi="Times New Roman" w:cs="Times New Roman"/>
        </w:rPr>
        <w:t>.</w:t>
      </w:r>
    </w:p>
    <w:p w14:paraId="055C1B0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White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Naresh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EBNA3B-deficient EBV promotes B cell lymphomagenesis in humanized mice and is found in human tumors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Invest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1487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1502</w:t>
      </w:r>
      <w:r w:rsidRPr="00486B41">
        <w:rPr>
          <w:rFonts w:ascii="Times New Roman" w:hAnsi="Times New Roman" w:cs="Times New Roman"/>
        </w:rPr>
        <w:t>.</w:t>
      </w:r>
    </w:p>
    <w:p w14:paraId="3985932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Wilke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Doebele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Zindel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SHMT2 inhibition disrupts the TCF3 transcriptional survival program in Burkitt lymphoma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Blood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538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553</w:t>
      </w:r>
      <w:r w:rsidRPr="00486B41">
        <w:rPr>
          <w:rFonts w:ascii="Times New Roman" w:hAnsi="Times New Roman" w:cs="Times New Roman"/>
        </w:rPr>
        <w:t>.</w:t>
      </w:r>
    </w:p>
    <w:p w14:paraId="546A9D6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783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Wille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Johannsen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Kenney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Restricted TET2 expression in germinal center type B Cells promotes stringent Epstein-Barr virus latency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</w:t>
      </w:r>
      <w:ins w:id="1221" w:author="S4C" w:date="2026-01-12T12:32:00Z">
        <w:r>
          <w:rPr>
            <w:rFonts w:ascii="Times New Roman" w:hAnsi="Times New Roman" w:cs="Times New Roman"/>
          </w:rPr>
          <w:t>:</w:t>
        </w:r>
        <w:r w:rsidRPr="00B27C91">
          <w:rPr>
            <w:rStyle w:val="bibfpage"/>
            <w:rPrChange w:id="1222" w:author="S4C" w:date="2026-01-12T12:32:00Z">
              <w:rPr>
                <w:rFonts w:ascii="Segoe UI" w:hAnsi="Segoe UI" w:cs="Segoe UI"/>
                <w:color w:val="5B616B"/>
                <w:shd w:val="clear" w:color="auto" w:fill="FFFFFF"/>
              </w:rPr>
            </w:rPrChange>
          </w:rPr>
          <w:t>e01987-16</w:t>
        </w:r>
      </w:ins>
      <w:r w:rsidRPr="00486B41">
        <w:rPr>
          <w:rFonts w:ascii="Times New Roman" w:hAnsi="Times New Roman" w:cs="Times New Roman"/>
        </w:rPr>
        <w:t>.</w:t>
      </w:r>
    </w:p>
    <w:p w14:paraId="192448C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Wille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Nawandar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Henning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5-hydroxymethylation of the EBV genome regulates the latent to lytic switch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23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24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page"/>
          <w:rFonts w:cs="Times New Roman"/>
        </w:rPr>
        <w:t>7257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7265</w:t>
      </w:r>
      <w:r w:rsidRPr="00486B41">
        <w:rPr>
          <w:rFonts w:ascii="Times New Roman" w:hAnsi="Times New Roman" w:cs="Times New Roman"/>
        </w:rPr>
        <w:t>.</w:t>
      </w:r>
    </w:p>
    <w:p w14:paraId="200929D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Wille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Nawandar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Panfil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Hagemeier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Kenney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Viral genome methylation differentially affects the ability of BZLF1 versus BRLF1 to activate Epstein-Barr virus lytic gene expression and viral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935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950</w:t>
      </w:r>
      <w:r w:rsidRPr="00486B41">
        <w:rPr>
          <w:rFonts w:ascii="Times New Roman" w:hAnsi="Times New Roman" w:cs="Times New Roman"/>
        </w:rPr>
        <w:t>.</w:t>
      </w:r>
    </w:p>
    <w:p w14:paraId="1A975A1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Wirtz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Weber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Kracker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Sommermann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Rajewsky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Yasuda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Mouse model for acute Epstein-Barr virus infection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25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26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48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13821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13826</w:t>
      </w:r>
      <w:r w:rsidRPr="00486B41">
        <w:rPr>
          <w:rFonts w:ascii="Times New Roman" w:hAnsi="Times New Roman" w:cs="Times New Roman"/>
        </w:rPr>
        <w:t>.</w:t>
      </w:r>
    </w:p>
    <w:p w14:paraId="3B67687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Woellmer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and host cell methylation: regulation of latency, replication and virus reactivation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Curr Opin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260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265</w:t>
      </w:r>
      <w:r w:rsidRPr="00486B41">
        <w:rPr>
          <w:rFonts w:ascii="Times New Roman" w:hAnsi="Times New Roman" w:cs="Times New Roman"/>
        </w:rPr>
        <w:t>.</w:t>
      </w:r>
    </w:p>
    <w:p w14:paraId="0920583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Meta-analysis of Epstein-Barr virus genomes in Southern Chinese identifies genetic variants and high risk viral lineage associated with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PLoS Pathog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e1012263</w:t>
      </w:r>
      <w:r w:rsidRPr="00486B41">
        <w:rPr>
          <w:rFonts w:ascii="Times New Roman" w:hAnsi="Times New Roman" w:cs="Times New Roman"/>
        </w:rPr>
        <w:t>.</w:t>
      </w:r>
    </w:p>
    <w:p w14:paraId="38E59A9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789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Wood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Veenstra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Khasnis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MYC activation and BCL2L11 silencing by a tumour virus through the large-scale reconfiguration of enhancer-promoter hubs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eLife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fpage"/>
          <w:rFonts w:cs="Times New Roman"/>
        </w:rPr>
        <w:t>5</w:t>
      </w:r>
      <w:r w:rsidRPr="00486B41">
        <w:rPr>
          <w:rFonts w:ascii="Times New Roman" w:hAnsi="Times New Roman" w:cs="Times New Roman"/>
        </w:rPr>
        <w:t>.</w:t>
      </w:r>
    </w:p>
    <w:p w14:paraId="5B684D7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Xia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N(6)-methyladenosine-binding protein YTHDF1 suppresses EBV replication and promotes EBV RNA decay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e50128</w:t>
      </w:r>
      <w:r w:rsidRPr="00486B41">
        <w:rPr>
          <w:rFonts w:ascii="Times New Roman" w:hAnsi="Times New Roman" w:cs="Times New Roman"/>
        </w:rPr>
        <w:t>.</w:t>
      </w:r>
    </w:p>
    <w:p w14:paraId="4B701044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791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Xiang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Z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Liu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Zheng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J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Targeted activation of human Vgamma9Vdelta2-T cells controls epstein-barr virus-induced B cell lymphoproliferative disease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Cancer 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565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576</w:t>
      </w:r>
      <w:r w:rsidRPr="00486B41">
        <w:rPr>
          <w:rFonts w:ascii="Times New Roman" w:hAnsi="Times New Roman" w:cs="Times New Roman"/>
        </w:rPr>
        <w:t>.</w:t>
      </w:r>
    </w:p>
    <w:p w14:paraId="252CD23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Xiao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Palefsky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Herrera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Tugizov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Characterization of the Epstein-Barr virus glycoprotein BMRF-2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359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382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396</w:t>
      </w:r>
      <w:r w:rsidRPr="00486B41">
        <w:rPr>
          <w:rFonts w:ascii="Times New Roman" w:hAnsi="Times New Roman" w:cs="Times New Roman"/>
        </w:rPr>
        <w:t>.</w:t>
      </w:r>
    </w:p>
    <w:p w14:paraId="4389C68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Xiong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Nonmuscle myosin heavy chain IIA mediates Epstein-Barr virus infection of nasopharyngeal epithelial cells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27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28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11036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11041</w:t>
      </w:r>
      <w:r w:rsidRPr="00486B41">
        <w:rPr>
          <w:rFonts w:ascii="Times New Roman" w:hAnsi="Times New Roman" w:cs="Times New Roman"/>
        </w:rPr>
        <w:t>.</w:t>
      </w:r>
    </w:p>
    <w:p w14:paraId="1791D92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Lingel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Interferon regulatory factor 7 is involved in the growth of Epstein-Barr virus-transformed human B lymphocytes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Virus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195</w:t>
      </w:r>
      <w:r w:rsidRPr="00486B41">
        <w:rPr>
          <w:rFonts w:ascii="Times New Roman" w:hAnsi="Times New Roman" w:cs="Times New Roman"/>
        </w:rPr>
        <w:t xml:space="preserve">: </w:t>
      </w:r>
      <w:r w:rsidRPr="00486B41">
        <w:rPr>
          <w:rStyle w:val="bibfpage"/>
          <w:rFonts w:cs="Times New Roman"/>
        </w:rPr>
        <w:t>112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118</w:t>
      </w:r>
      <w:r w:rsidRPr="00486B41">
        <w:rPr>
          <w:rFonts w:ascii="Times New Roman" w:hAnsi="Times New Roman" w:cs="Times New Roman"/>
        </w:rPr>
        <w:t>.</w:t>
      </w:r>
    </w:p>
    <w:p w14:paraId="514451CF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Akinyemi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Haley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McIntosh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Bhaduri-McIntosh</w:t>
      </w:r>
      <w:r w:rsidRPr="00486B41">
        <w:rPr>
          <w:rFonts w:ascii="Times New Roman" w:hAnsi="Times New Roman" w:cs="Times New Roman"/>
        </w:rPr>
        <w:t xml:space="preserve"> </w:t>
      </w:r>
      <w:r w:rsidRPr="004B03EC">
        <w:rPr>
          <w:rStyle w:val="bibfname"/>
        </w:rPr>
        <w:t>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ATM, KAP1 and the Epstein-Barr virus polymerase processivity factor direct traffic at the intersection of transcription and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Nucleic Acids Res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11104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11122</w:t>
      </w:r>
      <w:r w:rsidRPr="00486B41">
        <w:rPr>
          <w:rFonts w:ascii="Times New Roman" w:hAnsi="Times New Roman" w:cs="Times New Roman"/>
        </w:rPr>
        <w:t>.</w:t>
      </w:r>
    </w:p>
    <w:p w14:paraId="4503453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Host genetic variants, Epstein-Barr virus subtypes, and the risk of nasopharyngeal carcinoma: assessment of interaction and mediation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Genom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):100474.</w:t>
      </w:r>
    </w:p>
    <w:p w14:paraId="2983591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Genome sequencing analysis identifies Epstein-Barr virus subtypes associated with high risk of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Genet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1131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1136</w:t>
      </w:r>
      <w:r w:rsidRPr="00486B41">
        <w:rPr>
          <w:rFonts w:ascii="Times New Roman" w:hAnsi="Times New Roman" w:cs="Times New Roman"/>
        </w:rPr>
        <w:t>.</w:t>
      </w:r>
    </w:p>
    <w:p w14:paraId="2EFCFEA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798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Xue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comprehensive analysis of genetic diversity of EBV reveals potential high-risk subtypes associated with nasopharyngeal carcinoma in China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Virus Evol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veab010</w:t>
      </w:r>
      <w:r w:rsidRPr="00486B41">
        <w:rPr>
          <w:rFonts w:ascii="Times New Roman" w:hAnsi="Times New Roman" w:cs="Times New Roman"/>
        </w:rPr>
        <w:t>.</w:t>
      </w:r>
    </w:p>
    <w:p w14:paraId="3AC3055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799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Yager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Magaret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Kuntz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Valganciclovir for the suppression of Epstein-Barr virus replication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Infect Dis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216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202</w:t>
      </w:r>
      <w:r w:rsidRPr="00486B41">
        <w:rPr>
          <w:rFonts w:ascii="Times New Roman" w:hAnsi="Times New Roman" w:cs="Times New Roman"/>
        </w:rPr>
        <w:t>.</w:t>
      </w:r>
    </w:p>
    <w:p w14:paraId="66B0DA4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Yajima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Kanda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Takada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Critical role of Epstein-Barr Virus (EBV)-encoded RNA in efficient EBV-induced B-lymphocyte growth transformation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4298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4307</w:t>
      </w:r>
      <w:r w:rsidRPr="00486B41">
        <w:rPr>
          <w:rFonts w:ascii="Times New Roman" w:hAnsi="Times New Roman" w:cs="Times New Roman"/>
        </w:rPr>
        <w:t>.</w:t>
      </w:r>
    </w:p>
    <w:p w14:paraId="29B2E9C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Yanagi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Watanabe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Kimura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Murata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exploits RNA m(6)A modification to promote cell survival and progeny virus production during lytic cycle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Front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13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870816</w:t>
      </w:r>
      <w:r w:rsidRPr="00486B41">
        <w:rPr>
          <w:rFonts w:ascii="Times New Roman" w:hAnsi="Times New Roman" w:cs="Times New Roman"/>
        </w:rPr>
        <w:t>.</w:t>
      </w:r>
    </w:p>
    <w:p w14:paraId="4FBF472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Interferon-induced transmembrane protein-1 competitively blocks Ephrin receptor A2-mediated Epstein-Barr virus entry into epithelial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1256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1270</w:t>
      </w:r>
      <w:r w:rsidRPr="00486B41">
        <w:rPr>
          <w:rFonts w:ascii="Times New Roman" w:hAnsi="Times New Roman" w:cs="Times New Roman"/>
        </w:rPr>
        <w:t>.</w:t>
      </w:r>
    </w:p>
    <w:p w14:paraId="781A0838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Yaswen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Stephens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Davenport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Hutt-Fletcher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LM.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glycoprotein gp85 associates with the BKRF2 gene product and is incompletely processed as a recombinant protein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Virology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195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387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396</w:t>
      </w:r>
      <w:r w:rsidRPr="00486B41">
        <w:rPr>
          <w:rFonts w:ascii="Times New Roman" w:hAnsi="Times New Roman" w:cs="Times New Roman"/>
        </w:rPr>
        <w:t>.</w:t>
      </w:r>
    </w:p>
    <w:p w14:paraId="19BA571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Yates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Warren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Reisman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cis-acting element from the Epstein-Barr viral genome that permits stable replication of recombinant plasmids in latently infected cells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29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30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3806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3810</w:t>
      </w:r>
      <w:r w:rsidRPr="00486B41">
        <w:rPr>
          <w:rFonts w:ascii="Times New Roman" w:hAnsi="Times New Roman" w:cs="Times New Roman"/>
        </w:rPr>
        <w:t>.</w:t>
      </w:r>
    </w:p>
    <w:p w14:paraId="1CACB64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805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Yates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Warren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Sugden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Stable replication of plasmids derived from Epstein-Barr virus in various mammalian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6005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812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815</w:t>
      </w:r>
      <w:r w:rsidRPr="00486B41">
        <w:rPr>
          <w:rFonts w:ascii="Times New Roman" w:hAnsi="Times New Roman" w:cs="Times New Roman"/>
        </w:rPr>
        <w:t>.</w:t>
      </w:r>
    </w:p>
    <w:p w14:paraId="28DA556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Park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Kreishman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Kieff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structural basis for the recognition of diverse receptor sequences by TRAF2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321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330</w:t>
      </w:r>
      <w:r w:rsidRPr="00486B41">
        <w:rPr>
          <w:rFonts w:ascii="Times New Roman" w:hAnsi="Times New Roman" w:cs="Times New Roman"/>
        </w:rPr>
        <w:t>.</w:t>
      </w:r>
    </w:p>
    <w:p w14:paraId="5B0A46EC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SPT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Zerbe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Weekes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BNRF1 destabilizes SMC5/6 cohesin complexes to evade its restriction of replication compartments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10</w:t>
      </w:r>
      <w:r w:rsidRPr="00486B41">
        <w:rPr>
          <w:rFonts w:ascii="Times New Roman" w:hAnsi="Times New Roman" w:cs="Times New Roman"/>
        </w:rPr>
        <w:t>):</w:t>
      </w:r>
      <w:r w:rsidRPr="003055CD">
        <w:rPr>
          <w:rStyle w:val="bibfpage"/>
        </w:rPr>
        <w:t>110411</w:t>
      </w:r>
      <w:r w:rsidRPr="00486B41">
        <w:rPr>
          <w:rFonts w:ascii="Times New Roman" w:hAnsi="Times New Roman" w:cs="Times New Roman"/>
        </w:rPr>
        <w:t>.</w:t>
      </w:r>
    </w:p>
    <w:p w14:paraId="344FC00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SPT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Zerbe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Vanderwall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Huttlin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Weekes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Gewurz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An Epstein-Barr virus protein interaction map reveals NLRP3 inflammasome evasion via MAVS UFMylation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Mol 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13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2367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2386 e15</w:t>
      </w:r>
      <w:r w:rsidRPr="00486B41">
        <w:rPr>
          <w:rFonts w:ascii="Times New Roman" w:hAnsi="Times New Roman" w:cs="Times New Roman"/>
        </w:rPr>
        <w:t>.</w:t>
      </w:r>
    </w:p>
    <w:p w14:paraId="72867C6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809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Yoo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Determining the role of the Epstein-Barr virus Cp EBNA2-dependent enhancer during the establishment of latency by using mutant and wild-type viruses recovered from cottontop marmoset lymphoblastoid cell lines</w:t>
      </w:r>
      <w:r w:rsidRPr="001F1264">
        <w:rPr>
          <w:rPrChange w:id="1231" w:author="S4C" w:date="2026-01-12T12:34:00Z">
            <w:rPr>
              <w:rStyle w:val="bibarticle"/>
              <w:rFonts w:cs="Times New Roman"/>
            </w:rPr>
          </w:rPrChange>
        </w:rPr>
        <w:t xml:space="preserve"> [In Process Citation</w:t>
      </w:r>
      <w:r w:rsidRPr="001F1264">
        <w:rPr>
          <w:rFonts w:ascii="Times New Roman" w:hAnsi="Times New Roman" w:cs="Times New Roman"/>
        </w:rPr>
        <w:t>].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23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11115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11120</w:t>
      </w:r>
      <w:r w:rsidRPr="00486B41">
        <w:rPr>
          <w:rFonts w:ascii="Times New Roman" w:hAnsi="Times New Roman" w:cs="Times New Roman"/>
        </w:rPr>
        <w:t>.</w:t>
      </w:r>
    </w:p>
    <w:p w14:paraId="2C6017B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Yoo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Woloszynek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Templeton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Speck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Deletion of Epstein-Barr virus regulatory sequences upstream of the EBNA gene promoter Wp1 is unfavorable for B-Cell immortalization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11763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11769</w:t>
      </w:r>
      <w:r w:rsidRPr="00486B41">
        <w:rPr>
          <w:rFonts w:ascii="Times New Roman" w:hAnsi="Times New Roman" w:cs="Times New Roman"/>
        </w:rPr>
        <w:t>.</w:t>
      </w:r>
    </w:p>
    <w:p w14:paraId="7D79E73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Kracker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Yasuda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Immune surveillance and therapy of lymphomas driven by Epstein-Barr virus protein LMP1 in a mouse model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148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739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751</w:t>
      </w:r>
      <w:r w:rsidRPr="00486B41">
        <w:rPr>
          <w:rFonts w:ascii="Times New Roman" w:hAnsi="Times New Roman" w:cs="Times New Roman"/>
        </w:rPr>
        <w:t>.</w:t>
      </w:r>
    </w:p>
    <w:p w14:paraId="48A759B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Ephrin receptor A2 is an epithelial cell receptor for Epstein-Barr virus entry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Microbiol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2018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8</w:t>
      </w:r>
      <w:r w:rsidRPr="00486B41">
        <w:rPr>
          <w:rFonts w:ascii="Times New Roman" w:hAnsi="Times New Roman" w:cs="Times New Roman"/>
        </w:rPr>
        <w:t>.</w:t>
      </w:r>
    </w:p>
    <w:p w14:paraId="5729480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813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Tsao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EBV Infection and glucose metabolism in nasopharyngeal carcinoma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Adv Exp Med Biol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1018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75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90</w:t>
      </w:r>
      <w:r w:rsidRPr="00486B41">
        <w:rPr>
          <w:rFonts w:ascii="Times New Roman" w:hAnsi="Times New Roman" w:cs="Times New Roman"/>
        </w:rPr>
        <w:t>.</w:t>
      </w:r>
    </w:p>
    <w:p w14:paraId="65BBFA4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Maharjan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Sugiokto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Caspases switch off the m(6)A RNA modification pathway to foster the replication of a ubiquitous human tumor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mBio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e0170621</w:t>
      </w:r>
      <w:r w:rsidRPr="00486B41">
        <w:rPr>
          <w:rFonts w:ascii="Times New Roman" w:hAnsi="Times New Roman" w:cs="Times New Roman"/>
        </w:rPr>
        <w:t>.</w:t>
      </w:r>
    </w:p>
    <w:p w14:paraId="777D13D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Zhong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Protective anti-gB neutralizing antibodies targeting two vulnerable sites for EBV-cell membrane fusion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32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33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e2202371119</w:t>
      </w:r>
      <w:r w:rsidRPr="00486B41">
        <w:rPr>
          <w:rFonts w:ascii="Times New Roman" w:hAnsi="Times New Roman" w:cs="Times New Roman"/>
        </w:rPr>
        <w:t>.</w:t>
      </w:r>
    </w:p>
    <w:p w14:paraId="146EF2B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Barrera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Ersing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I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The NF-kappaB genomic landscape in lymphoblastoid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1595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1606</w:t>
      </w:r>
      <w:r w:rsidRPr="00486B41">
        <w:rPr>
          <w:rFonts w:ascii="Times New Roman" w:hAnsi="Times New Roman" w:cs="Times New Roman"/>
        </w:rPr>
        <w:t>.</w:t>
      </w:r>
    </w:p>
    <w:p w14:paraId="7F62985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nuclear antigen 3C regulated genes in lymphoblastoid cell lines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34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35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337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342</w:t>
      </w:r>
      <w:r w:rsidRPr="00486B41">
        <w:rPr>
          <w:rFonts w:ascii="Times New Roman" w:hAnsi="Times New Roman" w:cs="Times New Roman"/>
        </w:rPr>
        <w:t>.</w:t>
      </w:r>
    </w:p>
    <w:p w14:paraId="047A57F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Marshall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DR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conserved domain of the Epstein-Barr virus nuclear antigens 3A and 3C binds to a discrete domain of Jkappa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4228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4236</w:t>
      </w:r>
      <w:r w:rsidRPr="00486B41">
        <w:rPr>
          <w:rFonts w:ascii="Times New Roman" w:hAnsi="Times New Roman" w:cs="Times New Roman"/>
        </w:rPr>
        <w:t>.</w:t>
      </w:r>
    </w:p>
    <w:p w14:paraId="648D27A5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819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Maruo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Cooper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RNAs induced by Epstein-Barr virus nuclear antigen 2 in lymphoblastoid cell lines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36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37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6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1900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1905</w:t>
      </w:r>
      <w:r w:rsidRPr="00486B41">
        <w:rPr>
          <w:rFonts w:ascii="Times New Roman" w:hAnsi="Times New Roman" w:cs="Times New Roman"/>
        </w:rPr>
        <w:t>.</w:t>
      </w:r>
    </w:p>
    <w:p w14:paraId="1636D663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Sample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CE.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nuclear antigen 3C activates the latent membrane protein 1 promoter in the presence of Epstein-Barr virus nuclear antigen 2 through sequences encompassing an spi-1/Spi-B binding site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74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5151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5160</w:t>
      </w:r>
      <w:r w:rsidRPr="00486B41">
        <w:rPr>
          <w:rFonts w:ascii="Times New Roman" w:hAnsi="Times New Roman" w:cs="Times New Roman"/>
        </w:rPr>
        <w:t>.</w:t>
      </w:r>
    </w:p>
    <w:p w14:paraId="50CB479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821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exploits intrinsic B-lymphocyte transcription programs to achieve immortal cell growth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38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39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36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14902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14907</w:t>
      </w:r>
      <w:r w:rsidRPr="00486B41">
        <w:rPr>
          <w:rFonts w:ascii="Times New Roman" w:hAnsi="Times New Roman" w:cs="Times New Roman"/>
        </w:rPr>
        <w:t>.</w:t>
      </w:r>
    </w:p>
    <w:p w14:paraId="21864B77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Liu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mRNA-based vaccines targeting the T-cell epitope-rich Domain of Epstein Barr virus latent proteins elicit robust anti-tumor immunity in mice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Adv Sci (Weinh)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10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35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e2302116</w:t>
      </w:r>
      <w:r w:rsidRPr="00486B41">
        <w:rPr>
          <w:rFonts w:ascii="Times New Roman" w:hAnsi="Times New Roman" w:cs="Times New Roman"/>
        </w:rPr>
        <w:t>.</w:t>
      </w:r>
    </w:p>
    <w:p w14:paraId="3809E56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Zhao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Potent human monoclonal antibodies targeting Epstein-Barr virus gp42 reveal vulnerable sites for virus infection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Rep Med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101573</w:t>
      </w:r>
      <w:r w:rsidRPr="00486B41">
        <w:rPr>
          <w:rFonts w:ascii="Times New Roman" w:hAnsi="Times New Roman" w:cs="Times New Roman"/>
        </w:rPr>
        <w:t>.</w:t>
      </w:r>
    </w:p>
    <w:p w14:paraId="6EB1893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Dai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Cheung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AK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Whole-exome sequencing identifies multiple loss-of-function mutations of NF-kappaB pathway regulators in nasopharyngeal carcinoma</w:t>
      </w:r>
      <w:r w:rsidRPr="00486B41">
        <w:rPr>
          <w:rFonts w:ascii="Times New Roman" w:hAnsi="Times New Roman" w:cs="Times New Roman"/>
        </w:rPr>
        <w:t xml:space="preserve">. </w:t>
      </w:r>
      <w:r>
        <w:rPr>
          <w:rStyle w:val="bibjournal"/>
          <w:rFonts w:cs="Times New Roman"/>
          <w:i/>
        </w:rPr>
        <w:t>Proc Natl Acad Sci U</w:t>
      </w:r>
      <w:ins w:id="1240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S</w:t>
      </w:r>
      <w:ins w:id="1241" w:author="S4C" w:date="2026-01-12T12:03:00Z">
        <w:r>
          <w:rPr>
            <w:rStyle w:val="bibjournal"/>
            <w:rFonts w:cs="Times New Roman"/>
            <w:i/>
          </w:rPr>
          <w:t xml:space="preserve"> </w:t>
        </w:r>
      </w:ins>
      <w:r>
        <w:rPr>
          <w:rStyle w:val="bibjournal"/>
          <w:rFonts w:cs="Times New Roman"/>
          <w:i/>
        </w:rPr>
        <w:t>A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2016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113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40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11283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lpage"/>
          <w:rFonts w:cs="Times New Roman"/>
        </w:rPr>
        <w:t>11288</w:t>
      </w:r>
      <w:r w:rsidRPr="00486B41">
        <w:rPr>
          <w:rFonts w:ascii="Times New Roman" w:hAnsi="Times New Roman" w:cs="Times New Roman"/>
        </w:rPr>
        <w:t>.</w:t>
      </w:r>
    </w:p>
    <w:p w14:paraId="2BE9C7B1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Tang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X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Song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Chronic active Epstein-Barr virus infection as the initial symptom in a Janus kinase 3 deficiency child: case report and literature review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Medicine (Baltimore)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42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e7989</w:t>
      </w:r>
      <w:r w:rsidRPr="00486B41">
        <w:rPr>
          <w:rFonts w:ascii="Times New Roman" w:hAnsi="Times New Roman" w:cs="Times New Roman"/>
        </w:rPr>
        <w:t>.</w:t>
      </w:r>
    </w:p>
    <w:p w14:paraId="429E9A8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Jiang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oncoprotein super-enhancers control B cell growth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Cell Host Microbe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2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205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216</w:t>
      </w:r>
      <w:r w:rsidRPr="00486B41">
        <w:rPr>
          <w:rFonts w:ascii="Times New Roman" w:hAnsi="Times New Roman" w:cs="Times New Roman"/>
        </w:rPr>
        <w:t>.</w:t>
      </w:r>
    </w:p>
    <w:p w14:paraId="599A3276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  <w:lang w:val="es-419"/>
        </w:rPr>
      </w:pPr>
      <w:r w:rsidRPr="00486B41">
        <w:rPr>
          <w:rStyle w:val="bibnumber"/>
          <w:rFonts w:cs="Times New Roman"/>
        </w:rPr>
        <w:t>827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Fujimuro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Hsieh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Hayward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SD.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A role for SKIP in EBNA2 activation of CBF1-repressed promoters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  <w:lang w:val="es-419"/>
        </w:rPr>
        <w:t>J Virol</w:t>
      </w:r>
      <w:r w:rsidRPr="00486B41">
        <w:rPr>
          <w:rFonts w:ascii="Times New Roman" w:hAnsi="Times New Roman" w:cs="Times New Roman"/>
          <w:i/>
          <w:lang w:val="es-419"/>
        </w:rPr>
        <w:t xml:space="preserve">. </w:t>
      </w:r>
      <w:r w:rsidRPr="00486B41">
        <w:rPr>
          <w:rStyle w:val="bibyear"/>
          <w:rFonts w:cs="Times New Roman"/>
          <w:lang w:val="es-419"/>
        </w:rPr>
        <w:t>2000</w:t>
      </w:r>
      <w:r w:rsidRPr="00486B41">
        <w:rPr>
          <w:rFonts w:ascii="Times New Roman" w:hAnsi="Times New Roman" w:cs="Times New Roman"/>
          <w:lang w:val="es-419"/>
        </w:rPr>
        <w:t>;</w:t>
      </w:r>
      <w:r w:rsidRPr="00486B41">
        <w:rPr>
          <w:rStyle w:val="bibvolume"/>
          <w:rFonts w:cs="Times New Roman"/>
          <w:lang w:val="es-419"/>
        </w:rPr>
        <w:t>74</w:t>
      </w:r>
      <w:r w:rsidRPr="00486B41">
        <w:rPr>
          <w:rFonts w:ascii="Times New Roman" w:hAnsi="Times New Roman" w:cs="Times New Roman"/>
          <w:lang w:val="es-419"/>
        </w:rPr>
        <w:t>(</w:t>
      </w:r>
      <w:r w:rsidRPr="00486B41">
        <w:rPr>
          <w:rStyle w:val="bibissue"/>
          <w:rFonts w:cs="Times New Roman"/>
          <w:lang w:val="es-419"/>
        </w:rPr>
        <w:t>4</w:t>
      </w:r>
      <w:r>
        <w:rPr>
          <w:rFonts w:ascii="Times New Roman" w:hAnsi="Times New Roman" w:cs="Times New Roman"/>
          <w:lang w:val="es-419"/>
        </w:rPr>
        <w:t>):</w:t>
      </w:r>
      <w:r w:rsidRPr="00486B41">
        <w:rPr>
          <w:rStyle w:val="bibfpage"/>
          <w:rFonts w:cs="Times New Roman"/>
          <w:lang w:val="es-419"/>
        </w:rPr>
        <w:t>1939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  <w:lang w:val="es-419"/>
        </w:rPr>
        <w:t>1947</w:t>
      </w:r>
      <w:r w:rsidRPr="00486B41">
        <w:rPr>
          <w:rFonts w:ascii="Times New Roman" w:hAnsi="Times New Roman" w:cs="Times New Roman"/>
          <w:lang w:val="es-419"/>
        </w:rPr>
        <w:t>.</w:t>
      </w:r>
    </w:p>
    <w:p w14:paraId="0B8EAC6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828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  <w:lang w:val="es-419"/>
        </w:rPr>
        <w:t>Zhou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Y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Xu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Z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surname"/>
          <w:rFonts w:cs="Times New Roman"/>
          <w:lang w:val="es-419"/>
        </w:rPr>
        <w:t>Lin</w:t>
      </w:r>
      <w:r w:rsidRPr="00486B41">
        <w:rPr>
          <w:rFonts w:ascii="Times New Roman" w:hAnsi="Times New Roman" w:cs="Times New Roman"/>
          <w:lang w:val="es-419"/>
        </w:rPr>
        <w:t xml:space="preserve"> </w:t>
      </w:r>
      <w:r w:rsidRPr="00486B41">
        <w:rPr>
          <w:rStyle w:val="bibfname"/>
          <w:rFonts w:cs="Times New Roman"/>
          <w:lang w:val="es-419"/>
        </w:rPr>
        <w:t>W</w:t>
      </w:r>
      <w:r w:rsidRPr="00486B41">
        <w:rPr>
          <w:rFonts w:ascii="Times New Roman" w:hAnsi="Times New Roman" w:cs="Times New Roman"/>
          <w:lang w:val="es-419"/>
        </w:rPr>
        <w:t xml:space="preserve">, </w:t>
      </w:r>
      <w:r w:rsidRPr="00486B41">
        <w:rPr>
          <w:rStyle w:val="bibetal"/>
          <w:rFonts w:cs="Times New Roman"/>
          <w:lang w:val="es-419"/>
        </w:rPr>
        <w:t>et al</w:t>
      </w:r>
      <w:r w:rsidRPr="00486B41">
        <w:rPr>
          <w:rFonts w:ascii="Times New Roman" w:hAnsi="Times New Roman" w:cs="Times New Roman"/>
          <w:lang w:val="es-419"/>
        </w:rPr>
        <w:t xml:space="preserve">. </w:t>
      </w:r>
      <w:r w:rsidRPr="00486B41">
        <w:rPr>
          <w:rStyle w:val="bibarticle"/>
          <w:rFonts w:cs="Times New Roman"/>
        </w:rPr>
        <w:t>Comprehensive genomic profiling of EBV-positive diffuse large B-cell lymphoma and the expression and clinicopathological correlations of some related genes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Front Oncol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2019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</w:t>
      </w:r>
      <w:r w:rsidRPr="00486B41">
        <w:rPr>
          <w:rFonts w:ascii="Times New Roman" w:hAnsi="Times New Roman" w:cs="Times New Roman"/>
        </w:rPr>
        <w:t>:</w:t>
      </w:r>
      <w:r w:rsidRPr="00486B41">
        <w:rPr>
          <w:rStyle w:val="bibfpage"/>
          <w:rFonts w:cs="Times New Roman"/>
        </w:rPr>
        <w:t>683</w:t>
      </w:r>
      <w:r w:rsidRPr="00486B41">
        <w:rPr>
          <w:rFonts w:ascii="Times New Roman" w:hAnsi="Times New Roman" w:cs="Times New Roman"/>
        </w:rPr>
        <w:t>.</w:t>
      </w:r>
    </w:p>
    <w:p w14:paraId="7B792649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829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Pfuhl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T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Motsch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Identification of novel Epstein-Barr virus microRNA genes from nasopharyngeal carcinomas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2009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83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7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3333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3341</w:t>
      </w:r>
      <w:r w:rsidRPr="00486B41">
        <w:rPr>
          <w:rFonts w:ascii="Times New Roman" w:hAnsi="Times New Roman" w:cs="Times New Roman"/>
        </w:rPr>
        <w:t>.</w:t>
      </w:r>
    </w:p>
    <w:p w14:paraId="71BEBF2B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830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N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Z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Wang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Zeng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MS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Yuan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Y.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Epstein-Barr virus LMP1-activated mTORC1 and mTORC2 Coordinately promote nasopharyngeal cancer stem cell properties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96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e0194121</w:t>
      </w:r>
      <w:r w:rsidRPr="00486B41">
        <w:rPr>
          <w:rFonts w:ascii="Times New Roman" w:hAnsi="Times New Roman" w:cs="Times New Roman"/>
        </w:rPr>
        <w:t>.</w:t>
      </w:r>
    </w:p>
    <w:p w14:paraId="3DB8D02E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831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Zhu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QY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Shan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S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Yu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A potent and protective human neutralizing antibody targeting a novel vulnerable site of Epstein-Barr virus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 Commun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2021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 w:rsidRPr="00486B41"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6624</w:t>
      </w:r>
      <w:r w:rsidRPr="00486B41">
        <w:rPr>
          <w:rFonts w:ascii="Times New Roman" w:hAnsi="Times New Roman" w:cs="Times New Roman"/>
        </w:rPr>
        <w:t>.</w:t>
      </w:r>
    </w:p>
    <w:p w14:paraId="76173C6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832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Ziegler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Drew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Miner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RC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Outbreak of Burkitt's-like lymphoma in homosexual men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Lancet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1982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8299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631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633</w:t>
      </w:r>
      <w:r w:rsidRPr="00486B41">
        <w:rPr>
          <w:rFonts w:ascii="Times New Roman" w:hAnsi="Times New Roman" w:cs="Times New Roman"/>
        </w:rPr>
        <w:t>.</w:t>
      </w:r>
    </w:p>
    <w:p w14:paraId="7475A830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833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Zimber-Strobl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U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Kremmer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E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Grasser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F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Marschall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Laux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Bornkamm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The Epstein-Barr virus nuclear antigen 2 interacts with an EBNA2 responsive cis-element of the terminal protein 1 gene promoter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Embo J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1993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12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167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175</w:t>
      </w:r>
      <w:r w:rsidRPr="00486B41">
        <w:rPr>
          <w:rFonts w:ascii="Times New Roman" w:hAnsi="Times New Roman" w:cs="Times New Roman"/>
        </w:rPr>
        <w:t>.</w:t>
      </w:r>
    </w:p>
    <w:p w14:paraId="60C2390A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834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Zimmermann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Hammerschmidt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W.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Structure and role of the terminal repeats of Epstein-Barr virus in processing and packaging of virion DNA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1995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69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3147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3155</w:t>
      </w:r>
      <w:r w:rsidRPr="00486B41">
        <w:rPr>
          <w:rFonts w:ascii="Times New Roman" w:hAnsi="Times New Roman" w:cs="Times New Roman"/>
        </w:rPr>
        <w:t>.</w:t>
      </w:r>
    </w:p>
    <w:p w14:paraId="16131B5D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835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Zou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Kawada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Pesnicak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L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Cohen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JI.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article"/>
          <w:rFonts w:cs="Times New Roman"/>
        </w:rPr>
        <w:t>Bortezomib induces apoptosis of Epstein-Barr virus (EBV)-transformed B cells and prolongs survival of mice inoculated with EBV-transformed B cells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Virol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2007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81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18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10029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10036</w:t>
      </w:r>
      <w:r w:rsidRPr="00486B41">
        <w:rPr>
          <w:rFonts w:ascii="Times New Roman" w:hAnsi="Times New Roman" w:cs="Times New Roman"/>
        </w:rPr>
        <w:t>.</w:t>
      </w:r>
    </w:p>
    <w:p w14:paraId="760D736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t>836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Zur Hausen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A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Rees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BP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van Beek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J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Epstein-Barr virus in gastric carcinomas and gastric stump carcinomas: a late event in gastric carcinogenesis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J Clin Pathol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2004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57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487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491</w:t>
      </w:r>
      <w:r w:rsidRPr="00486B41">
        <w:rPr>
          <w:rFonts w:ascii="Times New Roman" w:hAnsi="Times New Roman" w:cs="Times New Roman"/>
        </w:rPr>
        <w:t>.</w:t>
      </w:r>
    </w:p>
    <w:p w14:paraId="7D106412" w14:textId="77777777" w:rsidR="004C685E" w:rsidRPr="00486B41" w:rsidRDefault="004C685E" w:rsidP="004C685E">
      <w:pPr>
        <w:pStyle w:val="REF-N"/>
        <w:spacing w:line="480" w:lineRule="auto"/>
        <w:ind w:left="360" w:hanging="360"/>
        <w:rPr>
          <w:rFonts w:ascii="Times New Roman" w:hAnsi="Times New Roman" w:cs="Times New Roman"/>
        </w:rPr>
      </w:pPr>
      <w:r w:rsidRPr="00486B41">
        <w:rPr>
          <w:rStyle w:val="bibnumber"/>
          <w:rFonts w:cs="Times New Roman"/>
        </w:rPr>
        <w:lastRenderedPageBreak/>
        <w:t>837</w:t>
      </w:r>
      <w:r w:rsidRPr="00486B41">
        <w:rPr>
          <w:rFonts w:ascii="Times New Roman" w:hAnsi="Times New Roman" w:cs="Times New Roman"/>
        </w:rPr>
        <w:t>.</w:t>
      </w:r>
      <w:r w:rsidRPr="00486B41">
        <w:rPr>
          <w:rFonts w:ascii="Times New Roman" w:hAnsi="Times New Roman" w:cs="Times New Roman"/>
        </w:rPr>
        <w:tab/>
      </w:r>
      <w:r w:rsidRPr="00486B41">
        <w:rPr>
          <w:rStyle w:val="bibsurname"/>
          <w:rFonts w:cs="Times New Roman"/>
        </w:rPr>
        <w:t>zur Hausen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Schulte-Holthausen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H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surname"/>
          <w:rFonts w:cs="Times New Roman"/>
        </w:rPr>
        <w:t>Klein</w:t>
      </w:r>
      <w:r w:rsidRPr="00486B41">
        <w:rPr>
          <w:rFonts w:ascii="Times New Roman" w:hAnsi="Times New Roman" w:cs="Times New Roman"/>
        </w:rPr>
        <w:t xml:space="preserve"> </w:t>
      </w:r>
      <w:r w:rsidRPr="00486B41">
        <w:rPr>
          <w:rStyle w:val="bibfname"/>
          <w:rFonts w:cs="Times New Roman"/>
        </w:rPr>
        <w:t>G</w:t>
      </w:r>
      <w:r w:rsidRPr="00486B41">
        <w:rPr>
          <w:rFonts w:ascii="Times New Roman" w:hAnsi="Times New Roman" w:cs="Times New Roman"/>
        </w:rPr>
        <w:t xml:space="preserve">, </w:t>
      </w:r>
      <w:r w:rsidRPr="00486B41">
        <w:rPr>
          <w:rStyle w:val="bibetal"/>
          <w:rFonts w:cs="Times New Roman"/>
        </w:rPr>
        <w:t>et al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article"/>
          <w:rFonts w:cs="Times New Roman"/>
        </w:rPr>
        <w:t>EBV DNA in biopsies of Burkitt tumours and anaplastic carcinomas of the nasopharynx</w:t>
      </w:r>
      <w:r w:rsidRPr="00486B41">
        <w:rPr>
          <w:rFonts w:ascii="Times New Roman" w:hAnsi="Times New Roman" w:cs="Times New Roman"/>
        </w:rPr>
        <w:t xml:space="preserve">. </w:t>
      </w:r>
      <w:r w:rsidRPr="00486B41">
        <w:rPr>
          <w:rStyle w:val="bibjournal"/>
          <w:rFonts w:cs="Times New Roman"/>
          <w:i/>
        </w:rPr>
        <w:t>Nature</w:t>
      </w:r>
      <w:r w:rsidRPr="00486B41">
        <w:rPr>
          <w:rFonts w:ascii="Times New Roman" w:hAnsi="Times New Roman" w:cs="Times New Roman"/>
          <w:i/>
        </w:rPr>
        <w:t xml:space="preserve">. </w:t>
      </w:r>
      <w:r w:rsidRPr="00486B41">
        <w:rPr>
          <w:rStyle w:val="bibyear"/>
          <w:rFonts w:cs="Times New Roman"/>
        </w:rPr>
        <w:t>1970</w:t>
      </w:r>
      <w:r w:rsidRPr="00486B41">
        <w:rPr>
          <w:rFonts w:ascii="Times New Roman" w:hAnsi="Times New Roman" w:cs="Times New Roman"/>
        </w:rPr>
        <w:t>;</w:t>
      </w:r>
      <w:r w:rsidRPr="00486B41">
        <w:rPr>
          <w:rStyle w:val="bibvolume"/>
          <w:rFonts w:cs="Times New Roman"/>
        </w:rPr>
        <w:t>228</w:t>
      </w:r>
      <w:r w:rsidRPr="00486B41">
        <w:rPr>
          <w:rFonts w:ascii="Times New Roman" w:hAnsi="Times New Roman" w:cs="Times New Roman"/>
        </w:rPr>
        <w:t>(</w:t>
      </w:r>
      <w:r w:rsidRPr="00486B41">
        <w:rPr>
          <w:rStyle w:val="bibissue"/>
          <w:rFonts w:cs="Times New Roman"/>
        </w:rPr>
        <w:t>5276</w:t>
      </w:r>
      <w:r>
        <w:rPr>
          <w:rFonts w:ascii="Times New Roman" w:hAnsi="Times New Roman" w:cs="Times New Roman"/>
        </w:rPr>
        <w:t>):</w:t>
      </w:r>
      <w:r w:rsidRPr="00486B41">
        <w:rPr>
          <w:rStyle w:val="bibfpage"/>
          <w:rFonts w:cs="Times New Roman"/>
        </w:rPr>
        <w:t>1056</w:t>
      </w:r>
      <w:r w:rsidRPr="00486B41">
        <w:rPr>
          <w:rFonts w:ascii="Times New Roman" w:hAnsi="Times New Roman" w:cs="Times New Roman"/>
        </w:rPr>
        <w:t>-</w:t>
      </w:r>
      <w:r w:rsidRPr="00486B41">
        <w:rPr>
          <w:rStyle w:val="bibfpage"/>
          <w:rFonts w:cs="Times New Roman"/>
        </w:rPr>
        <w:t>1058</w:t>
      </w:r>
      <w:r w:rsidRPr="00486B41">
        <w:rPr>
          <w:rFonts w:ascii="Times New Roman" w:hAnsi="Times New Roman" w:cs="Times New Roman"/>
        </w:rPr>
        <w:t>.</w:t>
      </w:r>
    </w:p>
    <w:p w14:paraId="79251697" w14:textId="568DE22A" w:rsidR="00200117" w:rsidRPr="00486B41" w:rsidRDefault="00EC0088" w:rsidP="00592863">
      <w:pPr>
        <w:spacing w:line="480" w:lineRule="auto"/>
        <w:rPr>
          <w:rFonts w:ascii="Times New Roman" w:hAnsi="Times New Roman" w:cs="Times New Roman"/>
          <w:b/>
        </w:rPr>
      </w:pPr>
      <w:r w:rsidRPr="00486B41">
        <w:rPr>
          <w:rFonts w:ascii="Times New Roman" w:hAnsi="Times New Roman" w:cs="Times New Roman"/>
          <w:b/>
        </w:rPr>
        <w:br w:type="page"/>
      </w:r>
    </w:p>
    <w:p w14:paraId="26E19B33" w14:textId="4269F363" w:rsidR="00200117" w:rsidRPr="00486B41" w:rsidRDefault="00200117" w:rsidP="003B2DB9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lastRenderedPageBreak/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1.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depiction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linear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Epstein-Barr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virus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(EBV)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genome.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proofErr w:type="gramStart"/>
      <w:r w:rsidRPr="00486B41">
        <w:rPr>
          <w:rFonts w:cs="Times New Roman"/>
        </w:rPr>
        <w:t>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arrangement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(US)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(UL)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TR</w:t>
      </w:r>
      <w:r w:rsidRPr="00486B41">
        <w:rPr>
          <w:rFonts w:cs="Times New Roman"/>
        </w:rPr>
        <w:t>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IR1-4</w:t>
      </w:r>
      <w:r w:rsidRPr="00486B41">
        <w:rPr>
          <w:rFonts w:cs="Times New Roman"/>
        </w:rPr>
        <w:t>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(U1-U5)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depicted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proportion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overall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size.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cis-acting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maintenance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oriP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(oriLyt)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U3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U5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</w:rPr>
        <w:t>just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IR2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IR4,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respectively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8377DE" w:rsidRPr="00486B41">
        <w:rPr>
          <w:rFonts w:cs="Times New Roman"/>
        </w:rPr>
        <w:t xml:space="preserve"> 95–98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P3HR-1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253</w:t>
      </w:r>
      <w:proofErr w:type="gramStart"/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304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316</w:t>
      </w:r>
      <w:proofErr w:type="gramEnd"/>
      <w:r w:rsidR="00414F71" w:rsidRPr="00486B41">
        <w:rPr>
          <w:rFonts w:cs="Times New Roman"/>
        </w:rPr>
        <w:t xml:space="preserve"> </w:t>
      </w:r>
    </w:p>
    <w:p w14:paraId="360395A5" w14:textId="3B384998" w:rsidR="00200117" w:rsidRPr="00486B41" w:rsidRDefault="00200117" w:rsidP="003B2DB9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2.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depiction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linear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Epstein-Barr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virus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(EBV)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genome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with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encoded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open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reading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frames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(ORFs).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second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etc.)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(rightward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leftward)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fragment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decreasing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size)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prototypic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(171,820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bp)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Biotechnology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(NCBI)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actually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</w:t>
      </w:r>
      <w:r w:rsidR="008377DE" w:rsidRPr="00486B41">
        <w:rPr>
          <w:rFonts w:cs="Times New Roman"/>
        </w:rPr>
        <w:t xml:space="preserve"> 95–98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Raji)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deletions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C36DA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during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passage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culture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27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530</w:t>
      </w:r>
      <w:r w:rsidR="009052E2" w:rsidRPr="00486B41">
        <w:rPr>
          <w:rFonts w:cs="Times New Roman"/>
          <w:noProof/>
          <w:vertAlign w:val="superscript"/>
        </w:rPr>
        <w:t>,</w:t>
      </w:r>
      <w:r w:rsidR="009052E2" w:rsidRPr="00486B41">
        <w:rPr>
          <w:rStyle w:val="citebib"/>
          <w:rFonts w:cs="Times New Roman"/>
          <w:vertAlign w:val="superscript"/>
        </w:rPr>
        <w:t>555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colored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purple.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early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beige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Yellow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arrows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depict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ORFs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unknown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hypothetical.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across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circularized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microRNA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(miRNAs)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refer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kilobase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pairs.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Marendy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Hughes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DJ,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In: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Damania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Pipas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JM,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eds.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Tumor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York: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Springer,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2009,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Springer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Science+Business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B.V.)</w:t>
      </w:r>
    </w:p>
    <w:p w14:paraId="40553DCA" w14:textId="2713A82A" w:rsidR="00200117" w:rsidRPr="00486B41" w:rsidRDefault="00200117" w:rsidP="003B2DB9">
      <w:pPr>
        <w:pStyle w:val="FIG-LEG"/>
        <w:rPr>
          <w:rFonts w:cs="Times New Roman"/>
          <w:color w:val="000000" w:themeColor="text1"/>
        </w:rPr>
      </w:pPr>
      <w:proofErr w:type="gramStart"/>
      <w:r w:rsidRPr="00486B41">
        <w:rPr>
          <w:rFonts w:cs="Times New Roman"/>
          <w:b/>
          <w:color w:val="000000" w:themeColor="text1"/>
        </w:rPr>
        <w:t>Figure</w:t>
      </w:r>
      <w:r w:rsidR="00414F71" w:rsidRPr="00486B41">
        <w:rPr>
          <w:rFonts w:cs="Times New Roman"/>
          <w:b/>
          <w:color w:val="000000" w:themeColor="text1"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  <w:color w:val="000000" w:themeColor="text1"/>
        </w:rPr>
        <w:t>3</w:t>
      </w:r>
      <w:r w:rsidRPr="00486B41">
        <w:rPr>
          <w:rFonts w:cs="Times New Roman"/>
          <w:color w:val="000000" w:themeColor="text1"/>
        </w:rPr>
        <w:t>.</w:t>
      </w:r>
      <w:proofErr w:type="gramEnd"/>
      <w:r w:rsidR="00414F71" w:rsidRPr="00486B41">
        <w:rPr>
          <w:rFonts w:cs="Times New Roman"/>
          <w:color w:val="000000" w:themeColor="text1"/>
        </w:rPr>
        <w:t xml:space="preserve"> </w:t>
      </w:r>
      <w:proofErr w:type="gramStart"/>
      <w:r w:rsidRPr="00486B41">
        <w:rPr>
          <w:rFonts w:cs="Times New Roman"/>
          <w:b/>
          <w:bCs/>
          <w:color w:val="000000" w:themeColor="text1"/>
        </w:rPr>
        <w:t>Electron</w:t>
      </w:r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micrograph</w:t>
      </w:r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and</w:t>
      </w:r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schematic</w:t>
      </w:r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diagram</w:t>
      </w:r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of</w:t>
      </w:r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EBV</w:t>
      </w:r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virions.</w:t>
      </w:r>
      <w:proofErr w:type="gramEnd"/>
      <w:r w:rsidR="00414F71" w:rsidRPr="00486B41">
        <w:rPr>
          <w:rFonts w:cs="Times New Roman"/>
          <w:b/>
          <w:bCs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(A)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EBV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particles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purified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from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supernatant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B</w:t>
      </w:r>
      <w:r w:rsidR="008377DE" w:rsidRPr="00486B41">
        <w:rPr>
          <w:rFonts w:cs="Times New Roman"/>
          <w:color w:val="000000" w:themeColor="text1"/>
        </w:rPr>
        <w:t xml:space="preserve"> 95–98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marmoset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cells.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Bar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represents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100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nm.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b/>
          <w:bCs/>
          <w:color w:val="000000" w:themeColor="text1"/>
        </w:rPr>
        <w:t>(B)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Diagram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EBV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virion.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major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structural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components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virion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are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shown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including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virion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envelope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which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is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studded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with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glycoproteins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important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for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binding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and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subsequent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fusion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virion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envelope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with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cellular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membranes,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tegument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which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contains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both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virus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encoded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proteins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well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cellular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proteins,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lastRenderedPageBreak/>
        <w:t>capsid,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and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viral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color w:val="000000" w:themeColor="text1"/>
        </w:rPr>
        <w:t>genome</w:t>
      </w:r>
      <w:r w:rsidR="007B2902" w:rsidRPr="00486B41">
        <w:rPr>
          <w:rFonts w:cs="Times New Roman"/>
          <w:color w:val="000000" w:themeColor="text1"/>
        </w:rPr>
        <w:t>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(Panel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b/>
          <w:bCs/>
          <w:color w:val="000000" w:themeColor="text1"/>
        </w:rPr>
        <w:t>A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reprinted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from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Miller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G,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Lipman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M.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Comparison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yield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infectious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virus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from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clones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human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and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simian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lymphoblastoid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lines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transformed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by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Epstein-Barr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virus.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J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Exp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Med.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1973</w:t>
      </w:r>
      <w:proofErr w:type="gramStart"/>
      <w:r w:rsidR="007B2902" w:rsidRPr="00486B41">
        <w:rPr>
          <w:rFonts w:cs="Times New Roman"/>
          <w:color w:val="000000" w:themeColor="text1"/>
        </w:rPr>
        <w:t>;138</w:t>
      </w:r>
      <w:proofErr w:type="gramEnd"/>
      <w:r w:rsidR="007B2902" w:rsidRPr="00486B41">
        <w:rPr>
          <w:rFonts w:cs="Times New Roman"/>
          <w:color w:val="000000" w:themeColor="text1"/>
        </w:rPr>
        <w:t>(6):</w:t>
      </w:r>
      <w:r w:rsidR="008377DE" w:rsidRPr="00486B41">
        <w:rPr>
          <w:rFonts w:cs="Times New Roman"/>
          <w:color w:val="000000" w:themeColor="text1"/>
        </w:rPr>
        <w:t xml:space="preserve"> 1398–1412</w:t>
      </w:r>
      <w:r w:rsidR="007B2902" w:rsidRPr="00486B41">
        <w:rPr>
          <w:rFonts w:cs="Times New Roman"/>
          <w:color w:val="000000" w:themeColor="text1"/>
        </w:rPr>
        <w:t>,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with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7B2902" w:rsidRPr="00486B41">
        <w:rPr>
          <w:rFonts w:cs="Times New Roman"/>
          <w:color w:val="000000" w:themeColor="text1"/>
        </w:rPr>
        <w:t>permission.)</w:t>
      </w:r>
    </w:p>
    <w:p w14:paraId="56AE0917" w14:textId="7E04FC4B" w:rsidR="00200117" w:rsidRPr="00486B41" w:rsidRDefault="00200117" w:rsidP="003B2DB9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4</w:t>
      </w:r>
      <w:r w:rsidRPr="00486B41">
        <w:rPr>
          <w:rFonts w:cs="Times New Roman"/>
          <w:b/>
          <w:bCs/>
        </w:rPr>
        <w:t>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proofErr w:type="gramStart"/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entry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replication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epithelial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cells.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endocytic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endocytosis.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CR2/CD21</w:t>
      </w:r>
      <w:r w:rsidR="00414F71" w:rsidRPr="00486B41">
        <w:rPr>
          <w:rFonts w:cs="Times New Roman"/>
        </w:rPr>
        <w:t xml:space="preserve"> </w:t>
      </w:r>
      <w:r w:rsidR="004D453D"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="004D453D" w:rsidRPr="00486B41">
        <w:rPr>
          <w:rFonts w:cs="Times New Roman"/>
        </w:rPr>
        <w:t>CD35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gp350/220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(1).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="00717861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717861"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="00717861"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="0071786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717861" w:rsidRPr="00486B41">
        <w:rPr>
          <w:rFonts w:cs="Times New Roman"/>
        </w:rPr>
        <w:t>R9AP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(2)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(3).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BMRF2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(1).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ephrin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A2</w:t>
      </w:r>
      <w:r w:rsidR="00414F71" w:rsidRPr="00486B41">
        <w:rPr>
          <w:rFonts w:cs="Times New Roman"/>
        </w:rPr>
        <w:t xml:space="preserve"> </w:t>
      </w:r>
      <w:r w:rsidR="00D521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D521C2" w:rsidRPr="00486B41">
        <w:rPr>
          <w:rFonts w:cs="Times New Roman"/>
        </w:rPr>
        <w:t>R9AP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(2)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(3).</w:t>
      </w:r>
      <w:r w:rsidR="00414F71" w:rsidRPr="00486B41">
        <w:rPr>
          <w:rFonts w:cs="Times New Roman"/>
        </w:rPr>
        <w:t xml:space="preserve"> </w:t>
      </w:r>
      <w:proofErr w:type="gramStart"/>
      <w:r w:rsidR="00D521C2"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="00D521C2"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="00D521C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D521C2" w:rsidRPr="00486B41">
        <w:rPr>
          <w:rFonts w:cs="Times New Roman"/>
        </w:rPr>
        <w:t>neuropilin</w:t>
      </w:r>
      <w:r w:rsidR="00414F71" w:rsidRPr="00486B41">
        <w:rPr>
          <w:rFonts w:cs="Times New Roman"/>
        </w:rPr>
        <w:t xml:space="preserve"> </w:t>
      </w:r>
      <w:r w:rsidR="00D521C2" w:rsidRPr="00486B41">
        <w:rPr>
          <w:rFonts w:cs="Times New Roman"/>
        </w:rPr>
        <w:t>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following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capsid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cytoplasm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transported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microtubule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transport.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pore.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9A3182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tethered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chromosomes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BZLF1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products.</w:t>
      </w:r>
      <w:r w:rsidR="00414F71" w:rsidRPr="00486B41">
        <w:rPr>
          <w:rFonts w:cs="Times New Roman"/>
        </w:rPr>
        <w:t xml:space="preserve"> </w:t>
      </w:r>
    </w:p>
    <w:p w14:paraId="1F6C4780" w14:textId="1C9FABBF" w:rsidR="00200117" w:rsidRPr="00486B41" w:rsidRDefault="00200117" w:rsidP="003B2DB9">
      <w:pPr>
        <w:pStyle w:val="FIG-LEG"/>
        <w:rPr>
          <w:rFonts w:cs="Times New Roman"/>
          <w:lang w:val="es-419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5</w:t>
      </w:r>
      <w:r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Proposed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entry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complex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required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for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fusion</w:t>
      </w:r>
      <w:r w:rsidR="00F44E30" w:rsidRPr="00486B41">
        <w:rPr>
          <w:rFonts w:cs="Times New Roman"/>
          <w:b/>
          <w:bCs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639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(A).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bilayer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prefusion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(purple),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gH/gL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(blue/cyan),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pink).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(green/brown)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bottom.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(TM)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gH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schematically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rectangles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data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available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(blue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-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green/brown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–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II).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C-termini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gH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class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gp42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cleaved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known.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ascii="Cambria Math" w:hAnsi="Cambria Math" w:cs="Cambria Math"/>
        </w:rPr>
        <w:t>∼</w:t>
      </w:r>
      <w:r w:rsidRPr="00486B41">
        <w:rPr>
          <w:rFonts w:cs="Times New Roman"/>
        </w:rPr>
        <w:t>170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Å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suggests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conformation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could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bridge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viral-cellular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distorting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facilitating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(Q54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K94)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involved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9052E2" w:rsidRPr="00486B41">
        <w:rPr>
          <w:rStyle w:val="citebib"/>
          <w:rFonts w:cs="Times New Roman"/>
          <w:vertAlign w:val="superscript"/>
        </w:rPr>
        <w:t>576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anchors.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gB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implied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peripheral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followed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movement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gp42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hydrophobic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pocket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(HP),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critical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gH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D-II/D-III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junction,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highlighted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arrangement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inset.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(B)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V/Y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respective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closed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highlighting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structures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observed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cryo-ET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studies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468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EF5EC2" w:rsidRPr="00486B41">
        <w:rPr>
          <w:rFonts w:cs="Times New Roman"/>
        </w:rPr>
        <w:t>(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Sathiyamoorthy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Jiang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YX</w:t>
      </w:r>
      <w:r w:rsidR="00907B00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et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al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Assembly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architecture</w:t>
      </w:r>
      <w:r w:rsidR="003B2DB9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triggering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</w:rPr>
        <w:t>complex.</w:t>
      </w:r>
      <w:r w:rsidR="00414F71" w:rsidRPr="00486B41">
        <w:rPr>
          <w:rFonts w:cs="Times New Roman"/>
        </w:rPr>
        <w:t xml:space="preserve"> </w:t>
      </w:r>
      <w:r w:rsidR="00907B00" w:rsidRPr="00486B41">
        <w:rPr>
          <w:rFonts w:cs="Times New Roman"/>
          <w:i/>
          <w:iCs/>
          <w:lang w:val="es-419"/>
        </w:rPr>
        <w:t>PLoS</w:t>
      </w:r>
      <w:r w:rsidR="00414F71" w:rsidRPr="00486B41">
        <w:rPr>
          <w:rFonts w:cs="Times New Roman"/>
          <w:i/>
          <w:iCs/>
          <w:lang w:val="es-419"/>
        </w:rPr>
        <w:t xml:space="preserve"> </w:t>
      </w:r>
      <w:r w:rsidR="00907B00" w:rsidRPr="00486B41">
        <w:rPr>
          <w:rFonts w:cs="Times New Roman"/>
          <w:i/>
          <w:iCs/>
          <w:lang w:val="es-419"/>
        </w:rPr>
        <w:t>Pathog</w:t>
      </w:r>
      <w:r w:rsidR="00907B00" w:rsidRPr="00486B41">
        <w:rPr>
          <w:rFonts w:cs="Times New Roman"/>
          <w:lang w:val="es-419"/>
        </w:rPr>
        <w:t>.</w:t>
      </w:r>
      <w:r w:rsidR="00414F71" w:rsidRPr="00486B41">
        <w:rPr>
          <w:rFonts w:cs="Times New Roman"/>
          <w:lang w:val="es-419"/>
        </w:rPr>
        <w:t xml:space="preserve"> </w:t>
      </w:r>
      <w:r w:rsidR="00907B00" w:rsidRPr="00486B41">
        <w:rPr>
          <w:rFonts w:cs="Times New Roman"/>
          <w:lang w:val="es-419"/>
        </w:rPr>
        <w:t>2014;10(8):e1004309.</w:t>
      </w:r>
      <w:r w:rsidR="00414F71" w:rsidRPr="00486B41">
        <w:rPr>
          <w:rFonts w:cs="Times New Roman"/>
          <w:lang w:val="es-419"/>
        </w:rPr>
        <w:t xml:space="preserve"> </w:t>
      </w:r>
      <w:r w:rsidR="00907B00" w:rsidRPr="00486B41">
        <w:rPr>
          <w:rFonts w:cs="Times New Roman"/>
          <w:lang w:val="es-419"/>
        </w:rPr>
        <w:t>https://creativecommons.org/licenses/by/4.0/.)</w:t>
      </w:r>
    </w:p>
    <w:p w14:paraId="4822B2E7" w14:textId="64E5E9E7" w:rsidR="00200117" w:rsidRPr="00486B41" w:rsidRDefault="00200117" w:rsidP="003B2DB9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6.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depiction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episome.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episome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circularized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through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terminal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repeats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(TR).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major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U1-U5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IR1-4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TR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segments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origin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oriP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EBNA1,</w:t>
      </w:r>
      <w:r w:rsidR="00414F71" w:rsidRPr="00486B41">
        <w:rPr>
          <w:rFonts w:cs="Times New Roman"/>
          <w:iCs/>
        </w:rPr>
        <w:t xml:space="preserve"> </w:t>
      </w:r>
      <w:r w:rsidR="009A3182" w:rsidRPr="00486B41">
        <w:rPr>
          <w:rFonts w:cs="Times New Roman"/>
          <w:iCs/>
        </w:rPr>
        <w:t>EBNA</w:t>
      </w:r>
      <w:r w:rsidRPr="00486B41">
        <w:rPr>
          <w:rFonts w:cs="Times New Roman"/>
          <w:iCs/>
        </w:rPr>
        <w:t>2,</w:t>
      </w:r>
      <w:r w:rsidR="00414F71" w:rsidRPr="00486B41">
        <w:rPr>
          <w:rFonts w:cs="Times New Roman"/>
          <w:iCs/>
        </w:rPr>
        <w:t xml:space="preserve"> </w:t>
      </w:r>
      <w:r w:rsidR="009A3182" w:rsidRPr="00486B41">
        <w:rPr>
          <w:rFonts w:cs="Times New Roman"/>
          <w:iCs/>
        </w:rPr>
        <w:t>EBNA</w:t>
      </w:r>
      <w:r w:rsidRPr="00486B41">
        <w:rPr>
          <w:rFonts w:cs="Times New Roman"/>
          <w:iCs/>
        </w:rPr>
        <w:t>3A,</w:t>
      </w:r>
      <w:r w:rsidR="00414F71" w:rsidRPr="00486B41">
        <w:rPr>
          <w:rFonts w:cs="Times New Roman"/>
          <w:iCs/>
        </w:rPr>
        <w:t xml:space="preserve"> </w:t>
      </w:r>
      <w:r w:rsidR="009A3182" w:rsidRPr="00486B41">
        <w:rPr>
          <w:rFonts w:cs="Times New Roman"/>
          <w:iCs/>
        </w:rPr>
        <w:t>EBNA</w:t>
      </w:r>
      <w:r w:rsidRPr="00486B41">
        <w:rPr>
          <w:rFonts w:cs="Times New Roman"/>
          <w:iCs/>
        </w:rPr>
        <w:t>3B,</w:t>
      </w:r>
      <w:r w:rsidR="00414F71" w:rsidRPr="00486B41">
        <w:rPr>
          <w:rFonts w:cs="Times New Roman"/>
          <w:iCs/>
        </w:rPr>
        <w:t xml:space="preserve"> </w:t>
      </w:r>
      <w:r w:rsidR="009A3182" w:rsidRPr="00486B41">
        <w:rPr>
          <w:rFonts w:cs="Times New Roman"/>
          <w:iCs/>
        </w:rPr>
        <w:t>EBNA</w:t>
      </w:r>
      <w:r w:rsidRPr="00486B41">
        <w:rPr>
          <w:rFonts w:cs="Times New Roman"/>
          <w:iCs/>
        </w:rPr>
        <w:t>3C,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and</w:t>
      </w:r>
      <w:r w:rsidR="00414F71" w:rsidRPr="00486B41">
        <w:rPr>
          <w:rFonts w:cs="Times New Roman"/>
          <w:iCs/>
        </w:rPr>
        <w:t xml:space="preserve"> </w:t>
      </w:r>
      <w:r w:rsidR="009A3182" w:rsidRPr="00486B41">
        <w:rPr>
          <w:rFonts w:cs="Times New Roman"/>
          <w:iCs/>
        </w:rPr>
        <w:t>EBNA</w:t>
      </w:r>
      <w:r w:rsidRPr="00486B41">
        <w:rPr>
          <w:rFonts w:cs="Times New Roman"/>
          <w:iCs/>
        </w:rPr>
        <w:t>-LP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integral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LMP1,</w:t>
      </w:r>
      <w:r w:rsidR="00414F71" w:rsidRPr="00486B41">
        <w:rPr>
          <w:rFonts w:cs="Times New Roman"/>
          <w:iCs/>
        </w:rPr>
        <w:t xml:space="preserve"> </w:t>
      </w:r>
      <w:r w:rsidR="009A3182" w:rsidRPr="00486B41">
        <w:rPr>
          <w:rFonts w:cs="Times New Roman"/>
          <w:iCs/>
        </w:rPr>
        <w:t>LMP</w:t>
      </w:r>
      <w:r w:rsidRPr="00486B41">
        <w:rPr>
          <w:rFonts w:cs="Times New Roman"/>
          <w:iCs/>
        </w:rPr>
        <w:t>2A,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or</w:t>
      </w:r>
      <w:r w:rsidR="00414F71" w:rsidRPr="00486B41">
        <w:rPr>
          <w:rFonts w:cs="Times New Roman"/>
          <w:iCs/>
        </w:rPr>
        <w:t xml:space="preserve"> </w:t>
      </w:r>
      <w:r w:rsidR="009A3182" w:rsidRPr="00486B41">
        <w:rPr>
          <w:rFonts w:cs="Times New Roman"/>
          <w:iCs/>
        </w:rPr>
        <w:t>LMP</w:t>
      </w:r>
      <w:r w:rsidRPr="00486B41">
        <w:rPr>
          <w:rFonts w:cs="Times New Roman"/>
          <w:iCs/>
        </w:rPr>
        <w:t>2B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Cs/>
        </w:rPr>
        <w:t>vertical</w:t>
      </w:r>
      <w:r w:rsidR="00414F71" w:rsidRPr="00486B41">
        <w:rPr>
          <w:rFonts w:cs="Times New Roman"/>
          <w:iCs/>
        </w:rPr>
        <w:t xml:space="preserve"> </w:t>
      </w:r>
      <w:r w:rsidRPr="00486B41">
        <w:rPr>
          <w:rFonts w:cs="Times New Roman"/>
          <w:iCs/>
        </w:rPr>
        <w:t>lines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radiating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circular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map.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first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Wp</w:t>
      </w:r>
      <w:proofErr w:type="gramEnd"/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many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dominates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Alternative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polyadenylation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splicing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mRNAs.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short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U2.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small,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nonpolyadenylated,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transcribed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opposite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upstream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response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element.</w:t>
      </w:r>
      <w:r w:rsidR="00414F71" w:rsidRPr="00486B41">
        <w:rPr>
          <w:rFonts w:cs="Times New Roman"/>
        </w:rPr>
        <w:t xml:space="preserve"> </w:t>
      </w:r>
    </w:p>
    <w:p w14:paraId="17E78810" w14:textId="58B842C4" w:rsidR="00200117" w:rsidRPr="00486B41" w:rsidRDefault="00200117" w:rsidP="003B2DB9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  <w:bCs/>
        </w:rPr>
        <w:t>Figure</w:t>
      </w:r>
      <w:r w:rsidR="00414F71" w:rsidRPr="00486B41">
        <w:rPr>
          <w:rFonts w:cs="Times New Roman"/>
          <w:b/>
          <w:bCs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  <w:bCs/>
        </w:rPr>
        <w:t>7.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proofErr w:type="gramStart"/>
      <w:r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model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EBV/host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epigenetic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regulation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B-cell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differentiation.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circularizes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chromatinized.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IIb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</w:t>
      </w:r>
      <w:r w:rsidR="00E97555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host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demethylase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TET2,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maintenance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enzymes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1D2E49" w:rsidRPr="00486B41">
        <w:rPr>
          <w:rFonts w:cs="Times New Roman"/>
        </w:rPr>
        <w:t>DNMT1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</w:t>
      </w:r>
      <w:r w:rsidR="004C36DA" w:rsidRPr="00486B41">
        <w:rPr>
          <w:rFonts w:cs="Times New Roman"/>
        </w:rPr>
        <w:t>romoter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C36DA" w:rsidRPr="00486B41">
        <w:rPr>
          <w:rFonts w:cs="Times New Roman"/>
        </w:rPr>
        <w:lastRenderedPageBreak/>
        <w:t>LMP</w:t>
      </w:r>
      <w:r w:rsidRPr="00486B41">
        <w:rPr>
          <w:rFonts w:cs="Times New Roman"/>
        </w:rPr>
        <w:t>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causing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  <w:i/>
          <w:iCs/>
        </w:rPr>
        <w:t>Wp</w:t>
      </w:r>
      <w:proofErr w:type="gramEnd"/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methyltransferase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DNMT3B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induced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centers</w:t>
      </w:r>
      <w:r w:rsidR="00414F71" w:rsidRPr="00486B41">
        <w:rPr>
          <w:rFonts w:cs="Times New Roman"/>
        </w:rPr>
        <w:t xml:space="preserve"> </w:t>
      </w:r>
      <w:r w:rsidR="004C36DA" w:rsidRPr="00486B41">
        <w:rPr>
          <w:rFonts w:cs="Times New Roman"/>
        </w:rPr>
        <w:t>(GC)</w:t>
      </w:r>
      <w:r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Cp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inactivated.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diminishes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TET2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abundance,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potentiating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further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Polycomb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(PRC1)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</w:t>
      </w:r>
      <w:r w:rsidR="004C36DA" w:rsidRPr="00486B41">
        <w:rPr>
          <w:rFonts w:cs="Times New Roman"/>
        </w:rPr>
        <w:t>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199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monoubiquitin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(H2A</w:t>
      </w:r>
      <w:r w:rsidR="001D2E49" w:rsidRPr="00486B41">
        <w:rPr>
          <w:rFonts w:cs="Times New Roman"/>
        </w:rPr>
        <w:t>K</w:t>
      </w:r>
      <w:r w:rsidRPr="00486B41">
        <w:rPr>
          <w:rFonts w:cs="Times New Roman"/>
        </w:rPr>
        <w:t>119Ub1),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together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</w:t>
      </w:r>
      <w:r w:rsidR="004C36DA" w:rsidRPr="00486B41">
        <w:rPr>
          <w:rFonts w:cs="Times New Roman"/>
        </w:rPr>
        <w:t>romoter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silences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allowing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Qp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DNMT1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propagate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methylation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marks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across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cycles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maintain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I.</w:t>
      </w:r>
    </w:p>
    <w:p w14:paraId="5A563BB9" w14:textId="4C73A962" w:rsidR="00200117" w:rsidRPr="00486B41" w:rsidRDefault="00200117" w:rsidP="003B2DB9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8</w:t>
      </w:r>
      <w:r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="00123573" w:rsidRPr="00486B41">
        <w:rPr>
          <w:rFonts w:cs="Times New Roman"/>
          <w:b/>
          <w:bCs/>
        </w:rPr>
        <w:t>EBNA1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functional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domains,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  <w:i/>
          <w:iCs/>
        </w:rPr>
        <w:t>oriP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DNA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arrangement,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s</w:t>
      </w:r>
      <w:r w:rsidRPr="00486B41">
        <w:rPr>
          <w:rFonts w:cs="Times New Roman"/>
          <w:b/>
          <w:bCs/>
        </w:rPr>
        <w:t>tructure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EBNA1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bound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to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DNA.</w:t>
      </w:r>
      <w:r w:rsidR="00414F71" w:rsidRPr="00486B41">
        <w:rPr>
          <w:rFonts w:cs="Times New Roman"/>
          <w:b/>
          <w:bCs/>
        </w:rPr>
        <w:t xml:space="preserve"> </w:t>
      </w:r>
      <w:r w:rsidR="004844C2" w:rsidRPr="00486B41">
        <w:rPr>
          <w:rFonts w:cs="Times New Roman"/>
          <w:b/>
          <w:bCs/>
        </w:rPr>
        <w:t>(A)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functional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domains.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terminal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Gly/Arg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segregation,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P32/TAP.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Gly/Arg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segregation,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transcription.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variety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EBP2,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Nap1,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p32/TAP,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MDF1,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PRMT1,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PRMT5.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dimerization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C-terminus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essential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all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known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functions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replication,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segregation,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transcription.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outside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these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generally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thought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non-essential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bind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Tankyrase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USP7.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  <w:b/>
          <w:bCs/>
        </w:rPr>
        <w:t>(B)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  <w:i/>
          <w:iCs/>
        </w:rPr>
        <w:t>oriP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(FR)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dyad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symmetry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(DS)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elements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expanded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view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nucleotide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DS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sites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4.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4844C2" w:rsidRPr="00486B41">
        <w:rPr>
          <w:rFonts w:cs="Times New Roman"/>
          <w:color w:val="000000" w:themeColor="text1"/>
        </w:rPr>
        <w:t>nonamer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repeats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(solid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arrows)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and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65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base-pair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dyad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symmetry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(broken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arrows)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are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also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shown.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EBNA1-binding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sites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are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shown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open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boxes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with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dyad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present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in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DS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denoted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by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head-to-head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arrows.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The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Rep*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element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is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located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240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bp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downstream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of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="004844C2" w:rsidRPr="00486B41">
        <w:rPr>
          <w:rFonts w:cs="Times New Roman"/>
          <w:color w:val="000000" w:themeColor="text1"/>
        </w:rPr>
        <w:t>DS.</w:t>
      </w:r>
      <w:r w:rsidR="00414F71" w:rsidRPr="00486B41">
        <w:rPr>
          <w:rFonts w:cs="Times New Roman"/>
          <w:color w:val="000000" w:themeColor="text1"/>
        </w:rPr>
        <w:t xml:space="preserve"> </w:t>
      </w:r>
      <w:r w:rsidRPr="00486B41">
        <w:rPr>
          <w:rFonts w:cs="Times New Roman"/>
          <w:b/>
          <w:bCs/>
        </w:rPr>
        <w:t>(</w:t>
      </w:r>
      <w:r w:rsidR="004844C2" w:rsidRPr="00486B41">
        <w:rPr>
          <w:rFonts w:cs="Times New Roman"/>
          <w:b/>
          <w:bCs/>
        </w:rPr>
        <w:t>C</w:t>
      </w:r>
      <w:r w:rsidRPr="00486B41">
        <w:rPr>
          <w:rFonts w:cs="Times New Roman"/>
          <w:b/>
          <w:bCs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ribbon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diagram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residues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504–607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monomer,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blue.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flanking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each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yellow.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according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full-length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8377DE" w:rsidRPr="00486B41">
        <w:rPr>
          <w:rFonts w:cs="Times New Roman"/>
        </w:rPr>
        <w:t xml:space="preserve"> 95–98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(</w:t>
      </w:r>
      <w:r w:rsidR="004844C2" w:rsidRPr="00486B41">
        <w:rPr>
          <w:rFonts w:cs="Times New Roman"/>
          <w:b/>
          <w:bCs/>
        </w:rPr>
        <w:t>D</w:t>
      </w:r>
      <w:r w:rsidRPr="00486B41">
        <w:rPr>
          <w:rFonts w:cs="Times New Roman"/>
          <w:b/>
          <w:bCs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noncrystallographic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axis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monomer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scheme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(</w:t>
      </w:r>
      <w:r w:rsidR="004844C2" w:rsidRPr="00486B41">
        <w:rPr>
          <w:rFonts w:cs="Times New Roman"/>
          <w:b/>
          <w:bCs/>
        </w:rPr>
        <w:t>C</w:t>
      </w:r>
      <w:r w:rsidRPr="00486B41">
        <w:rPr>
          <w:rFonts w:cs="Times New Roman"/>
          <w:b/>
          <w:bCs/>
        </w:rPr>
        <w:t>)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loops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arrows.</w:t>
      </w:r>
      <w:r w:rsidR="00414F71" w:rsidRPr="00486B41">
        <w:rPr>
          <w:rFonts w:cs="Times New Roman"/>
        </w:rPr>
        <w:t xml:space="preserve"> </w:t>
      </w:r>
      <w:proofErr w:type="gramStart"/>
      <w:r w:rsidR="00ED0721" w:rsidRPr="00486B41">
        <w:rPr>
          <w:rFonts w:cs="Times New Roman"/>
        </w:rPr>
        <w:t>(Reprinted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Bochkarev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A,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lastRenderedPageBreak/>
        <w:t>Barwell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JA,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Pfuetzner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RA,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et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al.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Crystal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structure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DNA-binding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origin-binding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protein,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EBNA1,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bound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DNA.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ED0721" w:rsidRPr="00486B41">
        <w:rPr>
          <w:rFonts w:cs="Times New Roman"/>
          <w:i/>
          <w:iCs/>
        </w:rPr>
        <w:t>Cell</w:t>
      </w:r>
      <w:r w:rsidR="00ED0721"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1996</w:t>
      </w:r>
      <w:proofErr w:type="gramStart"/>
      <w:r w:rsidR="00ED0721" w:rsidRPr="00486B41">
        <w:rPr>
          <w:rFonts w:cs="Times New Roman"/>
        </w:rPr>
        <w:t>;84</w:t>
      </w:r>
      <w:proofErr w:type="gramEnd"/>
      <w:r w:rsidR="00ED0721" w:rsidRPr="00486B41">
        <w:rPr>
          <w:rFonts w:cs="Times New Roman"/>
        </w:rPr>
        <w:t>(5):791–800.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©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1996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Elsevier.</w:t>
      </w:r>
      <w:r w:rsidR="00414F71" w:rsidRPr="00486B41">
        <w:rPr>
          <w:rFonts w:cs="Times New Roman"/>
        </w:rPr>
        <w:t xml:space="preserve"> </w:t>
      </w:r>
      <w:proofErr w:type="gramStart"/>
      <w:r w:rsidR="00ED0721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ED0721" w:rsidRPr="00486B41">
        <w:rPr>
          <w:rFonts w:cs="Times New Roman"/>
        </w:rPr>
        <w:t>permission.)</w:t>
      </w:r>
      <w:proofErr w:type="gramEnd"/>
      <w:r w:rsidR="00414F71" w:rsidRPr="00486B41">
        <w:rPr>
          <w:rFonts w:cs="Times New Roman"/>
        </w:rPr>
        <w:t xml:space="preserve"> </w:t>
      </w:r>
    </w:p>
    <w:p w14:paraId="1F9E6175" w14:textId="17561C5E" w:rsidR="00200117" w:rsidRPr="00486B41" w:rsidRDefault="00200117" w:rsidP="003B2DB9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9</w:t>
      </w:r>
      <w:r w:rsidRPr="00486B41">
        <w:rPr>
          <w:rFonts w:cs="Times New Roman"/>
          <w:b/>
          <w:bCs/>
        </w:rPr>
        <w:t>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proofErr w:type="gramStart"/>
      <w:r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depiction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Epstein-Barr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virus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nuclear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antigen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(EBNA)-2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domains.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sequence-specific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RBP-Jκ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PU.1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specific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N-terminus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homotypic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molecules.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Nur77.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poly-proline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(PP)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poly-arginine-glycine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(RG)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tryptophan-tryptophan-proline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(WW)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similar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receptor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intracellular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tight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RBP</w:t>
      </w:r>
      <w:r w:rsidR="00910DDC" w:rsidRPr="00486B41">
        <w:rPr>
          <w:rFonts w:cs="Times New Roman"/>
        </w:rPr>
        <w:t>-</w:t>
      </w:r>
      <w:r w:rsidRPr="00486B41">
        <w:rPr>
          <w:rFonts w:cs="Times New Roman"/>
        </w:rPr>
        <w:t>Jκ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HES-1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development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transactivation</w:t>
      </w:r>
      <w:r w:rsidR="00414F71" w:rsidRPr="00486B41">
        <w:rPr>
          <w:rFonts w:cs="Times New Roman"/>
        </w:rPr>
        <w:t xml:space="preserve"> </w:t>
      </w:r>
      <w:r w:rsidR="009052E2" w:rsidRPr="00486B41">
        <w:rPr>
          <w:rStyle w:val="citebib"/>
          <w:rFonts w:cs="Times New Roman"/>
          <w:vertAlign w:val="superscript"/>
        </w:rPr>
        <w:t>238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TAF40,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TFIIB,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TFIIH,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TFIIE,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TBP,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P300/CBP,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p100,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stimulating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extensively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p100,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scaffolding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c-myb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PIM-1.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</w:t>
      </w:r>
      <w:r w:rsidR="009A3182" w:rsidRPr="00486B41">
        <w:rPr>
          <w:rFonts w:cs="Times New Roman"/>
        </w:rPr>
        <w:t>N</w:t>
      </w:r>
      <w:r w:rsidRPr="00486B41">
        <w:rPr>
          <w:rFonts w:cs="Times New Roman"/>
        </w:rPr>
        <w:t>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(bars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above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identified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comparing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those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primates</w:t>
      </w:r>
      <w:r w:rsidR="00F44E30" w:rsidRPr="00486B41">
        <w:rPr>
          <w:rFonts w:cs="Times New Roman"/>
        </w:rPr>
        <w:t>.</w:t>
      </w:r>
      <w:r w:rsidR="009052E2" w:rsidRPr="00486B41">
        <w:rPr>
          <w:rStyle w:val="citebib"/>
          <w:rFonts w:cs="Times New Roman"/>
          <w:vertAlign w:val="superscript"/>
        </w:rPr>
        <w:t>35</w:t>
      </w:r>
    </w:p>
    <w:p w14:paraId="15ACDB68" w14:textId="5FDAD8AC" w:rsidR="00200117" w:rsidRPr="00486B41" w:rsidRDefault="00200117" w:rsidP="00CC1298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10.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</w:rPr>
        <w:t>Schematic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diagram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the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repeat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and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unique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exon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and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domain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structure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Epstein-Barr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virus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nuclear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antigen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leader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protein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(EBNA-LP).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derived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BamHI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fragments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Wp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Cp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AUG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generated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alternative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5</w:t>
      </w:r>
      <w:r w:rsidR="004F772F" w:rsidRPr="00486B41">
        <w:rPr>
          <w:rFonts w:cs="Times New Roman"/>
        </w:rPr>
        <w:t>′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splicing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event.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respectively.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transcription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mediated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C-terminus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consists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dispensable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modulates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function.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unique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W01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Y2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exons.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single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W1/W2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repeat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serines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lastRenderedPageBreak/>
        <w:t>phosphorylated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conserved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(CRs)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EBNA-LP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primate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LCVs.</w:t>
      </w:r>
    </w:p>
    <w:p w14:paraId="2DFEF4A2" w14:textId="0E722BD0" w:rsidR="00200117" w:rsidRPr="00486B41" w:rsidRDefault="00200117" w:rsidP="00CC1298">
      <w:pPr>
        <w:pStyle w:val="FIG-LEG"/>
        <w:rPr>
          <w:rFonts w:cs="Times New Roman"/>
          <w:color w:val="232323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11.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diagram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Epstein-Barr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virus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nuclear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antigen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(EBNA</w:t>
      </w:r>
      <w:proofErr w:type="gramStart"/>
      <w:r w:rsidR="009A3182" w:rsidRPr="00486B41">
        <w:rPr>
          <w:rFonts w:cs="Times New Roman"/>
          <w:b/>
          <w:bCs/>
        </w:rPr>
        <w:t>)</w:t>
      </w:r>
      <w:r w:rsidRPr="00486B41">
        <w:rPr>
          <w:rFonts w:cs="Times New Roman"/>
          <w:b/>
          <w:bCs/>
        </w:rPr>
        <w:t>3A</w:t>
      </w:r>
      <w:proofErr w:type="gramEnd"/>
      <w:r w:rsidRPr="00486B41">
        <w:rPr>
          <w:rFonts w:cs="Times New Roman"/>
          <w:b/>
          <w:bCs/>
        </w:rPr>
        <w:t>,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EBNA3B,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EBNA3C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their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functional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domains.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EBNA3B,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EBNA3C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number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common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RBP-J</w:t>
      </w:r>
      <w:r w:rsidRPr="00486B41">
        <w:rPr>
          <w:rFonts w:eastAsia="MS Mincho" w:cs="Times New Roman"/>
        </w:rPr>
        <w:t>κ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indicated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repressive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addition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variety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associate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including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CtBP,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p300/HDAC1-2,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pRB/cyclin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snapToGrid w:val="0"/>
        </w:rPr>
        <w:t>prothymosin-</w:t>
      </w:r>
      <w:r w:rsidR="00C907C4" w:rsidRPr="00486B41">
        <w:rPr>
          <w:rFonts w:cs="Times New Roman"/>
        </w:rPr>
        <w:sym w:font="Symbol" w:char="F061"/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(Protα),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Skp2/CulI/RocI/c-Myc,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Spi-1/Spi-B,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SUMO,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Nm23-H1.</w:t>
      </w:r>
      <w:r w:rsidR="00414F71" w:rsidRPr="00486B41">
        <w:rPr>
          <w:rFonts w:cs="Times New Roman"/>
          <w:snapToGrid w:val="0"/>
        </w:rPr>
        <w:t xml:space="preserve"> </w:t>
      </w:r>
      <w:proofErr w:type="gramStart"/>
      <w:r w:rsidRPr="00486B41">
        <w:rPr>
          <w:rFonts w:cs="Times New Roman"/>
          <w:snapToGrid w:val="0"/>
        </w:rPr>
        <w:t>SMN,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DP103/Gemin3,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and</w:t>
      </w:r>
      <w:r w:rsidR="00414F71" w:rsidRPr="00486B41">
        <w:rPr>
          <w:rFonts w:cs="Times New Roman"/>
          <w:snapToGrid w:val="0"/>
        </w:rPr>
        <w:t xml:space="preserve"> </w:t>
      </w:r>
      <w:r w:rsidRPr="00486B41">
        <w:rPr>
          <w:rFonts w:cs="Times New Roman"/>
          <w:snapToGrid w:val="0"/>
        </w:rPr>
        <w:t>p300</w:t>
      </w:r>
      <w:r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localization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(NLS),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leucine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zipper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(BZIP),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acidic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(P)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glutamine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(Q)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proline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shown.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(Reprinted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Sims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K,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Saha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A,</w:t>
      </w:r>
      <w:r w:rsidR="00414F71" w:rsidRPr="00486B41">
        <w:rPr>
          <w:rFonts w:cs="Times New Roman"/>
        </w:rPr>
        <w:t xml:space="preserve"> </w:t>
      </w:r>
      <w:proofErr w:type="gramStart"/>
      <w:r w:rsidR="00313B9E" w:rsidRPr="00486B41">
        <w:rPr>
          <w:rFonts w:cs="Times New Roman"/>
        </w:rPr>
        <w:t>Robertson</w:t>
      </w:r>
      <w:proofErr w:type="gramEnd"/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ES.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Regulation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Processes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proofErr w:type="gramStart"/>
      <w:r w:rsidR="00313B9E"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Virus</w:t>
      </w:r>
      <w:proofErr w:type="gramEnd"/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Nuclear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Antigen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3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Proteins.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In: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Robertson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ES,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ed.</w:t>
      </w:r>
      <w:r w:rsidR="00414F71" w:rsidRPr="00486B41">
        <w:rPr>
          <w:rFonts w:cs="Times New Roman"/>
        </w:rPr>
        <w:t xml:space="preserve"> </w:t>
      </w:r>
      <w:proofErr w:type="gramStart"/>
      <w:r w:rsidR="00313B9E" w:rsidRPr="00486B41">
        <w:rPr>
          <w:rFonts w:cs="Times New Roman"/>
          <w:i/>
          <w:iCs/>
        </w:rPr>
        <w:t>Epstein-Barr</w:t>
      </w:r>
      <w:r w:rsidR="00414F71" w:rsidRPr="00486B41">
        <w:rPr>
          <w:rFonts w:cs="Times New Roman"/>
          <w:i/>
          <w:iCs/>
        </w:rPr>
        <w:t xml:space="preserve"> </w:t>
      </w:r>
      <w:r w:rsidR="00313B9E" w:rsidRPr="00486B41">
        <w:rPr>
          <w:rFonts w:cs="Times New Roman"/>
          <w:i/>
          <w:iCs/>
        </w:rPr>
        <w:t>Virus—</w:t>
      </w:r>
      <w:proofErr w:type="gramEnd"/>
      <w:r w:rsidR="00313B9E" w:rsidRPr="00486B41">
        <w:rPr>
          <w:rFonts w:cs="Times New Roman"/>
          <w:i/>
          <w:iCs/>
        </w:rPr>
        <w:t>Latency</w:t>
      </w:r>
      <w:r w:rsidR="00414F71" w:rsidRPr="00486B41">
        <w:rPr>
          <w:rFonts w:cs="Times New Roman"/>
          <w:i/>
          <w:iCs/>
        </w:rPr>
        <w:t xml:space="preserve"> </w:t>
      </w:r>
      <w:r w:rsidR="00313B9E" w:rsidRPr="00486B41">
        <w:rPr>
          <w:rFonts w:cs="Times New Roman"/>
          <w:i/>
          <w:iCs/>
        </w:rPr>
        <w:t>and</w:t>
      </w:r>
      <w:r w:rsidR="00414F71" w:rsidRPr="00486B41">
        <w:rPr>
          <w:rFonts w:cs="Times New Roman"/>
          <w:i/>
          <w:iCs/>
        </w:rPr>
        <w:t xml:space="preserve"> </w:t>
      </w:r>
      <w:r w:rsidR="00313B9E" w:rsidRPr="00486B41">
        <w:rPr>
          <w:rFonts w:cs="Times New Roman"/>
          <w:i/>
          <w:iCs/>
        </w:rPr>
        <w:t>Transformation</w:t>
      </w:r>
      <w:r w:rsidR="00313B9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Norfolk,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UK: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Caister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Academic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Press;</w:t>
      </w:r>
      <w:r w:rsidR="00414F71" w:rsidRPr="00486B41">
        <w:rPr>
          <w:rFonts w:cs="Times New Roman"/>
        </w:rPr>
        <w:t xml:space="preserve"> </w:t>
      </w:r>
      <w:r w:rsidR="00313B9E" w:rsidRPr="00486B41">
        <w:rPr>
          <w:rFonts w:cs="Times New Roman"/>
        </w:rPr>
        <w:t>2010:81–100.)</w:t>
      </w:r>
    </w:p>
    <w:p w14:paraId="5C7F19F0" w14:textId="4B27C005" w:rsidR="00200117" w:rsidRPr="00486B41" w:rsidRDefault="00200117" w:rsidP="00CC1298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12</w:t>
      </w:r>
      <w:r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Schematic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diagram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biochemical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mechanisms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which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latent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membrane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protein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1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(LMP1)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activates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NF-</w:t>
      </w:r>
      <w:r w:rsidR="00C907C4" w:rsidRPr="00C907C4">
        <w:rPr>
          <w:rFonts w:ascii="Symbol" w:hAnsi="Symbol"/>
          <w:b/>
          <w:color w:val="000000" w:themeColor="text1"/>
        </w:rPr>
        <w:t>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pathways.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transmembrane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aggregation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signaling.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tail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two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231F20"/>
        </w:rPr>
        <w:t>CTAR1/TES1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and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CTAR2/TES2</w:t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CTAR1/TES1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sequesters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de-repress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negative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regulation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NIK.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absence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suppression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NIK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non-canonical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231F20"/>
        </w:rPr>
        <w:t>phosphorylating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the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kinase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IKK</w:t>
      </w:r>
      <w:r w:rsidRPr="00486B41">
        <w:rPr>
          <w:rFonts w:cs="Times New Roman"/>
          <w:color w:val="231F20"/>
        </w:rPr>
        <w:sym w:font="Symbol" w:char="F061"/>
      </w:r>
      <w:r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IKK</w:t>
      </w:r>
      <w:r w:rsidRPr="00486B41">
        <w:rPr>
          <w:rFonts w:cs="Times New Roman"/>
          <w:color w:val="231F20"/>
        </w:rPr>
        <w:sym w:font="Symbol" w:char="F061"/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triggers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processing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p100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p52,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translocates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nucleus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homodimers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heterodimers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RelB.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color w:val="231F20"/>
        </w:rPr>
        <w:t>CTAR2/TES2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</w:rPr>
        <w:t>associates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TNFR1-associated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death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</w:t>
      </w:r>
      <w:r w:rsidRPr="00486B41">
        <w:rPr>
          <w:rFonts w:cs="Times New Roman"/>
          <w:iCs/>
        </w:rPr>
        <w:t>TRADD</w:t>
      </w:r>
      <w:r w:rsidRPr="00486B41">
        <w:rPr>
          <w:rFonts w:cs="Times New Roman"/>
        </w:rPr>
        <w:t>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canonical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CTAR2/TES2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TRAF6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linear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ubiquitin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assembly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(LUBAC)</w:t>
      </w:r>
      <w:r w:rsidRPr="00486B41">
        <w:rPr>
          <w:rFonts w:cs="Times New Roman"/>
          <w:color w:val="231F20"/>
        </w:rPr>
        <w:t>,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which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synthesize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lysine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63-linked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(K63)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and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linear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(M1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Ub)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polyubiquitin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chains,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respectively,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culminating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in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activation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of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the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kinases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TAK1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and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IKK</w:t>
      </w:r>
      <w:r w:rsidR="00216B9A" w:rsidRPr="00BD6847">
        <w:rPr>
          <w:rFonts w:ascii="Symbol" w:hAnsi="Symbol"/>
        </w:rPr>
        <w:t></w:t>
      </w:r>
      <w:r w:rsidRPr="00486B41">
        <w:rPr>
          <w:rFonts w:cs="Times New Roman"/>
          <w:color w:val="231F20"/>
        </w:rPr>
        <w:t>.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IKK</w:t>
      </w:r>
      <w:r w:rsidR="00216B9A" w:rsidRPr="00BD6847">
        <w:rPr>
          <w:rFonts w:ascii="Symbol" w:hAnsi="Symbol"/>
        </w:rPr>
        <w:t></w:t>
      </w:r>
      <w:r w:rsidR="00C907C4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phosphorylates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I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  <w:color w:val="231F20"/>
        </w:rPr>
        <w:t>B</w:t>
      </w:r>
      <w:r w:rsidR="00C907C4" w:rsidRPr="00486B41">
        <w:rPr>
          <w:rFonts w:cs="Times New Roman"/>
        </w:rPr>
        <w:sym w:font="Symbol" w:char="F061"/>
      </w:r>
      <w:r w:rsidRPr="00486B41">
        <w:rPr>
          <w:rFonts w:cs="Times New Roman"/>
          <w:color w:val="231F20"/>
        </w:rPr>
        <w:t>,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causing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its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proteasomal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degradation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and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nuclear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lastRenderedPageBreak/>
        <w:t>translocation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of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RelA/p50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and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cRel/p50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complexes.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TRAF1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enables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CTAR1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to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cross-talk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with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the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canonical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NF-</w:t>
      </w:r>
      <w:r w:rsidR="00C907C4" w:rsidRPr="00BD6847">
        <w:rPr>
          <w:rFonts w:ascii="Symbol" w:hAnsi="Symbol"/>
          <w:color w:val="000000" w:themeColor="text1"/>
        </w:rPr>
        <w:t></w:t>
      </w:r>
      <w:r w:rsidRPr="00486B41">
        <w:rPr>
          <w:rFonts w:cs="Times New Roman"/>
          <w:color w:val="231F20"/>
        </w:rPr>
        <w:t>B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pathway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through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polyubiquitin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signaling.</w:t>
      </w:r>
      <w:r w:rsidR="00414F71" w:rsidRPr="00486B41">
        <w:rPr>
          <w:rFonts w:cs="Times New Roman"/>
          <w:color w:val="231F20"/>
        </w:rPr>
        <w:t xml:space="preserve"> </w:t>
      </w:r>
      <w:r w:rsidRPr="00486B41">
        <w:rPr>
          <w:rFonts w:cs="Times New Roman"/>
          <w:color w:val="231F20"/>
        </w:rPr>
        <w:t>N</w:t>
      </w:r>
      <w:r w:rsidRPr="00486B41">
        <w:rPr>
          <w:rFonts w:cs="Times New Roman"/>
        </w:rPr>
        <w:t>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CTAR1/2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p38,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JNK,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ERK,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IRF7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pathways,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linker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between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CTAR1/2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contains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CTAR3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region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UBC9,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required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transformation.</w:t>
      </w:r>
    </w:p>
    <w:p w14:paraId="5A738528" w14:textId="759965C8" w:rsidR="00200117" w:rsidRPr="00486B41" w:rsidRDefault="00200117" w:rsidP="00CC1298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13</w:t>
      </w:r>
      <w:r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Latent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Membrane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Protein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2A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(LMP2A)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activates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signaling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pathways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constitutively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mimicking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activated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BCR.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constitutively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localized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rafts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Src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9A3182" w:rsidRPr="00486B41">
        <w:rPr>
          <w:rFonts w:cs="Times New Roman"/>
        </w:rPr>
        <w:t>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such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leading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constitutive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multiple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tyrosine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residues.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recruited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123573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ITAM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amino-terminal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domain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activated.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E3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ubiquitin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ligases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Nedd4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family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MAPK.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blocks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BCR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entry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lipid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rafts.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PI-3K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constitutively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BLNK,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Btk.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anti-apoptotic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serine/threonine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kinase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Akt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constitutively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phosphorylated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representing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mechanism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apoptosis.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MAPK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Ca2+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dependent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signal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transduction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PI-3K,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BLNK,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Btk.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activates</w:t>
      </w:r>
      <w:r w:rsidR="00414F71" w:rsidRPr="00486B41">
        <w:rPr>
          <w:rFonts w:cs="Times New Roman"/>
        </w:rPr>
        <w:t xml:space="preserve"> </w:t>
      </w:r>
      <w:r w:rsidR="00216B9A" w:rsidRPr="00BD6847">
        <w:rPr>
          <w:rFonts w:ascii="Symbol" w:hAnsi="Symbol"/>
        </w:rPr>
        <w:t></w:t>
      </w:r>
      <w:r w:rsidRPr="00486B41">
        <w:rPr>
          <w:rFonts w:cs="Times New Roman"/>
        </w:rPr>
        <w:t>-Catenin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important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LMP2A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effects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(</w:t>
      </w:r>
      <w:r w:rsidR="004431FA" w:rsidRPr="00486B41">
        <w:rPr>
          <w:rFonts w:cs="Times New Roman"/>
        </w:rPr>
        <w:t>Reprinted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Springer: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Cen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O,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Longnecker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R.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Membrane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Protein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2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(LMP2).</w:t>
      </w:r>
      <w:proofErr w:type="gramEnd"/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In: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Münz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C,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ed.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Epstein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Barr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Volume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2.</w:t>
      </w:r>
      <w:r w:rsidR="00414F71" w:rsidRPr="00486B41">
        <w:rPr>
          <w:rFonts w:cs="Times New Roman"/>
        </w:rPr>
        <w:t xml:space="preserve"> </w:t>
      </w:r>
      <w:proofErr w:type="gramStart"/>
      <w:r w:rsidR="004431FA" w:rsidRPr="00486B41">
        <w:rPr>
          <w:rFonts w:cs="Times New Roman"/>
          <w:i/>
          <w:iCs/>
        </w:rPr>
        <w:t>Current</w:t>
      </w:r>
      <w:r w:rsidR="00414F71" w:rsidRPr="00486B41">
        <w:rPr>
          <w:rFonts w:cs="Times New Roman"/>
          <w:i/>
          <w:iCs/>
        </w:rPr>
        <w:t xml:space="preserve"> </w:t>
      </w:r>
      <w:r w:rsidR="004431FA" w:rsidRPr="00486B41">
        <w:rPr>
          <w:rFonts w:cs="Times New Roman"/>
          <w:i/>
          <w:iCs/>
        </w:rPr>
        <w:t>topics</w:t>
      </w:r>
      <w:r w:rsidR="00414F71" w:rsidRPr="00486B41">
        <w:rPr>
          <w:rFonts w:cs="Times New Roman"/>
          <w:i/>
          <w:iCs/>
        </w:rPr>
        <w:t xml:space="preserve"> </w:t>
      </w:r>
      <w:r w:rsidR="004431FA" w:rsidRPr="00486B41">
        <w:rPr>
          <w:rFonts w:cs="Times New Roman"/>
          <w:i/>
          <w:iCs/>
        </w:rPr>
        <w:t>in</w:t>
      </w:r>
      <w:r w:rsidR="00414F71" w:rsidRPr="00486B41">
        <w:rPr>
          <w:rFonts w:cs="Times New Roman"/>
          <w:i/>
          <w:iCs/>
        </w:rPr>
        <w:t xml:space="preserve"> </w:t>
      </w:r>
      <w:r w:rsidR="004431FA" w:rsidRPr="00486B41">
        <w:rPr>
          <w:rFonts w:cs="Times New Roman"/>
          <w:i/>
          <w:iCs/>
        </w:rPr>
        <w:t>microbiology</w:t>
      </w:r>
      <w:r w:rsidR="00414F71" w:rsidRPr="00486B41">
        <w:rPr>
          <w:rFonts w:cs="Times New Roman"/>
          <w:i/>
          <w:iCs/>
        </w:rPr>
        <w:t xml:space="preserve"> </w:t>
      </w:r>
      <w:r w:rsidR="004431FA" w:rsidRPr="00486B41">
        <w:rPr>
          <w:rFonts w:cs="Times New Roman"/>
          <w:i/>
          <w:iCs/>
        </w:rPr>
        <w:t>and</w:t>
      </w:r>
      <w:r w:rsidR="00414F71" w:rsidRPr="00486B41">
        <w:rPr>
          <w:rFonts w:cs="Times New Roman"/>
          <w:i/>
          <w:iCs/>
        </w:rPr>
        <w:t xml:space="preserve"> </w:t>
      </w:r>
      <w:r w:rsidR="004431FA" w:rsidRPr="00486B41">
        <w:rPr>
          <w:rFonts w:cs="Times New Roman"/>
          <w:i/>
          <w:iCs/>
        </w:rPr>
        <w:t>immunology</w:t>
      </w:r>
      <w:r w:rsidR="004431FA" w:rsidRPr="00486B41">
        <w:rPr>
          <w:rFonts w:cs="Times New Roman"/>
        </w:rPr>
        <w:t>,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Vol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391.</w:t>
      </w:r>
      <w:proofErr w:type="gramEnd"/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Cham: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Springer;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2015:151-180.</w:t>
      </w:r>
      <w:r w:rsidR="00414F71" w:rsidRPr="00486B41">
        <w:rPr>
          <w:rFonts w:cs="Times New Roman"/>
        </w:rPr>
        <w:t xml:space="preserve"> </w:t>
      </w:r>
      <w:proofErr w:type="gramStart"/>
      <w:r w:rsidR="004431FA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©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2015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Springer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International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Publishing</w:t>
      </w:r>
      <w:r w:rsidR="00414F71" w:rsidRPr="00486B41">
        <w:rPr>
          <w:rFonts w:cs="Times New Roman"/>
        </w:rPr>
        <w:t xml:space="preserve"> </w:t>
      </w:r>
      <w:r w:rsidR="004431FA" w:rsidRPr="00486B41">
        <w:rPr>
          <w:rFonts w:cs="Times New Roman"/>
        </w:rPr>
        <w:t>Switzerland.)</w:t>
      </w:r>
      <w:proofErr w:type="gramEnd"/>
    </w:p>
    <w:p w14:paraId="490CCEF9" w14:textId="771E86D7" w:rsidR="00200117" w:rsidRPr="00486B41" w:rsidRDefault="00200117" w:rsidP="00CC1298">
      <w:pPr>
        <w:pStyle w:val="FIG-LEG"/>
        <w:rPr>
          <w:rFonts w:cs="Times New Roman"/>
          <w:bCs/>
        </w:rPr>
      </w:pPr>
      <w:proofErr w:type="gramStart"/>
      <w:r w:rsidRPr="00486B41">
        <w:rPr>
          <w:rFonts w:cs="Times New Roman"/>
          <w:b/>
          <w:bCs/>
        </w:rPr>
        <w:t>Figure</w:t>
      </w:r>
      <w:r w:rsidR="00414F71" w:rsidRPr="00486B41">
        <w:rPr>
          <w:rFonts w:cs="Times New Roman"/>
          <w:b/>
          <w:bCs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  <w:bCs/>
        </w:rPr>
        <w:t>14</w:t>
      </w:r>
      <w:r w:rsidRPr="00486B41">
        <w:rPr>
          <w:rFonts w:cs="Times New Roman"/>
          <w:bCs/>
        </w:rPr>
        <w:t>.</w:t>
      </w:r>
      <w:proofErr w:type="gramEnd"/>
      <w:r w:rsidR="00414F71" w:rsidRPr="00486B41">
        <w:rPr>
          <w:rFonts w:cs="Times New Roman"/>
          <w:bCs/>
        </w:rPr>
        <w:t xml:space="preserve"> </w:t>
      </w:r>
      <w:proofErr w:type="gramStart"/>
      <w:r w:rsidRPr="00486B41">
        <w:rPr>
          <w:rFonts w:cs="Times New Roman"/>
          <w:b/>
        </w:rPr>
        <w:t>Schematic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representation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EBV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BZLF1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promoter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elements.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The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BZLF1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promoter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has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a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large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number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binding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sites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for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regulators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gene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expression.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Cs/>
        </w:rPr>
        <w:t>Shown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diagram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are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cis-acting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regulatory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elements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present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within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nucleotides</w:t>
      </w:r>
      <w:r w:rsidR="00414F71" w:rsidRPr="00486B41">
        <w:rPr>
          <w:rFonts w:cs="Times New Roman"/>
          <w:bCs/>
        </w:rPr>
        <w:t xml:space="preserve"> </w:t>
      </w:r>
      <w:r w:rsidR="00245BBE" w:rsidRPr="00486B41">
        <w:rPr>
          <w:rFonts w:cs="Times New Roman"/>
          <w:bCs/>
        </w:rPr>
        <w:t>−</w:t>
      </w:r>
      <w:r w:rsidRPr="00486B41">
        <w:rPr>
          <w:rFonts w:cs="Times New Roman"/>
          <w:bCs/>
        </w:rPr>
        <w:t>221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through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+40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BZLF1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promoter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relative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to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transcription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initiation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site.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Shaded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rectangles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along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BZLF1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promoter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indicate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approximate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locations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of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identified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regulatory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elements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with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the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relevant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trans-acting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factors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indicated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above.</w:t>
      </w:r>
    </w:p>
    <w:p w14:paraId="6F2CFB3A" w14:textId="326A671C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lastRenderedPageBreak/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15.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life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cycle.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either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directly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lymphoid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tissues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blood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blasts,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unless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divide;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reactivate,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controlled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traffic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oropharynx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release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virus.</w:t>
      </w:r>
      <w:r w:rsidR="00414F71" w:rsidRPr="00486B41">
        <w:rPr>
          <w:rFonts w:cs="Times New Roman"/>
        </w:rPr>
        <w:t xml:space="preserve"> </w:t>
      </w:r>
      <w:proofErr w:type="gramStart"/>
      <w:r w:rsidR="00921B98" w:rsidRPr="00486B41">
        <w:rPr>
          <w:rFonts w:cs="Times New Roman"/>
        </w:rPr>
        <w:t>(Adapted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Cohen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JI.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921B98"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infection.</w:t>
      </w:r>
      <w:proofErr w:type="gramEnd"/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  <w:i/>
          <w:iCs/>
        </w:rPr>
        <w:t>N</w:t>
      </w:r>
      <w:r w:rsidR="00414F71" w:rsidRPr="00486B41">
        <w:rPr>
          <w:rFonts w:cs="Times New Roman"/>
          <w:i/>
          <w:iCs/>
        </w:rPr>
        <w:t xml:space="preserve"> </w:t>
      </w:r>
      <w:r w:rsidR="00921B98" w:rsidRPr="00486B41">
        <w:rPr>
          <w:rFonts w:cs="Times New Roman"/>
          <w:i/>
          <w:iCs/>
        </w:rPr>
        <w:t>Engl</w:t>
      </w:r>
      <w:r w:rsidR="00414F71" w:rsidRPr="00486B41">
        <w:rPr>
          <w:rFonts w:cs="Times New Roman"/>
          <w:i/>
          <w:iCs/>
        </w:rPr>
        <w:t xml:space="preserve"> </w:t>
      </w:r>
      <w:r w:rsidR="00921B98" w:rsidRPr="00486B41">
        <w:rPr>
          <w:rFonts w:cs="Times New Roman"/>
          <w:i/>
          <w:iCs/>
        </w:rPr>
        <w:t>J</w:t>
      </w:r>
      <w:r w:rsidR="00414F71" w:rsidRPr="00486B41">
        <w:rPr>
          <w:rFonts w:cs="Times New Roman"/>
          <w:i/>
          <w:iCs/>
        </w:rPr>
        <w:t xml:space="preserve"> </w:t>
      </w:r>
      <w:r w:rsidR="00921B98" w:rsidRPr="00486B41">
        <w:rPr>
          <w:rFonts w:cs="Times New Roman"/>
          <w:i/>
          <w:iCs/>
        </w:rPr>
        <w:t>Med</w:t>
      </w:r>
      <w:r w:rsidR="00921B98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2000:343(7):481-492.</w:t>
      </w:r>
      <w:r w:rsidR="00414F71" w:rsidRPr="00486B41">
        <w:rPr>
          <w:rFonts w:cs="Times New Roman"/>
        </w:rPr>
        <w:t xml:space="preserve"> </w:t>
      </w:r>
      <w:proofErr w:type="gramStart"/>
      <w:r w:rsidR="00921B98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©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2000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Massachusetts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Medical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Society.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921B98" w:rsidRPr="00486B41">
        <w:rPr>
          <w:rFonts w:cs="Times New Roman"/>
        </w:rPr>
        <w:t>Reprinted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Massachusetts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Medical</w:t>
      </w:r>
      <w:r w:rsidR="00414F71" w:rsidRPr="00486B41">
        <w:rPr>
          <w:rFonts w:cs="Times New Roman"/>
        </w:rPr>
        <w:t xml:space="preserve"> </w:t>
      </w:r>
      <w:r w:rsidR="00921B98" w:rsidRPr="00486B41">
        <w:rPr>
          <w:rFonts w:cs="Times New Roman"/>
        </w:rPr>
        <w:t>Society.)</w:t>
      </w:r>
      <w:proofErr w:type="gramEnd"/>
    </w:p>
    <w:p w14:paraId="2AEB4A68" w14:textId="7ADD75E3" w:rsidR="00921B98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16.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infection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parallels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response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to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antigenic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stimulation.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become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blasts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26405B" w:rsidRPr="00486B41">
        <w:rPr>
          <w:rFonts w:cs="Times New Roman"/>
        </w:rPr>
        <w:t>III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="0026405B" w:rsidRPr="00486B41">
        <w:rPr>
          <w:rFonts w:cs="Times New Roman"/>
        </w:rPr>
        <w:t>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type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0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memory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differentiate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plasma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whereby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replication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naïve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  <w:b/>
        </w:rPr>
        <w:t xml:space="preserve"> </w:t>
      </w:r>
    </w:p>
    <w:p w14:paraId="690B6FB5" w14:textId="46339890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17.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Pattern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antibodies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to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during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acute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infection.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proofErr w:type="gramStart"/>
      <w:r w:rsidR="00F86032" w:rsidRPr="00486B41">
        <w:rPr>
          <w:rFonts w:cs="Times New Roman"/>
        </w:rPr>
        <w:t>(Reprinted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Cohen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JI.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F86032" w:rsidRPr="00486B41">
        <w:rPr>
          <w:rFonts w:cs="Times New Roman"/>
        </w:rPr>
        <w:t>Epstein-Barrr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virus.</w:t>
      </w:r>
      <w:proofErr w:type="gramEnd"/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In: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NS,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Gerson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SL,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KA,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eds.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  <w:i/>
          <w:iCs/>
        </w:rPr>
        <w:t>Clinical</w:t>
      </w:r>
      <w:r w:rsidR="00414F71" w:rsidRPr="00486B41">
        <w:rPr>
          <w:rFonts w:cs="Times New Roman"/>
          <w:i/>
          <w:iCs/>
        </w:rPr>
        <w:t xml:space="preserve"> </w:t>
      </w:r>
      <w:r w:rsidR="00F86032" w:rsidRPr="00486B41">
        <w:rPr>
          <w:rFonts w:cs="Times New Roman"/>
          <w:i/>
          <w:iCs/>
        </w:rPr>
        <w:t>Hematology</w:t>
      </w:r>
      <w:r w:rsidR="00F86032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Philadelpha,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PA: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Elsevier;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2006:956–966.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©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2006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Elsevier.</w:t>
      </w:r>
      <w:r w:rsidR="00414F71" w:rsidRPr="00486B41">
        <w:rPr>
          <w:rFonts w:cs="Times New Roman"/>
        </w:rPr>
        <w:t xml:space="preserve"> </w:t>
      </w:r>
      <w:proofErr w:type="gramStart"/>
      <w:r w:rsidR="00F86032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F86032" w:rsidRPr="00486B41">
        <w:rPr>
          <w:rFonts w:cs="Times New Roman"/>
        </w:rPr>
        <w:t>permission.)</w:t>
      </w:r>
      <w:proofErr w:type="gramEnd"/>
    </w:p>
    <w:p w14:paraId="25582033" w14:textId="77E298A0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18.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Levels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throat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blood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cellular</w:t>
      </w:r>
      <w:r w:rsidR="00414F71" w:rsidRPr="00486B41">
        <w:rPr>
          <w:rFonts w:cs="Times New Roman"/>
          <w:b/>
          <w:bCs/>
        </w:rPr>
        <w:t xml:space="preserve"> </w:t>
      </w:r>
      <w:r w:rsidR="00123573" w:rsidRPr="00486B41">
        <w:rPr>
          <w:rFonts w:cs="Times New Roman"/>
          <w:b/>
          <w:bCs/>
        </w:rPr>
        <w:t>immunity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during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the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course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infection.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proofErr w:type="gramStart"/>
      <w:r w:rsidR="001C5717" w:rsidRPr="00486B41">
        <w:rPr>
          <w:rFonts w:cs="Times New Roman"/>
        </w:rPr>
        <w:t>(Republished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Annual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Reviews,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Inc.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Hislop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AD,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Taylor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GS,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Sauce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D,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et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al.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responses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viral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humans: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lessons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virus.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1C5717" w:rsidRPr="00486B41">
        <w:rPr>
          <w:rFonts w:cs="Times New Roman"/>
          <w:i/>
          <w:iCs/>
        </w:rPr>
        <w:t>Annu</w:t>
      </w:r>
      <w:r w:rsidR="00414F71" w:rsidRPr="00486B41">
        <w:rPr>
          <w:rFonts w:cs="Times New Roman"/>
          <w:i/>
          <w:iCs/>
        </w:rPr>
        <w:t xml:space="preserve"> </w:t>
      </w:r>
      <w:r w:rsidR="001C5717" w:rsidRPr="00486B41">
        <w:rPr>
          <w:rFonts w:cs="Times New Roman"/>
          <w:i/>
          <w:iCs/>
        </w:rPr>
        <w:t>Rev</w:t>
      </w:r>
      <w:r w:rsidR="00414F71" w:rsidRPr="00486B41">
        <w:rPr>
          <w:rFonts w:cs="Times New Roman"/>
          <w:i/>
          <w:iCs/>
        </w:rPr>
        <w:t xml:space="preserve"> </w:t>
      </w:r>
      <w:r w:rsidR="001C5717" w:rsidRPr="00486B41">
        <w:rPr>
          <w:rFonts w:cs="Times New Roman"/>
          <w:i/>
          <w:iCs/>
        </w:rPr>
        <w:t>Immunol</w:t>
      </w:r>
      <w:r w:rsidR="001C5717"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2007</w:t>
      </w:r>
      <w:proofErr w:type="gramStart"/>
      <w:r w:rsidR="001C5717" w:rsidRPr="00486B41">
        <w:rPr>
          <w:rFonts w:cs="Times New Roman"/>
        </w:rPr>
        <w:t>;25:587</w:t>
      </w:r>
      <w:proofErr w:type="gramEnd"/>
      <w:r w:rsidR="001C5717" w:rsidRPr="00486B41">
        <w:rPr>
          <w:rFonts w:cs="Times New Roman"/>
        </w:rPr>
        <w:t>–617;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conveyed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Clearance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Center,</w:t>
      </w:r>
      <w:r w:rsidR="00414F71" w:rsidRPr="00486B41">
        <w:rPr>
          <w:rFonts w:cs="Times New Roman"/>
        </w:rPr>
        <w:t xml:space="preserve"> </w:t>
      </w:r>
      <w:r w:rsidR="001C5717" w:rsidRPr="00486B41">
        <w:rPr>
          <w:rFonts w:cs="Times New Roman"/>
        </w:rPr>
        <w:t>Inc.)</w:t>
      </w:r>
    </w:p>
    <w:p w14:paraId="74781FAF" w14:textId="006C18DC" w:rsidR="00833A9A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19.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  <w:bCs/>
        </w:rPr>
        <w:t>CD8+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CD4+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responses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to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immediate-early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(IE),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early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(E),</w:t>
      </w:r>
      <w:r w:rsidR="00414F71" w:rsidRPr="00486B41">
        <w:rPr>
          <w:rFonts w:cs="Times New Roman"/>
          <w:b/>
          <w:bCs/>
        </w:rPr>
        <w:t xml:space="preserve"> </w:t>
      </w:r>
      <w:proofErr w:type="gramStart"/>
      <w:r w:rsidRPr="00486B41">
        <w:rPr>
          <w:rFonts w:cs="Times New Roman"/>
          <w:b/>
          <w:bCs/>
        </w:rPr>
        <w:t>late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(L)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latent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proteins.</w:t>
      </w:r>
      <w:r w:rsidR="00414F71" w:rsidRPr="00486B41">
        <w:rPr>
          <w:rFonts w:cs="Times New Roman"/>
        </w:rPr>
        <w:t xml:space="preserve"> </w:t>
      </w:r>
      <w:proofErr w:type="gramStart"/>
      <w:r w:rsidR="0099797F" w:rsidRPr="00486B41">
        <w:rPr>
          <w:rFonts w:cs="Times New Roman"/>
        </w:rPr>
        <w:t>(Republished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Annual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Reviews,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Inc.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Taylor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GS,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Long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HM,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Brooks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JM,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et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al.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99797F"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immunology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virus-induced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disease.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99797F" w:rsidRPr="00486B41">
        <w:rPr>
          <w:rFonts w:cs="Times New Roman"/>
          <w:i/>
          <w:iCs/>
        </w:rPr>
        <w:t>Annu</w:t>
      </w:r>
      <w:r w:rsidR="00414F71" w:rsidRPr="00486B41">
        <w:rPr>
          <w:rFonts w:cs="Times New Roman"/>
          <w:i/>
          <w:iCs/>
        </w:rPr>
        <w:t xml:space="preserve"> </w:t>
      </w:r>
      <w:r w:rsidR="0099797F" w:rsidRPr="00486B41">
        <w:rPr>
          <w:rFonts w:cs="Times New Roman"/>
          <w:i/>
          <w:iCs/>
        </w:rPr>
        <w:t>Rev</w:t>
      </w:r>
      <w:r w:rsidR="00414F71" w:rsidRPr="00486B41">
        <w:rPr>
          <w:rFonts w:cs="Times New Roman"/>
          <w:i/>
          <w:iCs/>
        </w:rPr>
        <w:t xml:space="preserve"> </w:t>
      </w:r>
      <w:r w:rsidR="0099797F" w:rsidRPr="00486B41">
        <w:rPr>
          <w:rFonts w:cs="Times New Roman"/>
          <w:i/>
          <w:iCs/>
        </w:rPr>
        <w:t>Immunol</w:t>
      </w:r>
      <w:r w:rsidR="001F3DAC" w:rsidRPr="00486B41">
        <w:rPr>
          <w:rFonts w:cs="Times New Roman"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2015</w:t>
      </w:r>
      <w:proofErr w:type="gramStart"/>
      <w:r w:rsidR="0099797F" w:rsidRPr="00486B41">
        <w:rPr>
          <w:rFonts w:cs="Times New Roman"/>
        </w:rPr>
        <w:t>;33:787</w:t>
      </w:r>
      <w:proofErr w:type="gramEnd"/>
      <w:r w:rsidR="0099797F" w:rsidRPr="00486B41">
        <w:rPr>
          <w:rFonts w:cs="Times New Roman"/>
        </w:rPr>
        <w:t>–821;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conveyed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through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Clearance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Center,</w:t>
      </w:r>
      <w:r w:rsidR="00414F71" w:rsidRPr="00486B41">
        <w:rPr>
          <w:rFonts w:cs="Times New Roman"/>
        </w:rPr>
        <w:t xml:space="preserve"> </w:t>
      </w:r>
      <w:r w:rsidR="0099797F" w:rsidRPr="00486B41">
        <w:rPr>
          <w:rFonts w:cs="Times New Roman"/>
        </w:rPr>
        <w:t>Inc.)</w:t>
      </w:r>
    </w:p>
    <w:p w14:paraId="17C9EF2A" w14:textId="392C57F3" w:rsidR="00556FE3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lastRenderedPageBreak/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20.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Atypical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lymphocytes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with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prominent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cytoplasm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vacuoles.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833A9A" w:rsidRPr="00486B41">
        <w:rPr>
          <w:rFonts w:cs="Times New Roman"/>
        </w:rPr>
        <w:t>(Reprinted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Cohen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JI.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833A9A" w:rsidRPr="00486B41">
        <w:rPr>
          <w:rFonts w:cs="Times New Roman"/>
        </w:rPr>
        <w:t>Epstein-Barrr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virus.</w:t>
      </w:r>
      <w:proofErr w:type="gramEnd"/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In: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Young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NS,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Gerson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SL,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High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KA,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eds.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  <w:i/>
          <w:iCs/>
        </w:rPr>
        <w:t>Clinical</w:t>
      </w:r>
      <w:r w:rsidR="00414F71" w:rsidRPr="00486B41">
        <w:rPr>
          <w:rFonts w:cs="Times New Roman"/>
          <w:i/>
          <w:iCs/>
        </w:rPr>
        <w:t xml:space="preserve"> </w:t>
      </w:r>
      <w:r w:rsidR="00833A9A" w:rsidRPr="00486B41">
        <w:rPr>
          <w:rFonts w:cs="Times New Roman"/>
          <w:i/>
          <w:iCs/>
        </w:rPr>
        <w:t>Hematology</w:t>
      </w:r>
      <w:r w:rsidR="00833A9A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Philadelpha,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PA: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Elsevier;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2006:956–966.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©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2006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Elsevier.</w:t>
      </w:r>
      <w:r w:rsidR="00414F71" w:rsidRPr="00486B41">
        <w:rPr>
          <w:rFonts w:cs="Times New Roman"/>
        </w:rPr>
        <w:t xml:space="preserve"> </w:t>
      </w:r>
      <w:proofErr w:type="gramStart"/>
      <w:r w:rsidR="00833A9A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833A9A" w:rsidRPr="00486B41">
        <w:rPr>
          <w:rFonts w:cs="Times New Roman"/>
        </w:rPr>
        <w:t>permission.)</w:t>
      </w:r>
      <w:proofErr w:type="gramEnd"/>
    </w:p>
    <w:p w14:paraId="55AEF762" w14:textId="10F4631E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21.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Interaction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of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SAP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with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SLAM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2B4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proteins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important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for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and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or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NK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interactions.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(A)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SLAM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cascade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IFN-γ.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binds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2B4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results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increased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cytotoxicity.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(B)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SAP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2B4-CD48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NTB-A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self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interactions),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CD27,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CD70,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4-</w:t>
      </w:r>
      <w:r w:rsidR="0026405B" w:rsidRPr="00486B41">
        <w:rPr>
          <w:rFonts w:cs="Times New Roman"/>
        </w:rPr>
        <w:t>1</w:t>
      </w:r>
      <w:r w:rsidRPr="00486B41">
        <w:rPr>
          <w:rFonts w:cs="Times New Roman"/>
        </w:rPr>
        <w:t>BB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(CD137),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MAGT1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upregulates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NKG2D)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impair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interaction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EBV-infected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cytotoxic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NK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cells.</w:t>
      </w:r>
      <w:r w:rsidR="00414F71" w:rsidRPr="00486B41">
        <w:rPr>
          <w:rFonts w:cs="Times New Roman"/>
        </w:rPr>
        <w:t xml:space="preserve"> </w:t>
      </w:r>
    </w:p>
    <w:p w14:paraId="47EA20CE" w14:textId="5A4B50C6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22.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Biopsy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from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a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patient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with</w:t>
      </w:r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</w:rPr>
        <w:t>(</w:t>
      </w:r>
      <w:r w:rsidR="00BA5B10" w:rsidRPr="00486B41">
        <w:rPr>
          <w:rFonts w:cs="Times New Roman"/>
          <w:b/>
        </w:rPr>
        <w:t>A</w:t>
      </w:r>
      <w:r w:rsidRPr="00486B41">
        <w:rPr>
          <w:rFonts w:cs="Times New Roman"/>
          <w:b/>
        </w:rPr>
        <w:t>)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polymorphic,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or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(</w:t>
      </w:r>
      <w:r w:rsidR="00BA5B10" w:rsidRPr="00486B41">
        <w:rPr>
          <w:rFonts w:cs="Times New Roman"/>
          <w:b/>
        </w:rPr>
        <w:t>B</w:t>
      </w:r>
      <w:r w:rsidRPr="00486B41">
        <w:rPr>
          <w:rFonts w:cs="Times New Roman"/>
          <w:b/>
        </w:rPr>
        <w:t>)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monomorphic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post-transplant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lymphoproliferative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disease</w:t>
      </w:r>
      <w:r w:rsidR="00BA5B10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(</w:t>
      </w:r>
      <w:r w:rsidR="00BA5B10" w:rsidRPr="00486B41">
        <w:rPr>
          <w:rFonts w:cs="Times New Roman"/>
        </w:rPr>
        <w:t>C</w:t>
      </w:r>
      <w:r w:rsidRPr="00486B41">
        <w:rPr>
          <w:rFonts w:cs="Times New Roman"/>
        </w:rPr>
        <w:t>ourtesy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Elaine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Jaffe</w:t>
      </w:r>
      <w:r w:rsidR="00BA5B10" w:rsidRPr="00486B41">
        <w:rPr>
          <w:rFonts w:cs="Times New Roman"/>
        </w:rPr>
        <w:t>.</w:t>
      </w:r>
      <w:r w:rsidRPr="00486B41">
        <w:rPr>
          <w:rFonts w:cs="Times New Roman"/>
        </w:rPr>
        <w:t>)</w:t>
      </w:r>
      <w:proofErr w:type="gramEnd"/>
      <w:r w:rsidR="00414F71" w:rsidRPr="00486B41">
        <w:rPr>
          <w:rFonts w:cs="Times New Roman"/>
        </w:rPr>
        <w:t xml:space="preserve"> </w:t>
      </w:r>
    </w:p>
    <w:p w14:paraId="2A5B1909" w14:textId="2ABB0EFF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23.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Biopsy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from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patient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with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Burkitt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lymphoma.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intensely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background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lightly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stained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histiocytes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“starry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sky”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appearance</w:t>
      </w:r>
      <w:r w:rsidR="002A605E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(</w:t>
      </w:r>
      <w:r w:rsidR="002A605E" w:rsidRPr="00486B41">
        <w:rPr>
          <w:rFonts w:cs="Times New Roman"/>
        </w:rPr>
        <w:t>C</w:t>
      </w:r>
      <w:r w:rsidRPr="00486B41">
        <w:rPr>
          <w:rFonts w:cs="Times New Roman"/>
        </w:rPr>
        <w:t>ourtesy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Elaine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Jaffe</w:t>
      </w:r>
      <w:r w:rsidR="002A605E" w:rsidRPr="00486B41">
        <w:rPr>
          <w:rFonts w:cs="Times New Roman"/>
        </w:rPr>
        <w:t>.</w:t>
      </w:r>
      <w:r w:rsidRPr="00486B41">
        <w:rPr>
          <w:rFonts w:cs="Times New Roman"/>
        </w:rPr>
        <w:t>)</w:t>
      </w:r>
      <w:proofErr w:type="gramEnd"/>
      <w:r w:rsidR="00414F71" w:rsidRPr="00486B41">
        <w:rPr>
          <w:rFonts w:cs="Times New Roman"/>
        </w:rPr>
        <w:t xml:space="preserve"> </w:t>
      </w:r>
    </w:p>
    <w:p w14:paraId="31E74CF4" w14:textId="1266FF20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24.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Biopsy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from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patient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with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Hodgkin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lymphoma,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mixed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cellularity.</w:t>
      </w:r>
      <w:proofErr w:type="gramEnd"/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binucleate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Reed-Sternberg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9A215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(</w:t>
      </w:r>
      <w:r w:rsidR="009A2155" w:rsidRPr="00486B41">
        <w:rPr>
          <w:rFonts w:cs="Times New Roman"/>
        </w:rPr>
        <w:t>C</w:t>
      </w:r>
      <w:r w:rsidRPr="00486B41">
        <w:rPr>
          <w:rFonts w:cs="Times New Roman"/>
        </w:rPr>
        <w:t>ourtesy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Elaine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Jaffe</w:t>
      </w:r>
      <w:r w:rsidR="009A2155" w:rsidRPr="00486B41">
        <w:rPr>
          <w:rFonts w:cs="Times New Roman"/>
        </w:rPr>
        <w:t>.</w:t>
      </w:r>
      <w:r w:rsidRPr="00486B41">
        <w:rPr>
          <w:rFonts w:cs="Times New Roman"/>
        </w:rPr>
        <w:t>)</w:t>
      </w:r>
      <w:proofErr w:type="gramEnd"/>
    </w:p>
    <w:p w14:paraId="7494503C" w14:textId="6891CA25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25.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Biopsy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from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patient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with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nasopharyngeal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carcinoma.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(A)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Undifferentiated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anaplastic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  <w:bCs/>
        </w:rPr>
        <w:t>(B)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situ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hybridization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encoded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(EBER)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9A2155" w:rsidRPr="00486B41">
        <w:rPr>
          <w:rFonts w:cs="Times New Roman"/>
        </w:rPr>
        <w:t>.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(</w:t>
      </w:r>
      <w:r w:rsidR="009A2155" w:rsidRPr="00486B41">
        <w:rPr>
          <w:rFonts w:cs="Times New Roman"/>
        </w:rPr>
        <w:t>C</w:t>
      </w:r>
      <w:r w:rsidRPr="00486B41">
        <w:rPr>
          <w:rFonts w:cs="Times New Roman"/>
        </w:rPr>
        <w:t>ourtesy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Paul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VanderLaan</w:t>
      </w:r>
      <w:r w:rsidR="009A2155" w:rsidRPr="00486B41">
        <w:rPr>
          <w:rFonts w:cs="Times New Roman"/>
        </w:rPr>
        <w:t>.</w:t>
      </w:r>
      <w:r w:rsidRPr="00486B41">
        <w:rPr>
          <w:rFonts w:cs="Times New Roman"/>
          <w:color w:val="666666"/>
        </w:rPr>
        <w:t>)</w:t>
      </w:r>
      <w:proofErr w:type="gramEnd"/>
    </w:p>
    <w:p w14:paraId="4BBBB211" w14:textId="19A5247E" w:rsidR="00AE7136" w:rsidRPr="00486B41" w:rsidRDefault="00200117" w:rsidP="00CC1298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26.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</w:rPr>
        <w:t>Steps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involved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in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the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development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nasopharyngeal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carcinoma.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occurs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after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undergone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initial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hyperplastic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dysplastic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phenotype.</w:t>
      </w:r>
      <w:r w:rsidR="00414F71" w:rsidRPr="00486B41">
        <w:rPr>
          <w:rFonts w:cs="Times New Roman"/>
        </w:rPr>
        <w:t xml:space="preserve"> </w:t>
      </w:r>
      <w:proofErr w:type="gramStart"/>
      <w:r w:rsidR="00AE7136" w:rsidRPr="00486B41">
        <w:rPr>
          <w:rFonts w:cs="Times New Roman"/>
        </w:rPr>
        <w:t>(Modified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Fan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SQ,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Ma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J,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Zhou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J,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et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al.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Differential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virus-encoded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RNA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several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tumor-related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various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types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epithelial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lesions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using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tissue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microarray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analysis.</w:t>
      </w:r>
      <w:proofErr w:type="gramEnd"/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  <w:i/>
          <w:iCs/>
        </w:rPr>
        <w:t>Hum</w:t>
      </w:r>
      <w:r w:rsidR="00414F71" w:rsidRPr="00486B41">
        <w:rPr>
          <w:rFonts w:cs="Times New Roman"/>
          <w:i/>
          <w:iCs/>
        </w:rPr>
        <w:t xml:space="preserve"> </w:t>
      </w:r>
      <w:r w:rsidR="00AE7136" w:rsidRPr="00486B41">
        <w:rPr>
          <w:rFonts w:cs="Times New Roman"/>
          <w:i/>
          <w:iCs/>
        </w:rPr>
        <w:t>Pathol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2006</w:t>
      </w:r>
      <w:proofErr w:type="gramStart"/>
      <w:r w:rsidR="00AE7136" w:rsidRPr="00486B41">
        <w:rPr>
          <w:rFonts w:cs="Times New Roman"/>
        </w:rPr>
        <w:t>;37</w:t>
      </w:r>
      <w:proofErr w:type="gramEnd"/>
      <w:r w:rsidR="00AE7136" w:rsidRPr="00486B41">
        <w:rPr>
          <w:rFonts w:cs="Times New Roman"/>
        </w:rPr>
        <w:t>(5):593–605.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©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2006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Elsevier.</w:t>
      </w:r>
      <w:r w:rsidR="00414F71" w:rsidRPr="00486B41">
        <w:rPr>
          <w:rFonts w:cs="Times New Roman"/>
        </w:rPr>
        <w:t xml:space="preserve"> </w:t>
      </w:r>
      <w:proofErr w:type="gramStart"/>
      <w:r w:rsidR="00AE7136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AE7136" w:rsidRPr="00486B41">
        <w:rPr>
          <w:rFonts w:cs="Times New Roman"/>
        </w:rPr>
        <w:t>permission.)</w:t>
      </w:r>
      <w:proofErr w:type="gramEnd"/>
    </w:p>
    <w:p w14:paraId="38BB8B63" w14:textId="4B1A921B" w:rsidR="00200117" w:rsidRPr="00486B41" w:rsidRDefault="00200117" w:rsidP="00CC1298">
      <w:pPr>
        <w:pStyle w:val="FIG-LEG"/>
        <w:rPr>
          <w:rFonts w:cs="Times New Roman"/>
        </w:rPr>
      </w:pPr>
      <w:proofErr w:type="gramStart"/>
      <w:r w:rsidRPr="00486B41">
        <w:rPr>
          <w:rFonts w:cs="Times New Roman"/>
          <w:b/>
        </w:rPr>
        <w:lastRenderedPageBreak/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</w:rPr>
        <w:t>71.</w:t>
      </w:r>
      <w:r w:rsidRPr="00486B41">
        <w:rPr>
          <w:rFonts w:cs="Times New Roman"/>
          <w:b/>
        </w:rPr>
        <w:t>27.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</w:rPr>
        <w:t>Biopsy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from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a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patient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with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immunoblastic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lymphoma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the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central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nervous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system</w:t>
      </w:r>
      <w:r w:rsidR="00AA66A9" w:rsidRPr="00486B41">
        <w:rPr>
          <w:rFonts w:cs="Times New Roman"/>
          <w:b/>
        </w:rPr>
        <w:t>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(</w:t>
      </w:r>
      <w:r w:rsidR="00AA66A9" w:rsidRPr="00486B41">
        <w:rPr>
          <w:rFonts w:cs="Times New Roman"/>
        </w:rPr>
        <w:t>Courtesy</w:t>
      </w:r>
      <w:r w:rsidR="00414F71" w:rsidRPr="00486B41">
        <w:rPr>
          <w:rFonts w:cs="Times New Roman"/>
        </w:rPr>
        <w:t xml:space="preserve"> </w:t>
      </w:r>
      <w:r w:rsidR="00AA66A9"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Elaine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Jaffe</w:t>
      </w:r>
      <w:r w:rsidR="00AA66A9" w:rsidRPr="00486B41">
        <w:rPr>
          <w:rFonts w:cs="Times New Roman"/>
        </w:rPr>
        <w:t>.</w:t>
      </w:r>
      <w:r w:rsidRPr="00486B41">
        <w:rPr>
          <w:rFonts w:cs="Times New Roman"/>
        </w:rPr>
        <w:t>)</w:t>
      </w:r>
      <w:proofErr w:type="gramEnd"/>
    </w:p>
    <w:p w14:paraId="42D78BC1" w14:textId="05ACD15C" w:rsidR="00200117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28.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</w:rPr>
        <w:t>Model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of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EBV</w:t>
      </w:r>
      <w:r w:rsidR="00414F71" w:rsidRPr="00486B41">
        <w:rPr>
          <w:rFonts w:cs="Times New Roman"/>
          <w:b/>
        </w:rPr>
        <w:t xml:space="preserve"> </w:t>
      </w:r>
      <w:r w:rsidRPr="00486B41">
        <w:rPr>
          <w:rFonts w:cs="Times New Roman"/>
          <w:b/>
        </w:rPr>
        <w:t>oncogenesis.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immunocompromised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patients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full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few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(left),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EBV-associated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malignancies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persons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otherwise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normal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immunity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limited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more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mutations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changes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(right).</w:t>
      </w:r>
      <w:r w:rsidR="00414F71" w:rsidRPr="00486B41">
        <w:rPr>
          <w:rFonts w:cs="Times New Roman"/>
        </w:rPr>
        <w:t xml:space="preserve"> </w:t>
      </w:r>
    </w:p>
    <w:p w14:paraId="5B2C1C9B" w14:textId="1F7F9F63" w:rsidR="008F68E2" w:rsidRPr="00486B41" w:rsidRDefault="00200117" w:rsidP="00CC1298">
      <w:pPr>
        <w:pStyle w:val="FIG-LEG"/>
        <w:rPr>
          <w:rFonts w:cs="Times New Roman"/>
          <w:b/>
        </w:rPr>
      </w:pPr>
      <w:proofErr w:type="gramStart"/>
      <w:r w:rsidRPr="00486B41">
        <w:rPr>
          <w:rFonts w:cs="Times New Roman"/>
          <w:b/>
        </w:rPr>
        <w:t>Figure</w:t>
      </w:r>
      <w:r w:rsidR="00414F71" w:rsidRPr="00486B41">
        <w:rPr>
          <w:rFonts w:cs="Times New Roman"/>
          <w:b/>
        </w:rPr>
        <w:t xml:space="preserve"> </w:t>
      </w:r>
      <w:r w:rsidR="00332466" w:rsidRPr="00486B41">
        <w:rPr>
          <w:rFonts w:cs="Times New Roman"/>
          <w:b/>
          <w:bCs/>
        </w:rPr>
        <w:t>71.</w:t>
      </w:r>
      <w:r w:rsidRPr="00486B41">
        <w:rPr>
          <w:rFonts w:cs="Times New Roman"/>
          <w:b/>
        </w:rPr>
        <w:t>29.</w:t>
      </w:r>
      <w:proofErr w:type="gramEnd"/>
      <w:r w:rsidR="00414F71" w:rsidRPr="00486B41">
        <w:rPr>
          <w:rFonts w:cs="Times New Roman"/>
          <w:b/>
        </w:rPr>
        <w:t xml:space="preserve"> </w:t>
      </w:r>
      <w:proofErr w:type="gramStart"/>
      <w:r w:rsidRPr="00486B41">
        <w:rPr>
          <w:rFonts w:cs="Times New Roman"/>
          <w:b/>
          <w:bCs/>
        </w:rPr>
        <w:t>EBER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staining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from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a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biopsy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showing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EBV</w:t>
      </w:r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  <w:b/>
          <w:bCs/>
        </w:rPr>
        <w:t>lymphoma.</w:t>
      </w:r>
      <w:proofErr w:type="gramEnd"/>
      <w:r w:rsidR="00414F71" w:rsidRPr="00486B41">
        <w:rPr>
          <w:rFonts w:cs="Times New Roman"/>
          <w:b/>
          <w:bCs/>
        </w:rPr>
        <w:t xml:space="preserve"> </w:t>
      </w:r>
      <w:r w:rsidRPr="00486B41">
        <w:rPr>
          <w:rFonts w:cs="Times New Roman"/>
        </w:rPr>
        <w:t>Arrows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hybridize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probe.</w:t>
      </w:r>
      <w:r w:rsidR="00414F71" w:rsidRPr="00486B41">
        <w:rPr>
          <w:rFonts w:cs="Times New Roman"/>
        </w:rPr>
        <w:t xml:space="preserve"> </w:t>
      </w:r>
      <w:proofErr w:type="gramStart"/>
      <w:r w:rsidR="00364E9C" w:rsidRPr="00486B41">
        <w:rPr>
          <w:rFonts w:cs="Times New Roman"/>
        </w:rPr>
        <w:t>(From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Cohen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JI.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364E9C"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infection.</w:t>
      </w:r>
      <w:proofErr w:type="gramEnd"/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  <w:i/>
          <w:iCs/>
        </w:rPr>
        <w:t>N</w:t>
      </w:r>
      <w:r w:rsidR="00414F71" w:rsidRPr="00486B41">
        <w:rPr>
          <w:rFonts w:cs="Times New Roman"/>
          <w:i/>
          <w:iCs/>
        </w:rPr>
        <w:t xml:space="preserve"> </w:t>
      </w:r>
      <w:r w:rsidR="00364E9C" w:rsidRPr="00486B41">
        <w:rPr>
          <w:rFonts w:cs="Times New Roman"/>
          <w:i/>
          <w:iCs/>
        </w:rPr>
        <w:t>Engl</w:t>
      </w:r>
      <w:r w:rsidR="00414F71" w:rsidRPr="00486B41">
        <w:rPr>
          <w:rFonts w:cs="Times New Roman"/>
          <w:i/>
          <w:iCs/>
        </w:rPr>
        <w:t xml:space="preserve"> </w:t>
      </w:r>
      <w:r w:rsidR="00364E9C" w:rsidRPr="00486B41">
        <w:rPr>
          <w:rFonts w:cs="Times New Roman"/>
          <w:i/>
          <w:iCs/>
        </w:rPr>
        <w:t>J</w:t>
      </w:r>
      <w:r w:rsidR="00414F71" w:rsidRPr="00486B41">
        <w:rPr>
          <w:rFonts w:cs="Times New Roman"/>
          <w:i/>
          <w:iCs/>
        </w:rPr>
        <w:t xml:space="preserve"> </w:t>
      </w:r>
      <w:r w:rsidR="00364E9C" w:rsidRPr="00486B41">
        <w:rPr>
          <w:rFonts w:cs="Times New Roman"/>
          <w:i/>
          <w:iCs/>
        </w:rPr>
        <w:t>Med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2000:343(7):481–492.</w:t>
      </w:r>
      <w:r w:rsidR="00414F71" w:rsidRPr="00486B41">
        <w:rPr>
          <w:rFonts w:cs="Times New Roman"/>
        </w:rPr>
        <w:t xml:space="preserve"> </w:t>
      </w:r>
      <w:proofErr w:type="gramStart"/>
      <w:r w:rsidR="00364E9C" w:rsidRPr="00486B41">
        <w:rPr>
          <w:rFonts w:cs="Times New Roman"/>
        </w:rPr>
        <w:t>Copyright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©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2000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Massachusetts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Medical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Society.</w:t>
      </w:r>
      <w:proofErr w:type="gramEnd"/>
      <w:r w:rsidR="00414F71" w:rsidRPr="00486B41">
        <w:rPr>
          <w:rFonts w:cs="Times New Roman"/>
        </w:rPr>
        <w:t xml:space="preserve"> </w:t>
      </w:r>
      <w:proofErr w:type="gramStart"/>
      <w:r w:rsidR="00364E9C" w:rsidRPr="00486B41">
        <w:rPr>
          <w:rFonts w:cs="Times New Roman"/>
        </w:rPr>
        <w:t>Reprinted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permission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from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Massachusetts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Medical</w:t>
      </w:r>
      <w:r w:rsidR="00414F71" w:rsidRPr="00486B41">
        <w:rPr>
          <w:rFonts w:cs="Times New Roman"/>
        </w:rPr>
        <w:t xml:space="preserve"> </w:t>
      </w:r>
      <w:r w:rsidR="00364E9C" w:rsidRPr="00486B41">
        <w:rPr>
          <w:rFonts w:cs="Times New Roman"/>
        </w:rPr>
        <w:t>Society.)</w:t>
      </w:r>
      <w:proofErr w:type="gramEnd"/>
      <w:r w:rsidR="008F68E2" w:rsidRPr="00486B41">
        <w:rPr>
          <w:rFonts w:cs="Times New Roman"/>
          <w:b/>
        </w:rPr>
        <w:br w:type="page"/>
      </w:r>
    </w:p>
    <w:p w14:paraId="5E3D8044" w14:textId="045CC8D9" w:rsidR="008F68E2" w:rsidRPr="00486B41" w:rsidRDefault="008F68E2" w:rsidP="003B2DB9">
      <w:pPr>
        <w:pStyle w:val="T1"/>
        <w:rPr>
          <w:rFonts w:ascii="Times New Roman" w:hAnsi="Times New Roman" w:cs="Times New Roman"/>
          <w:b/>
        </w:rPr>
      </w:pPr>
      <w:proofErr w:type="gramStart"/>
      <w:r w:rsidRPr="00486B41">
        <w:rPr>
          <w:rFonts w:ascii="Times New Roman" w:hAnsi="Times New Roman" w:cs="Times New Roman"/>
          <w:b/>
          <w:color w:val="000000" w:themeColor="text1"/>
        </w:rPr>
        <w:lastRenderedPageBreak/>
        <w:t>Table</w:t>
      </w:r>
      <w:r w:rsidR="00414F71" w:rsidRPr="00486B4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486B41">
        <w:rPr>
          <w:rFonts w:ascii="Times New Roman" w:hAnsi="Times New Roman" w:cs="Times New Roman"/>
          <w:b/>
        </w:rPr>
        <w:t>71.</w:t>
      </w:r>
      <w:r w:rsidRPr="00486B41">
        <w:rPr>
          <w:rFonts w:ascii="Times New Roman" w:hAnsi="Times New Roman" w:cs="Times New Roman"/>
          <w:b/>
          <w:color w:val="000000" w:themeColor="text1"/>
        </w:rPr>
        <w:t>1.</w:t>
      </w:r>
      <w:proofErr w:type="gramEnd"/>
      <w:r w:rsidR="00414F71" w:rsidRPr="00486B4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gramStart"/>
      <w:r w:rsidRPr="00486B41">
        <w:rPr>
          <w:rFonts w:ascii="Times New Roman" w:hAnsi="Times New Roman" w:cs="Times New Roman"/>
          <w:b/>
          <w:color w:val="000000" w:themeColor="text1"/>
        </w:rPr>
        <w:t>EBV-encoded</w:t>
      </w:r>
      <w:r w:rsidR="00414F71" w:rsidRPr="00486B4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486B41">
        <w:rPr>
          <w:rFonts w:ascii="Times New Roman" w:hAnsi="Times New Roman" w:cs="Times New Roman"/>
          <w:b/>
          <w:color w:val="000000" w:themeColor="text1"/>
        </w:rPr>
        <w:t>Proteins.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1"/>
        <w:gridCol w:w="589"/>
        <w:gridCol w:w="767"/>
        <w:gridCol w:w="865"/>
        <w:gridCol w:w="6074"/>
      </w:tblGrid>
      <w:tr w:rsidR="008F68E2" w:rsidRPr="00486B41" w14:paraId="3B481E28" w14:textId="77777777" w:rsidTr="008C6829">
        <w:trPr>
          <w:trHeight w:val="520"/>
        </w:trPr>
        <w:tc>
          <w:tcPr>
            <w:tcW w:w="671" w:type="pct"/>
          </w:tcPr>
          <w:p w14:paraId="786E9CBF" w14:textId="554B88E3" w:rsidR="008F68E2" w:rsidRPr="00486B41" w:rsidRDefault="008F68E2" w:rsidP="003B2DB9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</w:t>
            </w:r>
          </w:p>
        </w:tc>
        <w:tc>
          <w:tcPr>
            <w:tcW w:w="310" w:type="pct"/>
          </w:tcPr>
          <w:p w14:paraId="468048BE" w14:textId="77777777" w:rsidR="008F68E2" w:rsidRPr="00486B41" w:rsidRDefault="008F68E2" w:rsidP="003B2DB9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HSV</w:t>
            </w:r>
          </w:p>
        </w:tc>
        <w:tc>
          <w:tcPr>
            <w:tcW w:w="402" w:type="pct"/>
          </w:tcPr>
          <w:p w14:paraId="42737684" w14:textId="77777777" w:rsidR="008F68E2" w:rsidRPr="00486B41" w:rsidRDefault="008F68E2" w:rsidP="003B2DB9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KSHV</w:t>
            </w:r>
          </w:p>
        </w:tc>
        <w:tc>
          <w:tcPr>
            <w:tcW w:w="453" w:type="pct"/>
          </w:tcPr>
          <w:p w14:paraId="62968975" w14:textId="2635D413" w:rsidR="008F68E2" w:rsidRPr="00486B41" w:rsidRDefault="008F68E2" w:rsidP="003B2DB9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Name</w:t>
            </w:r>
          </w:p>
        </w:tc>
        <w:tc>
          <w:tcPr>
            <w:tcW w:w="3165" w:type="pct"/>
          </w:tcPr>
          <w:p w14:paraId="44242FBC" w14:textId="2CDCEB32" w:rsidR="008F68E2" w:rsidRPr="00486B41" w:rsidRDefault="008F68E2" w:rsidP="003B2DB9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Known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Proposed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Function</w:t>
            </w:r>
          </w:p>
        </w:tc>
      </w:tr>
      <w:tr w:rsidR="008F68E2" w:rsidRPr="00486B41" w14:paraId="33E73703" w14:textId="77777777" w:rsidTr="008C6829">
        <w:trPr>
          <w:trHeight w:val="260"/>
        </w:trPr>
        <w:tc>
          <w:tcPr>
            <w:tcW w:w="671" w:type="pct"/>
            <w:noWrap/>
          </w:tcPr>
          <w:p w14:paraId="58B9BCB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BNRF1</w:t>
            </w:r>
          </w:p>
        </w:tc>
        <w:tc>
          <w:tcPr>
            <w:tcW w:w="310" w:type="pct"/>
            <w:noWrap/>
          </w:tcPr>
          <w:p w14:paraId="6889D70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0B0B0ED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ORF75</w:t>
            </w:r>
          </w:p>
        </w:tc>
        <w:tc>
          <w:tcPr>
            <w:tcW w:w="453" w:type="pct"/>
            <w:noWrap/>
          </w:tcPr>
          <w:p w14:paraId="424646F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D1E7124" w14:textId="1C8D2CD9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Major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Disrupts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DAXX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ATRX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</w:t>
            </w:r>
          </w:p>
        </w:tc>
      </w:tr>
      <w:tr w:rsidR="008F68E2" w:rsidRPr="00486B41" w14:paraId="3C91F71A" w14:textId="77777777" w:rsidTr="008C6829">
        <w:trPr>
          <w:trHeight w:val="260"/>
        </w:trPr>
        <w:tc>
          <w:tcPr>
            <w:tcW w:w="671" w:type="pct"/>
            <w:noWrap/>
          </w:tcPr>
          <w:p w14:paraId="48364C2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BNLF2b</w:t>
            </w:r>
          </w:p>
        </w:tc>
        <w:tc>
          <w:tcPr>
            <w:tcW w:w="310" w:type="pct"/>
            <w:noWrap/>
          </w:tcPr>
          <w:p w14:paraId="66133FE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0B86E69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514A1E9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  <w:noWrap/>
          </w:tcPr>
          <w:p w14:paraId="2384E6A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</w:tr>
      <w:tr w:rsidR="008F68E2" w:rsidRPr="00486B41" w14:paraId="3A1ECC84" w14:textId="77777777" w:rsidTr="008C6829">
        <w:trPr>
          <w:trHeight w:val="260"/>
        </w:trPr>
        <w:tc>
          <w:tcPr>
            <w:tcW w:w="671" w:type="pct"/>
            <w:noWrap/>
          </w:tcPr>
          <w:p w14:paraId="46C1772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BNLF2a</w:t>
            </w:r>
          </w:p>
        </w:tc>
        <w:tc>
          <w:tcPr>
            <w:tcW w:w="310" w:type="pct"/>
            <w:noWrap/>
          </w:tcPr>
          <w:p w14:paraId="070459A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4CEF15C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0B237E8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  <w:noWrap/>
          </w:tcPr>
          <w:p w14:paraId="6BB92DCC" w14:textId="4D4A8C74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Interacts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Tap,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Immune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Evasion</w:t>
            </w:r>
          </w:p>
        </w:tc>
      </w:tr>
      <w:tr w:rsidR="008F68E2" w:rsidRPr="00486B41" w14:paraId="5E4883A6" w14:textId="77777777" w:rsidTr="008C6829">
        <w:trPr>
          <w:trHeight w:val="260"/>
        </w:trPr>
        <w:tc>
          <w:tcPr>
            <w:tcW w:w="671" w:type="pct"/>
            <w:noWrap/>
          </w:tcPr>
          <w:p w14:paraId="4A98C2E3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EBER1,2</w:t>
            </w:r>
          </w:p>
        </w:tc>
        <w:tc>
          <w:tcPr>
            <w:tcW w:w="310" w:type="pct"/>
            <w:noWrap/>
          </w:tcPr>
          <w:p w14:paraId="61795D9F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080990D4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7205D65A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3165" w:type="pct"/>
          </w:tcPr>
          <w:p w14:paraId="64FD2385" w14:textId="097BDE73" w:rsidR="008F68E2" w:rsidRPr="00486B41" w:rsidRDefault="008F68E2" w:rsidP="003B2DB9">
            <w:pPr>
              <w:pStyle w:val="T"/>
              <w:rPr>
                <w:rFonts w:cs="Times New Roman"/>
                <w:iCs/>
              </w:rPr>
            </w:pPr>
            <w:r w:rsidRPr="00486B41">
              <w:rPr>
                <w:rFonts w:cs="Times New Roman"/>
                <w:iCs/>
              </w:rPr>
              <w:t>Small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RNAs,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Cell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Survival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Factor,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PAX5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Recruitment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to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genome</w:t>
            </w:r>
          </w:p>
        </w:tc>
      </w:tr>
      <w:tr w:rsidR="008F68E2" w:rsidRPr="00486B41" w14:paraId="10DCFC6C" w14:textId="77777777" w:rsidTr="008C6829">
        <w:trPr>
          <w:trHeight w:val="260"/>
        </w:trPr>
        <w:tc>
          <w:tcPr>
            <w:tcW w:w="671" w:type="pct"/>
            <w:noWrap/>
          </w:tcPr>
          <w:p w14:paraId="1EEF6B7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BCRF1</w:t>
            </w:r>
          </w:p>
        </w:tc>
        <w:tc>
          <w:tcPr>
            <w:tcW w:w="310" w:type="pct"/>
            <w:noWrap/>
          </w:tcPr>
          <w:p w14:paraId="61F9BCB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44C9C38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0B5FB07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102BB6B" w14:textId="225A0C8E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IL-10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homolog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Immune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Modulator</w:t>
            </w:r>
          </w:p>
        </w:tc>
      </w:tr>
      <w:tr w:rsidR="008F68E2" w:rsidRPr="00486B41" w14:paraId="0BEF7DF8" w14:textId="77777777" w:rsidTr="008C6829">
        <w:trPr>
          <w:trHeight w:val="260"/>
        </w:trPr>
        <w:tc>
          <w:tcPr>
            <w:tcW w:w="671" w:type="pct"/>
            <w:noWrap/>
          </w:tcPr>
          <w:p w14:paraId="08CC7B2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BCRF2</w:t>
            </w:r>
          </w:p>
        </w:tc>
        <w:tc>
          <w:tcPr>
            <w:tcW w:w="310" w:type="pct"/>
            <w:noWrap/>
          </w:tcPr>
          <w:p w14:paraId="279D385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5586819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242796D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DD1928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</w:tr>
      <w:tr w:rsidR="008F68E2" w:rsidRPr="00486B41" w14:paraId="6723D0CD" w14:textId="77777777" w:rsidTr="008C6829">
        <w:trPr>
          <w:trHeight w:val="260"/>
        </w:trPr>
        <w:tc>
          <w:tcPr>
            <w:tcW w:w="671" w:type="pct"/>
            <w:noWrap/>
          </w:tcPr>
          <w:p w14:paraId="7DC051A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BCLT1</w:t>
            </w:r>
          </w:p>
        </w:tc>
        <w:tc>
          <w:tcPr>
            <w:tcW w:w="310" w:type="pct"/>
            <w:noWrap/>
          </w:tcPr>
          <w:p w14:paraId="56098D9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4788F77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6C8ACA3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237C004A" w14:textId="692BCB7F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Nuclear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Non-Coding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Replication</w:t>
            </w:r>
          </w:p>
        </w:tc>
      </w:tr>
      <w:tr w:rsidR="008F68E2" w:rsidRPr="00486B41" w14:paraId="1D811884" w14:textId="77777777" w:rsidTr="008C6829">
        <w:trPr>
          <w:trHeight w:val="260"/>
        </w:trPr>
        <w:tc>
          <w:tcPr>
            <w:tcW w:w="671" w:type="pct"/>
            <w:noWrap/>
          </w:tcPr>
          <w:p w14:paraId="640E31F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BCRT2</w:t>
            </w:r>
          </w:p>
        </w:tc>
        <w:tc>
          <w:tcPr>
            <w:tcW w:w="310" w:type="pct"/>
            <w:noWrap/>
          </w:tcPr>
          <w:p w14:paraId="0F9FEDB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056F00D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0E7FE18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5AFC5621" w14:textId="1F1B8062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Nuclear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Non-Coding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Replication</w:t>
            </w:r>
          </w:p>
        </w:tc>
      </w:tr>
      <w:tr w:rsidR="008F68E2" w:rsidRPr="00486B41" w14:paraId="2FBCAC6D" w14:textId="77777777" w:rsidTr="008C6829">
        <w:trPr>
          <w:trHeight w:val="260"/>
        </w:trPr>
        <w:tc>
          <w:tcPr>
            <w:tcW w:w="671" w:type="pct"/>
            <w:noWrap/>
          </w:tcPr>
          <w:p w14:paraId="7C964256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BWRF1</w:t>
            </w:r>
          </w:p>
        </w:tc>
        <w:tc>
          <w:tcPr>
            <w:tcW w:w="310" w:type="pct"/>
            <w:noWrap/>
          </w:tcPr>
          <w:p w14:paraId="2B7BDAE6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4989748F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394964F8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EBNALP</w:t>
            </w:r>
          </w:p>
        </w:tc>
        <w:tc>
          <w:tcPr>
            <w:tcW w:w="3165" w:type="pct"/>
          </w:tcPr>
          <w:p w14:paraId="4FB361D3" w14:textId="31DD39A0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Regulator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of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Gene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Transcription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(EBNA5)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–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EBV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Nuclear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antigen</w:t>
            </w:r>
          </w:p>
        </w:tc>
      </w:tr>
      <w:tr w:rsidR="008F68E2" w:rsidRPr="00486B41" w14:paraId="2E5E4EDD" w14:textId="77777777" w:rsidTr="008C6829">
        <w:trPr>
          <w:trHeight w:val="260"/>
        </w:trPr>
        <w:tc>
          <w:tcPr>
            <w:tcW w:w="671" w:type="pct"/>
            <w:noWrap/>
          </w:tcPr>
          <w:p w14:paraId="742FA417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BYRF1</w:t>
            </w:r>
          </w:p>
        </w:tc>
        <w:tc>
          <w:tcPr>
            <w:tcW w:w="310" w:type="pct"/>
            <w:noWrap/>
          </w:tcPr>
          <w:p w14:paraId="62B70608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226F4E87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232460E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EBNA2</w:t>
            </w:r>
          </w:p>
        </w:tc>
        <w:tc>
          <w:tcPr>
            <w:tcW w:w="3165" w:type="pct"/>
          </w:tcPr>
          <w:p w14:paraId="45A6E2F9" w14:textId="5AFBC38F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Regulator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of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Viral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Gene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Transcription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-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EBV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Nuclear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antigen</w:t>
            </w:r>
          </w:p>
        </w:tc>
      </w:tr>
      <w:tr w:rsidR="008F68E2" w:rsidRPr="00486B41" w14:paraId="2707E9DA" w14:textId="77777777" w:rsidTr="008C6829">
        <w:trPr>
          <w:trHeight w:val="260"/>
        </w:trPr>
        <w:tc>
          <w:tcPr>
            <w:tcW w:w="671" w:type="pct"/>
            <w:noWrap/>
          </w:tcPr>
          <w:p w14:paraId="7304370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bCs/>
              </w:rPr>
            </w:pPr>
            <w:r w:rsidRPr="00486B41">
              <w:rPr>
                <w:rFonts w:cs="Times New Roman"/>
                <w:b/>
                <w:bCs/>
              </w:rPr>
              <w:t>BHRF1</w:t>
            </w:r>
          </w:p>
        </w:tc>
        <w:tc>
          <w:tcPr>
            <w:tcW w:w="310" w:type="pct"/>
            <w:noWrap/>
          </w:tcPr>
          <w:p w14:paraId="03C09B2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0F0C1DD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ORF16</w:t>
            </w:r>
          </w:p>
        </w:tc>
        <w:tc>
          <w:tcPr>
            <w:tcW w:w="453" w:type="pct"/>
            <w:noWrap/>
          </w:tcPr>
          <w:p w14:paraId="5EE1038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950ACF3" w14:textId="5ADA056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Bcl-2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homolog</w:t>
            </w:r>
          </w:p>
        </w:tc>
      </w:tr>
      <w:tr w:rsidR="008F68E2" w:rsidRPr="00486B41" w14:paraId="5201E19D" w14:textId="77777777" w:rsidTr="008C6829">
        <w:trPr>
          <w:trHeight w:val="260"/>
        </w:trPr>
        <w:tc>
          <w:tcPr>
            <w:tcW w:w="671" w:type="pct"/>
            <w:noWrap/>
          </w:tcPr>
          <w:p w14:paraId="75A3288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BHLF1</w:t>
            </w:r>
          </w:p>
        </w:tc>
        <w:tc>
          <w:tcPr>
            <w:tcW w:w="310" w:type="pct"/>
            <w:noWrap/>
          </w:tcPr>
          <w:p w14:paraId="0F56EF8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152FED4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6AAE917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60F3F72" w14:textId="2D8AD23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Transcript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required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OriLyt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function</w:t>
            </w:r>
          </w:p>
        </w:tc>
      </w:tr>
      <w:tr w:rsidR="008F68E2" w:rsidRPr="00486B41" w14:paraId="40384042" w14:textId="77777777" w:rsidTr="008C6829">
        <w:trPr>
          <w:trHeight w:val="260"/>
        </w:trPr>
        <w:tc>
          <w:tcPr>
            <w:tcW w:w="671" w:type="pct"/>
            <w:noWrap/>
          </w:tcPr>
          <w:p w14:paraId="2D391EC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BFLF2</w:t>
            </w:r>
          </w:p>
        </w:tc>
        <w:tc>
          <w:tcPr>
            <w:tcW w:w="310" w:type="pct"/>
            <w:noWrap/>
          </w:tcPr>
          <w:p w14:paraId="035E6A8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UL31</w:t>
            </w:r>
          </w:p>
        </w:tc>
        <w:tc>
          <w:tcPr>
            <w:tcW w:w="402" w:type="pct"/>
            <w:noWrap/>
          </w:tcPr>
          <w:p w14:paraId="5828587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ORF69</w:t>
            </w:r>
          </w:p>
        </w:tc>
        <w:tc>
          <w:tcPr>
            <w:tcW w:w="453" w:type="pct"/>
            <w:noWrap/>
          </w:tcPr>
          <w:p w14:paraId="1ED5936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284EB01" w14:textId="33890BB9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Required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Nuclear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Egress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BFRF1</w:t>
            </w:r>
          </w:p>
        </w:tc>
      </w:tr>
      <w:tr w:rsidR="008F68E2" w:rsidRPr="00486B41" w14:paraId="071ADAD2" w14:textId="77777777" w:rsidTr="008C6829">
        <w:trPr>
          <w:trHeight w:val="260"/>
        </w:trPr>
        <w:tc>
          <w:tcPr>
            <w:tcW w:w="671" w:type="pct"/>
            <w:noWrap/>
          </w:tcPr>
          <w:p w14:paraId="4905F4F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BFLF1</w:t>
            </w:r>
          </w:p>
        </w:tc>
        <w:tc>
          <w:tcPr>
            <w:tcW w:w="310" w:type="pct"/>
            <w:noWrap/>
          </w:tcPr>
          <w:p w14:paraId="0493F2D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UL32</w:t>
            </w:r>
          </w:p>
        </w:tc>
        <w:tc>
          <w:tcPr>
            <w:tcW w:w="402" w:type="pct"/>
            <w:noWrap/>
          </w:tcPr>
          <w:p w14:paraId="3AD8CC2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ORF68</w:t>
            </w:r>
          </w:p>
        </w:tc>
        <w:tc>
          <w:tcPr>
            <w:tcW w:w="453" w:type="pct"/>
            <w:noWrap/>
          </w:tcPr>
          <w:p w14:paraId="2A1D7D3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8588609" w14:textId="071BEAE6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Cleavage/Packaging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1516B702" w14:textId="77777777" w:rsidTr="008C6829">
        <w:trPr>
          <w:trHeight w:val="260"/>
        </w:trPr>
        <w:tc>
          <w:tcPr>
            <w:tcW w:w="671" w:type="pct"/>
            <w:noWrap/>
          </w:tcPr>
          <w:p w14:paraId="2C494BB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BFRF1</w:t>
            </w:r>
          </w:p>
        </w:tc>
        <w:tc>
          <w:tcPr>
            <w:tcW w:w="310" w:type="pct"/>
            <w:noWrap/>
          </w:tcPr>
          <w:p w14:paraId="12EA390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UL34</w:t>
            </w:r>
          </w:p>
        </w:tc>
        <w:tc>
          <w:tcPr>
            <w:tcW w:w="402" w:type="pct"/>
            <w:noWrap/>
          </w:tcPr>
          <w:p w14:paraId="3E9B301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ORF67</w:t>
            </w:r>
          </w:p>
        </w:tc>
        <w:tc>
          <w:tcPr>
            <w:tcW w:w="453" w:type="pct"/>
            <w:noWrap/>
          </w:tcPr>
          <w:p w14:paraId="6291AF8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A08F7CA" w14:textId="7FDFCA1B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Nuclear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Egress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BFLF2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ESCRT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Recruitment</w:t>
            </w:r>
          </w:p>
        </w:tc>
      </w:tr>
      <w:tr w:rsidR="008F68E2" w:rsidRPr="00486B41" w14:paraId="10E0313A" w14:textId="77777777" w:rsidTr="008C6829">
        <w:trPr>
          <w:trHeight w:val="260"/>
        </w:trPr>
        <w:tc>
          <w:tcPr>
            <w:tcW w:w="671" w:type="pct"/>
            <w:noWrap/>
          </w:tcPr>
          <w:p w14:paraId="23778B2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BFRF2</w:t>
            </w:r>
          </w:p>
        </w:tc>
        <w:tc>
          <w:tcPr>
            <w:tcW w:w="310" w:type="pct"/>
            <w:noWrap/>
          </w:tcPr>
          <w:p w14:paraId="3C229004" w14:textId="4C1223F2" w:rsidR="008F68E2" w:rsidRPr="00486B41" w:rsidRDefault="00414F71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 xml:space="preserve"> </w:t>
            </w:r>
          </w:p>
        </w:tc>
        <w:tc>
          <w:tcPr>
            <w:tcW w:w="402" w:type="pct"/>
            <w:noWrap/>
          </w:tcPr>
          <w:p w14:paraId="14FBC76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ORF66</w:t>
            </w:r>
          </w:p>
        </w:tc>
        <w:tc>
          <w:tcPr>
            <w:tcW w:w="453" w:type="pct"/>
            <w:noWrap/>
          </w:tcPr>
          <w:p w14:paraId="1A1DFEC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BC501C0" w14:textId="015C026A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Part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vPIC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BDLF3.5,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BDLF4,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BGLF3,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BGLF4,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BVLF1</w:t>
            </w:r>
          </w:p>
          <w:p w14:paraId="1FE0DF3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</w:tr>
      <w:tr w:rsidR="008F68E2" w:rsidRPr="00486B41" w14:paraId="5E1D1ED3" w14:textId="77777777" w:rsidTr="008C6829">
        <w:trPr>
          <w:trHeight w:val="260"/>
        </w:trPr>
        <w:tc>
          <w:tcPr>
            <w:tcW w:w="671" w:type="pct"/>
            <w:noWrap/>
          </w:tcPr>
          <w:p w14:paraId="03CD354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BFRF3</w:t>
            </w:r>
          </w:p>
        </w:tc>
        <w:tc>
          <w:tcPr>
            <w:tcW w:w="310" w:type="pct"/>
            <w:noWrap/>
          </w:tcPr>
          <w:p w14:paraId="7282531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UL35</w:t>
            </w:r>
          </w:p>
        </w:tc>
        <w:tc>
          <w:tcPr>
            <w:tcW w:w="402" w:type="pct"/>
            <w:noWrap/>
          </w:tcPr>
          <w:p w14:paraId="0CB97E5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ORF65</w:t>
            </w:r>
          </w:p>
        </w:tc>
        <w:tc>
          <w:tcPr>
            <w:tcW w:w="453" w:type="pct"/>
            <w:noWrap/>
          </w:tcPr>
          <w:p w14:paraId="43303D8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2CB60651" w14:textId="30531DBF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Capsid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6AB2E83E" w14:textId="77777777" w:rsidTr="008C6829">
        <w:trPr>
          <w:trHeight w:val="260"/>
        </w:trPr>
        <w:tc>
          <w:tcPr>
            <w:tcW w:w="671" w:type="pct"/>
            <w:noWrap/>
          </w:tcPr>
          <w:p w14:paraId="1E3476D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BPLF1</w:t>
            </w:r>
          </w:p>
        </w:tc>
        <w:tc>
          <w:tcPr>
            <w:tcW w:w="310" w:type="pct"/>
            <w:noWrap/>
          </w:tcPr>
          <w:p w14:paraId="5DC00F6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UL36</w:t>
            </w:r>
          </w:p>
        </w:tc>
        <w:tc>
          <w:tcPr>
            <w:tcW w:w="402" w:type="pct"/>
            <w:noWrap/>
          </w:tcPr>
          <w:p w14:paraId="2C1C324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ORF64</w:t>
            </w:r>
          </w:p>
        </w:tc>
        <w:tc>
          <w:tcPr>
            <w:tcW w:w="453" w:type="pct"/>
            <w:noWrap/>
          </w:tcPr>
          <w:p w14:paraId="50C155F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240B907E" w14:textId="79CAD4F0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Deubiquitinase</w:t>
            </w:r>
          </w:p>
        </w:tc>
      </w:tr>
      <w:tr w:rsidR="008F68E2" w:rsidRPr="00486B41" w14:paraId="4A59C1E0" w14:textId="77777777" w:rsidTr="008C6829">
        <w:trPr>
          <w:trHeight w:val="260"/>
        </w:trPr>
        <w:tc>
          <w:tcPr>
            <w:tcW w:w="671" w:type="pct"/>
            <w:noWrap/>
          </w:tcPr>
          <w:p w14:paraId="6C8494B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BOLF1</w:t>
            </w:r>
          </w:p>
        </w:tc>
        <w:tc>
          <w:tcPr>
            <w:tcW w:w="310" w:type="pct"/>
            <w:noWrap/>
          </w:tcPr>
          <w:p w14:paraId="354B57C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UL37</w:t>
            </w:r>
          </w:p>
        </w:tc>
        <w:tc>
          <w:tcPr>
            <w:tcW w:w="402" w:type="pct"/>
            <w:noWrap/>
          </w:tcPr>
          <w:p w14:paraId="26723E0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ORF63</w:t>
            </w:r>
          </w:p>
        </w:tc>
        <w:tc>
          <w:tcPr>
            <w:tcW w:w="453" w:type="pct"/>
            <w:noWrap/>
          </w:tcPr>
          <w:p w14:paraId="07C2BE9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55160F67" w14:textId="5D5829D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4CEA5646" w14:textId="77777777" w:rsidTr="008C6829">
        <w:trPr>
          <w:trHeight w:val="260"/>
        </w:trPr>
        <w:tc>
          <w:tcPr>
            <w:tcW w:w="671" w:type="pct"/>
            <w:noWrap/>
          </w:tcPr>
          <w:p w14:paraId="706F97F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BORF1</w:t>
            </w:r>
          </w:p>
        </w:tc>
        <w:tc>
          <w:tcPr>
            <w:tcW w:w="310" w:type="pct"/>
            <w:noWrap/>
          </w:tcPr>
          <w:p w14:paraId="04251C7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UL38</w:t>
            </w:r>
          </w:p>
        </w:tc>
        <w:tc>
          <w:tcPr>
            <w:tcW w:w="402" w:type="pct"/>
            <w:noWrap/>
          </w:tcPr>
          <w:p w14:paraId="1EC2F81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ORF62</w:t>
            </w:r>
          </w:p>
        </w:tc>
        <w:tc>
          <w:tcPr>
            <w:tcW w:w="453" w:type="pct"/>
            <w:noWrap/>
          </w:tcPr>
          <w:p w14:paraId="38B4A74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5815018" w14:textId="5331158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Capsid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Assembly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4A77C6D1" w14:textId="77777777" w:rsidTr="008C6829">
        <w:trPr>
          <w:trHeight w:val="260"/>
        </w:trPr>
        <w:tc>
          <w:tcPr>
            <w:tcW w:w="671" w:type="pct"/>
            <w:noWrap/>
          </w:tcPr>
          <w:p w14:paraId="54FCA60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BORF2</w:t>
            </w:r>
          </w:p>
        </w:tc>
        <w:tc>
          <w:tcPr>
            <w:tcW w:w="310" w:type="pct"/>
            <w:noWrap/>
          </w:tcPr>
          <w:p w14:paraId="7B7B2CC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UL39</w:t>
            </w:r>
          </w:p>
        </w:tc>
        <w:tc>
          <w:tcPr>
            <w:tcW w:w="402" w:type="pct"/>
            <w:noWrap/>
          </w:tcPr>
          <w:p w14:paraId="3F71588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ORF61</w:t>
            </w:r>
          </w:p>
        </w:tc>
        <w:tc>
          <w:tcPr>
            <w:tcW w:w="453" w:type="pct"/>
            <w:noWrap/>
          </w:tcPr>
          <w:p w14:paraId="7A5F3B7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3278418F" w14:textId="653CA5E3" w:rsidR="008F68E2" w:rsidRPr="00486B41" w:rsidRDefault="008F68E2" w:rsidP="003B2DB9">
            <w:pPr>
              <w:pStyle w:val="T"/>
              <w:rPr>
                <w:rFonts w:cs="Times New Roman"/>
                <w:b/>
                <w:bCs/>
              </w:rPr>
            </w:pPr>
            <w:r w:rsidRPr="00486B41">
              <w:rPr>
                <w:rFonts w:cs="Times New Roman"/>
              </w:rPr>
              <w:t>Ribonucleotide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Reductase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(Large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Subunit)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Pr="00486B41">
              <w:rPr>
                <w:rFonts w:cs="Times New Roman"/>
                <w:bCs/>
              </w:rPr>
              <w:t>nhibits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cellular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APOBEC3B</w:t>
            </w:r>
          </w:p>
        </w:tc>
      </w:tr>
      <w:tr w:rsidR="008F68E2" w:rsidRPr="00486B41" w14:paraId="633E9264" w14:textId="77777777" w:rsidTr="008C6829">
        <w:trPr>
          <w:trHeight w:val="260"/>
        </w:trPr>
        <w:tc>
          <w:tcPr>
            <w:tcW w:w="671" w:type="pct"/>
            <w:noWrap/>
          </w:tcPr>
          <w:p w14:paraId="70131EC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BaRF1</w:t>
            </w:r>
          </w:p>
        </w:tc>
        <w:tc>
          <w:tcPr>
            <w:tcW w:w="310" w:type="pct"/>
            <w:noWrap/>
          </w:tcPr>
          <w:p w14:paraId="2890DD3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UL40</w:t>
            </w:r>
          </w:p>
        </w:tc>
        <w:tc>
          <w:tcPr>
            <w:tcW w:w="402" w:type="pct"/>
            <w:noWrap/>
          </w:tcPr>
          <w:p w14:paraId="5883328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ORF60</w:t>
            </w:r>
          </w:p>
        </w:tc>
        <w:tc>
          <w:tcPr>
            <w:tcW w:w="453" w:type="pct"/>
            <w:noWrap/>
          </w:tcPr>
          <w:p w14:paraId="3C35B9E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428FB53" w14:textId="50A578E5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Ribonucleotide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Reductase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(Small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Subunit)</w:t>
            </w:r>
          </w:p>
        </w:tc>
      </w:tr>
      <w:tr w:rsidR="008F68E2" w:rsidRPr="00486B41" w14:paraId="7716935E" w14:textId="77777777" w:rsidTr="008C6829">
        <w:trPr>
          <w:trHeight w:val="260"/>
        </w:trPr>
        <w:tc>
          <w:tcPr>
            <w:tcW w:w="671" w:type="pct"/>
            <w:noWrap/>
          </w:tcPr>
          <w:p w14:paraId="7282EE4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BMRF1</w:t>
            </w:r>
          </w:p>
        </w:tc>
        <w:tc>
          <w:tcPr>
            <w:tcW w:w="310" w:type="pct"/>
            <w:noWrap/>
          </w:tcPr>
          <w:p w14:paraId="23FB0AF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UL42</w:t>
            </w:r>
          </w:p>
        </w:tc>
        <w:tc>
          <w:tcPr>
            <w:tcW w:w="402" w:type="pct"/>
            <w:noWrap/>
          </w:tcPr>
          <w:p w14:paraId="70E1113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ORF59</w:t>
            </w:r>
          </w:p>
        </w:tc>
        <w:tc>
          <w:tcPr>
            <w:tcW w:w="453" w:type="pct"/>
            <w:noWrap/>
          </w:tcPr>
          <w:p w14:paraId="055EDA4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22E99C1C" w14:textId="38D93CB5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Polymerase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Associated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Processivity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Factor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2C1D1C40" w14:textId="77777777" w:rsidTr="008C6829">
        <w:trPr>
          <w:trHeight w:val="260"/>
        </w:trPr>
        <w:tc>
          <w:tcPr>
            <w:tcW w:w="671" w:type="pct"/>
            <w:noWrap/>
          </w:tcPr>
          <w:p w14:paraId="38207C0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BMRF2</w:t>
            </w:r>
          </w:p>
        </w:tc>
        <w:tc>
          <w:tcPr>
            <w:tcW w:w="310" w:type="pct"/>
            <w:noWrap/>
          </w:tcPr>
          <w:p w14:paraId="5141F9C5" w14:textId="77777777" w:rsidR="008F68E2" w:rsidRPr="00486B41" w:rsidRDefault="008F68E2" w:rsidP="003B2DB9">
            <w:pPr>
              <w:pStyle w:val="T"/>
              <w:rPr>
                <w:rFonts w:cs="Times New Roman"/>
                <w:iCs/>
                <w:u w:val="single"/>
              </w:rPr>
            </w:pPr>
            <w:r w:rsidRPr="00486B41">
              <w:rPr>
                <w:rFonts w:cs="Times New Roman"/>
                <w:iCs/>
                <w:u w:val="single"/>
              </w:rPr>
              <w:t>UL43</w:t>
            </w:r>
          </w:p>
        </w:tc>
        <w:tc>
          <w:tcPr>
            <w:tcW w:w="402" w:type="pct"/>
            <w:noWrap/>
          </w:tcPr>
          <w:p w14:paraId="6B17D86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ORF58</w:t>
            </w:r>
          </w:p>
        </w:tc>
        <w:tc>
          <w:tcPr>
            <w:tcW w:w="453" w:type="pct"/>
            <w:noWrap/>
          </w:tcPr>
          <w:p w14:paraId="0CD4C49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598706CF" w14:textId="1290134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Transmembrane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Glycoprotein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Integrins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BDLF2</w:t>
            </w:r>
          </w:p>
        </w:tc>
      </w:tr>
      <w:tr w:rsidR="008F68E2" w:rsidRPr="00486B41" w14:paraId="6CE7CD93" w14:textId="77777777" w:rsidTr="008C6829">
        <w:trPr>
          <w:trHeight w:val="260"/>
        </w:trPr>
        <w:tc>
          <w:tcPr>
            <w:tcW w:w="671" w:type="pct"/>
            <w:noWrap/>
          </w:tcPr>
          <w:p w14:paraId="73D1900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BSLF2/BMLF1</w:t>
            </w:r>
          </w:p>
        </w:tc>
        <w:tc>
          <w:tcPr>
            <w:tcW w:w="310" w:type="pct"/>
            <w:noWrap/>
          </w:tcPr>
          <w:p w14:paraId="4990238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UL54</w:t>
            </w:r>
          </w:p>
        </w:tc>
        <w:tc>
          <w:tcPr>
            <w:tcW w:w="402" w:type="pct"/>
            <w:noWrap/>
          </w:tcPr>
          <w:p w14:paraId="39AFE5F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ORF57</w:t>
            </w:r>
          </w:p>
        </w:tc>
        <w:tc>
          <w:tcPr>
            <w:tcW w:w="453" w:type="pct"/>
            <w:noWrap/>
          </w:tcPr>
          <w:p w14:paraId="2C15C1C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59B76D45" w14:textId="73ADB0D4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SM,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Post-transcriptional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Regulator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Expression</w:t>
            </w:r>
            <w:r w:rsidR="00414F71" w:rsidRPr="00486B41">
              <w:rPr>
                <w:rFonts w:cs="Times New Roman"/>
                <w:b/>
                <w:bCs/>
                <w:kern w:val="36"/>
              </w:rPr>
              <w:t xml:space="preserve"> </w:t>
            </w:r>
          </w:p>
        </w:tc>
      </w:tr>
      <w:tr w:rsidR="008F68E2" w:rsidRPr="00486B41" w14:paraId="7DA6BEC8" w14:textId="77777777" w:rsidTr="008C6829">
        <w:trPr>
          <w:trHeight w:val="260"/>
        </w:trPr>
        <w:tc>
          <w:tcPr>
            <w:tcW w:w="671" w:type="pct"/>
            <w:noWrap/>
          </w:tcPr>
          <w:p w14:paraId="13C6749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BSLF1</w:t>
            </w:r>
          </w:p>
        </w:tc>
        <w:tc>
          <w:tcPr>
            <w:tcW w:w="310" w:type="pct"/>
            <w:noWrap/>
          </w:tcPr>
          <w:p w14:paraId="3F74A0B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UL52</w:t>
            </w:r>
          </w:p>
        </w:tc>
        <w:tc>
          <w:tcPr>
            <w:tcW w:w="402" w:type="pct"/>
            <w:noWrap/>
          </w:tcPr>
          <w:p w14:paraId="7847A6E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ORF56</w:t>
            </w:r>
          </w:p>
        </w:tc>
        <w:tc>
          <w:tcPr>
            <w:tcW w:w="453" w:type="pct"/>
            <w:noWrap/>
          </w:tcPr>
          <w:p w14:paraId="6FDC201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6AC75F7A" w14:textId="0921D88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Replication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Helicase/Primase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</w:t>
            </w:r>
          </w:p>
        </w:tc>
      </w:tr>
      <w:tr w:rsidR="008F68E2" w:rsidRPr="00486B41" w14:paraId="766C919E" w14:textId="77777777" w:rsidTr="008C6829">
        <w:trPr>
          <w:trHeight w:val="260"/>
        </w:trPr>
        <w:tc>
          <w:tcPr>
            <w:tcW w:w="671" w:type="pct"/>
            <w:noWrap/>
          </w:tcPr>
          <w:p w14:paraId="00F1FB6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BSRF1</w:t>
            </w:r>
          </w:p>
        </w:tc>
        <w:tc>
          <w:tcPr>
            <w:tcW w:w="310" w:type="pct"/>
            <w:noWrap/>
          </w:tcPr>
          <w:p w14:paraId="5E46D59E" w14:textId="77777777" w:rsidR="008F68E2" w:rsidRPr="00486B41" w:rsidRDefault="008F68E2" w:rsidP="003B2DB9">
            <w:pPr>
              <w:pStyle w:val="T"/>
              <w:rPr>
                <w:rFonts w:cs="Times New Roman"/>
                <w:iCs/>
                <w:u w:val="single"/>
              </w:rPr>
            </w:pPr>
            <w:r w:rsidRPr="00486B41">
              <w:rPr>
                <w:rFonts w:cs="Times New Roman"/>
                <w:iCs/>
                <w:u w:val="single"/>
              </w:rPr>
              <w:t>UL51</w:t>
            </w:r>
          </w:p>
        </w:tc>
        <w:tc>
          <w:tcPr>
            <w:tcW w:w="402" w:type="pct"/>
            <w:noWrap/>
          </w:tcPr>
          <w:p w14:paraId="5E7DEC8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ORF55</w:t>
            </w:r>
          </w:p>
        </w:tc>
        <w:tc>
          <w:tcPr>
            <w:tcW w:w="453" w:type="pct"/>
            <w:noWrap/>
          </w:tcPr>
          <w:p w14:paraId="1FE721E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10D4DC1" w14:textId="05F786CB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5FB436D2" w14:textId="77777777" w:rsidTr="008C6829">
        <w:trPr>
          <w:trHeight w:val="260"/>
        </w:trPr>
        <w:tc>
          <w:tcPr>
            <w:tcW w:w="671" w:type="pct"/>
            <w:noWrap/>
          </w:tcPr>
          <w:p w14:paraId="3E1B568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BLRF1</w:t>
            </w:r>
          </w:p>
        </w:tc>
        <w:tc>
          <w:tcPr>
            <w:tcW w:w="310" w:type="pct"/>
            <w:noWrap/>
          </w:tcPr>
          <w:p w14:paraId="39D46A3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24FB97A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ORF53</w:t>
            </w:r>
          </w:p>
        </w:tc>
        <w:tc>
          <w:tcPr>
            <w:tcW w:w="453" w:type="pct"/>
            <w:noWrap/>
          </w:tcPr>
          <w:p w14:paraId="62F582B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FA45DED" w14:textId="3F27AC2A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gN,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interacts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gM</w:t>
            </w:r>
          </w:p>
        </w:tc>
      </w:tr>
      <w:tr w:rsidR="008F68E2" w:rsidRPr="00486B41" w14:paraId="14533956" w14:textId="77777777" w:rsidTr="008C6829">
        <w:trPr>
          <w:trHeight w:val="260"/>
        </w:trPr>
        <w:tc>
          <w:tcPr>
            <w:tcW w:w="671" w:type="pct"/>
            <w:noWrap/>
          </w:tcPr>
          <w:p w14:paraId="1FA7FB8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BLRF2</w:t>
            </w:r>
          </w:p>
        </w:tc>
        <w:tc>
          <w:tcPr>
            <w:tcW w:w="310" w:type="pct"/>
            <w:noWrap/>
          </w:tcPr>
          <w:p w14:paraId="0A68E00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7466532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ORF52</w:t>
            </w:r>
          </w:p>
        </w:tc>
        <w:tc>
          <w:tcPr>
            <w:tcW w:w="453" w:type="pct"/>
            <w:noWrap/>
          </w:tcPr>
          <w:p w14:paraId="1491531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262C80BA" w14:textId="7BB3989D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4B16F316" w14:textId="77777777" w:rsidTr="008C6829">
        <w:trPr>
          <w:trHeight w:val="260"/>
        </w:trPr>
        <w:tc>
          <w:tcPr>
            <w:tcW w:w="671" w:type="pct"/>
            <w:noWrap/>
          </w:tcPr>
          <w:p w14:paraId="57CB62F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BLLF1a</w:t>
            </w:r>
          </w:p>
        </w:tc>
        <w:tc>
          <w:tcPr>
            <w:tcW w:w="310" w:type="pct"/>
            <w:noWrap/>
          </w:tcPr>
          <w:p w14:paraId="309FBB6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7AE6127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675E950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gp350</w:t>
            </w:r>
          </w:p>
        </w:tc>
        <w:tc>
          <w:tcPr>
            <w:tcW w:w="3165" w:type="pct"/>
          </w:tcPr>
          <w:p w14:paraId="3288F475" w14:textId="04C6AD6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CR2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(CD21),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121D3F26" w14:textId="77777777" w:rsidTr="008C6829">
        <w:trPr>
          <w:trHeight w:val="260"/>
        </w:trPr>
        <w:tc>
          <w:tcPr>
            <w:tcW w:w="671" w:type="pct"/>
            <w:noWrap/>
          </w:tcPr>
          <w:p w14:paraId="4A7870E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BLLF1b</w:t>
            </w:r>
          </w:p>
        </w:tc>
        <w:tc>
          <w:tcPr>
            <w:tcW w:w="310" w:type="pct"/>
            <w:noWrap/>
          </w:tcPr>
          <w:p w14:paraId="098F321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5580973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4135AEB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gp220</w:t>
            </w:r>
          </w:p>
        </w:tc>
        <w:tc>
          <w:tcPr>
            <w:tcW w:w="3165" w:type="pct"/>
          </w:tcPr>
          <w:p w14:paraId="437C4985" w14:textId="3D61E9A8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CR2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(CD21),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3B461E29" w14:textId="77777777" w:rsidTr="008C6829">
        <w:trPr>
          <w:trHeight w:val="260"/>
        </w:trPr>
        <w:tc>
          <w:tcPr>
            <w:tcW w:w="671" w:type="pct"/>
            <w:noWrap/>
          </w:tcPr>
          <w:p w14:paraId="070C416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BLLF3</w:t>
            </w:r>
          </w:p>
        </w:tc>
        <w:tc>
          <w:tcPr>
            <w:tcW w:w="310" w:type="pct"/>
            <w:noWrap/>
          </w:tcPr>
          <w:p w14:paraId="7C354FB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UL50</w:t>
            </w:r>
          </w:p>
        </w:tc>
        <w:tc>
          <w:tcPr>
            <w:tcW w:w="402" w:type="pct"/>
            <w:noWrap/>
          </w:tcPr>
          <w:p w14:paraId="2440677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ORF54</w:t>
            </w:r>
          </w:p>
        </w:tc>
        <w:tc>
          <w:tcPr>
            <w:tcW w:w="453" w:type="pct"/>
            <w:noWrap/>
          </w:tcPr>
          <w:p w14:paraId="55CE126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5DA5C36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dUTPase</w:t>
            </w:r>
          </w:p>
        </w:tc>
      </w:tr>
      <w:tr w:rsidR="008F68E2" w:rsidRPr="00486B41" w14:paraId="00A4F8BB" w14:textId="77777777" w:rsidTr="008C6829">
        <w:trPr>
          <w:trHeight w:val="260"/>
        </w:trPr>
        <w:tc>
          <w:tcPr>
            <w:tcW w:w="980" w:type="pct"/>
            <w:gridSpan w:val="2"/>
            <w:noWrap/>
          </w:tcPr>
          <w:p w14:paraId="0BFFD946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BLRF3-BERF1</w:t>
            </w:r>
          </w:p>
        </w:tc>
        <w:tc>
          <w:tcPr>
            <w:tcW w:w="402" w:type="pct"/>
            <w:noWrap/>
          </w:tcPr>
          <w:p w14:paraId="713F05C1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19CCA737" w14:textId="6E2C39AB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EBNA3C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</w:p>
        </w:tc>
        <w:tc>
          <w:tcPr>
            <w:tcW w:w="3165" w:type="pct"/>
          </w:tcPr>
          <w:p w14:paraId="5B37A43F" w14:textId="001B87E8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Regulator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of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Gene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Expression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(EBNA6)</w:t>
            </w:r>
          </w:p>
        </w:tc>
      </w:tr>
      <w:tr w:rsidR="008F68E2" w:rsidRPr="00486B41" w14:paraId="6D452CE6" w14:textId="77777777" w:rsidTr="008C6829">
        <w:trPr>
          <w:trHeight w:val="260"/>
        </w:trPr>
        <w:tc>
          <w:tcPr>
            <w:tcW w:w="671" w:type="pct"/>
            <w:noWrap/>
          </w:tcPr>
          <w:p w14:paraId="53E6CA5D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lastRenderedPageBreak/>
              <w:t>BERF2a,b</w:t>
            </w:r>
          </w:p>
        </w:tc>
        <w:tc>
          <w:tcPr>
            <w:tcW w:w="310" w:type="pct"/>
            <w:noWrap/>
          </w:tcPr>
          <w:p w14:paraId="57EE46F9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6B25A70E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1E86B3CE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EBNA3B</w:t>
            </w:r>
          </w:p>
        </w:tc>
        <w:tc>
          <w:tcPr>
            <w:tcW w:w="3165" w:type="pct"/>
          </w:tcPr>
          <w:p w14:paraId="30ACB915" w14:textId="71181010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Regulator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of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Gene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Expression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(EBNA4)</w:t>
            </w:r>
          </w:p>
        </w:tc>
      </w:tr>
      <w:tr w:rsidR="008F68E2" w:rsidRPr="00486B41" w14:paraId="6BFFAFBB" w14:textId="77777777" w:rsidTr="008C6829">
        <w:trPr>
          <w:trHeight w:val="260"/>
        </w:trPr>
        <w:tc>
          <w:tcPr>
            <w:tcW w:w="671" w:type="pct"/>
            <w:noWrap/>
          </w:tcPr>
          <w:p w14:paraId="11D85E55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BERF3-BERF4</w:t>
            </w:r>
          </w:p>
        </w:tc>
        <w:tc>
          <w:tcPr>
            <w:tcW w:w="310" w:type="pct"/>
            <w:noWrap/>
          </w:tcPr>
          <w:p w14:paraId="34A79036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1B543D56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09C1DE4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EBNA3A</w:t>
            </w:r>
          </w:p>
        </w:tc>
        <w:tc>
          <w:tcPr>
            <w:tcW w:w="3165" w:type="pct"/>
          </w:tcPr>
          <w:p w14:paraId="6D7992C0" w14:textId="3BAEAE0B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Regulator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of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Gene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Expression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(EBNA3)</w:t>
            </w:r>
          </w:p>
        </w:tc>
      </w:tr>
      <w:tr w:rsidR="008F68E2" w:rsidRPr="00486B41" w14:paraId="1CB4EEEF" w14:textId="77777777" w:rsidTr="008C6829">
        <w:trPr>
          <w:trHeight w:val="260"/>
        </w:trPr>
        <w:tc>
          <w:tcPr>
            <w:tcW w:w="671" w:type="pct"/>
            <w:noWrap/>
          </w:tcPr>
          <w:p w14:paraId="4B058CF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BZLF2</w:t>
            </w:r>
          </w:p>
        </w:tc>
        <w:tc>
          <w:tcPr>
            <w:tcW w:w="310" w:type="pct"/>
            <w:noWrap/>
          </w:tcPr>
          <w:p w14:paraId="2EFEFA6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06D97DF1" w14:textId="77777777" w:rsidR="008F68E2" w:rsidRPr="00486B41" w:rsidRDefault="008F68E2" w:rsidP="003B2DB9">
            <w:pPr>
              <w:pStyle w:val="T"/>
              <w:rPr>
                <w:rFonts w:cs="Times New Roman"/>
                <w:i/>
                <w:iCs/>
              </w:rPr>
            </w:pPr>
          </w:p>
        </w:tc>
        <w:tc>
          <w:tcPr>
            <w:tcW w:w="453" w:type="pct"/>
            <w:noWrap/>
          </w:tcPr>
          <w:p w14:paraId="60C13A5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gp42</w:t>
            </w:r>
          </w:p>
        </w:tc>
        <w:tc>
          <w:tcPr>
            <w:tcW w:w="3165" w:type="pct"/>
          </w:tcPr>
          <w:p w14:paraId="6FE76FB2" w14:textId="15EADE55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HLA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II,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gH/gL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(gp85/gp25),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7FCF04EC" w14:textId="77777777" w:rsidTr="008C6829">
        <w:trPr>
          <w:trHeight w:val="260"/>
        </w:trPr>
        <w:tc>
          <w:tcPr>
            <w:tcW w:w="671" w:type="pct"/>
            <w:noWrap/>
          </w:tcPr>
          <w:p w14:paraId="643F169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BZLF1</w:t>
            </w:r>
          </w:p>
        </w:tc>
        <w:tc>
          <w:tcPr>
            <w:tcW w:w="310" w:type="pct"/>
            <w:noWrap/>
          </w:tcPr>
          <w:p w14:paraId="6353BCC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1E7D470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4719B3C0" w14:textId="75E202C4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Zta,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EB1</w:t>
            </w:r>
          </w:p>
        </w:tc>
        <w:tc>
          <w:tcPr>
            <w:tcW w:w="3165" w:type="pct"/>
          </w:tcPr>
          <w:p w14:paraId="4011A40B" w14:textId="0E5A02CB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Lytic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Transactivator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16DA30A6" w14:textId="77777777" w:rsidTr="008C6829">
        <w:trPr>
          <w:trHeight w:val="260"/>
        </w:trPr>
        <w:tc>
          <w:tcPr>
            <w:tcW w:w="671" w:type="pct"/>
            <w:noWrap/>
          </w:tcPr>
          <w:p w14:paraId="43FCC42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RAZ</w:t>
            </w:r>
          </w:p>
        </w:tc>
        <w:tc>
          <w:tcPr>
            <w:tcW w:w="310" w:type="pct"/>
            <w:noWrap/>
          </w:tcPr>
          <w:p w14:paraId="52FDCDB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6DCA564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065D99E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FE4C804" w14:textId="189B991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Z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Regulator</w:t>
            </w:r>
          </w:p>
        </w:tc>
      </w:tr>
      <w:tr w:rsidR="008F68E2" w:rsidRPr="00486B41" w14:paraId="41341E1B" w14:textId="77777777" w:rsidTr="008C6829">
        <w:trPr>
          <w:trHeight w:val="260"/>
        </w:trPr>
        <w:tc>
          <w:tcPr>
            <w:tcW w:w="671" w:type="pct"/>
            <w:noWrap/>
          </w:tcPr>
          <w:p w14:paraId="4B89190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BRLF1</w:t>
            </w:r>
          </w:p>
        </w:tc>
        <w:tc>
          <w:tcPr>
            <w:tcW w:w="310" w:type="pct"/>
            <w:noWrap/>
          </w:tcPr>
          <w:p w14:paraId="65933C9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5C88A5D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ORF50</w:t>
            </w:r>
          </w:p>
        </w:tc>
        <w:tc>
          <w:tcPr>
            <w:tcW w:w="453" w:type="pct"/>
            <w:noWrap/>
          </w:tcPr>
          <w:p w14:paraId="014F8819" w14:textId="10B8E7D6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Rta,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EB2</w:t>
            </w:r>
          </w:p>
          <w:p w14:paraId="6324C9C6" w14:textId="1E770D30" w:rsidR="008F68E2" w:rsidRPr="00486B41" w:rsidRDefault="00414F71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LF2</w:t>
            </w:r>
          </w:p>
        </w:tc>
        <w:tc>
          <w:tcPr>
            <w:tcW w:w="3165" w:type="pct"/>
          </w:tcPr>
          <w:p w14:paraId="155D8E98" w14:textId="582466E2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Lytic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Transactivator</w:t>
            </w:r>
          </w:p>
        </w:tc>
      </w:tr>
      <w:tr w:rsidR="008F68E2" w:rsidRPr="00486B41" w14:paraId="6EE81D92" w14:textId="77777777" w:rsidTr="008C6829">
        <w:trPr>
          <w:trHeight w:val="260"/>
        </w:trPr>
        <w:tc>
          <w:tcPr>
            <w:tcW w:w="671" w:type="pct"/>
            <w:noWrap/>
          </w:tcPr>
          <w:p w14:paraId="0773D73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BRRF1</w:t>
            </w:r>
          </w:p>
        </w:tc>
        <w:tc>
          <w:tcPr>
            <w:tcW w:w="310" w:type="pct"/>
            <w:noWrap/>
          </w:tcPr>
          <w:p w14:paraId="02131D1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324EB36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ORF49</w:t>
            </w:r>
          </w:p>
        </w:tc>
        <w:tc>
          <w:tcPr>
            <w:tcW w:w="453" w:type="pct"/>
            <w:noWrap/>
          </w:tcPr>
          <w:p w14:paraId="1044251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214F010D" w14:textId="098E835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–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Transactivator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1A5DAD56" w14:textId="77777777" w:rsidTr="008C6829">
        <w:trPr>
          <w:trHeight w:val="260"/>
        </w:trPr>
        <w:tc>
          <w:tcPr>
            <w:tcW w:w="671" w:type="pct"/>
            <w:noWrap/>
          </w:tcPr>
          <w:p w14:paraId="59C35FA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BRRF2</w:t>
            </w:r>
          </w:p>
        </w:tc>
        <w:tc>
          <w:tcPr>
            <w:tcW w:w="310" w:type="pct"/>
            <w:noWrap/>
          </w:tcPr>
          <w:p w14:paraId="373A5095" w14:textId="77777777" w:rsidR="008F68E2" w:rsidRPr="00486B41" w:rsidRDefault="008F68E2" w:rsidP="003B2DB9">
            <w:pPr>
              <w:pStyle w:val="T"/>
              <w:rPr>
                <w:rFonts w:cs="Times New Roman"/>
                <w:u w:val="single"/>
              </w:rPr>
            </w:pPr>
          </w:p>
        </w:tc>
        <w:tc>
          <w:tcPr>
            <w:tcW w:w="402" w:type="pct"/>
            <w:noWrap/>
          </w:tcPr>
          <w:p w14:paraId="53322AB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ORF48</w:t>
            </w:r>
          </w:p>
        </w:tc>
        <w:tc>
          <w:tcPr>
            <w:tcW w:w="453" w:type="pct"/>
            <w:noWrap/>
          </w:tcPr>
          <w:p w14:paraId="469D660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F5EFEB2" w14:textId="211A9AEC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Cytoplasmic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Phosphoprotein</w:t>
            </w:r>
          </w:p>
        </w:tc>
      </w:tr>
      <w:tr w:rsidR="008F68E2" w:rsidRPr="00486B41" w14:paraId="7E719096" w14:textId="77777777" w:rsidTr="008C6829">
        <w:trPr>
          <w:trHeight w:val="260"/>
        </w:trPr>
        <w:tc>
          <w:tcPr>
            <w:tcW w:w="671" w:type="pct"/>
            <w:noWrap/>
          </w:tcPr>
          <w:p w14:paraId="16CF7856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BKRF1</w:t>
            </w:r>
          </w:p>
        </w:tc>
        <w:tc>
          <w:tcPr>
            <w:tcW w:w="310" w:type="pct"/>
            <w:noWrap/>
          </w:tcPr>
          <w:p w14:paraId="304848A5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  <w:u w:val="single"/>
              </w:rPr>
            </w:pPr>
          </w:p>
        </w:tc>
        <w:tc>
          <w:tcPr>
            <w:tcW w:w="402" w:type="pct"/>
            <w:noWrap/>
          </w:tcPr>
          <w:p w14:paraId="6017ADC4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07723184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EBNA1</w:t>
            </w:r>
          </w:p>
        </w:tc>
        <w:tc>
          <w:tcPr>
            <w:tcW w:w="3165" w:type="pct"/>
          </w:tcPr>
          <w:p w14:paraId="42E24B5A" w14:textId="1FE04926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Maintenance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of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Viral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Episome</w:t>
            </w:r>
          </w:p>
        </w:tc>
      </w:tr>
      <w:tr w:rsidR="008F68E2" w:rsidRPr="00486B41" w14:paraId="6F3D686E" w14:textId="77777777" w:rsidTr="008C6829">
        <w:trPr>
          <w:trHeight w:val="260"/>
        </w:trPr>
        <w:tc>
          <w:tcPr>
            <w:tcW w:w="671" w:type="pct"/>
            <w:noWrap/>
          </w:tcPr>
          <w:p w14:paraId="65C4C2F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BRKF2</w:t>
            </w:r>
          </w:p>
        </w:tc>
        <w:tc>
          <w:tcPr>
            <w:tcW w:w="310" w:type="pct"/>
            <w:noWrap/>
          </w:tcPr>
          <w:p w14:paraId="4878CDA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</w:t>
            </w:r>
          </w:p>
        </w:tc>
        <w:tc>
          <w:tcPr>
            <w:tcW w:w="402" w:type="pct"/>
            <w:noWrap/>
          </w:tcPr>
          <w:p w14:paraId="5D7681E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ORF47</w:t>
            </w:r>
          </w:p>
        </w:tc>
        <w:tc>
          <w:tcPr>
            <w:tcW w:w="453" w:type="pct"/>
            <w:noWrap/>
          </w:tcPr>
          <w:p w14:paraId="2661FC3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gp25</w:t>
            </w:r>
          </w:p>
        </w:tc>
        <w:tc>
          <w:tcPr>
            <w:tcW w:w="3165" w:type="pct"/>
          </w:tcPr>
          <w:p w14:paraId="1814C104" w14:textId="48A4118B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gp42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gp85</w:t>
            </w:r>
          </w:p>
        </w:tc>
      </w:tr>
      <w:tr w:rsidR="008F68E2" w:rsidRPr="00486B41" w14:paraId="0F2C6C24" w14:textId="77777777" w:rsidTr="008C6829">
        <w:trPr>
          <w:trHeight w:val="260"/>
        </w:trPr>
        <w:tc>
          <w:tcPr>
            <w:tcW w:w="671" w:type="pct"/>
            <w:noWrap/>
          </w:tcPr>
          <w:p w14:paraId="21DC23B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BKRF3</w:t>
            </w:r>
          </w:p>
        </w:tc>
        <w:tc>
          <w:tcPr>
            <w:tcW w:w="310" w:type="pct"/>
            <w:noWrap/>
          </w:tcPr>
          <w:p w14:paraId="1553291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</w:t>
            </w:r>
          </w:p>
        </w:tc>
        <w:tc>
          <w:tcPr>
            <w:tcW w:w="402" w:type="pct"/>
            <w:noWrap/>
          </w:tcPr>
          <w:p w14:paraId="325BB8F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ORF46</w:t>
            </w:r>
          </w:p>
        </w:tc>
        <w:tc>
          <w:tcPr>
            <w:tcW w:w="453" w:type="pct"/>
            <w:noWrap/>
          </w:tcPr>
          <w:p w14:paraId="03D28C6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3F61349E" w14:textId="4E6B8535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Uracil-DNA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glycosylase</w:t>
            </w:r>
          </w:p>
        </w:tc>
      </w:tr>
      <w:tr w:rsidR="008F68E2" w:rsidRPr="00486B41" w14:paraId="55F51334" w14:textId="77777777" w:rsidTr="008C6829">
        <w:trPr>
          <w:trHeight w:val="260"/>
        </w:trPr>
        <w:tc>
          <w:tcPr>
            <w:tcW w:w="671" w:type="pct"/>
            <w:noWrap/>
          </w:tcPr>
          <w:p w14:paraId="363D534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BKRF4</w:t>
            </w:r>
          </w:p>
        </w:tc>
        <w:tc>
          <w:tcPr>
            <w:tcW w:w="310" w:type="pct"/>
            <w:noWrap/>
          </w:tcPr>
          <w:p w14:paraId="69B0BF74" w14:textId="77777777" w:rsidR="008F68E2" w:rsidRPr="00486B41" w:rsidRDefault="008F68E2" w:rsidP="003B2DB9">
            <w:pPr>
              <w:pStyle w:val="T"/>
              <w:rPr>
                <w:rFonts w:cs="Times New Roman"/>
                <w:iCs/>
                <w:u w:val="single"/>
              </w:rPr>
            </w:pPr>
            <w:r w:rsidRPr="00486B41">
              <w:rPr>
                <w:rFonts w:cs="Times New Roman"/>
                <w:iCs/>
                <w:u w:val="single"/>
              </w:rPr>
              <w:t>UL3</w:t>
            </w:r>
          </w:p>
        </w:tc>
        <w:tc>
          <w:tcPr>
            <w:tcW w:w="402" w:type="pct"/>
            <w:noWrap/>
          </w:tcPr>
          <w:p w14:paraId="3CADBE3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ORF45</w:t>
            </w:r>
          </w:p>
        </w:tc>
        <w:tc>
          <w:tcPr>
            <w:tcW w:w="453" w:type="pct"/>
            <w:noWrap/>
          </w:tcPr>
          <w:p w14:paraId="70677EE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D7D2B5B" w14:textId="36B8924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Phosphoprotein</w:t>
            </w:r>
          </w:p>
        </w:tc>
      </w:tr>
      <w:tr w:rsidR="008F68E2" w:rsidRPr="00486B41" w14:paraId="38848FCA" w14:textId="77777777" w:rsidTr="008C6829">
        <w:trPr>
          <w:trHeight w:val="260"/>
        </w:trPr>
        <w:tc>
          <w:tcPr>
            <w:tcW w:w="671" w:type="pct"/>
            <w:noWrap/>
          </w:tcPr>
          <w:p w14:paraId="35EEA73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BBLF4</w:t>
            </w:r>
          </w:p>
        </w:tc>
        <w:tc>
          <w:tcPr>
            <w:tcW w:w="310" w:type="pct"/>
            <w:noWrap/>
          </w:tcPr>
          <w:p w14:paraId="1F92472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UL5</w:t>
            </w:r>
          </w:p>
        </w:tc>
        <w:tc>
          <w:tcPr>
            <w:tcW w:w="402" w:type="pct"/>
            <w:noWrap/>
          </w:tcPr>
          <w:p w14:paraId="49C01F9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ORF44</w:t>
            </w:r>
          </w:p>
        </w:tc>
        <w:tc>
          <w:tcPr>
            <w:tcW w:w="453" w:type="pct"/>
            <w:noWrap/>
          </w:tcPr>
          <w:p w14:paraId="6A8808A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FC15FC9" w14:textId="590E7F4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Replication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Helicase/Primase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</w:t>
            </w:r>
          </w:p>
        </w:tc>
      </w:tr>
      <w:tr w:rsidR="008F68E2" w:rsidRPr="00486B41" w14:paraId="2AA7CCBA" w14:textId="77777777" w:rsidTr="008C6829">
        <w:trPr>
          <w:trHeight w:val="260"/>
        </w:trPr>
        <w:tc>
          <w:tcPr>
            <w:tcW w:w="671" w:type="pct"/>
            <w:noWrap/>
          </w:tcPr>
          <w:p w14:paraId="508D164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BBRF1</w:t>
            </w:r>
          </w:p>
        </w:tc>
        <w:tc>
          <w:tcPr>
            <w:tcW w:w="310" w:type="pct"/>
            <w:noWrap/>
          </w:tcPr>
          <w:p w14:paraId="4F9C1F6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UL6</w:t>
            </w:r>
          </w:p>
        </w:tc>
        <w:tc>
          <w:tcPr>
            <w:tcW w:w="402" w:type="pct"/>
            <w:noWrap/>
          </w:tcPr>
          <w:p w14:paraId="336D46B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ORF43</w:t>
            </w:r>
          </w:p>
        </w:tc>
        <w:tc>
          <w:tcPr>
            <w:tcW w:w="453" w:type="pct"/>
            <w:noWrap/>
          </w:tcPr>
          <w:p w14:paraId="023F09A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7628C29" w14:textId="4193247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Capsid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Portal</w:t>
            </w:r>
          </w:p>
        </w:tc>
      </w:tr>
      <w:tr w:rsidR="008F68E2" w:rsidRPr="00486B41" w14:paraId="54870082" w14:textId="77777777" w:rsidTr="008C6829">
        <w:trPr>
          <w:trHeight w:val="260"/>
        </w:trPr>
        <w:tc>
          <w:tcPr>
            <w:tcW w:w="671" w:type="pct"/>
            <w:noWrap/>
          </w:tcPr>
          <w:p w14:paraId="0265BF2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BBRF2</w:t>
            </w:r>
          </w:p>
        </w:tc>
        <w:tc>
          <w:tcPr>
            <w:tcW w:w="310" w:type="pct"/>
            <w:noWrap/>
          </w:tcPr>
          <w:p w14:paraId="1463353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UL7</w:t>
            </w:r>
          </w:p>
        </w:tc>
        <w:tc>
          <w:tcPr>
            <w:tcW w:w="402" w:type="pct"/>
            <w:noWrap/>
          </w:tcPr>
          <w:p w14:paraId="3CFDC7C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ORF42</w:t>
            </w:r>
          </w:p>
        </w:tc>
        <w:tc>
          <w:tcPr>
            <w:tcW w:w="453" w:type="pct"/>
            <w:noWrap/>
          </w:tcPr>
          <w:p w14:paraId="6EE6796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ACD6421" w14:textId="65895CC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3823A363" w14:textId="77777777" w:rsidTr="008C6829">
        <w:trPr>
          <w:trHeight w:val="260"/>
        </w:trPr>
        <w:tc>
          <w:tcPr>
            <w:tcW w:w="671" w:type="pct"/>
            <w:noWrap/>
          </w:tcPr>
          <w:p w14:paraId="5A2B4FB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BBLF2-3</w:t>
            </w:r>
          </w:p>
        </w:tc>
        <w:tc>
          <w:tcPr>
            <w:tcW w:w="310" w:type="pct"/>
            <w:noWrap/>
          </w:tcPr>
          <w:p w14:paraId="4A9F280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UL9</w:t>
            </w:r>
          </w:p>
        </w:tc>
        <w:tc>
          <w:tcPr>
            <w:tcW w:w="402" w:type="pct"/>
            <w:noWrap/>
          </w:tcPr>
          <w:p w14:paraId="56CF85F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ORF40</w:t>
            </w:r>
          </w:p>
        </w:tc>
        <w:tc>
          <w:tcPr>
            <w:tcW w:w="453" w:type="pct"/>
            <w:noWrap/>
          </w:tcPr>
          <w:p w14:paraId="7253EE8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8F2DD61" w14:textId="43052B4C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Replication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–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Helicase/Primase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</w:t>
            </w:r>
          </w:p>
        </w:tc>
      </w:tr>
      <w:tr w:rsidR="008F68E2" w:rsidRPr="00486B41" w14:paraId="341C0448" w14:textId="77777777" w:rsidTr="008C6829">
        <w:trPr>
          <w:trHeight w:val="260"/>
        </w:trPr>
        <w:tc>
          <w:tcPr>
            <w:tcW w:w="671" w:type="pct"/>
            <w:noWrap/>
          </w:tcPr>
          <w:p w14:paraId="4A3FDBF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BBRF3</w:t>
            </w:r>
          </w:p>
        </w:tc>
        <w:tc>
          <w:tcPr>
            <w:tcW w:w="310" w:type="pct"/>
            <w:noWrap/>
          </w:tcPr>
          <w:p w14:paraId="0EE5714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UL10</w:t>
            </w:r>
          </w:p>
        </w:tc>
        <w:tc>
          <w:tcPr>
            <w:tcW w:w="402" w:type="pct"/>
            <w:noWrap/>
          </w:tcPr>
          <w:p w14:paraId="1336E07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ORF39</w:t>
            </w:r>
          </w:p>
        </w:tc>
        <w:tc>
          <w:tcPr>
            <w:tcW w:w="453" w:type="pct"/>
            <w:noWrap/>
          </w:tcPr>
          <w:p w14:paraId="3B4E403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402A260" w14:textId="67493C54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gM,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Interacts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gN</w:t>
            </w:r>
          </w:p>
        </w:tc>
      </w:tr>
      <w:tr w:rsidR="008F68E2" w:rsidRPr="00486B41" w14:paraId="702B2A10" w14:textId="77777777" w:rsidTr="008C6829">
        <w:trPr>
          <w:trHeight w:val="260"/>
        </w:trPr>
        <w:tc>
          <w:tcPr>
            <w:tcW w:w="671" w:type="pct"/>
            <w:noWrap/>
          </w:tcPr>
          <w:p w14:paraId="31DD1BF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BBLF1</w:t>
            </w:r>
          </w:p>
        </w:tc>
        <w:tc>
          <w:tcPr>
            <w:tcW w:w="310" w:type="pct"/>
            <w:noWrap/>
          </w:tcPr>
          <w:p w14:paraId="0A86BC7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UL11</w:t>
            </w:r>
          </w:p>
        </w:tc>
        <w:tc>
          <w:tcPr>
            <w:tcW w:w="402" w:type="pct"/>
            <w:noWrap/>
          </w:tcPr>
          <w:p w14:paraId="6DF8934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ORF38</w:t>
            </w:r>
          </w:p>
        </w:tc>
        <w:tc>
          <w:tcPr>
            <w:tcW w:w="453" w:type="pct"/>
            <w:noWrap/>
          </w:tcPr>
          <w:p w14:paraId="7437865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1291584" w14:textId="7DBA7A5C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Myristylated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71959EE1" w14:textId="77777777" w:rsidTr="008C6829">
        <w:trPr>
          <w:trHeight w:val="260"/>
        </w:trPr>
        <w:tc>
          <w:tcPr>
            <w:tcW w:w="671" w:type="pct"/>
            <w:noWrap/>
          </w:tcPr>
          <w:p w14:paraId="42F9A21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BGLF5</w:t>
            </w:r>
          </w:p>
        </w:tc>
        <w:tc>
          <w:tcPr>
            <w:tcW w:w="310" w:type="pct"/>
            <w:noWrap/>
          </w:tcPr>
          <w:p w14:paraId="7DCC5D5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UL12</w:t>
            </w:r>
          </w:p>
        </w:tc>
        <w:tc>
          <w:tcPr>
            <w:tcW w:w="402" w:type="pct"/>
            <w:noWrap/>
          </w:tcPr>
          <w:p w14:paraId="2425BEA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ORF37</w:t>
            </w:r>
          </w:p>
        </w:tc>
        <w:tc>
          <w:tcPr>
            <w:tcW w:w="453" w:type="pct"/>
            <w:noWrap/>
          </w:tcPr>
          <w:p w14:paraId="570FE3C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7A35F8F" w14:textId="381D2942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Exonuclease,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Shut-off,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Immune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Evasion</w:t>
            </w:r>
          </w:p>
        </w:tc>
      </w:tr>
      <w:tr w:rsidR="008F68E2" w:rsidRPr="00486B41" w14:paraId="6A36EF3D" w14:textId="77777777" w:rsidTr="008C6829">
        <w:trPr>
          <w:trHeight w:val="702"/>
        </w:trPr>
        <w:tc>
          <w:tcPr>
            <w:tcW w:w="671" w:type="pct"/>
            <w:noWrap/>
          </w:tcPr>
          <w:p w14:paraId="13FD04D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BGLF4</w:t>
            </w:r>
          </w:p>
        </w:tc>
        <w:tc>
          <w:tcPr>
            <w:tcW w:w="310" w:type="pct"/>
            <w:noWrap/>
          </w:tcPr>
          <w:p w14:paraId="6CAF838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UL13</w:t>
            </w:r>
          </w:p>
        </w:tc>
        <w:tc>
          <w:tcPr>
            <w:tcW w:w="402" w:type="pct"/>
            <w:noWrap/>
          </w:tcPr>
          <w:p w14:paraId="24566AB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ORF36</w:t>
            </w:r>
          </w:p>
        </w:tc>
        <w:tc>
          <w:tcPr>
            <w:tcW w:w="453" w:type="pct"/>
            <w:noWrap/>
          </w:tcPr>
          <w:p w14:paraId="2249258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6B31A294" w14:textId="5FE22740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Kinase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Part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vPIC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BDLF3.5,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BDLF4,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BFRF2,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BGLF3,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BVLF1</w:t>
            </w:r>
          </w:p>
        </w:tc>
      </w:tr>
      <w:tr w:rsidR="008F68E2" w:rsidRPr="00486B41" w14:paraId="1371494B" w14:textId="77777777" w:rsidTr="008C6829">
        <w:trPr>
          <w:trHeight w:val="260"/>
        </w:trPr>
        <w:tc>
          <w:tcPr>
            <w:tcW w:w="671" w:type="pct"/>
            <w:noWrap/>
          </w:tcPr>
          <w:p w14:paraId="5884F18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BGLF3</w:t>
            </w:r>
          </w:p>
        </w:tc>
        <w:tc>
          <w:tcPr>
            <w:tcW w:w="310" w:type="pct"/>
            <w:noWrap/>
          </w:tcPr>
          <w:p w14:paraId="7F32468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</w:t>
            </w:r>
            <w:r w:rsidRPr="00486B41">
              <w:rPr>
                <w:rFonts w:cs="Times New Roman"/>
              </w:rPr>
              <w:lastRenderedPageBreak/>
              <w:t>14</w:t>
            </w:r>
          </w:p>
        </w:tc>
        <w:tc>
          <w:tcPr>
            <w:tcW w:w="402" w:type="pct"/>
            <w:noWrap/>
          </w:tcPr>
          <w:p w14:paraId="46C92A6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ORF3</w:t>
            </w:r>
            <w:r w:rsidRPr="00486B41">
              <w:rPr>
                <w:rFonts w:cs="Times New Roman"/>
              </w:rPr>
              <w:lastRenderedPageBreak/>
              <w:t>4</w:t>
            </w:r>
          </w:p>
        </w:tc>
        <w:tc>
          <w:tcPr>
            <w:tcW w:w="453" w:type="pct"/>
            <w:noWrap/>
          </w:tcPr>
          <w:p w14:paraId="2E6D48A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3189EDB7" w14:textId="5BF29A1D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Part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vPIC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BDLF3.5,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BDLF4,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BFRF2,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BGLF4,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BVLF1</w:t>
            </w:r>
          </w:p>
        </w:tc>
      </w:tr>
      <w:tr w:rsidR="008F68E2" w:rsidRPr="00486B41" w14:paraId="36699A0C" w14:textId="77777777" w:rsidTr="008C6829">
        <w:trPr>
          <w:trHeight w:val="260"/>
        </w:trPr>
        <w:tc>
          <w:tcPr>
            <w:tcW w:w="671" w:type="pct"/>
            <w:noWrap/>
          </w:tcPr>
          <w:p w14:paraId="7C15847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BGLF3.5</w:t>
            </w:r>
          </w:p>
        </w:tc>
        <w:tc>
          <w:tcPr>
            <w:tcW w:w="310" w:type="pct"/>
            <w:noWrap/>
          </w:tcPr>
          <w:p w14:paraId="6088526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68CE0CA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ORF35</w:t>
            </w:r>
          </w:p>
        </w:tc>
        <w:tc>
          <w:tcPr>
            <w:tcW w:w="453" w:type="pct"/>
            <w:noWrap/>
          </w:tcPr>
          <w:p w14:paraId="43C8A80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3E2FF52" w14:textId="3354AD2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protein?</w:t>
            </w:r>
          </w:p>
        </w:tc>
      </w:tr>
      <w:tr w:rsidR="008F68E2" w:rsidRPr="00486B41" w14:paraId="59F4A224" w14:textId="77777777" w:rsidTr="008C6829">
        <w:trPr>
          <w:trHeight w:val="260"/>
        </w:trPr>
        <w:tc>
          <w:tcPr>
            <w:tcW w:w="671" w:type="pct"/>
            <w:noWrap/>
          </w:tcPr>
          <w:p w14:paraId="0C478D1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BGRF1</w:t>
            </w:r>
          </w:p>
        </w:tc>
        <w:tc>
          <w:tcPr>
            <w:tcW w:w="310" w:type="pct"/>
            <w:noWrap/>
          </w:tcPr>
          <w:p w14:paraId="2FFD415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UL15</w:t>
            </w:r>
          </w:p>
        </w:tc>
        <w:tc>
          <w:tcPr>
            <w:tcW w:w="402" w:type="pct"/>
            <w:noWrap/>
          </w:tcPr>
          <w:p w14:paraId="21C07C1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ORF29a</w:t>
            </w:r>
          </w:p>
        </w:tc>
        <w:tc>
          <w:tcPr>
            <w:tcW w:w="453" w:type="pct"/>
            <w:noWrap/>
          </w:tcPr>
          <w:p w14:paraId="7065AE9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7E792BA" w14:textId="14E243B6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Terminase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–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small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subunit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0D0F28ED" w14:textId="77777777" w:rsidTr="008C6829">
        <w:trPr>
          <w:trHeight w:val="260"/>
        </w:trPr>
        <w:tc>
          <w:tcPr>
            <w:tcW w:w="671" w:type="pct"/>
            <w:noWrap/>
          </w:tcPr>
          <w:p w14:paraId="18FD1E3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BGLF2</w:t>
            </w:r>
          </w:p>
        </w:tc>
        <w:tc>
          <w:tcPr>
            <w:tcW w:w="310" w:type="pct"/>
            <w:noWrap/>
          </w:tcPr>
          <w:p w14:paraId="417DD7D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UL16</w:t>
            </w:r>
          </w:p>
        </w:tc>
        <w:tc>
          <w:tcPr>
            <w:tcW w:w="402" w:type="pct"/>
            <w:noWrap/>
          </w:tcPr>
          <w:p w14:paraId="13CEFAA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ORF33</w:t>
            </w:r>
          </w:p>
        </w:tc>
        <w:tc>
          <w:tcPr>
            <w:tcW w:w="453" w:type="pct"/>
            <w:noWrap/>
          </w:tcPr>
          <w:p w14:paraId="06718E9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D77EEC0" w14:textId="074478B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26C04FA0" w14:textId="77777777" w:rsidTr="008C6829">
        <w:trPr>
          <w:trHeight w:val="260"/>
        </w:trPr>
        <w:tc>
          <w:tcPr>
            <w:tcW w:w="671" w:type="pct"/>
            <w:noWrap/>
          </w:tcPr>
          <w:p w14:paraId="19A1B22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BGLF1</w:t>
            </w:r>
          </w:p>
        </w:tc>
        <w:tc>
          <w:tcPr>
            <w:tcW w:w="310" w:type="pct"/>
            <w:noWrap/>
          </w:tcPr>
          <w:p w14:paraId="6B3CB33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UL17</w:t>
            </w:r>
          </w:p>
        </w:tc>
        <w:tc>
          <w:tcPr>
            <w:tcW w:w="402" w:type="pct"/>
            <w:noWrap/>
          </w:tcPr>
          <w:p w14:paraId="12B473D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ORF32</w:t>
            </w:r>
          </w:p>
        </w:tc>
        <w:tc>
          <w:tcPr>
            <w:tcW w:w="453" w:type="pct"/>
            <w:noWrap/>
          </w:tcPr>
          <w:p w14:paraId="2FCDBD5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2E50368" w14:textId="470ACB1E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Capsid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Maturation/DNA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Packaging,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Tegument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13FFB2B0" w14:textId="77777777" w:rsidTr="008C6829">
        <w:trPr>
          <w:trHeight w:val="260"/>
        </w:trPr>
        <w:tc>
          <w:tcPr>
            <w:tcW w:w="671" w:type="pct"/>
            <w:noWrap/>
          </w:tcPr>
          <w:p w14:paraId="3ABB725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BDLF4</w:t>
            </w:r>
          </w:p>
        </w:tc>
        <w:tc>
          <w:tcPr>
            <w:tcW w:w="310" w:type="pct"/>
            <w:noWrap/>
          </w:tcPr>
          <w:p w14:paraId="441F1DF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78CD982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ORF31</w:t>
            </w:r>
          </w:p>
        </w:tc>
        <w:tc>
          <w:tcPr>
            <w:tcW w:w="453" w:type="pct"/>
            <w:noWrap/>
          </w:tcPr>
          <w:p w14:paraId="0253AB1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5ED7B320" w14:textId="4B47BE82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Part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vPIC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BDLF3.5,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BFRF2,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BGLF3,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BGLF4,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BVLF1</w:t>
            </w:r>
          </w:p>
        </w:tc>
      </w:tr>
      <w:tr w:rsidR="008F68E2" w:rsidRPr="00486B41" w14:paraId="041B2FF9" w14:textId="77777777" w:rsidTr="008C6829">
        <w:trPr>
          <w:trHeight w:val="260"/>
        </w:trPr>
        <w:tc>
          <w:tcPr>
            <w:tcW w:w="671" w:type="pct"/>
            <w:noWrap/>
          </w:tcPr>
          <w:p w14:paraId="5376CF2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BDRF1</w:t>
            </w:r>
          </w:p>
        </w:tc>
        <w:tc>
          <w:tcPr>
            <w:tcW w:w="310" w:type="pct"/>
            <w:noWrap/>
          </w:tcPr>
          <w:p w14:paraId="0FF69E8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UL15</w:t>
            </w:r>
          </w:p>
        </w:tc>
        <w:tc>
          <w:tcPr>
            <w:tcW w:w="402" w:type="pct"/>
            <w:noWrap/>
          </w:tcPr>
          <w:p w14:paraId="032C8F3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ORF29b</w:t>
            </w:r>
          </w:p>
        </w:tc>
        <w:tc>
          <w:tcPr>
            <w:tcW w:w="453" w:type="pct"/>
            <w:noWrap/>
          </w:tcPr>
          <w:p w14:paraId="5F7DFEB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FA1FAB0" w14:textId="00ED28B0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Terminase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–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small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subunit</w:t>
            </w:r>
          </w:p>
        </w:tc>
      </w:tr>
      <w:tr w:rsidR="008F68E2" w:rsidRPr="00486B41" w14:paraId="075EEF19" w14:textId="77777777" w:rsidTr="008C6829">
        <w:trPr>
          <w:trHeight w:val="260"/>
        </w:trPr>
        <w:tc>
          <w:tcPr>
            <w:tcW w:w="671" w:type="pct"/>
            <w:noWrap/>
          </w:tcPr>
          <w:p w14:paraId="220C04A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BDLF3</w:t>
            </w:r>
          </w:p>
        </w:tc>
        <w:tc>
          <w:tcPr>
            <w:tcW w:w="310" w:type="pct"/>
            <w:noWrap/>
          </w:tcPr>
          <w:p w14:paraId="421B400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2A751435" w14:textId="77777777" w:rsidR="008F68E2" w:rsidRPr="00486B41" w:rsidRDefault="008F68E2" w:rsidP="003B2DB9">
            <w:pPr>
              <w:pStyle w:val="T"/>
              <w:rPr>
                <w:rFonts w:cs="Times New Roman"/>
                <w:iCs/>
                <w:u w:val="single"/>
              </w:rPr>
            </w:pPr>
            <w:r w:rsidRPr="00486B41">
              <w:rPr>
                <w:rFonts w:cs="Times New Roman"/>
                <w:iCs/>
                <w:u w:val="single"/>
              </w:rPr>
              <w:t>ORF28</w:t>
            </w:r>
          </w:p>
        </w:tc>
        <w:tc>
          <w:tcPr>
            <w:tcW w:w="453" w:type="pct"/>
            <w:noWrap/>
          </w:tcPr>
          <w:p w14:paraId="6894F4C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gp150</w:t>
            </w:r>
          </w:p>
        </w:tc>
        <w:tc>
          <w:tcPr>
            <w:tcW w:w="3165" w:type="pct"/>
          </w:tcPr>
          <w:p w14:paraId="357FEAC9" w14:textId="245A9768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Glycoprotein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Enhances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Epithelial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Infection</w:t>
            </w:r>
          </w:p>
        </w:tc>
      </w:tr>
      <w:tr w:rsidR="008F68E2" w:rsidRPr="00486B41" w14:paraId="387E6F7B" w14:textId="77777777" w:rsidTr="008C6829">
        <w:trPr>
          <w:trHeight w:val="260"/>
        </w:trPr>
        <w:tc>
          <w:tcPr>
            <w:tcW w:w="671" w:type="pct"/>
            <w:noWrap/>
          </w:tcPr>
          <w:p w14:paraId="60074FE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BDLF3.5</w:t>
            </w:r>
          </w:p>
        </w:tc>
        <w:tc>
          <w:tcPr>
            <w:tcW w:w="310" w:type="pct"/>
            <w:noWrap/>
          </w:tcPr>
          <w:p w14:paraId="1390FEC7" w14:textId="40835EF9" w:rsidR="008F68E2" w:rsidRPr="00486B41" w:rsidRDefault="00414F71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 xml:space="preserve"> </w:t>
            </w:r>
          </w:p>
        </w:tc>
        <w:tc>
          <w:tcPr>
            <w:tcW w:w="402" w:type="pct"/>
            <w:noWrap/>
          </w:tcPr>
          <w:p w14:paraId="3C8AD210" w14:textId="77777777" w:rsidR="008F68E2" w:rsidRPr="00486B41" w:rsidRDefault="008F68E2" w:rsidP="003B2DB9">
            <w:pPr>
              <w:pStyle w:val="T"/>
              <w:rPr>
                <w:rFonts w:cs="Times New Roman"/>
                <w:iCs/>
                <w:u w:val="single"/>
              </w:rPr>
            </w:pPr>
            <w:r w:rsidRPr="00486B41">
              <w:rPr>
                <w:rFonts w:cs="Times New Roman"/>
                <w:iCs/>
                <w:u w:val="single"/>
              </w:rPr>
              <w:t>ORF30</w:t>
            </w:r>
          </w:p>
        </w:tc>
        <w:tc>
          <w:tcPr>
            <w:tcW w:w="453" w:type="pct"/>
            <w:noWrap/>
          </w:tcPr>
          <w:p w14:paraId="34A98B6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6754BA5D" w14:textId="4D22828A" w:rsidR="008F68E2" w:rsidRPr="00486B41" w:rsidRDefault="00414F71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Part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of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vPIC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with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BDLF4,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BFRF2,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BGLF3,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BGLF4,</w:t>
            </w:r>
            <w:r w:rsidRPr="00486B41">
              <w:rPr>
                <w:rFonts w:cs="Times New Roman"/>
              </w:rPr>
              <w:t xml:space="preserve"> </w:t>
            </w:r>
            <w:r w:rsidR="008F68E2" w:rsidRPr="00486B41">
              <w:rPr>
                <w:rFonts w:cs="Times New Roman"/>
              </w:rPr>
              <w:t>BVLF1</w:t>
            </w:r>
          </w:p>
        </w:tc>
      </w:tr>
      <w:tr w:rsidR="008F68E2" w:rsidRPr="00486B41" w14:paraId="5D36E3CD" w14:textId="77777777" w:rsidTr="008C6829">
        <w:trPr>
          <w:trHeight w:val="260"/>
        </w:trPr>
        <w:tc>
          <w:tcPr>
            <w:tcW w:w="671" w:type="pct"/>
            <w:noWrap/>
          </w:tcPr>
          <w:p w14:paraId="6587988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BDLF2</w:t>
            </w:r>
          </w:p>
        </w:tc>
        <w:tc>
          <w:tcPr>
            <w:tcW w:w="310" w:type="pct"/>
            <w:noWrap/>
          </w:tcPr>
          <w:p w14:paraId="1DF33A8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17190B7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ORF27</w:t>
            </w:r>
          </w:p>
        </w:tc>
        <w:tc>
          <w:tcPr>
            <w:tcW w:w="453" w:type="pct"/>
            <w:noWrap/>
          </w:tcPr>
          <w:p w14:paraId="36D96D1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E3B8A56" w14:textId="79506360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Gycoprotein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BMRF2</w:t>
            </w:r>
          </w:p>
        </w:tc>
      </w:tr>
      <w:tr w:rsidR="008F68E2" w:rsidRPr="00486B41" w14:paraId="47742B07" w14:textId="77777777" w:rsidTr="008C6829">
        <w:trPr>
          <w:trHeight w:val="260"/>
        </w:trPr>
        <w:tc>
          <w:tcPr>
            <w:tcW w:w="671" w:type="pct"/>
            <w:noWrap/>
          </w:tcPr>
          <w:p w14:paraId="1DCE122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BDLF1</w:t>
            </w:r>
          </w:p>
        </w:tc>
        <w:tc>
          <w:tcPr>
            <w:tcW w:w="310" w:type="pct"/>
            <w:noWrap/>
          </w:tcPr>
          <w:p w14:paraId="059B447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UL18</w:t>
            </w:r>
          </w:p>
        </w:tc>
        <w:tc>
          <w:tcPr>
            <w:tcW w:w="402" w:type="pct"/>
            <w:noWrap/>
          </w:tcPr>
          <w:p w14:paraId="309EBBC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ORF26</w:t>
            </w:r>
          </w:p>
        </w:tc>
        <w:tc>
          <w:tcPr>
            <w:tcW w:w="453" w:type="pct"/>
            <w:noWrap/>
          </w:tcPr>
          <w:p w14:paraId="5496E21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3B6C5E8D" w14:textId="33D8FE09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Minor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Capsid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4E65813E" w14:textId="77777777" w:rsidTr="008C6829">
        <w:trPr>
          <w:trHeight w:val="260"/>
        </w:trPr>
        <w:tc>
          <w:tcPr>
            <w:tcW w:w="671" w:type="pct"/>
            <w:noWrap/>
          </w:tcPr>
          <w:p w14:paraId="4EA3834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BcLF1</w:t>
            </w:r>
          </w:p>
        </w:tc>
        <w:tc>
          <w:tcPr>
            <w:tcW w:w="310" w:type="pct"/>
            <w:noWrap/>
          </w:tcPr>
          <w:p w14:paraId="71F055E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UL19</w:t>
            </w:r>
          </w:p>
        </w:tc>
        <w:tc>
          <w:tcPr>
            <w:tcW w:w="402" w:type="pct"/>
            <w:noWrap/>
          </w:tcPr>
          <w:p w14:paraId="2C1C0BE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ORF25</w:t>
            </w:r>
          </w:p>
        </w:tc>
        <w:tc>
          <w:tcPr>
            <w:tcW w:w="453" w:type="pct"/>
            <w:noWrap/>
          </w:tcPr>
          <w:p w14:paraId="4B00A0E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229F33E" w14:textId="6C6D5CB4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Major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Capsid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389EEE3A" w14:textId="77777777" w:rsidTr="008C6829">
        <w:trPr>
          <w:trHeight w:val="774"/>
        </w:trPr>
        <w:tc>
          <w:tcPr>
            <w:tcW w:w="671" w:type="pct"/>
            <w:noWrap/>
          </w:tcPr>
          <w:p w14:paraId="271BFAC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BcRF1</w:t>
            </w:r>
          </w:p>
        </w:tc>
        <w:tc>
          <w:tcPr>
            <w:tcW w:w="310" w:type="pct"/>
            <w:noWrap/>
          </w:tcPr>
          <w:p w14:paraId="777029D6" w14:textId="660A1C59" w:rsidR="008F68E2" w:rsidRPr="00486B41" w:rsidRDefault="00414F71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 xml:space="preserve"> </w:t>
            </w:r>
          </w:p>
        </w:tc>
        <w:tc>
          <w:tcPr>
            <w:tcW w:w="402" w:type="pct"/>
            <w:noWrap/>
          </w:tcPr>
          <w:p w14:paraId="2501E18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ORF24</w:t>
            </w:r>
          </w:p>
        </w:tc>
        <w:tc>
          <w:tcPr>
            <w:tcW w:w="453" w:type="pct"/>
            <w:noWrap/>
          </w:tcPr>
          <w:p w14:paraId="543558A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D96AE06" w14:textId="0BE4A93E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vTBP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–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TATA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–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Directs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vPic</w:t>
            </w:r>
          </w:p>
        </w:tc>
      </w:tr>
      <w:tr w:rsidR="008F68E2" w:rsidRPr="00486B41" w14:paraId="298FF5D7" w14:textId="77777777" w:rsidTr="008C6829">
        <w:trPr>
          <w:trHeight w:val="260"/>
        </w:trPr>
        <w:tc>
          <w:tcPr>
            <w:tcW w:w="671" w:type="pct"/>
            <w:noWrap/>
          </w:tcPr>
          <w:p w14:paraId="4425FCF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BTRF1</w:t>
            </w:r>
          </w:p>
        </w:tc>
        <w:tc>
          <w:tcPr>
            <w:tcW w:w="310" w:type="pct"/>
            <w:noWrap/>
          </w:tcPr>
          <w:p w14:paraId="0065632D" w14:textId="77777777" w:rsidR="008F68E2" w:rsidRPr="00486B41" w:rsidRDefault="008F68E2" w:rsidP="003B2DB9">
            <w:pPr>
              <w:pStyle w:val="T"/>
              <w:rPr>
                <w:rFonts w:cs="Times New Roman"/>
                <w:iCs/>
                <w:u w:val="single"/>
              </w:rPr>
            </w:pPr>
            <w:r w:rsidRPr="00486B41">
              <w:rPr>
                <w:rFonts w:cs="Times New Roman"/>
                <w:iCs/>
                <w:u w:val="single"/>
              </w:rPr>
              <w:t>UL21</w:t>
            </w:r>
          </w:p>
        </w:tc>
        <w:tc>
          <w:tcPr>
            <w:tcW w:w="402" w:type="pct"/>
            <w:noWrap/>
          </w:tcPr>
          <w:p w14:paraId="4C9A5C9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ORF23</w:t>
            </w:r>
          </w:p>
        </w:tc>
        <w:tc>
          <w:tcPr>
            <w:tcW w:w="453" w:type="pct"/>
            <w:noWrap/>
          </w:tcPr>
          <w:p w14:paraId="58DFAD6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80C43C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</w:tr>
      <w:tr w:rsidR="008F68E2" w:rsidRPr="00486B41" w14:paraId="54E04B72" w14:textId="77777777" w:rsidTr="008C6829">
        <w:trPr>
          <w:trHeight w:val="260"/>
        </w:trPr>
        <w:tc>
          <w:tcPr>
            <w:tcW w:w="671" w:type="pct"/>
            <w:noWrap/>
          </w:tcPr>
          <w:p w14:paraId="12D711D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BXLF2</w:t>
            </w:r>
          </w:p>
        </w:tc>
        <w:tc>
          <w:tcPr>
            <w:tcW w:w="310" w:type="pct"/>
            <w:noWrap/>
          </w:tcPr>
          <w:p w14:paraId="5FD3818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UL22</w:t>
            </w:r>
          </w:p>
        </w:tc>
        <w:tc>
          <w:tcPr>
            <w:tcW w:w="402" w:type="pct"/>
            <w:noWrap/>
          </w:tcPr>
          <w:p w14:paraId="501CE28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ORF22</w:t>
            </w:r>
          </w:p>
        </w:tc>
        <w:tc>
          <w:tcPr>
            <w:tcW w:w="453" w:type="pct"/>
            <w:noWrap/>
          </w:tcPr>
          <w:p w14:paraId="7F2AF74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gp85</w:t>
            </w:r>
          </w:p>
        </w:tc>
        <w:tc>
          <w:tcPr>
            <w:tcW w:w="3165" w:type="pct"/>
          </w:tcPr>
          <w:p w14:paraId="2E5D85BC" w14:textId="51212A8E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Complexes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gp25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gp42,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6511E291" w14:textId="77777777" w:rsidTr="008C6829">
        <w:trPr>
          <w:trHeight w:val="260"/>
        </w:trPr>
        <w:tc>
          <w:tcPr>
            <w:tcW w:w="671" w:type="pct"/>
            <w:noWrap/>
          </w:tcPr>
          <w:p w14:paraId="3BBB3F9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BXLF1</w:t>
            </w:r>
          </w:p>
        </w:tc>
        <w:tc>
          <w:tcPr>
            <w:tcW w:w="310" w:type="pct"/>
            <w:noWrap/>
          </w:tcPr>
          <w:p w14:paraId="1982476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UL23</w:t>
            </w:r>
          </w:p>
        </w:tc>
        <w:tc>
          <w:tcPr>
            <w:tcW w:w="402" w:type="pct"/>
            <w:noWrap/>
          </w:tcPr>
          <w:p w14:paraId="35FA67A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ORF21</w:t>
            </w:r>
          </w:p>
        </w:tc>
        <w:tc>
          <w:tcPr>
            <w:tcW w:w="453" w:type="pct"/>
            <w:noWrap/>
          </w:tcPr>
          <w:p w14:paraId="626749B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2F838F01" w14:textId="0D133729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Thymidine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Kinase</w:t>
            </w:r>
          </w:p>
        </w:tc>
      </w:tr>
      <w:tr w:rsidR="008F68E2" w:rsidRPr="00486B41" w14:paraId="317FB650" w14:textId="77777777" w:rsidTr="008C6829">
        <w:trPr>
          <w:trHeight w:val="260"/>
        </w:trPr>
        <w:tc>
          <w:tcPr>
            <w:tcW w:w="671" w:type="pct"/>
            <w:noWrap/>
          </w:tcPr>
          <w:p w14:paraId="7A2DC04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BXRF1</w:t>
            </w:r>
          </w:p>
        </w:tc>
        <w:tc>
          <w:tcPr>
            <w:tcW w:w="310" w:type="pct"/>
            <w:noWrap/>
          </w:tcPr>
          <w:p w14:paraId="483610F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UL24</w:t>
            </w:r>
          </w:p>
        </w:tc>
        <w:tc>
          <w:tcPr>
            <w:tcW w:w="402" w:type="pct"/>
            <w:noWrap/>
          </w:tcPr>
          <w:p w14:paraId="5D360EA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ORF20</w:t>
            </w:r>
          </w:p>
        </w:tc>
        <w:tc>
          <w:tcPr>
            <w:tcW w:w="453" w:type="pct"/>
            <w:noWrap/>
          </w:tcPr>
          <w:p w14:paraId="7DDDE41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4484B0C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</w:tr>
      <w:tr w:rsidR="008F68E2" w:rsidRPr="00486B41" w14:paraId="38F8AD41" w14:textId="77777777" w:rsidTr="008C6829">
        <w:trPr>
          <w:trHeight w:val="260"/>
        </w:trPr>
        <w:tc>
          <w:tcPr>
            <w:tcW w:w="671" w:type="pct"/>
            <w:noWrap/>
          </w:tcPr>
          <w:p w14:paraId="0B81EEF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BVRF1</w:t>
            </w:r>
          </w:p>
        </w:tc>
        <w:tc>
          <w:tcPr>
            <w:tcW w:w="310" w:type="pct"/>
            <w:noWrap/>
          </w:tcPr>
          <w:p w14:paraId="12B9FDC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UL25</w:t>
            </w:r>
          </w:p>
        </w:tc>
        <w:tc>
          <w:tcPr>
            <w:tcW w:w="402" w:type="pct"/>
            <w:noWrap/>
          </w:tcPr>
          <w:p w14:paraId="044AB3E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ORF19</w:t>
            </w:r>
          </w:p>
        </w:tc>
        <w:tc>
          <w:tcPr>
            <w:tcW w:w="453" w:type="pct"/>
            <w:noWrap/>
          </w:tcPr>
          <w:p w14:paraId="40E3BC1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7BB3BA22" w14:textId="3A2A9B62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21C65895" w14:textId="77777777" w:rsidTr="008C6829">
        <w:trPr>
          <w:trHeight w:val="260"/>
        </w:trPr>
        <w:tc>
          <w:tcPr>
            <w:tcW w:w="671" w:type="pct"/>
            <w:noWrap/>
          </w:tcPr>
          <w:p w14:paraId="371B56A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BVRF2</w:t>
            </w:r>
          </w:p>
        </w:tc>
        <w:tc>
          <w:tcPr>
            <w:tcW w:w="310" w:type="pct"/>
            <w:noWrap/>
          </w:tcPr>
          <w:p w14:paraId="2ED9104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UL26</w:t>
            </w:r>
          </w:p>
        </w:tc>
        <w:tc>
          <w:tcPr>
            <w:tcW w:w="402" w:type="pct"/>
            <w:noWrap/>
          </w:tcPr>
          <w:p w14:paraId="5853319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ORF17</w:t>
            </w:r>
          </w:p>
        </w:tc>
        <w:tc>
          <w:tcPr>
            <w:tcW w:w="453" w:type="pct"/>
            <w:noWrap/>
          </w:tcPr>
          <w:p w14:paraId="0AA1481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68586277" w14:textId="4F24EAF3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Protease,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Scaffold</w:t>
            </w:r>
          </w:p>
        </w:tc>
      </w:tr>
      <w:tr w:rsidR="008F68E2" w:rsidRPr="00486B41" w14:paraId="67B02AF9" w14:textId="77777777" w:rsidTr="008C6829">
        <w:trPr>
          <w:trHeight w:val="260"/>
        </w:trPr>
        <w:tc>
          <w:tcPr>
            <w:tcW w:w="671" w:type="pct"/>
            <w:noWrap/>
          </w:tcPr>
          <w:p w14:paraId="51410E7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BVLF1</w:t>
            </w:r>
          </w:p>
        </w:tc>
        <w:tc>
          <w:tcPr>
            <w:tcW w:w="310" w:type="pct"/>
            <w:noWrap/>
          </w:tcPr>
          <w:p w14:paraId="47D3D56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24AD92E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31EA59C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0682EC4E" w14:textId="546BD92B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Part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vPIC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BDLF3.5,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BDLF4,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BFRF2,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BGLF3,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BGLF4</w:t>
            </w:r>
          </w:p>
        </w:tc>
      </w:tr>
      <w:tr w:rsidR="008F68E2" w:rsidRPr="00486B41" w14:paraId="569B9AFA" w14:textId="77777777" w:rsidTr="008C6829">
        <w:trPr>
          <w:trHeight w:val="260"/>
        </w:trPr>
        <w:tc>
          <w:tcPr>
            <w:tcW w:w="671" w:type="pct"/>
            <w:noWrap/>
          </w:tcPr>
          <w:p w14:paraId="6C6D8CF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BdRF1</w:t>
            </w:r>
          </w:p>
        </w:tc>
        <w:tc>
          <w:tcPr>
            <w:tcW w:w="310" w:type="pct"/>
            <w:noWrap/>
          </w:tcPr>
          <w:p w14:paraId="41C5B8E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5953090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618E113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  <w:noWrap/>
          </w:tcPr>
          <w:p w14:paraId="2237ED69" w14:textId="057484F8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Capsid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Scaffolding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797B759D" w14:textId="77777777" w:rsidTr="008C6829">
        <w:trPr>
          <w:trHeight w:val="260"/>
        </w:trPr>
        <w:tc>
          <w:tcPr>
            <w:tcW w:w="671" w:type="pct"/>
            <w:noWrap/>
          </w:tcPr>
          <w:p w14:paraId="2A954DC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BILF2</w:t>
            </w:r>
          </w:p>
        </w:tc>
        <w:tc>
          <w:tcPr>
            <w:tcW w:w="310" w:type="pct"/>
            <w:noWrap/>
          </w:tcPr>
          <w:p w14:paraId="3CD48BE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4108E06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0C94EEE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gp78/55</w:t>
            </w:r>
          </w:p>
        </w:tc>
        <w:tc>
          <w:tcPr>
            <w:tcW w:w="3165" w:type="pct"/>
          </w:tcPr>
          <w:p w14:paraId="489E3C48" w14:textId="2C8D84C2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051DFA78" w14:textId="77777777" w:rsidTr="008C6829">
        <w:trPr>
          <w:trHeight w:val="260"/>
        </w:trPr>
        <w:tc>
          <w:tcPr>
            <w:tcW w:w="671" w:type="pct"/>
            <w:noWrap/>
          </w:tcPr>
          <w:p w14:paraId="105BF19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BILF1</w:t>
            </w:r>
          </w:p>
        </w:tc>
        <w:tc>
          <w:tcPr>
            <w:tcW w:w="310" w:type="pct"/>
            <w:noWrap/>
          </w:tcPr>
          <w:p w14:paraId="3250C4F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5FA102A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3EEFD972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275D245" w14:textId="0569124C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GPCR,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Downregulates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MHC)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</w:p>
          <w:p w14:paraId="4D104B1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</w:tr>
      <w:tr w:rsidR="008F68E2" w:rsidRPr="00486B41" w14:paraId="4D26E57F" w14:textId="77777777" w:rsidTr="008C6829">
        <w:trPr>
          <w:trHeight w:val="260"/>
        </w:trPr>
        <w:tc>
          <w:tcPr>
            <w:tcW w:w="671" w:type="pct"/>
            <w:noWrap/>
          </w:tcPr>
          <w:p w14:paraId="6A1E6EC9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BALF5</w:t>
            </w:r>
          </w:p>
        </w:tc>
        <w:tc>
          <w:tcPr>
            <w:tcW w:w="310" w:type="pct"/>
            <w:noWrap/>
          </w:tcPr>
          <w:p w14:paraId="2C8D00C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UL30</w:t>
            </w:r>
          </w:p>
        </w:tc>
        <w:tc>
          <w:tcPr>
            <w:tcW w:w="402" w:type="pct"/>
            <w:noWrap/>
          </w:tcPr>
          <w:p w14:paraId="386340B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ORF9</w:t>
            </w:r>
          </w:p>
        </w:tc>
        <w:tc>
          <w:tcPr>
            <w:tcW w:w="453" w:type="pct"/>
            <w:noWrap/>
          </w:tcPr>
          <w:p w14:paraId="52B55F7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31CA65C" w14:textId="484E0048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Polymerase</w:t>
            </w:r>
          </w:p>
        </w:tc>
      </w:tr>
      <w:tr w:rsidR="008F68E2" w:rsidRPr="00486B41" w14:paraId="18BC2F8B" w14:textId="77777777" w:rsidTr="008C6829">
        <w:trPr>
          <w:trHeight w:val="260"/>
        </w:trPr>
        <w:tc>
          <w:tcPr>
            <w:tcW w:w="671" w:type="pct"/>
            <w:noWrap/>
          </w:tcPr>
          <w:p w14:paraId="683F1D50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BALF4</w:t>
            </w:r>
          </w:p>
        </w:tc>
        <w:tc>
          <w:tcPr>
            <w:tcW w:w="310" w:type="pct"/>
            <w:noWrap/>
          </w:tcPr>
          <w:p w14:paraId="585480A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UL27</w:t>
            </w:r>
          </w:p>
        </w:tc>
        <w:tc>
          <w:tcPr>
            <w:tcW w:w="402" w:type="pct"/>
            <w:noWrap/>
          </w:tcPr>
          <w:p w14:paraId="3CD81A1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ORF8</w:t>
            </w:r>
          </w:p>
        </w:tc>
        <w:tc>
          <w:tcPr>
            <w:tcW w:w="453" w:type="pct"/>
            <w:noWrap/>
          </w:tcPr>
          <w:p w14:paraId="496D267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gp110</w:t>
            </w:r>
          </w:p>
        </w:tc>
        <w:tc>
          <w:tcPr>
            <w:tcW w:w="3165" w:type="pct"/>
          </w:tcPr>
          <w:p w14:paraId="7B697BB8" w14:textId="48DC2A4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Fusion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Virion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2B15D545" w14:textId="77777777" w:rsidTr="008C6829">
        <w:trPr>
          <w:trHeight w:val="260"/>
        </w:trPr>
        <w:tc>
          <w:tcPr>
            <w:tcW w:w="671" w:type="pct"/>
            <w:noWrap/>
          </w:tcPr>
          <w:p w14:paraId="067897F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BALF3</w:t>
            </w:r>
          </w:p>
        </w:tc>
        <w:tc>
          <w:tcPr>
            <w:tcW w:w="310" w:type="pct"/>
            <w:noWrap/>
          </w:tcPr>
          <w:p w14:paraId="5B6B194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UL28</w:t>
            </w:r>
          </w:p>
        </w:tc>
        <w:tc>
          <w:tcPr>
            <w:tcW w:w="402" w:type="pct"/>
            <w:noWrap/>
          </w:tcPr>
          <w:p w14:paraId="36B683C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ORF7</w:t>
            </w:r>
          </w:p>
        </w:tc>
        <w:tc>
          <w:tcPr>
            <w:tcW w:w="453" w:type="pct"/>
            <w:noWrap/>
          </w:tcPr>
          <w:p w14:paraId="12E9425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9A35C3A" w14:textId="423085C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Terminase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Large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Subunit</w:t>
            </w:r>
          </w:p>
        </w:tc>
      </w:tr>
      <w:tr w:rsidR="008F68E2" w:rsidRPr="00486B41" w14:paraId="4D432F64" w14:textId="77777777" w:rsidTr="008C6829">
        <w:trPr>
          <w:trHeight w:val="260"/>
        </w:trPr>
        <w:tc>
          <w:tcPr>
            <w:tcW w:w="671" w:type="pct"/>
            <w:noWrap/>
          </w:tcPr>
          <w:p w14:paraId="7FA3746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BALF2</w:t>
            </w:r>
          </w:p>
        </w:tc>
        <w:tc>
          <w:tcPr>
            <w:tcW w:w="310" w:type="pct"/>
            <w:noWrap/>
          </w:tcPr>
          <w:p w14:paraId="3CB4B5E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UL29</w:t>
            </w:r>
          </w:p>
        </w:tc>
        <w:tc>
          <w:tcPr>
            <w:tcW w:w="402" w:type="pct"/>
            <w:noWrap/>
          </w:tcPr>
          <w:p w14:paraId="7BB36B1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ORF6</w:t>
            </w:r>
          </w:p>
        </w:tc>
        <w:tc>
          <w:tcPr>
            <w:tcW w:w="453" w:type="pct"/>
            <w:noWrap/>
          </w:tcPr>
          <w:p w14:paraId="2D20E53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62074DDE" w14:textId="0B0F8FEC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ssDNA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</w:tr>
      <w:tr w:rsidR="008F68E2" w:rsidRPr="00486B41" w14:paraId="694254B9" w14:textId="77777777" w:rsidTr="008C6829">
        <w:trPr>
          <w:trHeight w:val="260"/>
        </w:trPr>
        <w:tc>
          <w:tcPr>
            <w:tcW w:w="671" w:type="pct"/>
            <w:noWrap/>
          </w:tcPr>
          <w:p w14:paraId="257DDED4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BALF1</w:t>
            </w:r>
          </w:p>
        </w:tc>
        <w:tc>
          <w:tcPr>
            <w:tcW w:w="310" w:type="pct"/>
            <w:noWrap/>
          </w:tcPr>
          <w:p w14:paraId="68DA3A2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16F549B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5B1A257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51BDEE3" w14:textId="7BEF50DF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Bcl-2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homolog</w:t>
            </w:r>
          </w:p>
        </w:tc>
      </w:tr>
      <w:tr w:rsidR="008F68E2" w:rsidRPr="00486B41" w14:paraId="4E75C3A0" w14:textId="77777777" w:rsidTr="008C6829">
        <w:trPr>
          <w:trHeight w:val="260"/>
        </w:trPr>
        <w:tc>
          <w:tcPr>
            <w:tcW w:w="980" w:type="pct"/>
            <w:gridSpan w:val="2"/>
            <w:noWrap/>
          </w:tcPr>
          <w:p w14:paraId="30B92822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BARF0/RK-BARF0</w:t>
            </w:r>
          </w:p>
        </w:tc>
        <w:tc>
          <w:tcPr>
            <w:tcW w:w="402" w:type="pct"/>
            <w:noWrap/>
          </w:tcPr>
          <w:p w14:paraId="4A455B8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61D5D05D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3165" w:type="pct"/>
          </w:tcPr>
          <w:p w14:paraId="62A77D10" w14:textId="34F065A3" w:rsidR="008F68E2" w:rsidRPr="00486B41" w:rsidRDefault="008F68E2" w:rsidP="003B2DB9">
            <w:pPr>
              <w:pStyle w:val="T"/>
              <w:rPr>
                <w:rFonts w:cs="Times New Roman"/>
                <w:iCs/>
              </w:rPr>
            </w:pPr>
            <w:r w:rsidRPr="00486B41">
              <w:rPr>
                <w:rFonts w:cs="Times New Roman"/>
                <w:iCs/>
              </w:rPr>
              <w:t>Regulator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of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Notch</w:t>
            </w:r>
            <w:r w:rsidR="00414F71" w:rsidRPr="00486B41">
              <w:rPr>
                <w:rFonts w:cs="Times New Roman"/>
                <w:iCs/>
              </w:rPr>
              <w:t xml:space="preserve"> </w:t>
            </w:r>
            <w:r w:rsidRPr="00486B41">
              <w:rPr>
                <w:rFonts w:cs="Times New Roman"/>
                <w:iCs/>
              </w:rPr>
              <w:t>Pathway</w:t>
            </w:r>
          </w:p>
        </w:tc>
      </w:tr>
      <w:tr w:rsidR="008F68E2" w:rsidRPr="00486B41" w14:paraId="36496829" w14:textId="77777777" w:rsidTr="008C6829">
        <w:trPr>
          <w:trHeight w:val="260"/>
        </w:trPr>
        <w:tc>
          <w:tcPr>
            <w:tcW w:w="671" w:type="pct"/>
            <w:noWrap/>
          </w:tcPr>
          <w:p w14:paraId="16DEB1C9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BARTS</w:t>
            </w:r>
          </w:p>
        </w:tc>
        <w:tc>
          <w:tcPr>
            <w:tcW w:w="310" w:type="pct"/>
            <w:noWrap/>
          </w:tcPr>
          <w:p w14:paraId="78572BA1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4331C7DC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67CD0CE0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3165" w:type="pct"/>
          </w:tcPr>
          <w:p w14:paraId="4073D1EE" w14:textId="77777777" w:rsidR="008F68E2" w:rsidRPr="00486B41" w:rsidRDefault="008F68E2" w:rsidP="003B2DB9">
            <w:pPr>
              <w:pStyle w:val="T"/>
              <w:rPr>
                <w:rFonts w:cs="Times New Roman"/>
                <w:iCs/>
              </w:rPr>
            </w:pPr>
            <w:r w:rsidRPr="00486B41">
              <w:rPr>
                <w:rFonts w:cs="Times New Roman"/>
                <w:iCs/>
              </w:rPr>
              <w:t>MicroRNAs</w:t>
            </w:r>
          </w:p>
        </w:tc>
      </w:tr>
      <w:tr w:rsidR="008F68E2" w:rsidRPr="00486B41" w14:paraId="362B15EC" w14:textId="77777777" w:rsidTr="008C6829">
        <w:trPr>
          <w:trHeight w:val="260"/>
        </w:trPr>
        <w:tc>
          <w:tcPr>
            <w:tcW w:w="671" w:type="pct"/>
            <w:noWrap/>
          </w:tcPr>
          <w:p w14:paraId="392DB86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BARF1</w:t>
            </w:r>
          </w:p>
        </w:tc>
        <w:tc>
          <w:tcPr>
            <w:tcW w:w="310" w:type="pct"/>
            <w:noWrap/>
          </w:tcPr>
          <w:p w14:paraId="2A08E4AC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3239615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5E59268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1D2882B5" w14:textId="235AB3A1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Soluble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colony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stimulating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factor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receptor,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CSF1</w:t>
            </w:r>
          </w:p>
        </w:tc>
      </w:tr>
      <w:tr w:rsidR="008F68E2" w:rsidRPr="00486B41" w14:paraId="19D55514" w14:textId="77777777" w:rsidTr="008C6829">
        <w:trPr>
          <w:trHeight w:val="260"/>
        </w:trPr>
        <w:tc>
          <w:tcPr>
            <w:tcW w:w="671" w:type="pct"/>
            <w:noWrap/>
          </w:tcPr>
          <w:p w14:paraId="2DF4D31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BNLF1a,b,c</w:t>
            </w:r>
          </w:p>
        </w:tc>
        <w:tc>
          <w:tcPr>
            <w:tcW w:w="310" w:type="pct"/>
            <w:noWrap/>
          </w:tcPr>
          <w:p w14:paraId="24537A84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318FED46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798E6FA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LMP1</w:t>
            </w:r>
          </w:p>
        </w:tc>
        <w:tc>
          <w:tcPr>
            <w:tcW w:w="3165" w:type="pct"/>
          </w:tcPr>
          <w:p w14:paraId="685ED9C5" w14:textId="688E1DE5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Constitutive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CD40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Mimic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-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Oncoprotein</w:t>
            </w:r>
          </w:p>
        </w:tc>
      </w:tr>
      <w:tr w:rsidR="008F68E2" w:rsidRPr="00486B41" w14:paraId="2598E9BF" w14:textId="77777777" w:rsidTr="008C6829">
        <w:trPr>
          <w:trHeight w:val="260"/>
        </w:trPr>
        <w:tc>
          <w:tcPr>
            <w:tcW w:w="671" w:type="pct"/>
            <w:noWrap/>
          </w:tcPr>
          <w:p w14:paraId="282D9312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310" w:type="pct"/>
            <w:noWrap/>
          </w:tcPr>
          <w:p w14:paraId="776FD2D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17F91A0A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4A68BC7C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LMP2A</w:t>
            </w:r>
          </w:p>
        </w:tc>
        <w:tc>
          <w:tcPr>
            <w:tcW w:w="3165" w:type="pct"/>
          </w:tcPr>
          <w:p w14:paraId="2F13CC7F" w14:textId="19E9508D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Constitutive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B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Cell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Receptor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Mimic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(TP1)</w:t>
            </w:r>
          </w:p>
        </w:tc>
      </w:tr>
      <w:tr w:rsidR="008F68E2" w:rsidRPr="00486B41" w14:paraId="046A9C2A" w14:textId="77777777" w:rsidTr="008C6829">
        <w:trPr>
          <w:trHeight w:val="260"/>
        </w:trPr>
        <w:tc>
          <w:tcPr>
            <w:tcW w:w="671" w:type="pct"/>
            <w:noWrap/>
          </w:tcPr>
          <w:p w14:paraId="764C1468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310" w:type="pct"/>
            <w:noWrap/>
          </w:tcPr>
          <w:p w14:paraId="5FB7D9AF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02" w:type="pct"/>
            <w:noWrap/>
          </w:tcPr>
          <w:p w14:paraId="2B26EAD0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</w:p>
        </w:tc>
        <w:tc>
          <w:tcPr>
            <w:tcW w:w="453" w:type="pct"/>
            <w:noWrap/>
          </w:tcPr>
          <w:p w14:paraId="0F0AF80B" w14:textId="77777777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t>LMP2</w:t>
            </w:r>
            <w:r w:rsidRPr="00486B41">
              <w:rPr>
                <w:rFonts w:cs="Times New Roman"/>
                <w:b/>
                <w:iCs/>
              </w:rPr>
              <w:lastRenderedPageBreak/>
              <w:t>B</w:t>
            </w:r>
          </w:p>
        </w:tc>
        <w:tc>
          <w:tcPr>
            <w:tcW w:w="3165" w:type="pct"/>
          </w:tcPr>
          <w:p w14:paraId="32DA869A" w14:textId="600D0F3E" w:rsidR="008F68E2" w:rsidRPr="00486B41" w:rsidRDefault="008F68E2" w:rsidP="003B2DB9">
            <w:pPr>
              <w:pStyle w:val="T"/>
              <w:rPr>
                <w:rFonts w:cs="Times New Roman"/>
                <w:b/>
                <w:iCs/>
              </w:rPr>
            </w:pPr>
            <w:r w:rsidRPr="00486B41">
              <w:rPr>
                <w:rFonts w:cs="Times New Roman"/>
                <w:b/>
                <w:iCs/>
              </w:rPr>
              <w:lastRenderedPageBreak/>
              <w:t>Regulator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of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LMP2A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and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LMP1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Function?</w:t>
            </w:r>
            <w:r w:rsidR="00414F71" w:rsidRPr="00486B41">
              <w:rPr>
                <w:rFonts w:cs="Times New Roman"/>
                <w:b/>
                <w:iCs/>
              </w:rPr>
              <w:t xml:space="preserve"> </w:t>
            </w:r>
            <w:r w:rsidRPr="00486B41">
              <w:rPr>
                <w:rFonts w:cs="Times New Roman"/>
                <w:b/>
                <w:iCs/>
              </w:rPr>
              <w:t>(TP2)</w:t>
            </w:r>
          </w:p>
        </w:tc>
      </w:tr>
      <w:tr w:rsidR="008F68E2" w:rsidRPr="00486B41" w14:paraId="3BA44FB9" w14:textId="77777777" w:rsidTr="008C6829">
        <w:trPr>
          <w:trHeight w:val="260"/>
        </w:trPr>
        <w:tc>
          <w:tcPr>
            <w:tcW w:w="671" w:type="pct"/>
            <w:noWrap/>
          </w:tcPr>
          <w:p w14:paraId="08F59F0C" w14:textId="7DD9B989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Raji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LF3</w:t>
            </w:r>
          </w:p>
        </w:tc>
        <w:tc>
          <w:tcPr>
            <w:tcW w:w="310" w:type="pct"/>
            <w:noWrap/>
          </w:tcPr>
          <w:p w14:paraId="51E35425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191FDF8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76CF91A3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  <w:noWrap/>
          </w:tcPr>
          <w:p w14:paraId="1413189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</w:tr>
      <w:tr w:rsidR="008F68E2" w:rsidRPr="00486B41" w14:paraId="2EC4E72F" w14:textId="77777777" w:rsidTr="008C6829">
        <w:trPr>
          <w:trHeight w:val="260"/>
        </w:trPr>
        <w:tc>
          <w:tcPr>
            <w:tcW w:w="671" w:type="pct"/>
            <w:noWrap/>
          </w:tcPr>
          <w:p w14:paraId="29933C62" w14:textId="04DA6F3E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Raji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LF2</w:t>
            </w:r>
          </w:p>
        </w:tc>
        <w:tc>
          <w:tcPr>
            <w:tcW w:w="310" w:type="pct"/>
            <w:noWrap/>
          </w:tcPr>
          <w:p w14:paraId="10803CB8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22A60C67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ORF11</w:t>
            </w:r>
          </w:p>
        </w:tc>
        <w:tc>
          <w:tcPr>
            <w:tcW w:w="453" w:type="pct"/>
            <w:noWrap/>
          </w:tcPr>
          <w:p w14:paraId="57368FA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  <w:noWrap/>
          </w:tcPr>
          <w:p w14:paraId="6332CBE4" w14:textId="17C2DD9B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BRLF1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IRF7</w:t>
            </w:r>
          </w:p>
        </w:tc>
      </w:tr>
      <w:tr w:rsidR="008F68E2" w:rsidRPr="00486B41" w14:paraId="6C47DD28" w14:textId="77777777" w:rsidTr="008C6829">
        <w:trPr>
          <w:trHeight w:val="260"/>
        </w:trPr>
        <w:tc>
          <w:tcPr>
            <w:tcW w:w="671" w:type="pct"/>
            <w:noWrap/>
          </w:tcPr>
          <w:p w14:paraId="52E5CB7E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RPMS1</w:t>
            </w:r>
          </w:p>
        </w:tc>
        <w:tc>
          <w:tcPr>
            <w:tcW w:w="310" w:type="pct"/>
            <w:noWrap/>
          </w:tcPr>
          <w:p w14:paraId="54BC7D4F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5E20260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12609F36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  <w:noWrap/>
          </w:tcPr>
          <w:p w14:paraId="1FC88FF8" w14:textId="7253FC7E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interacts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the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CBF1-associated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corepressor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negatively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EBNA2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Notch</w:t>
            </w:r>
          </w:p>
        </w:tc>
      </w:tr>
      <w:tr w:rsidR="008F68E2" w:rsidRPr="00486B41" w14:paraId="1F09AF10" w14:textId="77777777" w:rsidTr="008C6829">
        <w:trPr>
          <w:trHeight w:val="260"/>
        </w:trPr>
        <w:tc>
          <w:tcPr>
            <w:tcW w:w="671" w:type="pct"/>
            <w:noWrap/>
          </w:tcPr>
          <w:p w14:paraId="1BFC2CFD" w14:textId="7A048352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Raji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LF1</w:t>
            </w:r>
          </w:p>
        </w:tc>
        <w:tc>
          <w:tcPr>
            <w:tcW w:w="310" w:type="pct"/>
            <w:noWrap/>
          </w:tcPr>
          <w:p w14:paraId="3456974A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78F6C04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2D3A7DA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  <w:noWrap/>
          </w:tcPr>
          <w:p w14:paraId="37F3CCEF" w14:textId="05507A30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Part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BILF1</w:t>
            </w:r>
          </w:p>
        </w:tc>
      </w:tr>
      <w:tr w:rsidR="008F68E2" w:rsidRPr="00486B41" w14:paraId="60FB1E31" w14:textId="77777777" w:rsidTr="008C6829">
        <w:trPr>
          <w:trHeight w:val="260"/>
        </w:trPr>
        <w:tc>
          <w:tcPr>
            <w:tcW w:w="671" w:type="pct"/>
            <w:noWrap/>
          </w:tcPr>
          <w:p w14:paraId="518DC22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BARTS</w:t>
            </w:r>
          </w:p>
        </w:tc>
        <w:tc>
          <w:tcPr>
            <w:tcW w:w="310" w:type="pct"/>
            <w:noWrap/>
          </w:tcPr>
          <w:p w14:paraId="465EBEC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02" w:type="pct"/>
            <w:noWrap/>
          </w:tcPr>
          <w:p w14:paraId="3BCA3D0D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453" w:type="pct"/>
            <w:noWrap/>
          </w:tcPr>
          <w:p w14:paraId="5894E441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</w:p>
        </w:tc>
        <w:tc>
          <w:tcPr>
            <w:tcW w:w="3165" w:type="pct"/>
          </w:tcPr>
          <w:p w14:paraId="630564DB" w14:textId="77777777" w:rsidR="008F68E2" w:rsidRPr="00486B41" w:rsidRDefault="008F68E2" w:rsidP="003B2DB9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microRNAS</w:t>
            </w:r>
          </w:p>
        </w:tc>
      </w:tr>
    </w:tbl>
    <w:p w14:paraId="6CB8D6DE" w14:textId="115B49ED" w:rsidR="008C6829" w:rsidRPr="00486B41" w:rsidRDefault="008C6829" w:rsidP="00E231C2">
      <w:pPr>
        <w:pStyle w:val="TFN"/>
        <w:rPr>
          <w:rFonts w:cs="Times New Roman"/>
        </w:rPr>
      </w:pPr>
      <w:r w:rsidRPr="00486B41">
        <w:rPr>
          <w:rFonts w:cs="Times New Roman"/>
        </w:rPr>
        <w:t>Genes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"EBV"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column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bolded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infection.</w:t>
      </w:r>
    </w:p>
    <w:p w14:paraId="0A17E2A3" w14:textId="4B00D2CB" w:rsidR="008C6829" w:rsidRPr="00486B41" w:rsidRDefault="008C6829" w:rsidP="00E231C2">
      <w:pPr>
        <w:pStyle w:val="TFN"/>
        <w:rPr>
          <w:rFonts w:cs="Times New Roman"/>
          <w:bCs/>
        </w:rPr>
      </w:pP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"HSV"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"KSV"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columns,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underlined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proofErr w:type="gramStart"/>
      <w:r w:rsidRPr="00486B41">
        <w:rPr>
          <w:rFonts w:cs="Times New Roman"/>
        </w:rPr>
        <w:t>significant,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however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may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positional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homologs.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Proteins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that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Inhibit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Immune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/>
        </w:rPr>
        <w:t>71.</w:t>
      </w:r>
      <w:r w:rsidRPr="00486B41">
        <w:rPr>
          <w:rFonts w:cs="Times New Roman"/>
        </w:rPr>
        <w:t>3,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Epstein-Barr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HSV,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simplex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KSHV,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Kaposi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sarcoma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herpes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interleukin;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HLA,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human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leukocyte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antigen;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CSF-1,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colony-stimulating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factor-1;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vPic,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virus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preinitiation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complex;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GPCR,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bCs/>
        </w:rPr>
        <w:t>G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protein-coupled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receptor;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MHC,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major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histocompatibility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complex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class</w:t>
      </w:r>
      <w:r w:rsidR="00414F71" w:rsidRPr="00486B41">
        <w:rPr>
          <w:rFonts w:cs="Times New Roman"/>
          <w:bCs/>
        </w:rPr>
        <w:t xml:space="preserve"> </w:t>
      </w:r>
      <w:r w:rsidRPr="00486B41">
        <w:rPr>
          <w:rFonts w:cs="Times New Roman"/>
          <w:bCs/>
        </w:rPr>
        <w:t>I</w:t>
      </w:r>
    </w:p>
    <w:p w14:paraId="65B1ACA9" w14:textId="605F778C" w:rsidR="008F68E2" w:rsidRPr="00486B41" w:rsidRDefault="008F68E2" w:rsidP="00E231C2">
      <w:pPr>
        <w:pStyle w:val="T1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  <w:color w:val="000000" w:themeColor="text1"/>
        </w:rPr>
        <w:br w:type="page"/>
      </w:r>
      <w:proofErr w:type="gramStart"/>
      <w:r w:rsidRPr="00486B41">
        <w:rPr>
          <w:rFonts w:ascii="Times New Roman" w:hAnsi="Times New Roman" w:cs="Times New Roman"/>
        </w:rPr>
        <w:lastRenderedPageBreak/>
        <w:t>Table</w:t>
      </w:r>
      <w:r w:rsidR="00414F71" w:rsidRPr="00486B41">
        <w:rPr>
          <w:rFonts w:ascii="Times New Roman" w:hAnsi="Times New Roman" w:cs="Times New Roman"/>
        </w:rPr>
        <w:t xml:space="preserve"> </w:t>
      </w:r>
      <w:r w:rsidRPr="00486B41">
        <w:rPr>
          <w:rFonts w:ascii="Times New Roman" w:hAnsi="Times New Roman" w:cs="Times New Roman"/>
          <w:bCs/>
        </w:rPr>
        <w:t>71.</w:t>
      </w:r>
      <w:r w:rsidRPr="00486B41">
        <w:rPr>
          <w:rFonts w:ascii="Times New Roman" w:hAnsi="Times New Roman" w:cs="Times New Roman"/>
        </w:rPr>
        <w:t>2.</w:t>
      </w:r>
      <w:proofErr w:type="gramEnd"/>
      <w:r w:rsidR="00414F71" w:rsidRPr="00486B41">
        <w:rPr>
          <w:rFonts w:ascii="Times New Roman" w:hAnsi="Times New Roman" w:cs="Times New Roman"/>
        </w:rPr>
        <w:t xml:space="preserve"> </w:t>
      </w:r>
      <w:r w:rsidRPr="00486B41">
        <w:rPr>
          <w:rFonts w:ascii="Times New Roman" w:hAnsi="Times New Roman" w:cs="Times New Roman"/>
        </w:rPr>
        <w:t>EBV</w:t>
      </w:r>
      <w:r w:rsidR="00414F71" w:rsidRPr="00486B41">
        <w:rPr>
          <w:rFonts w:ascii="Times New Roman" w:hAnsi="Times New Roman" w:cs="Times New Roman"/>
        </w:rPr>
        <w:t xml:space="preserve"> </w:t>
      </w:r>
      <w:r w:rsidRPr="00486B41">
        <w:rPr>
          <w:rFonts w:ascii="Times New Roman" w:hAnsi="Times New Roman" w:cs="Times New Roman"/>
        </w:rPr>
        <w:t>Latency</w:t>
      </w:r>
      <w:r w:rsidR="00414F71" w:rsidRPr="00486B41">
        <w:rPr>
          <w:rFonts w:ascii="Times New Roman" w:hAnsi="Times New Roman" w:cs="Times New Roman"/>
        </w:rPr>
        <w:t xml:space="preserve"> </w:t>
      </w:r>
      <w:r w:rsidRPr="00486B41">
        <w:rPr>
          <w:rFonts w:ascii="Times New Roman" w:hAnsi="Times New Roman" w:cs="Times New Roman"/>
        </w:rPr>
        <w:t>Gene</w:t>
      </w:r>
      <w:r w:rsidR="00414F71" w:rsidRPr="00486B41">
        <w:rPr>
          <w:rFonts w:ascii="Times New Roman" w:hAnsi="Times New Roman" w:cs="Times New Roman"/>
        </w:rPr>
        <w:t xml:space="preserve"> </w:t>
      </w:r>
      <w:r w:rsidRPr="00486B41">
        <w:rPr>
          <w:rFonts w:ascii="Times New Roman" w:hAnsi="Times New Roman" w:cs="Times New Roman"/>
        </w:rPr>
        <w:t>Expression</w:t>
      </w:r>
      <w:r w:rsidR="00414F71" w:rsidRPr="00486B41">
        <w:rPr>
          <w:rFonts w:ascii="Times New Roman" w:hAnsi="Times New Roman" w:cs="Times New Roman"/>
        </w:rPr>
        <w:t xml:space="preserve"> </w:t>
      </w:r>
      <w:r w:rsidRPr="00486B41">
        <w:rPr>
          <w:rFonts w:ascii="Times New Roman" w:hAnsi="Times New Roman" w:cs="Times New Roman"/>
        </w:rPr>
        <w:t>Patterns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4"/>
        <w:gridCol w:w="837"/>
        <w:gridCol w:w="871"/>
        <w:gridCol w:w="871"/>
        <w:gridCol w:w="871"/>
        <w:gridCol w:w="837"/>
        <w:gridCol w:w="759"/>
        <w:gridCol w:w="759"/>
        <w:gridCol w:w="948"/>
        <w:gridCol w:w="871"/>
        <w:gridCol w:w="1048"/>
      </w:tblGrid>
      <w:tr w:rsidR="008F68E2" w:rsidRPr="00486B41" w14:paraId="620CB40E" w14:textId="77777777" w:rsidTr="003A374F">
        <w:tc>
          <w:tcPr>
            <w:tcW w:w="461" w:type="pct"/>
          </w:tcPr>
          <w:p w14:paraId="6C39A9C1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Latency</w:t>
            </w:r>
          </w:p>
        </w:tc>
        <w:tc>
          <w:tcPr>
            <w:tcW w:w="431" w:type="pct"/>
          </w:tcPr>
          <w:p w14:paraId="7B32538F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EBERs</w:t>
            </w:r>
          </w:p>
        </w:tc>
        <w:tc>
          <w:tcPr>
            <w:tcW w:w="460" w:type="pct"/>
          </w:tcPr>
          <w:p w14:paraId="54BC9E4B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EBNA1</w:t>
            </w:r>
          </w:p>
        </w:tc>
        <w:tc>
          <w:tcPr>
            <w:tcW w:w="460" w:type="pct"/>
          </w:tcPr>
          <w:p w14:paraId="63117B23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EBNA2</w:t>
            </w:r>
          </w:p>
        </w:tc>
        <w:tc>
          <w:tcPr>
            <w:tcW w:w="460" w:type="pct"/>
          </w:tcPr>
          <w:p w14:paraId="30ADCA07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EBNA3</w:t>
            </w:r>
          </w:p>
        </w:tc>
        <w:tc>
          <w:tcPr>
            <w:tcW w:w="443" w:type="pct"/>
          </w:tcPr>
          <w:p w14:paraId="162C3FFE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EBNA-LP</w:t>
            </w:r>
          </w:p>
        </w:tc>
        <w:tc>
          <w:tcPr>
            <w:tcW w:w="390" w:type="pct"/>
          </w:tcPr>
          <w:p w14:paraId="3A9FB7C2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LMP1</w:t>
            </w:r>
          </w:p>
        </w:tc>
        <w:tc>
          <w:tcPr>
            <w:tcW w:w="390" w:type="pct"/>
          </w:tcPr>
          <w:p w14:paraId="1C596811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LMP2</w:t>
            </w:r>
          </w:p>
        </w:tc>
        <w:tc>
          <w:tcPr>
            <w:tcW w:w="496" w:type="pct"/>
          </w:tcPr>
          <w:p w14:paraId="2CFA1ECE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BART</w:t>
            </w:r>
          </w:p>
          <w:p w14:paraId="127C9B62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miRNAs</w:t>
            </w:r>
          </w:p>
        </w:tc>
        <w:tc>
          <w:tcPr>
            <w:tcW w:w="449" w:type="pct"/>
          </w:tcPr>
          <w:p w14:paraId="5161AA36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BHRF1</w:t>
            </w:r>
          </w:p>
        </w:tc>
        <w:tc>
          <w:tcPr>
            <w:tcW w:w="560" w:type="pct"/>
          </w:tcPr>
          <w:p w14:paraId="2ACBA885" w14:textId="77777777" w:rsidR="008F68E2" w:rsidRPr="00486B41" w:rsidRDefault="008F68E2" w:rsidP="00E231C2">
            <w:pPr>
              <w:pStyle w:val="T2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Disease</w:t>
            </w:r>
          </w:p>
        </w:tc>
      </w:tr>
      <w:tr w:rsidR="008F68E2" w:rsidRPr="00486B41" w14:paraId="6A9A2FE6" w14:textId="77777777" w:rsidTr="003A374F">
        <w:tc>
          <w:tcPr>
            <w:tcW w:w="461" w:type="pct"/>
          </w:tcPr>
          <w:p w14:paraId="1C6470B4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0</w:t>
            </w:r>
          </w:p>
        </w:tc>
        <w:tc>
          <w:tcPr>
            <w:tcW w:w="431" w:type="pct"/>
          </w:tcPr>
          <w:p w14:paraId="54446748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5F3B1058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  <w:r w:rsidRPr="00486B41">
              <w:rPr>
                <w:rFonts w:cs="Times New Roman"/>
                <w:vertAlign w:val="superscript"/>
              </w:rPr>
              <w:t>a</w:t>
            </w:r>
          </w:p>
        </w:tc>
        <w:tc>
          <w:tcPr>
            <w:tcW w:w="460" w:type="pct"/>
          </w:tcPr>
          <w:p w14:paraId="77EEDBFA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60" w:type="pct"/>
          </w:tcPr>
          <w:p w14:paraId="217A081F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43" w:type="pct"/>
          </w:tcPr>
          <w:p w14:paraId="6196624E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390" w:type="pct"/>
          </w:tcPr>
          <w:p w14:paraId="61462A64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390" w:type="pct"/>
          </w:tcPr>
          <w:p w14:paraId="5BD53949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96" w:type="pct"/>
          </w:tcPr>
          <w:p w14:paraId="1E038222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?</w:t>
            </w:r>
          </w:p>
        </w:tc>
        <w:tc>
          <w:tcPr>
            <w:tcW w:w="449" w:type="pct"/>
          </w:tcPr>
          <w:p w14:paraId="07A41950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560" w:type="pct"/>
          </w:tcPr>
          <w:p w14:paraId="3D6BC610" w14:textId="09CFD211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Blood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healthy</w:t>
            </w:r>
          </w:p>
        </w:tc>
      </w:tr>
      <w:tr w:rsidR="008F68E2" w:rsidRPr="00486B41" w14:paraId="1778ACA3" w14:textId="77777777" w:rsidTr="003A374F">
        <w:tc>
          <w:tcPr>
            <w:tcW w:w="461" w:type="pct"/>
          </w:tcPr>
          <w:p w14:paraId="382C6D76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I</w:t>
            </w:r>
          </w:p>
        </w:tc>
        <w:tc>
          <w:tcPr>
            <w:tcW w:w="431" w:type="pct"/>
          </w:tcPr>
          <w:p w14:paraId="1B7018B8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3670FDF2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  <w:r w:rsidRPr="00486B41">
              <w:rPr>
                <w:rFonts w:cs="Times New Roman"/>
                <w:vertAlign w:val="superscript"/>
              </w:rPr>
              <w:t>b</w:t>
            </w:r>
          </w:p>
        </w:tc>
        <w:tc>
          <w:tcPr>
            <w:tcW w:w="460" w:type="pct"/>
          </w:tcPr>
          <w:p w14:paraId="27CB021C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60" w:type="pct"/>
          </w:tcPr>
          <w:p w14:paraId="321CB3CE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43" w:type="pct"/>
          </w:tcPr>
          <w:p w14:paraId="122AB231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390" w:type="pct"/>
          </w:tcPr>
          <w:p w14:paraId="0B02B8CD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390" w:type="pct"/>
          </w:tcPr>
          <w:p w14:paraId="02785064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96" w:type="pct"/>
          </w:tcPr>
          <w:p w14:paraId="5CB0BD7B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49" w:type="pct"/>
          </w:tcPr>
          <w:p w14:paraId="0361F786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560" w:type="pct"/>
          </w:tcPr>
          <w:p w14:paraId="60618002" w14:textId="1D0CAF2A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BL,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gastric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carcinoma</w:t>
            </w:r>
          </w:p>
        </w:tc>
      </w:tr>
      <w:tr w:rsidR="008F68E2" w:rsidRPr="00486B41" w14:paraId="0AFF9CF9" w14:textId="77777777" w:rsidTr="003A374F">
        <w:tc>
          <w:tcPr>
            <w:tcW w:w="461" w:type="pct"/>
          </w:tcPr>
          <w:p w14:paraId="0B83AFE0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IIa</w:t>
            </w:r>
            <w:r w:rsidRPr="00486B41">
              <w:rPr>
                <w:rFonts w:cs="Times New Roman"/>
                <w:vertAlign w:val="superscript"/>
              </w:rPr>
              <w:t>d</w:t>
            </w:r>
          </w:p>
        </w:tc>
        <w:tc>
          <w:tcPr>
            <w:tcW w:w="431" w:type="pct"/>
          </w:tcPr>
          <w:p w14:paraId="55FEE2DD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2E5224DC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  <w:r w:rsidRPr="00486B41">
              <w:rPr>
                <w:rFonts w:cs="Times New Roman"/>
                <w:vertAlign w:val="superscript"/>
              </w:rPr>
              <w:t>b</w:t>
            </w:r>
          </w:p>
        </w:tc>
        <w:tc>
          <w:tcPr>
            <w:tcW w:w="460" w:type="pct"/>
          </w:tcPr>
          <w:p w14:paraId="205CC6F8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60" w:type="pct"/>
          </w:tcPr>
          <w:p w14:paraId="2249D0AB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43" w:type="pct"/>
          </w:tcPr>
          <w:p w14:paraId="04D6E8EC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390" w:type="pct"/>
          </w:tcPr>
          <w:p w14:paraId="43B24D12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390" w:type="pct"/>
          </w:tcPr>
          <w:p w14:paraId="2A43933E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96" w:type="pct"/>
          </w:tcPr>
          <w:p w14:paraId="7D7473FB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49" w:type="pct"/>
          </w:tcPr>
          <w:p w14:paraId="779268CE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560" w:type="pct"/>
          </w:tcPr>
          <w:p w14:paraId="46CB9428" w14:textId="46BEAD0D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NPC,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HL,TCL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345622E6" w14:textId="77777777" w:rsidTr="003A374F">
        <w:tc>
          <w:tcPr>
            <w:tcW w:w="461" w:type="pct"/>
          </w:tcPr>
          <w:p w14:paraId="0B35B927" w14:textId="77777777" w:rsidR="008F68E2" w:rsidRPr="00486B41" w:rsidDel="00477395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IIb</w:t>
            </w:r>
          </w:p>
        </w:tc>
        <w:tc>
          <w:tcPr>
            <w:tcW w:w="431" w:type="pct"/>
          </w:tcPr>
          <w:p w14:paraId="270CC597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30050314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4B53EC35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6D999434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43" w:type="pct"/>
          </w:tcPr>
          <w:p w14:paraId="37D77EC2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390" w:type="pct"/>
          </w:tcPr>
          <w:p w14:paraId="6126B9A8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390" w:type="pct"/>
          </w:tcPr>
          <w:p w14:paraId="25AD526D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-</w:t>
            </w:r>
          </w:p>
        </w:tc>
        <w:tc>
          <w:tcPr>
            <w:tcW w:w="496" w:type="pct"/>
          </w:tcPr>
          <w:p w14:paraId="053FE4C3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49" w:type="pct"/>
          </w:tcPr>
          <w:p w14:paraId="7F37B30D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560" w:type="pct"/>
          </w:tcPr>
          <w:p w14:paraId="16DCEBFE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DLBCL</w:t>
            </w:r>
          </w:p>
        </w:tc>
      </w:tr>
      <w:tr w:rsidR="008F68E2" w:rsidRPr="00486B41" w14:paraId="52958366" w14:textId="77777777" w:rsidTr="003A374F">
        <w:tc>
          <w:tcPr>
            <w:tcW w:w="461" w:type="pct"/>
          </w:tcPr>
          <w:p w14:paraId="6785B129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III</w:t>
            </w:r>
            <w:r w:rsidRPr="00486B41">
              <w:rPr>
                <w:rFonts w:cs="Times New Roman"/>
                <w:vertAlign w:val="superscript"/>
              </w:rPr>
              <w:t>e</w:t>
            </w:r>
          </w:p>
        </w:tc>
        <w:tc>
          <w:tcPr>
            <w:tcW w:w="431" w:type="pct"/>
          </w:tcPr>
          <w:p w14:paraId="0EEA6969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51DA89C1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  <w:r w:rsidRPr="00486B41">
              <w:rPr>
                <w:rFonts w:cs="Times New Roman"/>
                <w:vertAlign w:val="superscript"/>
              </w:rPr>
              <w:t>c</w:t>
            </w:r>
          </w:p>
        </w:tc>
        <w:tc>
          <w:tcPr>
            <w:tcW w:w="460" w:type="pct"/>
          </w:tcPr>
          <w:p w14:paraId="47E39C30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60" w:type="pct"/>
          </w:tcPr>
          <w:p w14:paraId="01EBA692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43" w:type="pct"/>
          </w:tcPr>
          <w:p w14:paraId="4861ED4E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390" w:type="pct"/>
          </w:tcPr>
          <w:p w14:paraId="6FD9A100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390" w:type="pct"/>
          </w:tcPr>
          <w:p w14:paraId="0B0281C7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96" w:type="pct"/>
          </w:tcPr>
          <w:p w14:paraId="7A395DAC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449" w:type="pct"/>
          </w:tcPr>
          <w:p w14:paraId="05CB7A09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+</w:t>
            </w:r>
          </w:p>
        </w:tc>
        <w:tc>
          <w:tcPr>
            <w:tcW w:w="560" w:type="pct"/>
          </w:tcPr>
          <w:p w14:paraId="6A156A22" w14:textId="77777777" w:rsidR="008F68E2" w:rsidRPr="00486B41" w:rsidRDefault="008F68E2" w:rsidP="00E231C2">
            <w:pPr>
              <w:pStyle w:val="T"/>
              <w:rPr>
                <w:rFonts w:cs="Times New Roman"/>
                <w:sz w:val="24"/>
                <w:szCs w:val="24"/>
              </w:rPr>
            </w:pPr>
            <w:r w:rsidRPr="00486B41">
              <w:rPr>
                <w:rFonts w:cs="Times New Roman"/>
              </w:rPr>
              <w:t>PTLD</w:t>
            </w:r>
          </w:p>
        </w:tc>
      </w:tr>
    </w:tbl>
    <w:p w14:paraId="3698E271" w14:textId="2A26C0BF" w:rsidR="005977A7" w:rsidRPr="00486B41" w:rsidRDefault="008F68E2" w:rsidP="00E231C2">
      <w:pPr>
        <w:pStyle w:val="TFN"/>
        <w:rPr>
          <w:rFonts w:cs="Times New Roman"/>
          <w:b/>
        </w:rPr>
      </w:pPr>
      <w:proofErr w:type="gramStart"/>
      <w:r w:rsidRPr="00486B41">
        <w:rPr>
          <w:rFonts w:cs="Times New Roman"/>
          <w:vertAlign w:val="superscript"/>
        </w:rPr>
        <w:t>a</w:t>
      </w:r>
      <w:proofErr w:type="gramEnd"/>
      <w:r w:rsidR="00414F71" w:rsidRPr="00486B41">
        <w:rPr>
          <w:rFonts w:cs="Times New Roman"/>
          <w:vertAlign w:val="superscript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only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divide</w:t>
      </w:r>
    </w:p>
    <w:p w14:paraId="25E6E1DE" w14:textId="74331122" w:rsidR="005977A7" w:rsidRPr="00486B41" w:rsidRDefault="008F68E2" w:rsidP="00E231C2">
      <w:pPr>
        <w:pStyle w:val="TFN"/>
        <w:rPr>
          <w:rFonts w:cs="Times New Roman"/>
          <w:b/>
        </w:rPr>
      </w:pPr>
      <w:proofErr w:type="gramStart"/>
      <w:r w:rsidRPr="00486B41">
        <w:rPr>
          <w:rFonts w:cs="Times New Roman"/>
          <w:vertAlign w:val="superscript"/>
        </w:rPr>
        <w:t>b</w:t>
      </w:r>
      <w:proofErr w:type="gramEnd"/>
      <w:r w:rsidR="00414F71" w:rsidRPr="00486B41">
        <w:rPr>
          <w:rFonts w:cs="Times New Roman"/>
          <w:vertAlign w:val="superscript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  <w:i/>
          <w:iCs/>
        </w:rPr>
        <w:t>Q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</w:p>
    <w:p w14:paraId="64B1E9E3" w14:textId="5653550D" w:rsidR="005977A7" w:rsidRPr="00486B41" w:rsidRDefault="008F68E2" w:rsidP="00E231C2">
      <w:pPr>
        <w:pStyle w:val="TFN"/>
        <w:rPr>
          <w:rFonts w:cs="Times New Roman"/>
          <w:b/>
        </w:rPr>
      </w:pPr>
      <w:proofErr w:type="gramStart"/>
      <w:r w:rsidRPr="00486B41">
        <w:rPr>
          <w:rFonts w:cs="Times New Roman"/>
          <w:vertAlign w:val="superscript"/>
        </w:rPr>
        <w:t>c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EBNA1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driven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the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promoter</w:t>
      </w:r>
    </w:p>
    <w:p w14:paraId="4788CA62" w14:textId="7D1E9EC5" w:rsidR="005977A7" w:rsidRPr="00486B41" w:rsidRDefault="005977A7" w:rsidP="00E231C2">
      <w:pPr>
        <w:pStyle w:val="TFN"/>
        <w:rPr>
          <w:rFonts w:cs="Times New Roman"/>
          <w:b/>
        </w:rPr>
      </w:pPr>
      <w:proofErr w:type="gramStart"/>
      <w:r w:rsidRPr="00486B41">
        <w:rPr>
          <w:rFonts w:cs="Times New Roman"/>
          <w:vertAlign w:val="superscript"/>
        </w:rPr>
        <w:t>d</w:t>
      </w:r>
      <w:proofErr w:type="gramEnd"/>
      <w:r w:rsidR="00414F71" w:rsidRPr="00486B41">
        <w:rPr>
          <w:rFonts w:cs="Times New Roman"/>
          <w:vertAlign w:val="superscript"/>
        </w:rPr>
        <w:t xml:space="preserve"> </w:t>
      </w:r>
      <w:r w:rsidRPr="00486B41">
        <w:rPr>
          <w:rFonts w:cs="Times New Roman"/>
        </w:rPr>
        <w:t>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form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latency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termed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I/II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been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proposed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which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some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</w:t>
      </w:r>
    </w:p>
    <w:p w14:paraId="2B3748C6" w14:textId="0D5341AA" w:rsidR="005977A7" w:rsidRPr="00486B41" w:rsidRDefault="005977A7" w:rsidP="00E231C2">
      <w:pPr>
        <w:pStyle w:val="TFN"/>
        <w:rPr>
          <w:rFonts w:cs="Times New Roman"/>
          <w:b/>
        </w:rPr>
      </w:pPr>
      <w:proofErr w:type="gramStart"/>
      <w:r w:rsidRPr="00486B41">
        <w:rPr>
          <w:rFonts w:cs="Times New Roman"/>
          <w:vertAlign w:val="superscript"/>
        </w:rPr>
        <w:t>e</w:t>
      </w:r>
      <w:proofErr w:type="gramEnd"/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miRNAs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are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also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along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with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level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BHRF1</w:t>
      </w:r>
    </w:p>
    <w:p w14:paraId="1B59EC27" w14:textId="4BDBEF58" w:rsidR="008F68E2" w:rsidRPr="00486B41" w:rsidRDefault="008F68E2" w:rsidP="00E231C2">
      <w:pPr>
        <w:pStyle w:val="TFN"/>
        <w:rPr>
          <w:rFonts w:cs="Times New Roman"/>
          <w:b/>
        </w:rPr>
      </w:pPr>
      <w:r w:rsidRPr="00486B41">
        <w:rPr>
          <w:rFonts w:cs="Times New Roman"/>
        </w:rPr>
        <w:lastRenderedPageBreak/>
        <w:t>BL,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Burkitt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nasopharyngeal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Hodgkin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TCL,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DLBCL,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B-cell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lymphpma;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PTLD,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post-transplant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lymphoproliferative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disease;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NPC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and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gastric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carcinoma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show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variable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expression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of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LMP1.</w:t>
      </w:r>
      <w:r w:rsidR="00414F71" w:rsidRPr="00486B41">
        <w:rPr>
          <w:rFonts w:cs="Times New Roman"/>
        </w:rPr>
        <w:t xml:space="preserve"> </w:t>
      </w:r>
    </w:p>
    <w:p w14:paraId="35FBF3D1" w14:textId="44275E57" w:rsidR="008F68E2" w:rsidRPr="00486B41" w:rsidRDefault="008F68E2" w:rsidP="00E231C2">
      <w:pPr>
        <w:pStyle w:val="T1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br w:type="page"/>
      </w:r>
      <w:proofErr w:type="gramStart"/>
      <w:r w:rsidRPr="00486B41">
        <w:rPr>
          <w:rFonts w:ascii="Times New Roman" w:hAnsi="Times New Roman" w:cs="Times New Roman"/>
          <w:b/>
          <w:bCs/>
        </w:rPr>
        <w:lastRenderedPageBreak/>
        <w:t>Table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71.3.</w:t>
      </w:r>
      <w:proofErr w:type="gramEnd"/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EBV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Proteins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and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RNAs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that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Inhibit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the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Immune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System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65"/>
        <w:gridCol w:w="7470"/>
      </w:tblGrid>
      <w:tr w:rsidR="005977A7" w:rsidRPr="00486B41" w14:paraId="15D75897" w14:textId="77777777" w:rsidTr="0029530B">
        <w:tc>
          <w:tcPr>
            <w:tcW w:w="2065" w:type="dxa"/>
          </w:tcPr>
          <w:p w14:paraId="777C186A" w14:textId="7DFC894F" w:rsidR="005977A7" w:rsidRPr="00486B41" w:rsidRDefault="005977A7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</w:p>
        </w:tc>
        <w:tc>
          <w:tcPr>
            <w:tcW w:w="7470" w:type="dxa"/>
          </w:tcPr>
          <w:p w14:paraId="6EC1A4AC" w14:textId="46F7588E" w:rsidR="005977A7" w:rsidRPr="00486B41" w:rsidRDefault="005977A7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Effect</w:t>
            </w:r>
          </w:p>
        </w:tc>
      </w:tr>
      <w:tr w:rsidR="005977A7" w:rsidRPr="00486B41" w14:paraId="1E4F0918" w14:textId="77777777" w:rsidTr="0029530B">
        <w:tc>
          <w:tcPr>
            <w:tcW w:w="2065" w:type="dxa"/>
          </w:tcPr>
          <w:p w14:paraId="189953AC" w14:textId="5A10F49E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EBNA1</w:t>
            </w:r>
          </w:p>
        </w:tc>
        <w:tc>
          <w:tcPr>
            <w:tcW w:w="7470" w:type="dxa"/>
          </w:tcPr>
          <w:p w14:paraId="70EEAA3C" w14:textId="64127333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own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proteasome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processing</w:t>
            </w:r>
            <w:r w:rsidR="00414F71" w:rsidRPr="00486B41">
              <w:rPr>
                <w:rFonts w:cs="Times New Roman"/>
              </w:rPr>
              <w:t xml:space="preserve"> </w:t>
            </w:r>
          </w:p>
          <w:p w14:paraId="4D2BA468" w14:textId="2F59AA1D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translational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efficiency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initiation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translation</w:t>
            </w:r>
          </w:p>
        </w:tc>
      </w:tr>
      <w:tr w:rsidR="005977A7" w:rsidRPr="00486B41" w14:paraId="145E2612" w14:textId="77777777" w:rsidTr="0029530B">
        <w:tc>
          <w:tcPr>
            <w:tcW w:w="2065" w:type="dxa"/>
          </w:tcPr>
          <w:p w14:paraId="27F4F737" w14:textId="7A085613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EBNA2</w:t>
            </w:r>
          </w:p>
        </w:tc>
        <w:tc>
          <w:tcPr>
            <w:tcW w:w="7470" w:type="dxa"/>
          </w:tcPr>
          <w:p w14:paraId="5568129F" w14:textId="2EE077C4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ICOSL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responses</w:t>
            </w:r>
          </w:p>
          <w:p w14:paraId="7BBCC854" w14:textId="776F9098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Downregulates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genes</w:t>
            </w:r>
          </w:p>
        </w:tc>
      </w:tr>
      <w:tr w:rsidR="005977A7" w:rsidRPr="00486B41" w14:paraId="7521B5FD" w14:textId="77777777" w:rsidTr="0029530B">
        <w:tc>
          <w:tcPr>
            <w:tcW w:w="2065" w:type="dxa"/>
          </w:tcPr>
          <w:p w14:paraId="6C42BCCB" w14:textId="0186B960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LMP1</w:t>
            </w:r>
          </w:p>
        </w:tc>
        <w:tc>
          <w:tcPr>
            <w:tcW w:w="7470" w:type="dxa"/>
          </w:tcPr>
          <w:p w14:paraId="5CC59CF6" w14:textId="4454B36D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Upregulates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galectin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promoter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induce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apoptosis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CTLs</w:t>
            </w:r>
          </w:p>
          <w:p w14:paraId="5751B88C" w14:textId="4F31D0FA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Upregulates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IL-10,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upregulates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A20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bcl-2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apoptosis</w:t>
            </w:r>
          </w:p>
        </w:tc>
      </w:tr>
      <w:tr w:rsidR="005977A7" w:rsidRPr="00486B41" w14:paraId="5ABF65B0" w14:textId="77777777" w:rsidTr="0029530B">
        <w:tc>
          <w:tcPr>
            <w:tcW w:w="2065" w:type="dxa"/>
          </w:tcPr>
          <w:p w14:paraId="57E38A2F" w14:textId="494CE7C2" w:rsidR="005977A7" w:rsidRPr="00486B41" w:rsidRDefault="005977A7" w:rsidP="00E231C2">
            <w:pPr>
              <w:pStyle w:val="T"/>
              <w:rPr>
                <w:rFonts w:cs="Times New Roman"/>
                <w:b/>
                <w:bCs/>
              </w:rPr>
            </w:pPr>
            <w:r w:rsidRPr="00486B41">
              <w:rPr>
                <w:rFonts w:cs="Times New Roman"/>
              </w:rPr>
              <w:t>LMP2</w:t>
            </w:r>
          </w:p>
        </w:tc>
        <w:tc>
          <w:tcPr>
            <w:tcW w:w="7470" w:type="dxa"/>
          </w:tcPr>
          <w:p w14:paraId="4BF83E6C" w14:textId="579A5CEF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Increases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degradation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receptors</w:t>
            </w:r>
          </w:p>
          <w:p w14:paraId="4F390D48" w14:textId="0275DFBE" w:rsidR="005977A7" w:rsidRPr="00486B41" w:rsidRDefault="005977A7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Upregulates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galectin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promoter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induce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apoptosis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CTLs</w:t>
            </w:r>
          </w:p>
        </w:tc>
      </w:tr>
      <w:tr w:rsidR="005977A7" w:rsidRPr="00486B41" w14:paraId="524074DA" w14:textId="77777777" w:rsidTr="0029530B">
        <w:tc>
          <w:tcPr>
            <w:tcW w:w="2065" w:type="dxa"/>
          </w:tcPr>
          <w:p w14:paraId="6D772741" w14:textId="532EB70C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BARF1</w:t>
            </w:r>
          </w:p>
        </w:tc>
        <w:tc>
          <w:tcPr>
            <w:tcW w:w="7470" w:type="dxa"/>
          </w:tcPr>
          <w:p w14:paraId="0F29D0EB" w14:textId="5EAF6DEC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Soluble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colony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stimulating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factor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receptor,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IFN-α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secretion</w:t>
            </w:r>
          </w:p>
        </w:tc>
      </w:tr>
      <w:tr w:rsidR="005977A7" w:rsidRPr="00486B41" w14:paraId="48986A8C" w14:textId="77777777" w:rsidTr="0029530B">
        <w:tc>
          <w:tcPr>
            <w:tcW w:w="2065" w:type="dxa"/>
          </w:tcPr>
          <w:p w14:paraId="689EF6F0" w14:textId="3D34F8EC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BCRF1</w:t>
            </w:r>
          </w:p>
        </w:tc>
        <w:tc>
          <w:tcPr>
            <w:tcW w:w="7470" w:type="dxa"/>
          </w:tcPr>
          <w:p w14:paraId="3574456E" w14:textId="563AC928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IL-10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homolog,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synthesis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IFN-γ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expression,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IL-1α,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IL-1β,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TNF-α,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IL-6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production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monocytes,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levels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ICAM1,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CD80,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CD86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monocytes,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mRNA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levels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TAP1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proteasome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protein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</w:t>
            </w:r>
          </w:p>
        </w:tc>
      </w:tr>
      <w:tr w:rsidR="005977A7" w:rsidRPr="00486B41" w14:paraId="45754976" w14:textId="77777777" w:rsidTr="0029530B">
        <w:tc>
          <w:tcPr>
            <w:tcW w:w="2065" w:type="dxa"/>
          </w:tcPr>
          <w:p w14:paraId="5255DABD" w14:textId="13ABC085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BDLF3</w:t>
            </w:r>
          </w:p>
        </w:tc>
        <w:tc>
          <w:tcPr>
            <w:tcW w:w="7470" w:type="dxa"/>
          </w:tcPr>
          <w:p w14:paraId="42B56F22" w14:textId="702E28E3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eastAsia="MS Mincho" w:cs="Times New Roman"/>
                <w:bCs/>
              </w:rPr>
              <w:t>Inhibits</w:t>
            </w:r>
            <w:r w:rsidR="00414F71" w:rsidRPr="00486B41">
              <w:rPr>
                <w:rFonts w:eastAsia="MS Mincho" w:cs="Times New Roman"/>
                <w:bCs/>
              </w:rPr>
              <w:t xml:space="preserve"> </w:t>
            </w:r>
            <w:r w:rsidRPr="00486B41">
              <w:rPr>
                <w:rFonts w:eastAsia="MS Mincho" w:cs="Times New Roman"/>
                <w:bCs/>
              </w:rPr>
              <w:t>presentation</w:t>
            </w:r>
            <w:r w:rsidR="00414F71" w:rsidRPr="00486B41">
              <w:rPr>
                <w:rFonts w:eastAsia="MS Mincho" w:cs="Times New Roman"/>
                <w:bCs/>
              </w:rPr>
              <w:t xml:space="preserve"> </w:t>
            </w:r>
            <w:r w:rsidRPr="00486B41">
              <w:rPr>
                <w:rFonts w:eastAsia="MS Mincho" w:cs="Times New Roman"/>
                <w:bCs/>
              </w:rPr>
              <w:t>of</w:t>
            </w:r>
            <w:r w:rsidR="00414F71" w:rsidRPr="00486B41">
              <w:rPr>
                <w:rFonts w:eastAsia="MS Mincho" w:cs="Times New Roman"/>
                <w:bCs/>
              </w:rPr>
              <w:t xml:space="preserve"> </w:t>
            </w:r>
            <w:r w:rsidRPr="00486B41">
              <w:rPr>
                <w:rFonts w:eastAsia="MS Mincho" w:cs="Times New Roman"/>
                <w:bCs/>
              </w:rPr>
              <w:t>MHC</w:t>
            </w:r>
            <w:r w:rsidR="00414F71" w:rsidRPr="00486B41">
              <w:rPr>
                <w:rFonts w:eastAsia="MS Mincho" w:cs="Times New Roman"/>
                <w:bCs/>
              </w:rPr>
              <w:t xml:space="preserve"> </w:t>
            </w:r>
            <w:r w:rsidRPr="00486B41">
              <w:rPr>
                <w:rFonts w:eastAsia="MS Mincho" w:cs="Times New Roman"/>
                <w:bCs/>
              </w:rPr>
              <w:t>class</w:t>
            </w:r>
            <w:r w:rsidR="00414F71" w:rsidRPr="00486B41">
              <w:rPr>
                <w:rFonts w:eastAsia="MS Mincho" w:cs="Times New Roman"/>
                <w:bCs/>
              </w:rPr>
              <w:t xml:space="preserve"> </w:t>
            </w:r>
            <w:r w:rsidRPr="00486B41">
              <w:rPr>
                <w:rFonts w:eastAsia="MS Mincho" w:cs="Times New Roman"/>
                <w:bCs/>
              </w:rPr>
              <w:t>I</w:t>
            </w:r>
            <w:r w:rsidR="00414F71" w:rsidRPr="00486B41">
              <w:rPr>
                <w:rFonts w:eastAsia="MS Mincho" w:cs="Times New Roman"/>
                <w:bCs/>
              </w:rPr>
              <w:t xml:space="preserve"> </w:t>
            </w:r>
            <w:r w:rsidRPr="00486B41">
              <w:rPr>
                <w:rFonts w:eastAsia="MS Mincho" w:cs="Times New Roman"/>
                <w:bCs/>
              </w:rPr>
              <w:t>and</w:t>
            </w:r>
            <w:r w:rsidR="00414F71" w:rsidRPr="00486B41">
              <w:rPr>
                <w:rFonts w:eastAsia="MS Mincho" w:cs="Times New Roman"/>
                <w:bCs/>
              </w:rPr>
              <w:t xml:space="preserve"> </w:t>
            </w:r>
            <w:r w:rsidRPr="00486B41">
              <w:rPr>
                <w:rFonts w:eastAsia="MS Mincho" w:cs="Times New Roman"/>
                <w:bCs/>
              </w:rPr>
              <w:t>II</w:t>
            </w:r>
          </w:p>
        </w:tc>
      </w:tr>
      <w:tr w:rsidR="005977A7" w:rsidRPr="00486B41" w14:paraId="4DF94B76" w14:textId="77777777" w:rsidTr="0029530B">
        <w:tc>
          <w:tcPr>
            <w:tcW w:w="2065" w:type="dxa"/>
          </w:tcPr>
          <w:p w14:paraId="6ACC5B94" w14:textId="10745B68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BGLF2</w:t>
            </w:r>
          </w:p>
        </w:tc>
        <w:tc>
          <w:tcPr>
            <w:tcW w:w="7470" w:type="dxa"/>
          </w:tcPr>
          <w:p w14:paraId="3CE23ADF" w14:textId="226ED5F9" w:rsidR="005977A7" w:rsidRPr="00486B41" w:rsidRDefault="005977A7" w:rsidP="00E231C2">
            <w:pPr>
              <w:pStyle w:val="T"/>
              <w:rPr>
                <w:rFonts w:eastAsia="MS Mincho" w:cs="Times New Roman"/>
                <w:bCs/>
              </w:rPr>
            </w:pP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TYK-2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type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</w:t>
            </w:r>
          </w:p>
        </w:tc>
      </w:tr>
      <w:tr w:rsidR="005977A7" w:rsidRPr="00486B41" w14:paraId="43CC8F7B" w14:textId="77777777" w:rsidTr="0029530B">
        <w:tc>
          <w:tcPr>
            <w:tcW w:w="2065" w:type="dxa"/>
          </w:tcPr>
          <w:p w14:paraId="005EB5D1" w14:textId="7C2C1F72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BGLF5</w:t>
            </w:r>
          </w:p>
        </w:tc>
        <w:tc>
          <w:tcPr>
            <w:tcW w:w="7470" w:type="dxa"/>
          </w:tcPr>
          <w:p w14:paraId="706B54FA" w14:textId="1CDC8AE2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Blocks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synthesis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molecules</w:t>
            </w:r>
          </w:p>
          <w:p w14:paraId="4C71C62D" w14:textId="59BA171A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Down-regulates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TLR9</w:t>
            </w:r>
          </w:p>
        </w:tc>
      </w:tr>
      <w:tr w:rsidR="005977A7" w:rsidRPr="00486B41" w14:paraId="6E84531C" w14:textId="77777777" w:rsidTr="0029530B">
        <w:tc>
          <w:tcPr>
            <w:tcW w:w="2065" w:type="dxa"/>
          </w:tcPr>
          <w:p w14:paraId="2FDC9891" w14:textId="4D735AF9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BHRF1</w:t>
            </w:r>
          </w:p>
        </w:tc>
        <w:tc>
          <w:tcPr>
            <w:tcW w:w="7470" w:type="dxa"/>
          </w:tcPr>
          <w:p w14:paraId="3CD5BB6F" w14:textId="6581384A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Bcl-2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homolog,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blocks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apoptosis</w:t>
            </w:r>
          </w:p>
        </w:tc>
      </w:tr>
      <w:tr w:rsidR="005977A7" w:rsidRPr="00486B41" w14:paraId="6158C479" w14:textId="77777777" w:rsidTr="0029530B">
        <w:tc>
          <w:tcPr>
            <w:tcW w:w="2065" w:type="dxa"/>
          </w:tcPr>
          <w:p w14:paraId="4E80D48B" w14:textId="644D5DF2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BILF1</w:t>
            </w:r>
          </w:p>
        </w:tc>
        <w:tc>
          <w:tcPr>
            <w:tcW w:w="7470" w:type="dxa"/>
          </w:tcPr>
          <w:p w14:paraId="68412D74" w14:textId="759BD408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Binds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molecules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removes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from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surface</w:t>
            </w:r>
          </w:p>
          <w:p w14:paraId="4B484C19" w14:textId="3227BB7F" w:rsidR="005977A7" w:rsidRPr="00486B41" w:rsidRDefault="005977A7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newly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synthesized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molecules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the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surface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diverting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them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from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the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exocytic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pathway</w:t>
            </w:r>
          </w:p>
          <w:p w14:paraId="3F66AF1D" w14:textId="30E510C4" w:rsidR="005977A7" w:rsidRPr="00486B41" w:rsidRDefault="005977A7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Forms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heterodimers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CXCR4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impairs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CXCL12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5977A7" w:rsidRPr="00486B41" w14:paraId="3157690F" w14:textId="77777777" w:rsidTr="0029530B">
        <w:tc>
          <w:tcPr>
            <w:tcW w:w="2065" w:type="dxa"/>
          </w:tcPr>
          <w:p w14:paraId="54386F4E" w14:textId="2D8AA7EC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BLLF3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(dUTPase)</w:t>
            </w:r>
          </w:p>
        </w:tc>
        <w:tc>
          <w:tcPr>
            <w:tcW w:w="7470" w:type="dxa"/>
          </w:tcPr>
          <w:p w14:paraId="1412D3E3" w14:textId="639B8E30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Upregulates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IL-10,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Style w:val="nbapihighlight1"/>
                <w:rFonts w:cs="Times New Roman"/>
                <w:sz w:val="24"/>
                <w:szCs w:val="24"/>
              </w:rPr>
              <w:t>TNF-α</w:t>
            </w:r>
            <w:r w:rsidRPr="00486B41">
              <w:rPr>
                <w:rFonts w:cs="Times New Roman"/>
              </w:rPr>
              <w:t>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Style w:val="nbapihighlight1"/>
                <w:rFonts w:cs="Times New Roman"/>
                <w:sz w:val="24"/>
                <w:szCs w:val="24"/>
              </w:rPr>
              <w:t>IL-1β</w:t>
            </w:r>
            <w:r w:rsidRPr="00486B41">
              <w:rPr>
                <w:rFonts w:cs="Times New Roman"/>
              </w:rPr>
              <w:t>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Style w:val="nbapihighlight1"/>
                <w:rFonts w:cs="Times New Roman"/>
                <w:sz w:val="24"/>
                <w:szCs w:val="24"/>
              </w:rPr>
              <w:t>IL-8</w:t>
            </w:r>
            <w:r w:rsidRPr="00486B41">
              <w:rPr>
                <w:rFonts w:cs="Times New Roman"/>
              </w:rPr>
              <w:t>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Style w:val="nbapihighlight1"/>
                <w:rFonts w:cs="Times New Roman"/>
                <w:sz w:val="24"/>
                <w:szCs w:val="24"/>
              </w:rPr>
              <w:t>IL-6</w:t>
            </w:r>
          </w:p>
        </w:tc>
      </w:tr>
      <w:tr w:rsidR="005977A7" w:rsidRPr="00486B41" w14:paraId="45836642" w14:textId="77777777" w:rsidTr="0029530B">
        <w:tc>
          <w:tcPr>
            <w:tcW w:w="2065" w:type="dxa"/>
          </w:tcPr>
          <w:p w14:paraId="5A9B7C2B" w14:textId="5549F630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BNLF2a</w:t>
            </w:r>
          </w:p>
        </w:tc>
        <w:tc>
          <w:tcPr>
            <w:tcW w:w="7470" w:type="dxa"/>
          </w:tcPr>
          <w:p w14:paraId="19F77655" w14:textId="29A280EA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Interacts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TAP,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ATP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peptide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binding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functions,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the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surface</w:t>
            </w:r>
          </w:p>
        </w:tc>
      </w:tr>
      <w:tr w:rsidR="005977A7" w:rsidRPr="00486B41" w14:paraId="1CA591D8" w14:textId="77777777" w:rsidTr="0029530B">
        <w:tc>
          <w:tcPr>
            <w:tcW w:w="2065" w:type="dxa"/>
          </w:tcPr>
          <w:p w14:paraId="56D855C6" w14:textId="053ED6F1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BORF2</w:t>
            </w:r>
          </w:p>
        </w:tc>
        <w:tc>
          <w:tcPr>
            <w:tcW w:w="7470" w:type="dxa"/>
          </w:tcPr>
          <w:p w14:paraId="445F7202" w14:textId="282C81F0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APOBEC3B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evade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innate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immunity</w:t>
            </w:r>
          </w:p>
        </w:tc>
      </w:tr>
      <w:tr w:rsidR="005977A7" w:rsidRPr="00486B41" w14:paraId="75823C50" w14:textId="77777777" w:rsidTr="0029530B">
        <w:tc>
          <w:tcPr>
            <w:tcW w:w="2065" w:type="dxa"/>
          </w:tcPr>
          <w:p w14:paraId="33B16F20" w14:textId="68B2FE6D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BPLF1</w:t>
            </w:r>
          </w:p>
        </w:tc>
        <w:tc>
          <w:tcPr>
            <w:tcW w:w="7470" w:type="dxa"/>
          </w:tcPr>
          <w:p w14:paraId="3900F9F7" w14:textId="6B2CC742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eastAsia="MS Mincho" w:cs="Times New Roman"/>
              </w:rPr>
              <w:t>Blocks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proteasomal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degradation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of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cytosolic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proteins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by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removing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polyubiquitin</w:t>
            </w:r>
            <w:r w:rsidR="00414F71" w:rsidRPr="00486B41">
              <w:rPr>
                <w:rFonts w:eastAsia="MS Mincho" w:cs="Times New Roman"/>
              </w:rPr>
              <w:t xml:space="preserve"> </w:t>
            </w:r>
            <w:r w:rsidRPr="00486B41">
              <w:rPr>
                <w:rFonts w:eastAsia="MS Mincho" w:cs="Times New Roman"/>
              </w:rPr>
              <w:t>tags</w:t>
            </w:r>
          </w:p>
        </w:tc>
      </w:tr>
      <w:tr w:rsidR="005977A7" w:rsidRPr="00486B41" w14:paraId="655628E8" w14:textId="77777777" w:rsidTr="0029530B">
        <w:tc>
          <w:tcPr>
            <w:tcW w:w="2065" w:type="dxa"/>
          </w:tcPr>
          <w:p w14:paraId="7795A75C" w14:textId="604BE75A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BZLF1</w:t>
            </w:r>
          </w:p>
        </w:tc>
        <w:tc>
          <w:tcPr>
            <w:tcW w:w="7470" w:type="dxa"/>
          </w:tcPr>
          <w:p w14:paraId="4342662A" w14:textId="486D305F" w:rsidR="005977A7" w:rsidRPr="00486B41" w:rsidRDefault="005977A7" w:rsidP="00E231C2">
            <w:pPr>
              <w:pStyle w:val="T"/>
              <w:rPr>
                <w:rFonts w:eastAsia="MS Mincho" w:cs="Times New Roman"/>
              </w:rPr>
            </w:pPr>
            <w:r w:rsidRPr="00486B41">
              <w:rPr>
                <w:rFonts w:cs="Times New Roman"/>
              </w:rPr>
              <w:t>Upregulates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IL-10,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IRF7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type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IFN),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IFN-γ-induced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MHC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class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expression,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activation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IRF1,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CIITA,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p48,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nuclear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translocation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STAT1,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decreases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levels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IFN-γ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receptor-α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mRNA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level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TNF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receptor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1</w:t>
            </w:r>
          </w:p>
        </w:tc>
      </w:tr>
      <w:tr w:rsidR="005977A7" w:rsidRPr="00486B41" w14:paraId="42C71F38" w14:textId="77777777" w:rsidTr="0029530B">
        <w:tc>
          <w:tcPr>
            <w:tcW w:w="2065" w:type="dxa"/>
          </w:tcPr>
          <w:p w14:paraId="458DF1BB" w14:textId="454B8641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BZLF2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(gp42)</w:t>
            </w:r>
          </w:p>
        </w:tc>
        <w:tc>
          <w:tcPr>
            <w:tcW w:w="7470" w:type="dxa"/>
          </w:tcPr>
          <w:p w14:paraId="717F7C0E" w14:textId="470CBBAE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B</w:t>
            </w:r>
            <w:r w:rsidRPr="00486B41">
              <w:rPr>
                <w:rFonts w:cs="Times New Roman"/>
                <w:bCs/>
              </w:rPr>
              <w:t>inds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the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HLA-DRβ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chain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of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class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II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and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inhibits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antigen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presentation,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inhibits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generation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of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CTLs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in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mixed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lymphocyte</w:t>
            </w:r>
            <w:r w:rsidR="00414F71" w:rsidRPr="00486B41">
              <w:rPr>
                <w:rFonts w:cs="Times New Roman"/>
                <w:bCs/>
              </w:rPr>
              <w:t xml:space="preserve"> </w:t>
            </w:r>
            <w:r w:rsidRPr="00486B41">
              <w:rPr>
                <w:rFonts w:cs="Times New Roman"/>
                <w:bCs/>
              </w:rPr>
              <w:t>reactions</w:t>
            </w:r>
          </w:p>
        </w:tc>
      </w:tr>
      <w:tr w:rsidR="005977A7" w:rsidRPr="00486B41" w14:paraId="3416F04B" w14:textId="77777777" w:rsidTr="0029530B">
        <w:tc>
          <w:tcPr>
            <w:tcW w:w="2065" w:type="dxa"/>
          </w:tcPr>
          <w:p w14:paraId="56F38C25" w14:textId="349E93C2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LF2</w:t>
            </w:r>
          </w:p>
        </w:tc>
        <w:tc>
          <w:tcPr>
            <w:tcW w:w="7470" w:type="dxa"/>
          </w:tcPr>
          <w:p w14:paraId="58544639" w14:textId="068D5BC0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dimerization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IRF7,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IFN-α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production</w:t>
            </w:r>
          </w:p>
        </w:tc>
      </w:tr>
      <w:tr w:rsidR="005977A7" w:rsidRPr="00486B41" w14:paraId="2C1BF1C0" w14:textId="77777777" w:rsidTr="0029530B">
        <w:tc>
          <w:tcPr>
            <w:tcW w:w="2065" w:type="dxa"/>
          </w:tcPr>
          <w:p w14:paraId="523F7BFA" w14:textId="07F462FD" w:rsidR="005977A7" w:rsidRPr="00486B41" w:rsidRDefault="005977A7" w:rsidP="00E231C2">
            <w:pPr>
              <w:pStyle w:val="T3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RNA</w:t>
            </w:r>
          </w:p>
        </w:tc>
        <w:tc>
          <w:tcPr>
            <w:tcW w:w="7470" w:type="dxa"/>
          </w:tcPr>
          <w:p w14:paraId="68840761" w14:textId="77777777" w:rsidR="005977A7" w:rsidRPr="00486B41" w:rsidRDefault="005977A7" w:rsidP="00E231C2">
            <w:pPr>
              <w:pStyle w:val="T3"/>
              <w:rPr>
                <w:rFonts w:cs="Times New Roman"/>
              </w:rPr>
            </w:pPr>
          </w:p>
        </w:tc>
      </w:tr>
      <w:tr w:rsidR="005977A7" w:rsidRPr="00486B41" w14:paraId="7738DBEF" w14:textId="77777777" w:rsidTr="0029530B">
        <w:tc>
          <w:tcPr>
            <w:tcW w:w="2065" w:type="dxa"/>
          </w:tcPr>
          <w:p w14:paraId="50CFDBED" w14:textId="2B224E0D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EBER</w:t>
            </w:r>
          </w:p>
        </w:tc>
        <w:tc>
          <w:tcPr>
            <w:tcW w:w="7470" w:type="dxa"/>
          </w:tcPr>
          <w:p w14:paraId="5134F21B" w14:textId="0B25E184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Upregulates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IL-10,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resistance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α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mediated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apoptosis</w:t>
            </w:r>
          </w:p>
        </w:tc>
      </w:tr>
      <w:tr w:rsidR="005977A7" w:rsidRPr="00486B41" w14:paraId="1E4C4F39" w14:textId="77777777" w:rsidTr="0029530B">
        <w:tc>
          <w:tcPr>
            <w:tcW w:w="2065" w:type="dxa"/>
          </w:tcPr>
          <w:p w14:paraId="7D97B653" w14:textId="5D0AB382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miR-BART1</w:t>
            </w:r>
          </w:p>
        </w:tc>
        <w:tc>
          <w:tcPr>
            <w:tcW w:w="7470" w:type="dxa"/>
          </w:tcPr>
          <w:p w14:paraId="403A794D" w14:textId="5EF84647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OAS</w:t>
            </w:r>
          </w:p>
        </w:tc>
      </w:tr>
      <w:tr w:rsidR="005977A7" w:rsidRPr="00486B41" w14:paraId="05CD1C06" w14:textId="77777777" w:rsidTr="0029530B">
        <w:tc>
          <w:tcPr>
            <w:tcW w:w="2065" w:type="dxa"/>
          </w:tcPr>
          <w:p w14:paraId="3287F5D8" w14:textId="6B3BB4DC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miR-BART2</w:t>
            </w:r>
          </w:p>
        </w:tc>
        <w:tc>
          <w:tcPr>
            <w:tcW w:w="7470" w:type="dxa"/>
          </w:tcPr>
          <w:p w14:paraId="24EF278D" w14:textId="08DDB4BD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JAK2</w:t>
            </w:r>
          </w:p>
        </w:tc>
      </w:tr>
      <w:tr w:rsidR="005977A7" w:rsidRPr="00486B41" w14:paraId="26307111" w14:textId="77777777" w:rsidTr="0029530B">
        <w:tc>
          <w:tcPr>
            <w:tcW w:w="2065" w:type="dxa"/>
          </w:tcPr>
          <w:p w14:paraId="6F0E9FFD" w14:textId="6BA9500E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miR-BART3</w:t>
            </w:r>
          </w:p>
        </w:tc>
        <w:tc>
          <w:tcPr>
            <w:tcW w:w="7470" w:type="dxa"/>
          </w:tcPr>
          <w:p w14:paraId="1F1C9297" w14:textId="005D8C2F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JAK3</w:t>
            </w:r>
          </w:p>
        </w:tc>
      </w:tr>
      <w:tr w:rsidR="005977A7" w:rsidRPr="00486B41" w14:paraId="787234D3" w14:textId="77777777" w:rsidTr="0029530B">
        <w:tc>
          <w:tcPr>
            <w:tcW w:w="2065" w:type="dxa"/>
          </w:tcPr>
          <w:p w14:paraId="6F20F285" w14:textId="471720FD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miR-BART2-5P</w:t>
            </w:r>
          </w:p>
        </w:tc>
        <w:tc>
          <w:tcPr>
            <w:tcW w:w="7470" w:type="dxa"/>
          </w:tcPr>
          <w:p w14:paraId="5E04C7CF" w14:textId="2DD670E9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Reduces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MICB,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stress-induced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NK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ligand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reduce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killing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NK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cells</w:t>
            </w:r>
          </w:p>
        </w:tc>
      </w:tr>
      <w:tr w:rsidR="005977A7" w:rsidRPr="00486B41" w14:paraId="7A524767" w14:textId="77777777" w:rsidTr="0029530B">
        <w:tc>
          <w:tcPr>
            <w:tcW w:w="2065" w:type="dxa"/>
          </w:tcPr>
          <w:p w14:paraId="5815CC77" w14:textId="6CCB56D1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miR-BART6,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9</w:t>
            </w:r>
          </w:p>
        </w:tc>
        <w:tc>
          <w:tcPr>
            <w:tcW w:w="7470" w:type="dxa"/>
          </w:tcPr>
          <w:p w14:paraId="5751DB2E" w14:textId="19E1BCB5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Inihibits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RIG-I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expression</w:t>
            </w:r>
          </w:p>
        </w:tc>
      </w:tr>
      <w:tr w:rsidR="005977A7" w:rsidRPr="00486B41" w14:paraId="1B80DF2D" w14:textId="77777777" w:rsidTr="0029530B">
        <w:tc>
          <w:tcPr>
            <w:tcW w:w="2065" w:type="dxa"/>
          </w:tcPr>
          <w:p w14:paraId="6815EA22" w14:textId="0B1D8155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miR-BART11,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BART</w:t>
            </w:r>
            <w:r w:rsidR="008377DE" w:rsidRPr="00486B41">
              <w:rPr>
                <w:rFonts w:cs="Times New Roman"/>
              </w:rPr>
              <w:t xml:space="preserve"> 17–13</w:t>
            </w:r>
            <w:r w:rsidRPr="00486B41">
              <w:rPr>
                <w:rFonts w:cs="Times New Roman"/>
              </w:rPr>
              <w:t>p,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circBART2-2</w:t>
            </w:r>
          </w:p>
        </w:tc>
        <w:tc>
          <w:tcPr>
            <w:tcW w:w="7470" w:type="dxa"/>
          </w:tcPr>
          <w:p w14:paraId="2BC40F04" w14:textId="1E4C8C16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Upregulate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PD-L1</w:t>
            </w:r>
          </w:p>
        </w:tc>
      </w:tr>
      <w:tr w:rsidR="005977A7" w:rsidRPr="00486B41" w14:paraId="7962E1C4" w14:textId="77777777" w:rsidTr="0029530B">
        <w:tc>
          <w:tcPr>
            <w:tcW w:w="2065" w:type="dxa"/>
          </w:tcPr>
          <w:p w14:paraId="6B68588A" w14:textId="5BA126F2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miR-BART22</w:t>
            </w:r>
          </w:p>
        </w:tc>
        <w:tc>
          <w:tcPr>
            <w:tcW w:w="7470" w:type="dxa"/>
          </w:tcPr>
          <w:p w14:paraId="1D199481" w14:textId="14353A20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IRAK2</w:t>
            </w:r>
          </w:p>
        </w:tc>
      </w:tr>
      <w:tr w:rsidR="005977A7" w:rsidRPr="00486B41" w14:paraId="735ABDD0" w14:textId="77777777" w:rsidTr="0029530B">
        <w:tc>
          <w:tcPr>
            <w:tcW w:w="2065" w:type="dxa"/>
          </w:tcPr>
          <w:p w14:paraId="0222E6B6" w14:textId="0D9C2059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miR-146a</w:t>
            </w:r>
          </w:p>
        </w:tc>
        <w:tc>
          <w:tcPr>
            <w:tcW w:w="7470" w:type="dxa"/>
          </w:tcPr>
          <w:p w14:paraId="0FF98B1E" w14:textId="7E79CCFD" w:rsidR="005977A7" w:rsidRPr="00486B41" w:rsidRDefault="005977A7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Inhibits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IFN-responsive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genes</w:t>
            </w:r>
          </w:p>
        </w:tc>
      </w:tr>
    </w:tbl>
    <w:p w14:paraId="1DA13901" w14:textId="77777777" w:rsidR="0029530B" w:rsidRPr="00486B41" w:rsidRDefault="0029530B" w:rsidP="00AB25E7">
      <w:pPr>
        <w:spacing w:line="480" w:lineRule="auto"/>
        <w:rPr>
          <w:rFonts w:ascii="Times New Roman" w:hAnsi="Times New Roman" w:cs="Times New Roman"/>
          <w:b/>
          <w:bCs/>
        </w:rPr>
        <w:sectPr w:rsidR="0029530B" w:rsidRPr="00486B41" w:rsidSect="00AD7A70">
          <w:headerReference w:type="even" r:id="rId10"/>
          <w:headerReference w:type="default" r:id="rId11"/>
          <w:footerReference w:type="even" r:id="rId12"/>
          <w:endnotePr>
            <w:numFmt w:val="decimal"/>
          </w:endnotePr>
          <w:pgSz w:w="12240" w:h="15840" w:code="1"/>
          <w:pgMar w:top="1440" w:right="1440" w:bottom="1440" w:left="1440" w:header="288" w:footer="432" w:gutter="0"/>
          <w:pgNumType w:start="1"/>
          <w:cols w:space="720"/>
          <w:noEndnote/>
          <w:titlePg/>
          <w:docGrid w:linePitch="326"/>
        </w:sectPr>
      </w:pPr>
    </w:p>
    <w:p w14:paraId="351EFA2A" w14:textId="2F151E9C" w:rsidR="008F68E2" w:rsidRPr="00486B41" w:rsidRDefault="008F68E2" w:rsidP="00E231C2">
      <w:pPr>
        <w:pStyle w:val="T1"/>
        <w:rPr>
          <w:rFonts w:ascii="Times New Roman" w:hAnsi="Times New Roman" w:cs="Times New Roman"/>
        </w:rPr>
      </w:pPr>
      <w:proofErr w:type="gramStart"/>
      <w:r w:rsidRPr="00486B41">
        <w:rPr>
          <w:rFonts w:ascii="Times New Roman" w:hAnsi="Times New Roman" w:cs="Times New Roman"/>
          <w:b/>
          <w:bCs/>
        </w:rPr>
        <w:lastRenderedPageBreak/>
        <w:t>Table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71.4.</w:t>
      </w:r>
      <w:proofErr w:type="gramEnd"/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EBV-Associated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Malignancies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in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Immunocompromised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Persons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65"/>
        <w:gridCol w:w="1503"/>
        <w:gridCol w:w="2125"/>
        <w:gridCol w:w="1217"/>
        <w:gridCol w:w="1455"/>
        <w:gridCol w:w="1186"/>
        <w:gridCol w:w="1328"/>
        <w:gridCol w:w="1697"/>
      </w:tblGrid>
      <w:tr w:rsidR="008F68E2" w:rsidRPr="00486B41" w14:paraId="35BFDE7D" w14:textId="77777777" w:rsidTr="003A374F">
        <w:tc>
          <w:tcPr>
            <w:tcW w:w="1011" w:type="pct"/>
          </w:tcPr>
          <w:p w14:paraId="3C3445BE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Disease</w:t>
            </w:r>
          </w:p>
        </w:tc>
        <w:tc>
          <w:tcPr>
            <w:tcW w:w="570" w:type="pct"/>
          </w:tcPr>
          <w:p w14:paraId="3C6464E9" w14:textId="46EB26EB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Frequency</w:t>
            </w:r>
          </w:p>
        </w:tc>
        <w:tc>
          <w:tcPr>
            <w:tcW w:w="806" w:type="pct"/>
          </w:tcPr>
          <w:p w14:paraId="72802525" w14:textId="7BA08880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Expression</w:t>
            </w:r>
          </w:p>
        </w:tc>
        <w:tc>
          <w:tcPr>
            <w:tcW w:w="462" w:type="pct"/>
          </w:tcPr>
          <w:p w14:paraId="391DE8DD" w14:textId="48C098EA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Latency</w:t>
            </w:r>
          </w:p>
        </w:tc>
        <w:tc>
          <w:tcPr>
            <w:tcW w:w="552" w:type="pct"/>
          </w:tcPr>
          <w:p w14:paraId="4B7B39D4" w14:textId="5155FE45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Genetic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Mutations</w:t>
            </w:r>
          </w:p>
        </w:tc>
        <w:tc>
          <w:tcPr>
            <w:tcW w:w="450" w:type="pct"/>
          </w:tcPr>
          <w:p w14:paraId="51666829" w14:textId="60524D94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Origin</w:t>
            </w:r>
          </w:p>
        </w:tc>
        <w:tc>
          <w:tcPr>
            <w:tcW w:w="504" w:type="pct"/>
          </w:tcPr>
          <w:p w14:paraId="60B6C72E" w14:textId="6965B396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Latency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Period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after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Infection</w:t>
            </w:r>
          </w:p>
        </w:tc>
        <w:tc>
          <w:tcPr>
            <w:tcW w:w="644" w:type="pct"/>
          </w:tcPr>
          <w:p w14:paraId="5F042B31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Comments</w:t>
            </w:r>
          </w:p>
          <w:p w14:paraId="3DF9DDD4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</w:p>
        </w:tc>
      </w:tr>
      <w:tr w:rsidR="008F68E2" w:rsidRPr="00486B41" w14:paraId="7D1F0B62" w14:textId="77777777" w:rsidTr="003A374F">
        <w:tc>
          <w:tcPr>
            <w:tcW w:w="1011" w:type="pct"/>
          </w:tcPr>
          <w:p w14:paraId="1CC73E66" w14:textId="40C429B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Lymphoproliferative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disease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immune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deficiency</w:t>
            </w:r>
          </w:p>
        </w:tc>
        <w:tc>
          <w:tcPr>
            <w:tcW w:w="570" w:type="pct"/>
          </w:tcPr>
          <w:p w14:paraId="22B1927E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100%</w:t>
            </w:r>
          </w:p>
        </w:tc>
        <w:tc>
          <w:tcPr>
            <w:tcW w:w="806" w:type="pct"/>
          </w:tcPr>
          <w:p w14:paraId="114DB189" w14:textId="5FE21CB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EBNA1,2,3,LP;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LMP1,2</w:t>
            </w:r>
          </w:p>
        </w:tc>
        <w:tc>
          <w:tcPr>
            <w:tcW w:w="462" w:type="pct"/>
          </w:tcPr>
          <w:p w14:paraId="6CA08C5D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III</w:t>
            </w:r>
          </w:p>
        </w:tc>
        <w:tc>
          <w:tcPr>
            <w:tcW w:w="552" w:type="pct"/>
          </w:tcPr>
          <w:p w14:paraId="6635C372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450" w:type="pct"/>
          </w:tcPr>
          <w:p w14:paraId="3797C967" w14:textId="7614919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04" w:type="pct"/>
          </w:tcPr>
          <w:p w14:paraId="551637DA" w14:textId="0EFB8250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&lt;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3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</w:t>
            </w:r>
          </w:p>
        </w:tc>
        <w:tc>
          <w:tcPr>
            <w:tcW w:w="644" w:type="pct"/>
          </w:tcPr>
          <w:p w14:paraId="50699251" w14:textId="05B90F2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Reduced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immunity</w:t>
            </w:r>
          </w:p>
        </w:tc>
      </w:tr>
      <w:tr w:rsidR="008F68E2" w:rsidRPr="00486B41" w14:paraId="18C9DBF4" w14:textId="77777777" w:rsidTr="003A374F">
        <w:tc>
          <w:tcPr>
            <w:tcW w:w="1011" w:type="pct"/>
          </w:tcPr>
          <w:p w14:paraId="2B04A643" w14:textId="53339213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Post-transplant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lymphoproliferative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disease</w:t>
            </w:r>
          </w:p>
        </w:tc>
        <w:tc>
          <w:tcPr>
            <w:tcW w:w="570" w:type="pct"/>
          </w:tcPr>
          <w:p w14:paraId="6C6B3553" w14:textId="40B3594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early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(&lt;1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year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after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transplant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&gt;90%;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late-EBV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less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common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806" w:type="pct"/>
          </w:tcPr>
          <w:p w14:paraId="67E99AF3" w14:textId="23C02E2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EBNA1,2,3,LP;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LMP1,2</w:t>
            </w:r>
          </w:p>
        </w:tc>
        <w:tc>
          <w:tcPr>
            <w:tcW w:w="462" w:type="pct"/>
          </w:tcPr>
          <w:p w14:paraId="07EA4867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III</w:t>
            </w:r>
          </w:p>
        </w:tc>
        <w:tc>
          <w:tcPr>
            <w:tcW w:w="552" w:type="pct"/>
          </w:tcPr>
          <w:p w14:paraId="41E84F04" w14:textId="32D5240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early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none;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bcl-6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ras,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p53,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c-myc</w:t>
            </w:r>
          </w:p>
        </w:tc>
        <w:tc>
          <w:tcPr>
            <w:tcW w:w="450" w:type="pct"/>
          </w:tcPr>
          <w:p w14:paraId="082C1DC1" w14:textId="4EC924A4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04" w:type="pct"/>
          </w:tcPr>
          <w:p w14:paraId="1F7E2BAA" w14:textId="403F2EA3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Early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&lt;1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&gt;1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  <w:tc>
          <w:tcPr>
            <w:tcW w:w="644" w:type="pct"/>
          </w:tcPr>
          <w:p w14:paraId="465DD53A" w14:textId="214D6B4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Reduced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immunity</w:t>
            </w:r>
          </w:p>
        </w:tc>
      </w:tr>
      <w:tr w:rsidR="008F68E2" w:rsidRPr="00486B41" w14:paraId="49AD9C0E" w14:textId="77777777" w:rsidTr="003A374F">
        <w:trPr>
          <w:trHeight w:val="458"/>
        </w:trPr>
        <w:tc>
          <w:tcPr>
            <w:tcW w:w="1011" w:type="pct"/>
          </w:tcPr>
          <w:p w14:paraId="1307D6DE" w14:textId="169E0F81" w:rsidR="008F68E2" w:rsidRPr="00486B41" w:rsidRDefault="008F68E2" w:rsidP="00E231C2">
            <w:pPr>
              <w:pStyle w:val="T3"/>
              <w:rPr>
                <w:rFonts w:cs="Times New Roman"/>
              </w:rPr>
            </w:pPr>
            <w:r w:rsidRPr="00486B41">
              <w:rPr>
                <w:rFonts w:cs="Times New Roman"/>
              </w:rPr>
              <w:t>HIV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Malignancies</w:t>
            </w:r>
          </w:p>
        </w:tc>
        <w:tc>
          <w:tcPr>
            <w:tcW w:w="570" w:type="pct"/>
          </w:tcPr>
          <w:p w14:paraId="2ECAB11B" w14:textId="77777777" w:rsidR="008F68E2" w:rsidRPr="00486B41" w:rsidRDefault="008F68E2" w:rsidP="00E231C2">
            <w:pPr>
              <w:pStyle w:val="T3"/>
              <w:rPr>
                <w:rFonts w:cs="Times New Roman"/>
              </w:rPr>
            </w:pPr>
          </w:p>
        </w:tc>
        <w:tc>
          <w:tcPr>
            <w:tcW w:w="806" w:type="pct"/>
          </w:tcPr>
          <w:p w14:paraId="30F923F7" w14:textId="77777777" w:rsidR="008F68E2" w:rsidRPr="00486B41" w:rsidRDefault="008F68E2" w:rsidP="00E231C2">
            <w:pPr>
              <w:pStyle w:val="T3"/>
              <w:rPr>
                <w:rFonts w:cs="Times New Roman"/>
              </w:rPr>
            </w:pPr>
          </w:p>
        </w:tc>
        <w:tc>
          <w:tcPr>
            <w:tcW w:w="462" w:type="pct"/>
          </w:tcPr>
          <w:p w14:paraId="60E57553" w14:textId="77777777" w:rsidR="008F68E2" w:rsidRPr="00486B41" w:rsidRDefault="008F68E2" w:rsidP="00E231C2">
            <w:pPr>
              <w:pStyle w:val="T3"/>
              <w:rPr>
                <w:rFonts w:cs="Times New Roman"/>
              </w:rPr>
            </w:pPr>
          </w:p>
        </w:tc>
        <w:tc>
          <w:tcPr>
            <w:tcW w:w="552" w:type="pct"/>
          </w:tcPr>
          <w:p w14:paraId="5DD2CCA3" w14:textId="77777777" w:rsidR="008F68E2" w:rsidRPr="00486B41" w:rsidRDefault="008F68E2" w:rsidP="00E231C2">
            <w:pPr>
              <w:pStyle w:val="T3"/>
              <w:rPr>
                <w:rFonts w:cs="Times New Roman"/>
              </w:rPr>
            </w:pPr>
          </w:p>
        </w:tc>
        <w:tc>
          <w:tcPr>
            <w:tcW w:w="450" w:type="pct"/>
          </w:tcPr>
          <w:p w14:paraId="7B018119" w14:textId="77777777" w:rsidR="008F68E2" w:rsidRPr="00486B41" w:rsidRDefault="008F68E2" w:rsidP="00E231C2">
            <w:pPr>
              <w:pStyle w:val="T3"/>
              <w:rPr>
                <w:rFonts w:cs="Times New Roman"/>
              </w:rPr>
            </w:pPr>
          </w:p>
        </w:tc>
        <w:tc>
          <w:tcPr>
            <w:tcW w:w="504" w:type="pct"/>
          </w:tcPr>
          <w:p w14:paraId="03C28DE7" w14:textId="77777777" w:rsidR="008F68E2" w:rsidRPr="00486B41" w:rsidRDefault="008F68E2" w:rsidP="00E231C2">
            <w:pPr>
              <w:pStyle w:val="T3"/>
              <w:rPr>
                <w:rFonts w:cs="Times New Roman"/>
              </w:rPr>
            </w:pPr>
          </w:p>
        </w:tc>
        <w:tc>
          <w:tcPr>
            <w:tcW w:w="644" w:type="pct"/>
          </w:tcPr>
          <w:p w14:paraId="59CA8718" w14:textId="77777777" w:rsidR="008F68E2" w:rsidRPr="00486B41" w:rsidRDefault="008F68E2" w:rsidP="00E231C2">
            <w:pPr>
              <w:pStyle w:val="T3"/>
              <w:rPr>
                <w:rFonts w:cs="Times New Roman"/>
              </w:rPr>
            </w:pPr>
          </w:p>
        </w:tc>
      </w:tr>
      <w:tr w:rsidR="008F68E2" w:rsidRPr="00486B41" w14:paraId="1784F146" w14:textId="77777777" w:rsidTr="003A374F">
        <w:tc>
          <w:tcPr>
            <w:tcW w:w="1011" w:type="pct"/>
          </w:tcPr>
          <w:p w14:paraId="244893FD" w14:textId="5AC90DE6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Burkitt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570" w:type="pct"/>
          </w:tcPr>
          <w:p w14:paraId="0F620EA8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30-70%</w:t>
            </w:r>
          </w:p>
        </w:tc>
        <w:tc>
          <w:tcPr>
            <w:tcW w:w="806" w:type="pct"/>
          </w:tcPr>
          <w:p w14:paraId="3FD8E9EB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</w:t>
            </w:r>
          </w:p>
        </w:tc>
        <w:tc>
          <w:tcPr>
            <w:tcW w:w="462" w:type="pct"/>
          </w:tcPr>
          <w:p w14:paraId="7F92C09F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</w:t>
            </w:r>
          </w:p>
        </w:tc>
        <w:tc>
          <w:tcPr>
            <w:tcW w:w="552" w:type="pct"/>
          </w:tcPr>
          <w:p w14:paraId="3BF49550" w14:textId="43B5B72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c-myc,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bcl-6,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lastRenderedPageBreak/>
              <w:t>+/-p53</w:t>
            </w:r>
          </w:p>
        </w:tc>
        <w:tc>
          <w:tcPr>
            <w:tcW w:w="450" w:type="pct"/>
          </w:tcPr>
          <w:p w14:paraId="3110FA27" w14:textId="772AD546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lastRenderedPageBreak/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04" w:type="pct"/>
          </w:tcPr>
          <w:p w14:paraId="735966B5" w14:textId="389FCFBC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Early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lastRenderedPageBreak/>
              <w:t>HIV</w:t>
            </w:r>
          </w:p>
        </w:tc>
        <w:tc>
          <w:tcPr>
            <w:tcW w:w="644" w:type="pct"/>
          </w:tcPr>
          <w:p w14:paraId="47C624F7" w14:textId="654321CD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lastRenderedPageBreak/>
              <w:t>35%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lastRenderedPageBreak/>
              <w:t>lymphomas</w:t>
            </w:r>
          </w:p>
        </w:tc>
      </w:tr>
      <w:tr w:rsidR="008F68E2" w:rsidRPr="00486B41" w14:paraId="1ACDC711" w14:textId="77777777" w:rsidTr="003A374F">
        <w:tc>
          <w:tcPr>
            <w:tcW w:w="1011" w:type="pct"/>
          </w:tcPr>
          <w:p w14:paraId="6228C03A" w14:textId="267BEA4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lastRenderedPageBreak/>
              <w:t>Hodgkin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570" w:type="pct"/>
          </w:tcPr>
          <w:p w14:paraId="50635AF1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&gt;95%</w:t>
            </w:r>
          </w:p>
        </w:tc>
        <w:tc>
          <w:tcPr>
            <w:tcW w:w="806" w:type="pct"/>
          </w:tcPr>
          <w:p w14:paraId="0EA4C2A5" w14:textId="2D4460CD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</w:t>
            </w:r>
          </w:p>
        </w:tc>
        <w:tc>
          <w:tcPr>
            <w:tcW w:w="462" w:type="pct"/>
          </w:tcPr>
          <w:p w14:paraId="61CBE76A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</w:t>
            </w:r>
          </w:p>
        </w:tc>
        <w:tc>
          <w:tcPr>
            <w:tcW w:w="552" w:type="pct"/>
          </w:tcPr>
          <w:p w14:paraId="6679C58A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450" w:type="pct"/>
          </w:tcPr>
          <w:p w14:paraId="689C3EE2" w14:textId="5F4BB99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Post-GC</w:t>
            </w:r>
          </w:p>
        </w:tc>
        <w:tc>
          <w:tcPr>
            <w:tcW w:w="504" w:type="pct"/>
          </w:tcPr>
          <w:p w14:paraId="4D2558B1" w14:textId="0C6C18C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Early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</w:p>
        </w:tc>
        <w:tc>
          <w:tcPr>
            <w:tcW w:w="644" w:type="pct"/>
          </w:tcPr>
          <w:p w14:paraId="2CC84A0E" w14:textId="225C5D3C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5%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lymphomas</w:t>
            </w:r>
          </w:p>
        </w:tc>
      </w:tr>
      <w:tr w:rsidR="0029530B" w:rsidRPr="00486B41" w14:paraId="2E244073" w14:textId="77777777" w:rsidTr="003A374F">
        <w:tc>
          <w:tcPr>
            <w:tcW w:w="1011" w:type="pct"/>
          </w:tcPr>
          <w:p w14:paraId="635A91B1" w14:textId="3BD959A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DLBCL-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centroblast</w:t>
            </w:r>
          </w:p>
        </w:tc>
        <w:tc>
          <w:tcPr>
            <w:tcW w:w="570" w:type="pct"/>
          </w:tcPr>
          <w:p w14:paraId="24942E2F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30%</w:t>
            </w:r>
          </w:p>
        </w:tc>
        <w:tc>
          <w:tcPr>
            <w:tcW w:w="806" w:type="pct"/>
          </w:tcPr>
          <w:p w14:paraId="63BC96B7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</w:t>
            </w:r>
          </w:p>
        </w:tc>
        <w:tc>
          <w:tcPr>
            <w:tcW w:w="462" w:type="pct"/>
          </w:tcPr>
          <w:p w14:paraId="54EEDBEC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</w:t>
            </w:r>
          </w:p>
        </w:tc>
        <w:tc>
          <w:tcPr>
            <w:tcW w:w="552" w:type="pct"/>
          </w:tcPr>
          <w:p w14:paraId="6A77C6B9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+/-bcl-6</w:t>
            </w:r>
          </w:p>
        </w:tc>
        <w:tc>
          <w:tcPr>
            <w:tcW w:w="450" w:type="pct"/>
          </w:tcPr>
          <w:p w14:paraId="100F86D2" w14:textId="6AA7D4B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504" w:type="pct"/>
            <w:shd w:val="clear" w:color="auto" w:fill="FFFFFF" w:themeFill="background1"/>
          </w:tcPr>
          <w:p w14:paraId="3EB3D113" w14:textId="6CF6733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Early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</w:p>
        </w:tc>
        <w:tc>
          <w:tcPr>
            <w:tcW w:w="644" w:type="pct"/>
          </w:tcPr>
          <w:p w14:paraId="136894E1" w14:textId="25C21C7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25%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lymphomas</w:t>
            </w:r>
          </w:p>
        </w:tc>
      </w:tr>
      <w:tr w:rsidR="008F68E2" w:rsidRPr="00486B41" w14:paraId="22D5E773" w14:textId="77777777" w:rsidTr="003A374F">
        <w:tc>
          <w:tcPr>
            <w:tcW w:w="1011" w:type="pct"/>
          </w:tcPr>
          <w:p w14:paraId="3FC944E8" w14:textId="6ECF920D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DLBCL-Immuno-blastic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570" w:type="pct"/>
          </w:tcPr>
          <w:p w14:paraId="27655CE9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&gt;90%</w:t>
            </w:r>
          </w:p>
        </w:tc>
        <w:tc>
          <w:tcPr>
            <w:tcW w:w="806" w:type="pct"/>
          </w:tcPr>
          <w:p w14:paraId="76AA2E4F" w14:textId="551D041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EBNA1,2,3,LP;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LMP1,2</w:t>
            </w:r>
          </w:p>
        </w:tc>
        <w:tc>
          <w:tcPr>
            <w:tcW w:w="462" w:type="pct"/>
          </w:tcPr>
          <w:p w14:paraId="79BF7A77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III</w:t>
            </w:r>
          </w:p>
        </w:tc>
        <w:tc>
          <w:tcPr>
            <w:tcW w:w="552" w:type="pct"/>
          </w:tcPr>
          <w:p w14:paraId="41CA2B7B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450" w:type="pct"/>
          </w:tcPr>
          <w:p w14:paraId="03F2D817" w14:textId="37FA3439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04" w:type="pct"/>
          </w:tcPr>
          <w:p w14:paraId="1658ABFF" w14:textId="7D5CF7C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</w:p>
        </w:tc>
        <w:tc>
          <w:tcPr>
            <w:tcW w:w="644" w:type="pct"/>
          </w:tcPr>
          <w:p w14:paraId="62CB0D9B" w14:textId="7A41FEC2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15%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low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CD4+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numbers</w:t>
            </w:r>
          </w:p>
        </w:tc>
      </w:tr>
      <w:tr w:rsidR="008F68E2" w:rsidRPr="00486B41" w14:paraId="6F1E1FB6" w14:textId="77777777" w:rsidTr="003A374F">
        <w:tc>
          <w:tcPr>
            <w:tcW w:w="1011" w:type="pct"/>
          </w:tcPr>
          <w:p w14:paraId="031CEF16" w14:textId="0905B26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Primary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CNS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570" w:type="pct"/>
          </w:tcPr>
          <w:p w14:paraId="080CDD56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&gt;95%</w:t>
            </w:r>
          </w:p>
        </w:tc>
        <w:tc>
          <w:tcPr>
            <w:tcW w:w="806" w:type="pct"/>
          </w:tcPr>
          <w:p w14:paraId="7093E483" w14:textId="68F30B8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3,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LP;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LMP1,2</w:t>
            </w:r>
          </w:p>
        </w:tc>
        <w:tc>
          <w:tcPr>
            <w:tcW w:w="462" w:type="pct"/>
          </w:tcPr>
          <w:p w14:paraId="74B2763B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III</w:t>
            </w:r>
          </w:p>
        </w:tc>
        <w:tc>
          <w:tcPr>
            <w:tcW w:w="552" w:type="pct"/>
          </w:tcPr>
          <w:p w14:paraId="7D6EA1B4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450" w:type="pct"/>
          </w:tcPr>
          <w:p w14:paraId="183E625D" w14:textId="7519A714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04" w:type="pct"/>
          </w:tcPr>
          <w:p w14:paraId="2C5059E3" w14:textId="797F84A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</w:p>
        </w:tc>
        <w:tc>
          <w:tcPr>
            <w:tcW w:w="644" w:type="pct"/>
          </w:tcPr>
          <w:p w14:paraId="2195139D" w14:textId="343D3CE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low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CD4+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numbers</w:t>
            </w:r>
          </w:p>
        </w:tc>
      </w:tr>
      <w:tr w:rsidR="008F68E2" w:rsidRPr="00486B41" w14:paraId="56C2673F" w14:textId="77777777" w:rsidTr="003A374F">
        <w:trPr>
          <w:trHeight w:val="890"/>
        </w:trPr>
        <w:tc>
          <w:tcPr>
            <w:tcW w:w="1011" w:type="pct"/>
          </w:tcPr>
          <w:p w14:paraId="71B3735D" w14:textId="7C80DD93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Primary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effusion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570" w:type="pct"/>
          </w:tcPr>
          <w:p w14:paraId="0C5DA682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&gt;90%</w:t>
            </w:r>
          </w:p>
        </w:tc>
        <w:tc>
          <w:tcPr>
            <w:tcW w:w="806" w:type="pct"/>
          </w:tcPr>
          <w:p w14:paraId="7FC9761B" w14:textId="50F730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+/-LMP1,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</w:t>
            </w:r>
          </w:p>
        </w:tc>
        <w:tc>
          <w:tcPr>
            <w:tcW w:w="462" w:type="pct"/>
          </w:tcPr>
          <w:p w14:paraId="6EC4E271" w14:textId="2D93C9C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I/II</w:t>
            </w:r>
          </w:p>
        </w:tc>
        <w:tc>
          <w:tcPr>
            <w:tcW w:w="552" w:type="pct"/>
          </w:tcPr>
          <w:p w14:paraId="122FF3FA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bcl-6</w:t>
            </w:r>
          </w:p>
        </w:tc>
        <w:tc>
          <w:tcPr>
            <w:tcW w:w="450" w:type="pct"/>
          </w:tcPr>
          <w:p w14:paraId="54AF7916" w14:textId="37B099C3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04" w:type="pct"/>
          </w:tcPr>
          <w:p w14:paraId="6AC534D4" w14:textId="4AA1386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</w:p>
        </w:tc>
        <w:tc>
          <w:tcPr>
            <w:tcW w:w="644" w:type="pct"/>
          </w:tcPr>
          <w:p w14:paraId="2A88A22D" w14:textId="61C2277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HIV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HHV-8+</w:t>
            </w:r>
          </w:p>
        </w:tc>
      </w:tr>
      <w:tr w:rsidR="008F68E2" w:rsidRPr="00486B41" w14:paraId="2C753B61" w14:textId="77777777" w:rsidTr="003A374F">
        <w:tc>
          <w:tcPr>
            <w:tcW w:w="1011" w:type="pct"/>
          </w:tcPr>
          <w:p w14:paraId="7AFFBFFD" w14:textId="1461C72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Plasmablastic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570" w:type="pct"/>
          </w:tcPr>
          <w:p w14:paraId="40754086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50%-80%</w:t>
            </w:r>
          </w:p>
        </w:tc>
        <w:tc>
          <w:tcPr>
            <w:tcW w:w="806" w:type="pct"/>
          </w:tcPr>
          <w:p w14:paraId="6D393902" w14:textId="47DBBBCC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</w:t>
            </w:r>
          </w:p>
        </w:tc>
        <w:tc>
          <w:tcPr>
            <w:tcW w:w="462" w:type="pct"/>
          </w:tcPr>
          <w:p w14:paraId="474CE3E2" w14:textId="2F7B640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I/II</w:t>
            </w:r>
          </w:p>
        </w:tc>
        <w:tc>
          <w:tcPr>
            <w:tcW w:w="552" w:type="pct"/>
          </w:tcPr>
          <w:p w14:paraId="6BCF2D24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450" w:type="pct"/>
          </w:tcPr>
          <w:p w14:paraId="0603A855" w14:textId="1A4A2909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04" w:type="pct"/>
          </w:tcPr>
          <w:p w14:paraId="555D67DF" w14:textId="29D79A9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</w:p>
        </w:tc>
        <w:tc>
          <w:tcPr>
            <w:tcW w:w="644" w:type="pct"/>
          </w:tcPr>
          <w:p w14:paraId="7B66A92E" w14:textId="093C23CC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very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rare;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CD20-</w:t>
            </w:r>
          </w:p>
        </w:tc>
      </w:tr>
      <w:tr w:rsidR="008F68E2" w:rsidRPr="00486B41" w14:paraId="604CFA4C" w14:textId="77777777" w:rsidTr="003A374F">
        <w:tc>
          <w:tcPr>
            <w:tcW w:w="1011" w:type="pct"/>
          </w:tcPr>
          <w:p w14:paraId="2873C0D8" w14:textId="3C7B5C1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lastRenderedPageBreak/>
              <w:t>Smooth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muscle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tumors</w:t>
            </w:r>
          </w:p>
        </w:tc>
        <w:tc>
          <w:tcPr>
            <w:tcW w:w="570" w:type="pct"/>
          </w:tcPr>
          <w:p w14:paraId="7BB9F8AE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&gt;95%</w:t>
            </w:r>
          </w:p>
        </w:tc>
        <w:tc>
          <w:tcPr>
            <w:tcW w:w="806" w:type="pct"/>
          </w:tcPr>
          <w:p w14:paraId="28861FBA" w14:textId="7C20DD3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</w:t>
            </w:r>
          </w:p>
        </w:tc>
        <w:tc>
          <w:tcPr>
            <w:tcW w:w="462" w:type="pct"/>
          </w:tcPr>
          <w:p w14:paraId="3C7BE76E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?</w:t>
            </w:r>
          </w:p>
        </w:tc>
        <w:tc>
          <w:tcPr>
            <w:tcW w:w="552" w:type="pct"/>
          </w:tcPr>
          <w:p w14:paraId="786A3E06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450" w:type="pct"/>
          </w:tcPr>
          <w:p w14:paraId="1EDA6EEF" w14:textId="60FD5B54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Smooth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muscle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</w:p>
        </w:tc>
        <w:tc>
          <w:tcPr>
            <w:tcW w:w="504" w:type="pct"/>
          </w:tcPr>
          <w:p w14:paraId="3CDE78F4" w14:textId="135C669C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Late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HIV</w:t>
            </w:r>
          </w:p>
        </w:tc>
        <w:tc>
          <w:tcPr>
            <w:tcW w:w="644" w:type="pct"/>
          </w:tcPr>
          <w:p w14:paraId="3DD2EFF9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rare</w:t>
            </w:r>
          </w:p>
        </w:tc>
      </w:tr>
    </w:tbl>
    <w:p w14:paraId="05FBFDEC" w14:textId="02CED16B" w:rsidR="008F68E2" w:rsidRPr="00486B41" w:rsidRDefault="008F68E2" w:rsidP="00E231C2">
      <w:pPr>
        <w:pStyle w:val="TFN"/>
        <w:rPr>
          <w:rFonts w:cs="Times New Roman"/>
        </w:rPr>
      </w:pPr>
      <w:r w:rsidRPr="00486B41">
        <w:rPr>
          <w:rFonts w:cs="Times New Roman"/>
        </w:rPr>
        <w:t>GC,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DLBCL,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diffuse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large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B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lymphoma;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central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nervous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system</w:t>
      </w:r>
    </w:p>
    <w:p w14:paraId="2F4905FA" w14:textId="77777777" w:rsidR="008F68E2" w:rsidRPr="00486B41" w:rsidRDefault="008F68E2">
      <w:pPr>
        <w:spacing w:line="480" w:lineRule="auto"/>
        <w:rPr>
          <w:rFonts w:ascii="Times New Roman" w:hAnsi="Times New Roman" w:cs="Times New Roman"/>
        </w:rPr>
      </w:pPr>
      <w:r w:rsidRPr="00486B41">
        <w:rPr>
          <w:rFonts w:ascii="Times New Roman" w:hAnsi="Times New Roman" w:cs="Times New Roman"/>
        </w:rPr>
        <w:br w:type="page"/>
      </w:r>
    </w:p>
    <w:p w14:paraId="1F7706FD" w14:textId="1E12E58F" w:rsidR="008F68E2" w:rsidRPr="00486B41" w:rsidRDefault="008F68E2" w:rsidP="00E231C2">
      <w:pPr>
        <w:pStyle w:val="T1"/>
        <w:rPr>
          <w:rFonts w:ascii="Times New Roman" w:hAnsi="Times New Roman" w:cs="Times New Roman"/>
        </w:rPr>
      </w:pPr>
      <w:proofErr w:type="gramStart"/>
      <w:r w:rsidRPr="00486B41">
        <w:rPr>
          <w:rFonts w:ascii="Times New Roman" w:hAnsi="Times New Roman" w:cs="Times New Roman"/>
          <w:b/>
          <w:bCs/>
        </w:rPr>
        <w:lastRenderedPageBreak/>
        <w:t>Table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71.5.</w:t>
      </w:r>
      <w:proofErr w:type="gramEnd"/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EBV-Associated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Malignancies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in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Non-Immunocompromised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Persons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62"/>
        <w:gridCol w:w="2762"/>
        <w:gridCol w:w="1360"/>
        <w:gridCol w:w="1283"/>
        <w:gridCol w:w="1536"/>
        <w:gridCol w:w="1974"/>
        <w:gridCol w:w="1399"/>
      </w:tblGrid>
      <w:tr w:rsidR="008F68E2" w:rsidRPr="00486B41" w14:paraId="3BA0C2F3" w14:textId="77777777" w:rsidTr="003A374F">
        <w:tc>
          <w:tcPr>
            <w:tcW w:w="1086" w:type="pct"/>
          </w:tcPr>
          <w:p w14:paraId="0E637E7E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Disease</w:t>
            </w:r>
          </w:p>
        </w:tc>
        <w:tc>
          <w:tcPr>
            <w:tcW w:w="1048" w:type="pct"/>
          </w:tcPr>
          <w:p w14:paraId="19F863B8" w14:textId="7238F24D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Frequency</w:t>
            </w:r>
          </w:p>
        </w:tc>
        <w:tc>
          <w:tcPr>
            <w:tcW w:w="516" w:type="pct"/>
          </w:tcPr>
          <w:p w14:paraId="6916494E" w14:textId="5F93A28D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Expres-sion</w:t>
            </w:r>
          </w:p>
        </w:tc>
        <w:tc>
          <w:tcPr>
            <w:tcW w:w="487" w:type="pct"/>
          </w:tcPr>
          <w:p w14:paraId="17072FC6" w14:textId="1165A841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Latency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583" w:type="pct"/>
          </w:tcPr>
          <w:p w14:paraId="09C06AC4" w14:textId="54495F5D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Genetic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Mutations</w:t>
            </w:r>
          </w:p>
        </w:tc>
        <w:tc>
          <w:tcPr>
            <w:tcW w:w="749" w:type="pct"/>
          </w:tcPr>
          <w:p w14:paraId="35CC9EA5" w14:textId="58AC24E1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Origin</w:t>
            </w:r>
          </w:p>
        </w:tc>
        <w:tc>
          <w:tcPr>
            <w:tcW w:w="532" w:type="pct"/>
          </w:tcPr>
          <w:p w14:paraId="05EEF7B0" w14:textId="455FAF24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Latency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Period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after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Infection</w:t>
            </w:r>
          </w:p>
        </w:tc>
      </w:tr>
      <w:tr w:rsidR="008F68E2" w:rsidRPr="00486B41" w14:paraId="13F117EA" w14:textId="77777777" w:rsidTr="003A374F">
        <w:tc>
          <w:tcPr>
            <w:tcW w:w="1086" w:type="pct"/>
          </w:tcPr>
          <w:p w14:paraId="2163BDF8" w14:textId="54520AC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Burkitt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1048" w:type="pct"/>
          </w:tcPr>
          <w:p w14:paraId="0A7B96D5" w14:textId="6BAC4946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Endemic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95-100%;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Sporadic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15-85%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516" w:type="pct"/>
          </w:tcPr>
          <w:p w14:paraId="425624A6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</w:t>
            </w:r>
          </w:p>
        </w:tc>
        <w:tc>
          <w:tcPr>
            <w:tcW w:w="487" w:type="pct"/>
          </w:tcPr>
          <w:p w14:paraId="7DC8C1C7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</w:t>
            </w:r>
          </w:p>
        </w:tc>
        <w:tc>
          <w:tcPr>
            <w:tcW w:w="583" w:type="pct"/>
          </w:tcPr>
          <w:p w14:paraId="19BEE874" w14:textId="3234C13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  <w:i/>
              </w:rPr>
              <w:t>c-myc</w:t>
            </w:r>
            <w:r w:rsidRPr="00486B41">
              <w:rPr>
                <w:rFonts w:cs="Times New Roman"/>
              </w:rPr>
              <w:t>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</w:t>
            </w:r>
            <w:r w:rsidRPr="00486B41">
              <w:rPr>
                <w:rFonts w:cs="Times New Roman"/>
                <w:i/>
              </w:rPr>
              <w:t>p53,</w:t>
            </w:r>
            <w:r w:rsidR="00414F71" w:rsidRPr="00486B41">
              <w:rPr>
                <w:rFonts w:cs="Times New Roman"/>
                <w:i/>
              </w:rPr>
              <w:t xml:space="preserve"> </w:t>
            </w:r>
            <w:r w:rsidRPr="00486B41">
              <w:rPr>
                <w:rFonts w:cs="Times New Roman"/>
                <w:i/>
              </w:rPr>
              <w:t>RB2</w:t>
            </w:r>
          </w:p>
        </w:tc>
        <w:tc>
          <w:tcPr>
            <w:tcW w:w="749" w:type="pct"/>
          </w:tcPr>
          <w:p w14:paraId="4BE8790A" w14:textId="23B9F7DC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centroblast</w:t>
            </w:r>
          </w:p>
        </w:tc>
        <w:tc>
          <w:tcPr>
            <w:tcW w:w="532" w:type="pct"/>
          </w:tcPr>
          <w:p w14:paraId="307858BD" w14:textId="6528151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3-8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</w:tr>
      <w:tr w:rsidR="008F68E2" w:rsidRPr="00486B41" w14:paraId="2307EAE4" w14:textId="77777777" w:rsidTr="003A374F">
        <w:tc>
          <w:tcPr>
            <w:tcW w:w="1086" w:type="pct"/>
          </w:tcPr>
          <w:p w14:paraId="232F29E7" w14:textId="6B8E8A69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Hodgkin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1048" w:type="pct"/>
          </w:tcPr>
          <w:p w14:paraId="636737BE" w14:textId="2709DA79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MC,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60-80%;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20-40%</w:t>
            </w:r>
          </w:p>
        </w:tc>
        <w:tc>
          <w:tcPr>
            <w:tcW w:w="516" w:type="pct"/>
          </w:tcPr>
          <w:p w14:paraId="09D2500A" w14:textId="573A4230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</w:t>
            </w:r>
          </w:p>
        </w:tc>
        <w:tc>
          <w:tcPr>
            <w:tcW w:w="487" w:type="pct"/>
          </w:tcPr>
          <w:p w14:paraId="64554534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</w:t>
            </w:r>
          </w:p>
        </w:tc>
        <w:tc>
          <w:tcPr>
            <w:tcW w:w="583" w:type="pct"/>
          </w:tcPr>
          <w:p w14:paraId="364CD739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749" w:type="pct"/>
          </w:tcPr>
          <w:p w14:paraId="3CE97ECC" w14:textId="46D92B7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32" w:type="pct"/>
          </w:tcPr>
          <w:p w14:paraId="64B230D3" w14:textId="11FB477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1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more</w:t>
            </w:r>
          </w:p>
        </w:tc>
      </w:tr>
      <w:tr w:rsidR="008F68E2" w:rsidRPr="00486B41" w14:paraId="367B4B7B" w14:textId="77777777" w:rsidTr="003A374F">
        <w:tc>
          <w:tcPr>
            <w:tcW w:w="1086" w:type="pct"/>
          </w:tcPr>
          <w:p w14:paraId="01CAF750" w14:textId="774A52D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Nasopharyngeal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carcinoma</w:t>
            </w:r>
          </w:p>
        </w:tc>
        <w:tc>
          <w:tcPr>
            <w:tcW w:w="1048" w:type="pct"/>
          </w:tcPr>
          <w:p w14:paraId="627E5A4E" w14:textId="75D398D3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Anaplastic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100%;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Keratinizing;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30-100%</w:t>
            </w:r>
          </w:p>
        </w:tc>
        <w:tc>
          <w:tcPr>
            <w:tcW w:w="516" w:type="pct"/>
          </w:tcPr>
          <w:p w14:paraId="245B3C8E" w14:textId="29D665D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+/-LMP1</w:t>
            </w:r>
          </w:p>
        </w:tc>
        <w:tc>
          <w:tcPr>
            <w:tcW w:w="487" w:type="pct"/>
          </w:tcPr>
          <w:p w14:paraId="5B2ED260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</w:t>
            </w:r>
          </w:p>
        </w:tc>
        <w:tc>
          <w:tcPr>
            <w:tcW w:w="583" w:type="pct"/>
          </w:tcPr>
          <w:p w14:paraId="2E498EF5" w14:textId="19C2EFA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Various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tumor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suppres-sor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genes</w:t>
            </w:r>
          </w:p>
        </w:tc>
        <w:tc>
          <w:tcPr>
            <w:tcW w:w="749" w:type="pct"/>
          </w:tcPr>
          <w:p w14:paraId="56FE1DED" w14:textId="6373B40D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undifferentia-ted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epithelial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</w:p>
        </w:tc>
        <w:tc>
          <w:tcPr>
            <w:tcW w:w="532" w:type="pct"/>
          </w:tcPr>
          <w:p w14:paraId="6DCEED87" w14:textId="710524C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&gt;30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</w:tr>
      <w:tr w:rsidR="008F68E2" w:rsidRPr="00486B41" w14:paraId="1F413B9F" w14:textId="77777777" w:rsidTr="003A374F">
        <w:tc>
          <w:tcPr>
            <w:tcW w:w="1086" w:type="pct"/>
          </w:tcPr>
          <w:p w14:paraId="330B75D7" w14:textId="3D7F598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Gastric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carcinoma</w:t>
            </w:r>
          </w:p>
        </w:tc>
        <w:tc>
          <w:tcPr>
            <w:tcW w:w="1048" w:type="pct"/>
          </w:tcPr>
          <w:p w14:paraId="59B48FDF" w14:textId="520F896F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Lymphoepithelioma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100%;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Adenocarcinoma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5-15%</w:t>
            </w:r>
          </w:p>
        </w:tc>
        <w:tc>
          <w:tcPr>
            <w:tcW w:w="516" w:type="pct"/>
          </w:tcPr>
          <w:p w14:paraId="7F0044E2" w14:textId="7C76E82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+/-LMP1</w:t>
            </w:r>
          </w:p>
        </w:tc>
        <w:tc>
          <w:tcPr>
            <w:tcW w:w="487" w:type="pct"/>
          </w:tcPr>
          <w:p w14:paraId="485FA15D" w14:textId="3A68F469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I/II</w:t>
            </w:r>
          </w:p>
        </w:tc>
        <w:tc>
          <w:tcPr>
            <w:tcW w:w="583" w:type="pct"/>
          </w:tcPr>
          <w:p w14:paraId="17BE5204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749" w:type="pct"/>
          </w:tcPr>
          <w:p w14:paraId="7B5D2623" w14:textId="3B1048D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gastric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epithelial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</w:p>
        </w:tc>
        <w:tc>
          <w:tcPr>
            <w:tcW w:w="532" w:type="pct"/>
          </w:tcPr>
          <w:p w14:paraId="3F8CFFE1" w14:textId="48010AD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&gt;30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</w:tr>
      <w:tr w:rsidR="008F68E2" w:rsidRPr="00486B41" w14:paraId="3FFA1680" w14:textId="77777777" w:rsidTr="003A374F">
        <w:tc>
          <w:tcPr>
            <w:tcW w:w="1086" w:type="pct"/>
          </w:tcPr>
          <w:p w14:paraId="24991748" w14:textId="002A4E7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lastRenderedPageBreak/>
              <w:t>Diffuse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large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the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elderly</w:t>
            </w:r>
          </w:p>
        </w:tc>
        <w:tc>
          <w:tcPr>
            <w:tcW w:w="1048" w:type="pct"/>
          </w:tcPr>
          <w:p w14:paraId="201EFACD" w14:textId="5A8CC910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Up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25%</w:t>
            </w:r>
          </w:p>
        </w:tc>
        <w:tc>
          <w:tcPr>
            <w:tcW w:w="516" w:type="pct"/>
          </w:tcPr>
          <w:p w14:paraId="5F88558D" w14:textId="0E8C964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LMP1,2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+/-EBNA2</w:t>
            </w:r>
          </w:p>
        </w:tc>
        <w:tc>
          <w:tcPr>
            <w:tcW w:w="487" w:type="pct"/>
          </w:tcPr>
          <w:p w14:paraId="0C46DC37" w14:textId="093E9F8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III</w:t>
            </w:r>
          </w:p>
        </w:tc>
        <w:tc>
          <w:tcPr>
            <w:tcW w:w="583" w:type="pct"/>
          </w:tcPr>
          <w:p w14:paraId="157AE33B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749" w:type="pct"/>
          </w:tcPr>
          <w:p w14:paraId="266BF938" w14:textId="0E03C5C6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post-GC</w:t>
            </w:r>
          </w:p>
        </w:tc>
        <w:tc>
          <w:tcPr>
            <w:tcW w:w="532" w:type="pct"/>
          </w:tcPr>
          <w:p w14:paraId="1744A852" w14:textId="0AECF5D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&gt;30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</w:tr>
      <w:tr w:rsidR="0029530B" w:rsidRPr="00486B41" w14:paraId="61DB03F7" w14:textId="77777777" w:rsidTr="003A374F">
        <w:tc>
          <w:tcPr>
            <w:tcW w:w="1086" w:type="pct"/>
          </w:tcPr>
          <w:p w14:paraId="783DF5A0" w14:textId="7A3B3BB9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Peripheral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associated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CAEBV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acute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infection</w:t>
            </w:r>
          </w:p>
        </w:tc>
        <w:tc>
          <w:tcPr>
            <w:tcW w:w="1048" w:type="pct"/>
          </w:tcPr>
          <w:p w14:paraId="7C05061D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100%</w:t>
            </w:r>
          </w:p>
        </w:tc>
        <w:tc>
          <w:tcPr>
            <w:tcW w:w="516" w:type="pct"/>
          </w:tcPr>
          <w:p w14:paraId="67C884A3" w14:textId="1A9D8472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+/-LMP1</w:t>
            </w:r>
          </w:p>
        </w:tc>
        <w:tc>
          <w:tcPr>
            <w:tcW w:w="487" w:type="pct"/>
          </w:tcPr>
          <w:p w14:paraId="12955608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</w:t>
            </w:r>
          </w:p>
        </w:tc>
        <w:tc>
          <w:tcPr>
            <w:tcW w:w="583" w:type="pct"/>
          </w:tcPr>
          <w:p w14:paraId="06122B34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749" w:type="pct"/>
          </w:tcPr>
          <w:p w14:paraId="02102982" w14:textId="35A605F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Mature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CD4+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</w:p>
        </w:tc>
        <w:tc>
          <w:tcPr>
            <w:tcW w:w="532" w:type="pct"/>
            <w:shd w:val="clear" w:color="auto" w:fill="FFFFFF" w:themeFill="background1"/>
          </w:tcPr>
          <w:p w14:paraId="41151BDF" w14:textId="0BBB6A2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None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several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months</w:t>
            </w:r>
          </w:p>
        </w:tc>
      </w:tr>
      <w:tr w:rsidR="008F68E2" w:rsidRPr="00486B41" w14:paraId="6A194D13" w14:textId="77777777" w:rsidTr="003A374F">
        <w:tc>
          <w:tcPr>
            <w:tcW w:w="1086" w:type="pct"/>
          </w:tcPr>
          <w:p w14:paraId="2A34164A" w14:textId="634C7DE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Angioimmunoblastic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1048" w:type="pct"/>
          </w:tcPr>
          <w:p w14:paraId="2B47DC84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&gt;90%</w:t>
            </w:r>
          </w:p>
        </w:tc>
        <w:tc>
          <w:tcPr>
            <w:tcW w:w="516" w:type="pct"/>
          </w:tcPr>
          <w:p w14:paraId="7EE3804D" w14:textId="2F3A1973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LMP1,2</w:t>
            </w:r>
          </w:p>
        </w:tc>
        <w:tc>
          <w:tcPr>
            <w:tcW w:w="487" w:type="pct"/>
          </w:tcPr>
          <w:p w14:paraId="78BE0DB2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</w:t>
            </w:r>
          </w:p>
        </w:tc>
        <w:tc>
          <w:tcPr>
            <w:tcW w:w="583" w:type="pct"/>
          </w:tcPr>
          <w:p w14:paraId="2E204C18" w14:textId="2ED2D21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Trisomy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3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5</w:t>
            </w:r>
          </w:p>
        </w:tc>
        <w:tc>
          <w:tcPr>
            <w:tcW w:w="749" w:type="pct"/>
          </w:tcPr>
          <w:p w14:paraId="2813F3E3" w14:textId="6267D8E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lymphoma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CD4+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cells;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</w:p>
        </w:tc>
        <w:tc>
          <w:tcPr>
            <w:tcW w:w="532" w:type="pct"/>
          </w:tcPr>
          <w:p w14:paraId="208003AA" w14:textId="23930C4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&gt;30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</w:tr>
      <w:tr w:rsidR="008F68E2" w:rsidRPr="00486B41" w14:paraId="312F3A4E" w14:textId="77777777" w:rsidTr="003A374F">
        <w:tc>
          <w:tcPr>
            <w:tcW w:w="1086" w:type="pct"/>
          </w:tcPr>
          <w:p w14:paraId="67AEB435" w14:textId="54D8DFCA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Pyothorax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lymphoma</w:t>
            </w:r>
          </w:p>
        </w:tc>
        <w:tc>
          <w:tcPr>
            <w:tcW w:w="1048" w:type="pct"/>
          </w:tcPr>
          <w:p w14:paraId="34443B15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100%</w:t>
            </w:r>
          </w:p>
        </w:tc>
        <w:tc>
          <w:tcPr>
            <w:tcW w:w="516" w:type="pct"/>
          </w:tcPr>
          <w:p w14:paraId="389B68B3" w14:textId="0BCCD0CD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+/-LMP1</w:t>
            </w:r>
          </w:p>
        </w:tc>
        <w:tc>
          <w:tcPr>
            <w:tcW w:w="487" w:type="pct"/>
          </w:tcPr>
          <w:p w14:paraId="3D0C6D39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III</w:t>
            </w:r>
          </w:p>
        </w:tc>
        <w:tc>
          <w:tcPr>
            <w:tcW w:w="583" w:type="pct"/>
          </w:tcPr>
          <w:p w14:paraId="20C70784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p53</w:t>
            </w:r>
          </w:p>
        </w:tc>
        <w:tc>
          <w:tcPr>
            <w:tcW w:w="749" w:type="pct"/>
          </w:tcPr>
          <w:p w14:paraId="0E780456" w14:textId="1EE279BD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B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post-GC</w:t>
            </w:r>
          </w:p>
        </w:tc>
        <w:tc>
          <w:tcPr>
            <w:tcW w:w="532" w:type="pct"/>
          </w:tcPr>
          <w:p w14:paraId="2D4AFF41" w14:textId="4BC68B15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&gt;30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</w:tr>
      <w:tr w:rsidR="008F68E2" w:rsidRPr="00486B41" w14:paraId="2C10DEB1" w14:textId="77777777" w:rsidTr="003A374F">
        <w:tc>
          <w:tcPr>
            <w:tcW w:w="1086" w:type="pct"/>
          </w:tcPr>
          <w:p w14:paraId="7BDC8611" w14:textId="7F1380EB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Extranodal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NK/T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Nasal</w:t>
            </w:r>
          </w:p>
        </w:tc>
        <w:tc>
          <w:tcPr>
            <w:tcW w:w="1048" w:type="pct"/>
          </w:tcPr>
          <w:p w14:paraId="5610422B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100%</w:t>
            </w:r>
          </w:p>
        </w:tc>
        <w:tc>
          <w:tcPr>
            <w:tcW w:w="516" w:type="pct"/>
          </w:tcPr>
          <w:p w14:paraId="48C75F89" w14:textId="286D3A38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EBNA1,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LMP2,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+/-LMP1</w:t>
            </w:r>
          </w:p>
        </w:tc>
        <w:tc>
          <w:tcPr>
            <w:tcW w:w="487" w:type="pct"/>
          </w:tcPr>
          <w:p w14:paraId="23A8E489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II</w:t>
            </w:r>
          </w:p>
        </w:tc>
        <w:tc>
          <w:tcPr>
            <w:tcW w:w="583" w:type="pct"/>
          </w:tcPr>
          <w:p w14:paraId="2154267A" w14:textId="77777777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</w:p>
        </w:tc>
        <w:tc>
          <w:tcPr>
            <w:tcW w:w="749" w:type="pct"/>
          </w:tcPr>
          <w:p w14:paraId="3454CD78" w14:textId="40B94B11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CD3</w:t>
            </w:r>
            <w:r w:rsidRPr="00486B41">
              <w:rPr>
                <w:rFonts w:cs="Times New Roman"/>
                <w:vertAlign w:val="superscript"/>
              </w:rPr>
              <w:t>-</w:t>
            </w:r>
            <w:r w:rsidRPr="00486B41">
              <w:rPr>
                <w:rFonts w:cs="Times New Roman"/>
              </w:rPr>
              <w:t>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CD56</w:t>
            </w:r>
            <w:r w:rsidRPr="00486B41">
              <w:rPr>
                <w:rFonts w:cs="Times New Roman"/>
                <w:vertAlign w:val="superscript"/>
              </w:rPr>
              <w:t>+</w:t>
            </w:r>
          </w:p>
        </w:tc>
        <w:tc>
          <w:tcPr>
            <w:tcW w:w="532" w:type="pct"/>
          </w:tcPr>
          <w:p w14:paraId="345B4272" w14:textId="494BA29E" w:rsidR="008F68E2" w:rsidRPr="00486B41" w:rsidRDefault="008F68E2" w:rsidP="00E231C2">
            <w:pPr>
              <w:pStyle w:val="T"/>
              <w:rPr>
                <w:rFonts w:cs="Times New Roman"/>
                <w:b/>
              </w:rPr>
            </w:pPr>
            <w:r w:rsidRPr="00486B41">
              <w:rPr>
                <w:rFonts w:cs="Times New Roman"/>
              </w:rPr>
              <w:t>&gt;30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yr</w:t>
            </w:r>
          </w:p>
        </w:tc>
      </w:tr>
    </w:tbl>
    <w:p w14:paraId="7B075B52" w14:textId="0A2CAE8C" w:rsidR="008F68E2" w:rsidRPr="00486B41" w:rsidRDefault="008F68E2" w:rsidP="00E231C2">
      <w:pPr>
        <w:pStyle w:val="TFN"/>
        <w:rPr>
          <w:rFonts w:cs="Times New Roman"/>
        </w:rPr>
      </w:pPr>
      <w:proofErr w:type="gramStart"/>
      <w:r w:rsidRPr="00486B41">
        <w:rPr>
          <w:rFonts w:cs="Times New Roman"/>
        </w:rPr>
        <w:t>MC,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mixed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cellularity;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LD,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lymphocyte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depleted;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NS,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nodular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sclerosis;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GC,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germinal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center;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RB2,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retinoblastoma-like</w:t>
      </w:r>
      <w:r w:rsidR="00414F71" w:rsidRPr="00486B41">
        <w:rPr>
          <w:rFonts w:cs="Times New Roman"/>
        </w:rPr>
        <w:t xml:space="preserve"> </w:t>
      </w:r>
      <w:r w:rsidRPr="00486B41">
        <w:rPr>
          <w:rFonts w:cs="Times New Roman"/>
        </w:rPr>
        <w:t>2.</w:t>
      </w:r>
      <w:proofErr w:type="gramEnd"/>
      <w:r w:rsidR="00414F71" w:rsidRPr="00486B41">
        <w:rPr>
          <w:rFonts w:cs="Times New Roman"/>
        </w:rPr>
        <w:t xml:space="preserve"> </w:t>
      </w:r>
    </w:p>
    <w:p w14:paraId="2C18FC61" w14:textId="77777777" w:rsidR="0029530B" w:rsidRPr="00486B41" w:rsidRDefault="0029530B">
      <w:pPr>
        <w:spacing w:line="480" w:lineRule="auto"/>
        <w:rPr>
          <w:rFonts w:ascii="Times New Roman" w:hAnsi="Times New Roman" w:cs="Times New Roman"/>
        </w:rPr>
        <w:sectPr w:rsidR="0029530B" w:rsidRPr="00486B41" w:rsidSect="0029530B">
          <w:endnotePr>
            <w:numFmt w:val="decimal"/>
          </w:endnotePr>
          <w:pgSz w:w="15840" w:h="12240" w:orient="landscape" w:code="1"/>
          <w:pgMar w:top="1440" w:right="1440" w:bottom="1440" w:left="1440" w:header="288" w:footer="432" w:gutter="0"/>
          <w:pgNumType w:start="1"/>
          <w:cols w:space="720"/>
          <w:noEndnote/>
          <w:titlePg/>
          <w:docGrid w:linePitch="326"/>
        </w:sectPr>
      </w:pPr>
    </w:p>
    <w:p w14:paraId="220544D0" w14:textId="134219A1" w:rsidR="008F68E2" w:rsidRPr="00486B41" w:rsidRDefault="008F68E2" w:rsidP="00E231C2">
      <w:pPr>
        <w:pStyle w:val="T1"/>
        <w:rPr>
          <w:rFonts w:ascii="Times New Roman" w:hAnsi="Times New Roman" w:cs="Times New Roman"/>
        </w:rPr>
      </w:pPr>
      <w:proofErr w:type="gramStart"/>
      <w:r w:rsidRPr="00486B41">
        <w:rPr>
          <w:rFonts w:ascii="Times New Roman" w:hAnsi="Times New Roman" w:cs="Times New Roman"/>
          <w:b/>
          <w:bCs/>
        </w:rPr>
        <w:lastRenderedPageBreak/>
        <w:t>Table</w:t>
      </w:r>
      <w:r w:rsidR="00414F71" w:rsidRPr="00486B41">
        <w:rPr>
          <w:rFonts w:ascii="Times New Roman" w:hAnsi="Times New Roman" w:cs="Times New Roman"/>
          <w:b/>
          <w:bCs/>
        </w:rPr>
        <w:t xml:space="preserve"> </w:t>
      </w:r>
      <w:r w:rsidRPr="00486B41">
        <w:rPr>
          <w:rFonts w:ascii="Times New Roman" w:hAnsi="Times New Roman" w:cs="Times New Roman"/>
          <w:b/>
          <w:bCs/>
        </w:rPr>
        <w:t>71.6</w:t>
      </w:r>
      <w:r w:rsidR="0029530B" w:rsidRPr="00486B41">
        <w:rPr>
          <w:rFonts w:ascii="Times New Roman" w:hAnsi="Times New Roman" w:cs="Times New Roman"/>
          <w:b/>
          <w:bCs/>
        </w:rPr>
        <w:t>.</w:t>
      </w:r>
      <w:proofErr w:type="gramEnd"/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Prophylactic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EBV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Vaccine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Trials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in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Healthy</w:t>
      </w:r>
      <w:r w:rsidR="00414F71" w:rsidRPr="00486B41">
        <w:rPr>
          <w:rFonts w:ascii="Times New Roman" w:hAnsi="Times New Roman" w:cs="Times New Roman"/>
          <w:b/>
        </w:rPr>
        <w:t xml:space="preserve"> </w:t>
      </w:r>
      <w:r w:rsidRPr="00486B41">
        <w:rPr>
          <w:rFonts w:ascii="Times New Roman" w:hAnsi="Times New Roman" w:cs="Times New Roman"/>
          <w:b/>
        </w:rPr>
        <w:t>Volunteers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802"/>
        <w:gridCol w:w="3271"/>
        <w:gridCol w:w="2462"/>
      </w:tblGrid>
      <w:tr w:rsidR="008F68E2" w:rsidRPr="00486B41" w14:paraId="34C0754A" w14:textId="77777777" w:rsidTr="0040085D">
        <w:tc>
          <w:tcPr>
            <w:tcW w:w="3415" w:type="dxa"/>
          </w:tcPr>
          <w:p w14:paraId="3F2DA83E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Vaccine</w:t>
            </w:r>
          </w:p>
        </w:tc>
        <w:tc>
          <w:tcPr>
            <w:tcW w:w="810" w:type="dxa"/>
          </w:tcPr>
          <w:p w14:paraId="559C33B4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Phase</w:t>
            </w:r>
          </w:p>
        </w:tc>
        <w:tc>
          <w:tcPr>
            <w:tcW w:w="3651" w:type="dxa"/>
          </w:tcPr>
          <w:p w14:paraId="647870C8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Results</w:t>
            </w:r>
          </w:p>
        </w:tc>
        <w:tc>
          <w:tcPr>
            <w:tcW w:w="2626" w:type="dxa"/>
          </w:tcPr>
          <w:p w14:paraId="7B8B942D" w14:textId="77777777" w:rsidR="008F68E2" w:rsidRPr="00486B41" w:rsidRDefault="008F68E2" w:rsidP="00E231C2">
            <w:pPr>
              <w:pStyle w:val="T2"/>
              <w:rPr>
                <w:rFonts w:cs="Times New Roman"/>
              </w:rPr>
            </w:pPr>
            <w:r w:rsidRPr="00486B41">
              <w:rPr>
                <w:rFonts w:cs="Times New Roman"/>
              </w:rPr>
              <w:t>Reference</w:t>
            </w:r>
          </w:p>
        </w:tc>
      </w:tr>
      <w:tr w:rsidR="008F68E2" w:rsidRPr="00486B41" w14:paraId="1AD7C9D7" w14:textId="77777777" w:rsidTr="0040085D">
        <w:tc>
          <w:tcPr>
            <w:tcW w:w="3415" w:type="dxa"/>
          </w:tcPr>
          <w:p w14:paraId="566063EF" w14:textId="4BCFBED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Vaccinia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expressing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gp350</w:t>
            </w:r>
          </w:p>
        </w:tc>
        <w:tc>
          <w:tcPr>
            <w:tcW w:w="810" w:type="dxa"/>
          </w:tcPr>
          <w:p w14:paraId="4AE6AFAD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</w:t>
            </w:r>
          </w:p>
        </w:tc>
        <w:tc>
          <w:tcPr>
            <w:tcW w:w="3651" w:type="dxa"/>
          </w:tcPr>
          <w:p w14:paraId="0EEE5040" w14:textId="43981785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neutralizing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antibody,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trend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decreased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infection</w:t>
            </w:r>
          </w:p>
        </w:tc>
        <w:tc>
          <w:tcPr>
            <w:tcW w:w="2626" w:type="dxa"/>
          </w:tcPr>
          <w:p w14:paraId="678956E7" w14:textId="5A13100D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Style w:val="citebib"/>
                <w:rFonts w:cs="Times New Roman"/>
                <w:vertAlign w:val="superscript"/>
              </w:rPr>
              <w:t>239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3773D389" w14:textId="77777777" w:rsidTr="0040085D">
        <w:tc>
          <w:tcPr>
            <w:tcW w:w="3415" w:type="dxa"/>
          </w:tcPr>
          <w:p w14:paraId="6367027D" w14:textId="4DA08330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Recombinant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gp350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alum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alum/MPL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adjuvant</w:t>
            </w:r>
          </w:p>
        </w:tc>
        <w:tc>
          <w:tcPr>
            <w:tcW w:w="810" w:type="dxa"/>
          </w:tcPr>
          <w:p w14:paraId="01D756E5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</w:t>
            </w:r>
          </w:p>
        </w:tc>
        <w:tc>
          <w:tcPr>
            <w:tcW w:w="3651" w:type="dxa"/>
          </w:tcPr>
          <w:p w14:paraId="3D2D4EBB" w14:textId="6A9D4D3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neutralizing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antibody</w:t>
            </w:r>
          </w:p>
        </w:tc>
        <w:tc>
          <w:tcPr>
            <w:tcW w:w="2626" w:type="dxa"/>
          </w:tcPr>
          <w:p w14:paraId="0E3236FA" w14:textId="61A4EB6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Style w:val="citebib"/>
                <w:rFonts w:cs="Times New Roman"/>
                <w:vertAlign w:val="superscript"/>
              </w:rPr>
              <w:t>507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047DD160" w14:textId="77777777" w:rsidTr="0040085D">
        <w:tc>
          <w:tcPr>
            <w:tcW w:w="3415" w:type="dxa"/>
          </w:tcPr>
          <w:p w14:paraId="718709E1" w14:textId="1677DFFA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Recombinant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gp350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adjuvant,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alum,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MPL</w:t>
            </w:r>
          </w:p>
        </w:tc>
        <w:tc>
          <w:tcPr>
            <w:tcW w:w="810" w:type="dxa"/>
          </w:tcPr>
          <w:p w14:paraId="6492F825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1/2</w:t>
            </w:r>
          </w:p>
        </w:tc>
        <w:tc>
          <w:tcPr>
            <w:tcW w:w="3651" w:type="dxa"/>
          </w:tcPr>
          <w:p w14:paraId="75468392" w14:textId="739A7615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neutralizing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antibody</w:t>
            </w:r>
          </w:p>
        </w:tc>
        <w:tc>
          <w:tcPr>
            <w:tcW w:w="2626" w:type="dxa"/>
          </w:tcPr>
          <w:p w14:paraId="2D3279F7" w14:textId="2CD5D529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Style w:val="citebib"/>
                <w:rFonts w:cs="Times New Roman"/>
                <w:vertAlign w:val="superscript"/>
              </w:rPr>
              <w:t>507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  <w:tr w:rsidR="008F68E2" w:rsidRPr="00486B41" w14:paraId="1752EFAB" w14:textId="77777777" w:rsidTr="0040085D">
        <w:tc>
          <w:tcPr>
            <w:tcW w:w="3415" w:type="dxa"/>
          </w:tcPr>
          <w:p w14:paraId="69D5FEC7" w14:textId="45BB91CC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Recombinant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gp350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AS04</w:t>
            </w:r>
          </w:p>
        </w:tc>
        <w:tc>
          <w:tcPr>
            <w:tcW w:w="810" w:type="dxa"/>
          </w:tcPr>
          <w:p w14:paraId="519C0D41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2</w:t>
            </w:r>
          </w:p>
        </w:tc>
        <w:tc>
          <w:tcPr>
            <w:tcW w:w="3651" w:type="dxa"/>
          </w:tcPr>
          <w:p w14:paraId="6AB56535" w14:textId="33740350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Reduced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infectious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mononucleosis,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but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not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infection</w:t>
            </w:r>
          </w:p>
        </w:tc>
        <w:tc>
          <w:tcPr>
            <w:tcW w:w="2626" w:type="dxa"/>
          </w:tcPr>
          <w:p w14:paraId="4BF87FFD" w14:textId="34F3374C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Style w:val="citebib"/>
                <w:rFonts w:cs="Times New Roman"/>
                <w:vertAlign w:val="superscript"/>
              </w:rPr>
              <w:t>682</w:t>
            </w:r>
          </w:p>
        </w:tc>
      </w:tr>
      <w:tr w:rsidR="008F68E2" w:rsidRPr="00486B41" w14:paraId="1499AEA0" w14:textId="77777777" w:rsidTr="0040085D">
        <w:tc>
          <w:tcPr>
            <w:tcW w:w="3415" w:type="dxa"/>
          </w:tcPr>
          <w:p w14:paraId="63C13608" w14:textId="078334FE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gp350-ferritin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nanoparticles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Matrix-M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adjuvant</w:t>
            </w:r>
          </w:p>
        </w:tc>
        <w:tc>
          <w:tcPr>
            <w:tcW w:w="810" w:type="dxa"/>
          </w:tcPr>
          <w:p w14:paraId="0642B29E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</w:t>
            </w:r>
          </w:p>
        </w:tc>
        <w:tc>
          <w:tcPr>
            <w:tcW w:w="3651" w:type="dxa"/>
          </w:tcPr>
          <w:p w14:paraId="47CB057B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Pending</w:t>
            </w:r>
          </w:p>
        </w:tc>
        <w:tc>
          <w:tcPr>
            <w:tcW w:w="2626" w:type="dxa"/>
          </w:tcPr>
          <w:p w14:paraId="529E0E5C" w14:textId="14C364A0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  <w:shd w:val="clear" w:color="auto" w:fill="FFFFFF"/>
              </w:rPr>
              <w:t>Clinicaltrials.gov</w:t>
            </w:r>
            <w:r w:rsidR="00414F71" w:rsidRPr="00486B41">
              <w:rPr>
                <w:rFonts w:cs="Times New Roman"/>
                <w:shd w:val="clear" w:color="auto" w:fill="FFFFFF"/>
              </w:rPr>
              <w:t xml:space="preserve"> </w:t>
            </w:r>
            <w:r w:rsidRPr="00486B41">
              <w:rPr>
                <w:rFonts w:cs="Times New Roman"/>
                <w:shd w:val="clear" w:color="auto" w:fill="FFFFFF"/>
              </w:rPr>
              <w:t>NCT04645147</w:t>
            </w:r>
          </w:p>
        </w:tc>
      </w:tr>
      <w:tr w:rsidR="008F68E2" w:rsidRPr="00486B41" w14:paraId="198A8F52" w14:textId="77777777" w:rsidTr="0040085D">
        <w:tc>
          <w:tcPr>
            <w:tcW w:w="3415" w:type="dxa"/>
          </w:tcPr>
          <w:p w14:paraId="66CCE360" w14:textId="30F5A958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gp350-ferritin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nanoparticles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Matrix-M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adjuvant</w:t>
            </w:r>
          </w:p>
        </w:tc>
        <w:tc>
          <w:tcPr>
            <w:tcW w:w="810" w:type="dxa"/>
          </w:tcPr>
          <w:p w14:paraId="5D3BBD01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1/2</w:t>
            </w:r>
          </w:p>
        </w:tc>
        <w:tc>
          <w:tcPr>
            <w:tcW w:w="3651" w:type="dxa"/>
          </w:tcPr>
          <w:p w14:paraId="57CEB51D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Pending</w:t>
            </w:r>
          </w:p>
        </w:tc>
        <w:tc>
          <w:tcPr>
            <w:tcW w:w="2626" w:type="dxa"/>
          </w:tcPr>
          <w:p w14:paraId="30070D00" w14:textId="36B7ABB5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  <w:shd w:val="clear" w:color="auto" w:fill="FFFFFF"/>
              </w:rPr>
              <w:t>Clinicaltrials.gov</w:t>
            </w:r>
            <w:r w:rsidR="00414F71" w:rsidRPr="00486B41">
              <w:rPr>
                <w:rFonts w:cs="Times New Roman"/>
                <w:shd w:val="clear" w:color="auto" w:fill="FFFFFF"/>
              </w:rPr>
              <w:t xml:space="preserve"> </w:t>
            </w:r>
            <w:r w:rsidRPr="00486B41">
              <w:rPr>
                <w:rFonts w:cs="Times New Roman"/>
                <w:shd w:val="clear" w:color="auto" w:fill="FFFFFF"/>
              </w:rPr>
              <w:t>NCT05683834</w:t>
            </w:r>
          </w:p>
        </w:tc>
      </w:tr>
      <w:tr w:rsidR="008F68E2" w:rsidRPr="00486B41" w14:paraId="3D64553A" w14:textId="77777777" w:rsidTr="0040085D">
        <w:tc>
          <w:tcPr>
            <w:tcW w:w="3415" w:type="dxa"/>
          </w:tcPr>
          <w:p w14:paraId="73A8F9DA" w14:textId="64A20688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gH/gL/gp42-ferritin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nanoparticles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without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gp350-ferritin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nanoparticles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ALF/Q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adjuvant</w:t>
            </w:r>
          </w:p>
        </w:tc>
        <w:tc>
          <w:tcPr>
            <w:tcW w:w="810" w:type="dxa"/>
          </w:tcPr>
          <w:p w14:paraId="348621D3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</w:t>
            </w:r>
          </w:p>
        </w:tc>
        <w:tc>
          <w:tcPr>
            <w:tcW w:w="3651" w:type="dxa"/>
          </w:tcPr>
          <w:p w14:paraId="18CC586C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Pending</w:t>
            </w:r>
          </w:p>
        </w:tc>
        <w:tc>
          <w:tcPr>
            <w:tcW w:w="2626" w:type="dxa"/>
          </w:tcPr>
          <w:p w14:paraId="7268E69F" w14:textId="0210963C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Clinicaltrials.gov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  <w:shd w:val="clear" w:color="auto" w:fill="FFFFFF"/>
              </w:rPr>
              <w:t>NCT06908096</w:t>
            </w:r>
          </w:p>
        </w:tc>
      </w:tr>
      <w:tr w:rsidR="008F68E2" w:rsidRPr="00486B41" w14:paraId="2AD673F3" w14:textId="77777777" w:rsidTr="0040085D">
        <w:tc>
          <w:tcPr>
            <w:tcW w:w="3415" w:type="dxa"/>
          </w:tcPr>
          <w:p w14:paraId="4D266876" w14:textId="1B3F64A1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mRNA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1189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encoding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gp220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(spliced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form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gp350),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gH,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gL,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gp42</w:t>
            </w:r>
          </w:p>
        </w:tc>
        <w:tc>
          <w:tcPr>
            <w:tcW w:w="810" w:type="dxa"/>
          </w:tcPr>
          <w:p w14:paraId="55826144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1/2</w:t>
            </w:r>
          </w:p>
        </w:tc>
        <w:tc>
          <w:tcPr>
            <w:tcW w:w="3651" w:type="dxa"/>
          </w:tcPr>
          <w:p w14:paraId="05DA44D9" w14:textId="40EA8D73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Immunogenic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2626" w:type="dxa"/>
          </w:tcPr>
          <w:p w14:paraId="218FF5D3" w14:textId="3F836B51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  <w:shd w:val="clear" w:color="auto" w:fill="FFFFFF"/>
              </w:rPr>
              <w:t>Clinicaltrials.gov</w:t>
            </w:r>
            <w:r w:rsidR="00414F71" w:rsidRPr="00486B41">
              <w:rPr>
                <w:rFonts w:cs="Times New Roman"/>
                <w:shd w:val="clear" w:color="auto" w:fill="FFFFFF"/>
              </w:rPr>
              <w:t xml:space="preserve"> </w:t>
            </w:r>
            <w:r w:rsidRPr="00486B41">
              <w:rPr>
                <w:rFonts w:cs="Times New Roman"/>
                <w:shd w:val="clear" w:color="auto" w:fill="FFFFFF"/>
              </w:rPr>
              <w:t>NCT05164094</w:t>
            </w:r>
          </w:p>
        </w:tc>
      </w:tr>
      <w:tr w:rsidR="008F68E2" w:rsidRPr="00486B41" w14:paraId="2D5F2ABC" w14:textId="77777777" w:rsidTr="0040085D">
        <w:tc>
          <w:tcPr>
            <w:tcW w:w="3415" w:type="dxa"/>
          </w:tcPr>
          <w:p w14:paraId="002AF205" w14:textId="02C10198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lastRenderedPageBreak/>
              <w:t>mRNA-1195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(no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futher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details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of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mRNAs)</w:t>
            </w:r>
          </w:p>
        </w:tc>
        <w:tc>
          <w:tcPr>
            <w:tcW w:w="810" w:type="dxa"/>
          </w:tcPr>
          <w:p w14:paraId="0A935AE6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</w:t>
            </w:r>
          </w:p>
        </w:tc>
        <w:tc>
          <w:tcPr>
            <w:tcW w:w="3651" w:type="dxa"/>
          </w:tcPr>
          <w:p w14:paraId="5212DC0F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pending</w:t>
            </w:r>
          </w:p>
        </w:tc>
        <w:tc>
          <w:tcPr>
            <w:tcW w:w="2626" w:type="dxa"/>
          </w:tcPr>
          <w:p w14:paraId="3890FDA3" w14:textId="22A9CB1D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  <w:shd w:val="clear" w:color="auto" w:fill="FFFFFF"/>
              </w:rPr>
              <w:t>Clinicaltrials.gov</w:t>
            </w:r>
            <w:r w:rsidR="00414F71" w:rsidRPr="00486B41">
              <w:rPr>
                <w:rFonts w:cs="Times New Roman"/>
                <w:shd w:val="clear" w:color="auto" w:fill="FFFFFF"/>
              </w:rPr>
              <w:t xml:space="preserve"> </w:t>
            </w:r>
            <w:r w:rsidRPr="00486B41">
              <w:rPr>
                <w:rFonts w:cs="Times New Roman"/>
                <w:shd w:val="clear" w:color="auto" w:fill="FFFFFF"/>
              </w:rPr>
              <w:t>NCT</w:t>
            </w:r>
            <w:r w:rsidRPr="00486B41">
              <w:rPr>
                <w:rFonts w:cs="Times New Roman"/>
              </w:rPr>
              <w:t>05831111</w:t>
            </w:r>
          </w:p>
        </w:tc>
      </w:tr>
      <w:tr w:rsidR="008F68E2" w:rsidRPr="00486B41" w14:paraId="68ED2B9B" w14:textId="77777777" w:rsidTr="0040085D">
        <w:tc>
          <w:tcPr>
            <w:tcW w:w="3415" w:type="dxa"/>
          </w:tcPr>
          <w:p w14:paraId="36F743F1" w14:textId="4917E27B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gH/gL/gp42-ferritin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nanoparticles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and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gp350-ferritin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nanoparticles</w:t>
            </w:r>
          </w:p>
        </w:tc>
        <w:tc>
          <w:tcPr>
            <w:tcW w:w="810" w:type="dxa"/>
          </w:tcPr>
          <w:p w14:paraId="46F63FA1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</w:t>
            </w:r>
          </w:p>
        </w:tc>
        <w:tc>
          <w:tcPr>
            <w:tcW w:w="3651" w:type="dxa"/>
          </w:tcPr>
          <w:p w14:paraId="6FF3DD79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pending</w:t>
            </w:r>
          </w:p>
        </w:tc>
        <w:tc>
          <w:tcPr>
            <w:tcW w:w="2626" w:type="dxa"/>
          </w:tcPr>
          <w:p w14:paraId="798470ED" w14:textId="3DD3FFD6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  <w:shd w:val="clear" w:color="auto" w:fill="FFFFFF"/>
              </w:rPr>
              <w:t>Clinicaltrials.gov</w:t>
            </w:r>
            <w:r w:rsidR="00414F71" w:rsidRPr="00486B41">
              <w:rPr>
                <w:rFonts w:cs="Times New Roman"/>
                <w:shd w:val="clear" w:color="auto" w:fill="FFFFFF"/>
              </w:rPr>
              <w:t xml:space="preserve"> </w:t>
            </w:r>
            <w:r w:rsidRPr="00486B41">
              <w:rPr>
                <w:rFonts w:cs="Times New Roman"/>
                <w:shd w:val="clear" w:color="auto" w:fill="FFFFFF"/>
              </w:rPr>
              <w:t>NCT</w:t>
            </w:r>
            <w:r w:rsidRPr="00486B41">
              <w:rPr>
                <w:rFonts w:cs="Times New Roman"/>
                <w:color w:val="1B1B1B"/>
                <w:shd w:val="clear" w:color="auto" w:fill="FFFFFF"/>
              </w:rPr>
              <w:t>06655324</w:t>
            </w:r>
          </w:p>
        </w:tc>
      </w:tr>
      <w:tr w:rsidR="008F68E2" w:rsidRPr="00486B41" w14:paraId="618B464B" w14:textId="77777777" w:rsidTr="0040085D">
        <w:tc>
          <w:tcPr>
            <w:tcW w:w="3415" w:type="dxa"/>
          </w:tcPr>
          <w:p w14:paraId="6DAECEB8" w14:textId="706BF85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EBNA3A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peptide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in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tetanus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toxoid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810" w:type="dxa"/>
          </w:tcPr>
          <w:p w14:paraId="663D5AE2" w14:textId="77777777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1</w:t>
            </w:r>
          </w:p>
        </w:tc>
        <w:tc>
          <w:tcPr>
            <w:tcW w:w="3651" w:type="dxa"/>
          </w:tcPr>
          <w:p w14:paraId="5AD47B9F" w14:textId="0A477326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Fonts w:cs="Times New Roman"/>
              </w:rPr>
              <w:t>Induced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EBNA3A-specific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CD8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T</w:t>
            </w:r>
            <w:r w:rsidR="00414F71" w:rsidRPr="00486B41">
              <w:rPr>
                <w:rFonts w:cs="Times New Roman"/>
              </w:rPr>
              <w:t xml:space="preserve"> </w:t>
            </w:r>
            <w:r w:rsidRPr="00486B41">
              <w:rPr>
                <w:rFonts w:cs="Times New Roman"/>
              </w:rPr>
              <w:t>cells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  <w:tc>
          <w:tcPr>
            <w:tcW w:w="2626" w:type="dxa"/>
          </w:tcPr>
          <w:p w14:paraId="249775B4" w14:textId="48B3AFA0" w:rsidR="008F68E2" w:rsidRPr="00486B41" w:rsidRDefault="008F68E2" w:rsidP="00E231C2">
            <w:pPr>
              <w:pStyle w:val="T"/>
              <w:rPr>
                <w:rFonts w:cs="Times New Roman"/>
              </w:rPr>
            </w:pPr>
            <w:r w:rsidRPr="00486B41">
              <w:rPr>
                <w:rStyle w:val="citebib"/>
                <w:rFonts w:cs="Times New Roman"/>
                <w:vertAlign w:val="superscript"/>
              </w:rPr>
              <w:t>184</w:t>
            </w:r>
            <w:r w:rsidR="00414F71" w:rsidRPr="00486B41">
              <w:rPr>
                <w:rFonts w:cs="Times New Roman"/>
              </w:rPr>
              <w:t xml:space="preserve"> </w:t>
            </w:r>
          </w:p>
        </w:tc>
      </w:tr>
    </w:tbl>
    <w:p w14:paraId="1526AACE" w14:textId="77777777" w:rsidR="008F68E2" w:rsidRPr="00486B41" w:rsidRDefault="008F68E2">
      <w:pPr>
        <w:spacing w:line="480" w:lineRule="auto"/>
        <w:rPr>
          <w:rFonts w:ascii="Times New Roman" w:hAnsi="Times New Roman" w:cs="Times New Roman"/>
          <w:b/>
        </w:rPr>
      </w:pPr>
    </w:p>
    <w:sectPr w:rsidR="008F68E2" w:rsidRPr="00486B41" w:rsidSect="0029530B">
      <w:endnotePr>
        <w:numFmt w:val="decimal"/>
      </w:endnotePr>
      <w:pgSz w:w="12240" w:h="15840" w:code="1"/>
      <w:pgMar w:top="1440" w:right="1440" w:bottom="1440" w:left="1440" w:header="288" w:footer="432" w:gutter="0"/>
      <w:pgNumType w:start="1"/>
      <w:cols w:space="720"/>
      <w:noEndnote/>
      <w:titlePg/>
      <w:docGrid w:linePitch="326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81" w:author="S4C" w:date="2026-01-12T13:41:00Z" w:initials="S4C">
    <w:p w14:paraId="52EE7C36" w14:textId="36E7DEC6" w:rsidR="00BC790F" w:rsidRDefault="00BC790F">
      <w:pPr>
        <w:pStyle w:val="CommentText"/>
      </w:pPr>
      <w:r>
        <w:rPr>
          <w:rStyle w:val="CommentReference"/>
        </w:rPr>
        <w:annotationRef/>
      </w:r>
      <w:r>
        <w:t xml:space="preserve">AQ: Please confirm the insertions </w:t>
      </w:r>
      <w:r w:rsidR="004C685E">
        <w:t xml:space="preserve">of volume number, issue number, page ranges </w:t>
      </w:r>
      <w:r>
        <w:t xml:space="preserve">and year change for the reference </w:t>
      </w:r>
      <w:r w:rsidRPr="00DA5E0C">
        <w:t>Bobrovnitchaia</w:t>
      </w:r>
      <w:r>
        <w:t xml:space="preserve"> et al. (2020).</w:t>
      </w:r>
    </w:p>
  </w:comment>
  <w:comment w:id="232" w:author="S4C" w:date="2026-01-12T10:37:00Z" w:initials="S4C">
    <w:p w14:paraId="7534231B" w14:textId="1543A09B" w:rsidR="00BC790F" w:rsidRDefault="00BC790F">
      <w:pPr>
        <w:pStyle w:val="CommentText"/>
      </w:pPr>
      <w:r>
        <w:rPr>
          <w:rStyle w:val="CommentReference"/>
        </w:rPr>
        <w:annotationRef/>
      </w:r>
      <w:r>
        <w:t xml:space="preserve">AQ: Please provide volume number for the reference </w:t>
      </w:r>
      <w:r w:rsidRPr="003271C6">
        <w:t xml:space="preserve">Brumbaugh &amp; Sugden </w:t>
      </w:r>
      <w:r>
        <w:t>(2025).</w:t>
      </w:r>
    </w:p>
  </w:comment>
  <w:comment w:id="691" w:author="S4C" w:date="2026-01-12T13:46:00Z" w:initials="S4C">
    <w:p w14:paraId="6C074560" w14:textId="147445D2" w:rsidR="00BC790F" w:rsidRDefault="00BC790F">
      <w:pPr>
        <w:pStyle w:val="CommentText"/>
      </w:pPr>
      <w:r>
        <w:rPr>
          <w:rStyle w:val="CommentReference"/>
        </w:rPr>
        <w:annotationRef/>
      </w:r>
      <w:r w:rsidR="00701507">
        <w:t xml:space="preserve">AQ: Please confirm the insertions of volume number, issue number, page ranges and year change for the reference </w:t>
      </w:r>
      <w:r w:rsidRPr="00AC1856">
        <w:t>"Hoshino et al. (2011)</w:t>
      </w:r>
      <w:r w:rsidR="004C685E">
        <w:t>.</w:t>
      </w:r>
    </w:p>
  </w:comment>
  <w:comment w:id="1150" w:author="S4C" w:date="2026-01-12T13:46:00Z" w:initials="S4C">
    <w:p w14:paraId="286961E6" w14:textId="779A2B97" w:rsidR="004C685E" w:rsidRDefault="004C685E" w:rsidP="004C685E">
      <w:pPr>
        <w:pStyle w:val="CommentText"/>
      </w:pPr>
      <w:r>
        <w:rPr>
          <w:rStyle w:val="CommentReference"/>
        </w:rPr>
        <w:annotationRef/>
      </w:r>
      <w:r w:rsidR="00701507">
        <w:t xml:space="preserve">AQ: Please confirm the insertions of volume number, issue number, page ranges and year change for the reference </w:t>
      </w:r>
      <w:r>
        <w:t>“</w:t>
      </w:r>
      <w:r w:rsidRPr="00EF52CC">
        <w:t>Secondino</w:t>
      </w:r>
      <w:r>
        <w:t xml:space="preserve"> et al. (2012).</w:t>
      </w:r>
    </w:p>
  </w:comment>
  <w:comment w:id="1216" w:author="S4C" w:date="2026-01-12T13:47:00Z" w:initials="S4C">
    <w:p w14:paraId="59D2E798" w14:textId="6C6FA312" w:rsidR="00701507" w:rsidRDefault="00701507">
      <w:pPr>
        <w:pStyle w:val="CommentText"/>
      </w:pPr>
      <w:r>
        <w:rPr>
          <w:rStyle w:val="CommentReference"/>
        </w:rPr>
        <w:annotationRef/>
      </w:r>
      <w:r>
        <w:t>AQ: Please confirm the insertions of volume number, issue number, page ranges and year change for the reference</w:t>
      </w:r>
      <w:r>
        <w:t xml:space="preserve"> “Weiss et al. (2016)”.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BBE39E" w14:textId="77777777" w:rsidR="00F95DB3" w:rsidRDefault="00F95DB3">
      <w:pPr>
        <w:spacing w:line="20" w:lineRule="exact"/>
      </w:pPr>
    </w:p>
  </w:endnote>
  <w:endnote w:type="continuationSeparator" w:id="0">
    <w:p w14:paraId="1201911B" w14:textId="77777777" w:rsidR="00F95DB3" w:rsidRDefault="00F95DB3">
      <w:r>
        <w:t xml:space="preserve"> </w:t>
      </w:r>
    </w:p>
  </w:endnote>
  <w:endnote w:type="continuationNotice" w:id="1">
    <w:p w14:paraId="67B213F9" w14:textId="77777777" w:rsidR="00F95DB3" w:rsidRDefault="00F95DB3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mboStd">
    <w:altName w:val="MS Mincho"/>
    <w:panose1 w:val="00000000000000000000"/>
    <w:charset w:val="80"/>
    <w:family w:val="roman"/>
    <w:notTrueType/>
    <w:pitch w:val="default"/>
    <w:sig w:usb0="00000003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AB11A7" w14:textId="77777777" w:rsidR="00BC790F" w:rsidRDefault="00BC790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5D13BA9" w14:textId="77777777" w:rsidR="00BC790F" w:rsidRDefault="00BC79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35CF22" w14:textId="77777777" w:rsidR="00F95DB3" w:rsidRDefault="00F95DB3">
      <w:r>
        <w:separator/>
      </w:r>
    </w:p>
  </w:footnote>
  <w:footnote w:type="continuationSeparator" w:id="0">
    <w:p w14:paraId="2B0AC0D0" w14:textId="77777777" w:rsidR="00F95DB3" w:rsidRDefault="00F95D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88F566" w14:textId="77777777" w:rsidR="00BC790F" w:rsidRDefault="00BC790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112</w:t>
    </w:r>
    <w:r>
      <w:rPr>
        <w:rStyle w:val="PageNumber"/>
      </w:rPr>
      <w:fldChar w:fldCharType="end"/>
    </w:r>
  </w:p>
  <w:p w14:paraId="3E3B31E8" w14:textId="77777777" w:rsidR="00BC790F" w:rsidRDefault="00BC790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0E263B" w14:textId="77777777" w:rsidR="00BC790F" w:rsidRDefault="00BC790F">
    <w:pPr>
      <w:tabs>
        <w:tab w:val="right" w:pos="9360"/>
      </w:tabs>
      <w:suppressAutoHyphens/>
      <w:ind w:right="36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581ED6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E3C8F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es-419" w:vendorID="64" w:dllVersion="0" w:nlCheck="1" w:checkStyle="0"/>
  <w:activeWritingStyle w:appName="MSWord" w:lang="en-US" w:vendorID="64" w:dllVersion="131078" w:nlCheck="1" w:checkStyle="1"/>
  <w:activeWritingStyle w:appName="MSWord" w:lang="en-US" w:vendorID="8" w:dllVersion="513" w:checkStyle="1"/>
  <w:proofState w:grammar="clean"/>
  <w:attachedTemplate r:id="rId1"/>
  <w:linkStyles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JAMA-Fields&lt;/Style&gt;&lt;LeftDelim&gt;{&lt;/LeftDelim&gt;&lt;RightDelim&gt;}&lt;/RightDelim&gt;&lt;FontName&gt;Courier New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dftrvaxkvs2rkevw2npee51z200ef2apvdx&quot;&gt;fields_6.20.25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5&lt;/item&gt;&lt;item&gt;26&lt;/item&gt;&lt;item&gt;27&lt;/item&gt;&lt;item&gt;28&lt;/item&gt;&lt;item&gt;29&lt;/item&gt;&lt;item&gt;30&lt;/item&gt;&lt;item&gt;31&lt;/item&gt;&lt;item&gt;32&lt;/item&gt;&lt;item&gt;33&lt;/item&gt;&lt;item&gt;34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8&lt;/item&gt;&lt;item&gt;59&lt;/item&gt;&lt;item&gt;60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item&gt;97&lt;/item&gt;&lt;item&gt;98&lt;/item&gt;&lt;item&gt;99&lt;/item&gt;&lt;item&gt;100&lt;/item&gt;&lt;item&gt;101&lt;/item&gt;&lt;item&gt;102&lt;/item&gt;&lt;item&gt;103&lt;/item&gt;&lt;item&gt;104&lt;/item&gt;&lt;item&gt;105&lt;/item&gt;&lt;item&gt;106&lt;/item&gt;&lt;item&gt;107&lt;/item&gt;&lt;item&gt;108&lt;/item&gt;&lt;item&gt;109&lt;/item&gt;&lt;item&gt;110&lt;/item&gt;&lt;item&gt;111&lt;/item&gt;&lt;item&gt;112&lt;/item&gt;&lt;item&gt;113&lt;/item&gt;&lt;item&gt;114&lt;/item&gt;&lt;item&gt;115&lt;/item&gt;&lt;item&gt;116&lt;/item&gt;&lt;item&gt;117&lt;/item&gt;&lt;item&gt;118&lt;/item&gt;&lt;item&gt;119&lt;/item&gt;&lt;item&gt;120&lt;/item&gt;&lt;item&gt;121&lt;/item&gt;&lt;item&gt;122&lt;/item&gt;&lt;item&gt;123&lt;/item&gt;&lt;item&gt;124&lt;/item&gt;&lt;item&gt;125&lt;/item&gt;&lt;item&gt;126&lt;/item&gt;&lt;item&gt;127&lt;/item&gt;&lt;item&gt;128&lt;/item&gt;&lt;item&gt;129&lt;/item&gt;&lt;item&gt;130&lt;/item&gt;&lt;item&gt;131&lt;/item&gt;&lt;item&gt;132&lt;/item&gt;&lt;item&gt;133&lt;/item&gt;&lt;item&gt;134&lt;/item&gt;&lt;item&gt;135&lt;/item&gt;&lt;item&gt;136&lt;/item&gt;&lt;item&gt;137&lt;/item&gt;&lt;item&gt;138&lt;/item&gt;&lt;item&gt;139&lt;/item&gt;&lt;item&gt;140&lt;/item&gt;&lt;item&gt;141&lt;/item&gt;&lt;item&gt;142&lt;/item&gt;&lt;item&gt;143&lt;/item&gt;&lt;item&gt;144&lt;/item&gt;&lt;item&gt;145&lt;/item&gt;&lt;item&gt;146&lt;/item&gt;&lt;item&gt;147&lt;/item&gt;&lt;item&gt;148&lt;/item&gt;&lt;item&gt;149&lt;/item&gt;&lt;item&gt;150&lt;/item&gt;&lt;item&gt;151&lt;/item&gt;&lt;item&gt;152&lt;/item&gt;&lt;item&gt;153&lt;/item&gt;&lt;item&gt;154&lt;/item&gt;&lt;item&gt;155&lt;/item&gt;&lt;item&gt;156&lt;/item&gt;&lt;item&gt;157&lt;/item&gt;&lt;item&gt;158&lt;/item&gt;&lt;item&gt;159&lt;/item&gt;&lt;item&gt;160&lt;/item&gt;&lt;item&gt;161&lt;/item&gt;&lt;item&gt;162&lt;/item&gt;&lt;item&gt;163&lt;/item&gt;&lt;item&gt;164&lt;/item&gt;&lt;item&gt;165&lt;/item&gt;&lt;item&gt;166&lt;/item&gt;&lt;item&gt;167&lt;/item&gt;&lt;item&gt;168&lt;/item&gt;&lt;item&gt;169&lt;/item&gt;&lt;item&gt;170&lt;/item&gt;&lt;item&gt;171&lt;/item&gt;&lt;item&gt;172&lt;/item&gt;&lt;item&gt;173&lt;/item&gt;&lt;item&gt;174&lt;/item&gt;&lt;item&gt;175&lt;/item&gt;&lt;item&gt;176&lt;/item&gt;&lt;item&gt;177&lt;/item&gt;&lt;item&gt;178&lt;/item&gt;&lt;item&gt;179&lt;/item&gt;&lt;item&gt;180&lt;/item&gt;&lt;item&gt;181&lt;/item&gt;&lt;item&gt;182&lt;/item&gt;&lt;item&gt;183&lt;/item&gt;&lt;item&gt;184&lt;/item&gt;&lt;item&gt;185&lt;/item&gt;&lt;item&gt;186&lt;/item&gt;&lt;item&gt;187&lt;/item&gt;&lt;item&gt;188&lt;/item&gt;&lt;item&gt;189&lt;/item&gt;&lt;item&gt;190&lt;/item&gt;&lt;item&gt;191&lt;/item&gt;&lt;item&gt;192&lt;/item&gt;&lt;item&gt;193&lt;/item&gt;&lt;item&gt;194&lt;/item&gt;&lt;item&gt;195&lt;/item&gt;&lt;item&gt;196&lt;/item&gt;&lt;item&gt;197&lt;/item&gt;&lt;item&gt;198&lt;/item&gt;&lt;item&gt;199&lt;/item&gt;&lt;item&gt;200&lt;/item&gt;&lt;item&gt;201&lt;/item&gt;&lt;item&gt;202&lt;/item&gt;&lt;item&gt;203&lt;/item&gt;&lt;item&gt;204&lt;/item&gt;&lt;item&gt;205&lt;/item&gt;&lt;item&gt;206&lt;/item&gt;&lt;item&gt;207&lt;/item&gt;&lt;item&gt;208&lt;/item&gt;&lt;item&gt;209&lt;/item&gt;&lt;item&gt;210&lt;/item&gt;&lt;item&gt;211&lt;/item&gt;&lt;item&gt;212&lt;/item&gt;&lt;item&gt;213&lt;/item&gt;&lt;item&gt;214&lt;/item&gt;&lt;item&gt;215&lt;/item&gt;&lt;item&gt;216&lt;/item&gt;&lt;item&gt;217&lt;/item&gt;&lt;item&gt;218&lt;/item&gt;&lt;item&gt;219&lt;/item&gt;&lt;item&gt;220&lt;/item&gt;&lt;item&gt;221&lt;/item&gt;&lt;item&gt;222&lt;/item&gt;&lt;item&gt;223&lt;/item&gt;&lt;item&gt;224&lt;/item&gt;&lt;item&gt;225&lt;/item&gt;&lt;item&gt;226&lt;/item&gt;&lt;item&gt;227&lt;/item&gt;&lt;item&gt;228&lt;/item&gt;&lt;item&gt;229&lt;/item&gt;&lt;item&gt;230&lt;/item&gt;&lt;item&gt;231&lt;/item&gt;&lt;item&gt;232&lt;/item&gt;&lt;item&gt;233&lt;/item&gt;&lt;item&gt;234&lt;/item&gt;&lt;item&gt;235&lt;/item&gt;&lt;item&gt;236&lt;/item&gt;&lt;item&gt;237&lt;/item&gt;&lt;item&gt;238&lt;/item&gt;&lt;item&gt;239&lt;/item&gt;&lt;item&gt;240&lt;/item&gt;&lt;item&gt;241&lt;/item&gt;&lt;item&gt;242&lt;/item&gt;&lt;item&gt;243&lt;/item&gt;&lt;item&gt;244&lt;/item&gt;&lt;item&gt;245&lt;/item&gt;&lt;item&gt;246&lt;/item&gt;&lt;item&gt;247&lt;/item&gt;&lt;item&gt;248&lt;/item&gt;&lt;item&gt;249&lt;/item&gt;&lt;item&gt;250&lt;/item&gt;&lt;item&gt;251&lt;/item&gt;&lt;item&gt;252&lt;/item&gt;&lt;item&gt;253&lt;/item&gt;&lt;item&gt;254&lt;/item&gt;&lt;item&gt;255&lt;/item&gt;&lt;item&gt;256&lt;/item&gt;&lt;item&gt;257&lt;/item&gt;&lt;item&gt;258&lt;/item&gt;&lt;item&gt;259&lt;/item&gt;&lt;item&gt;260&lt;/item&gt;&lt;item&gt;261&lt;/item&gt;&lt;item&gt;262&lt;/item&gt;&lt;item&gt;263&lt;/item&gt;&lt;item&gt;264&lt;/item&gt;&lt;item&gt;265&lt;/item&gt;&lt;item&gt;266&lt;/item&gt;&lt;item&gt;267&lt;/item&gt;&lt;item&gt;268&lt;/item&gt;&lt;item&gt;269&lt;/item&gt;&lt;item&gt;270&lt;/item&gt;&lt;item&gt;271&lt;/item&gt;&lt;item&gt;272&lt;/item&gt;&lt;item&gt;273&lt;/item&gt;&lt;item&gt;274&lt;/item&gt;&lt;item&gt;275&lt;/item&gt;&lt;item&gt;276&lt;/item&gt;&lt;item&gt;277&lt;/item&gt;&lt;item&gt;278&lt;/item&gt;&lt;item&gt;279&lt;/item&gt;&lt;item&gt;280&lt;/item&gt;&lt;item&gt;281&lt;/item&gt;&lt;item&gt;282&lt;/item&gt;&lt;item&gt;283&lt;/item&gt;&lt;item&gt;284&lt;/item&gt;&lt;item&gt;285&lt;/item&gt;&lt;item&gt;286&lt;/item&gt;&lt;item&gt;287&lt;/item&gt;&lt;item&gt;288&lt;/item&gt;&lt;item&gt;289&lt;/item&gt;&lt;item&gt;290&lt;/item&gt;&lt;item&gt;291&lt;/item&gt;&lt;item&gt;292&lt;/item&gt;&lt;item&gt;293&lt;/item&gt;&lt;item&gt;294&lt;/item&gt;&lt;item&gt;295&lt;/item&gt;&lt;item&gt;296&lt;/item&gt;&lt;item&gt;297&lt;/item&gt;&lt;item&gt;298&lt;/item&gt;&lt;item&gt;299&lt;/item&gt;&lt;item&gt;300&lt;/item&gt;&lt;item&gt;301&lt;/item&gt;&lt;item&gt;302&lt;/item&gt;&lt;item&gt;303&lt;/item&gt;&lt;item&gt;304&lt;/item&gt;&lt;item&gt;305&lt;/item&gt;&lt;item&gt;306&lt;/item&gt;&lt;item&gt;307&lt;/item&gt;&lt;item&gt;308&lt;/item&gt;&lt;item&gt;309&lt;/item&gt;&lt;item&gt;310&lt;/item&gt;&lt;item&gt;311&lt;/item&gt;&lt;item&gt;312&lt;/item&gt;&lt;item&gt;313&lt;/item&gt;&lt;item&gt;314&lt;/item&gt;&lt;item&gt;315&lt;/item&gt;&lt;item&gt;316&lt;/item&gt;&lt;item&gt;317&lt;/item&gt;&lt;item&gt;318&lt;/item&gt;&lt;item&gt;319&lt;/item&gt;&lt;item&gt;320&lt;/item&gt;&lt;item&gt;321&lt;/item&gt;&lt;item&gt;322&lt;/item&gt;&lt;item&gt;323&lt;/item&gt;&lt;item&gt;324&lt;/item&gt;&lt;item&gt;325&lt;/item&gt;&lt;item&gt;326&lt;/item&gt;&lt;item&gt;327&lt;/item&gt;&lt;item&gt;328&lt;/item&gt;&lt;item&gt;329&lt;/item&gt;&lt;item&gt;330&lt;/item&gt;&lt;item&gt;331&lt;/item&gt;&lt;item&gt;332&lt;/item&gt;&lt;item&gt;333&lt;/item&gt;&lt;item&gt;334&lt;/item&gt;&lt;item&gt;335&lt;/item&gt;&lt;item&gt;336&lt;/item&gt;&lt;item&gt;337&lt;/item&gt;&lt;item&gt;338&lt;/item&gt;&lt;item&gt;339&lt;/item&gt;&lt;item&gt;340&lt;/item&gt;&lt;item&gt;341&lt;/item&gt;&lt;item&gt;342&lt;/item&gt;&lt;item&gt;343&lt;/item&gt;&lt;item&gt;344&lt;/item&gt;&lt;item&gt;345&lt;/item&gt;&lt;item&gt;346&lt;/item&gt;&lt;item&gt;347&lt;/item&gt;&lt;item&gt;348&lt;/item&gt;&lt;item&gt;349&lt;/item&gt;&lt;item&gt;350&lt;/item&gt;&lt;item&gt;351&lt;/item&gt;&lt;item&gt;352&lt;/item&gt;&lt;item&gt;353&lt;/item&gt;&lt;item&gt;354&lt;/item&gt;&lt;item&gt;355&lt;/item&gt;&lt;item&gt;356&lt;/item&gt;&lt;item&gt;357&lt;/item&gt;&lt;item&gt;358&lt;/item&gt;&lt;item&gt;359&lt;/item&gt;&lt;item&gt;360&lt;/item&gt;&lt;item&gt;361&lt;/item&gt;&lt;item&gt;362&lt;/item&gt;&lt;item&gt;363&lt;/item&gt;&lt;item&gt;364&lt;/item&gt;&lt;item&gt;365&lt;/item&gt;&lt;item&gt;366&lt;/item&gt;&lt;item&gt;367&lt;/item&gt;&lt;item&gt;368&lt;/item&gt;&lt;item&gt;369&lt;/item&gt;&lt;item&gt;370&lt;/item&gt;&lt;item&gt;371&lt;/item&gt;&lt;item&gt;372&lt;/item&gt;&lt;item&gt;373&lt;/item&gt;&lt;item&gt;374&lt;/item&gt;&lt;item&gt;375&lt;/item&gt;&lt;item&gt;376&lt;/item&gt;&lt;item&gt;377&lt;/item&gt;&lt;item&gt;378&lt;/item&gt;&lt;item&gt;379&lt;/item&gt;&lt;item&gt;380&lt;/item&gt;&lt;item&gt;381&lt;/item&gt;&lt;item&gt;382&lt;/item&gt;&lt;item&gt;383&lt;/item&gt;&lt;item&gt;384&lt;/item&gt;&lt;item&gt;385&lt;/item&gt;&lt;item&gt;386&lt;/item&gt;&lt;item&gt;387&lt;/item&gt;&lt;item&gt;388&lt;/item&gt;&lt;item&gt;389&lt;/item&gt;&lt;item&gt;390&lt;/item&gt;&lt;item&gt;391&lt;/item&gt;&lt;item&gt;392&lt;/item&gt;&lt;item&gt;393&lt;/item&gt;&lt;item&gt;394&lt;/item&gt;&lt;item&gt;395&lt;/item&gt;&lt;item&gt;396&lt;/item&gt;&lt;item&gt;397&lt;/item&gt;&lt;item&gt;398&lt;/item&gt;&lt;item&gt;399&lt;/item&gt;&lt;item&gt;400&lt;/item&gt;&lt;item&gt;401&lt;/item&gt;&lt;item&gt;402&lt;/item&gt;&lt;item&gt;403&lt;/item&gt;&lt;item&gt;404&lt;/item&gt;&lt;item&gt;405&lt;/item&gt;&lt;item&gt;406&lt;/item&gt;&lt;item&gt;407&lt;/item&gt;&lt;item&gt;408&lt;/item&gt;&lt;item&gt;409&lt;/item&gt;&lt;item&gt;410&lt;/item&gt;&lt;item&gt;411&lt;/item&gt;&lt;item&gt;412&lt;/item&gt;&lt;item&gt;413&lt;/item&gt;&lt;item&gt;414&lt;/item&gt;&lt;item&gt;415&lt;/item&gt;&lt;item&gt;416&lt;/item&gt;&lt;item&gt;417&lt;/item&gt;&lt;item&gt;418&lt;/item&gt;&lt;item&gt;419&lt;/item&gt;&lt;item&gt;420&lt;/item&gt;&lt;item&gt;421&lt;/item&gt;&lt;item&gt;422&lt;/item&gt;&lt;item&gt;423&lt;/item&gt;&lt;item&gt;424&lt;/item&gt;&lt;item&gt;425&lt;/item&gt;&lt;item&gt;426&lt;/item&gt;&lt;item&gt;427&lt;/item&gt;&lt;item&gt;428&lt;/item&gt;&lt;item&gt;429&lt;/item&gt;&lt;item&gt;430&lt;/item&gt;&lt;item&gt;431&lt;/item&gt;&lt;item&gt;432&lt;/item&gt;&lt;item&gt;433&lt;/item&gt;&lt;item&gt;434&lt;/item&gt;&lt;item&gt;435&lt;/item&gt;&lt;item&gt;436&lt;/item&gt;&lt;item&gt;437&lt;/item&gt;&lt;item&gt;438&lt;/item&gt;&lt;item&gt;439&lt;/item&gt;&lt;item&gt;440&lt;/item&gt;&lt;item&gt;441&lt;/item&gt;&lt;item&gt;442&lt;/item&gt;&lt;item&gt;443&lt;/item&gt;&lt;item&gt;444&lt;/item&gt;&lt;item&gt;445&lt;/item&gt;&lt;item&gt;446&lt;/item&gt;&lt;item&gt;447&lt;/item&gt;&lt;item&gt;448&lt;/item&gt;&lt;item&gt;449&lt;/item&gt;&lt;item&gt;450&lt;/item&gt;&lt;item&gt;451&lt;/item&gt;&lt;item&gt;452&lt;/item&gt;&lt;item&gt;453&lt;/item&gt;&lt;item&gt;454&lt;/item&gt;&lt;item&gt;455&lt;/item&gt;&lt;item&gt;456&lt;/item&gt;&lt;item&gt;457&lt;/item&gt;&lt;item&gt;458&lt;/item&gt;&lt;item&gt;459&lt;/item&gt;&lt;item&gt;460&lt;/item&gt;&lt;item&gt;461&lt;/item&gt;&lt;item&gt;462&lt;/item&gt;&lt;item&gt;463&lt;/item&gt;&lt;item&gt;464&lt;/item&gt;&lt;item&gt;465&lt;/item&gt;&lt;item&gt;466&lt;/item&gt;&lt;item&gt;467&lt;/item&gt;&lt;item&gt;468&lt;/item&gt;&lt;item&gt;469&lt;/item&gt;&lt;item&gt;470&lt;/item&gt;&lt;item&gt;471&lt;/item&gt;&lt;item&gt;472&lt;/item&gt;&lt;item&gt;473&lt;/item&gt;&lt;item&gt;474&lt;/item&gt;&lt;item&gt;475&lt;/item&gt;&lt;item&gt;476&lt;/item&gt;&lt;item&gt;477&lt;/item&gt;&lt;item&gt;478&lt;/item&gt;&lt;item&gt;479&lt;/item&gt;&lt;item&gt;480&lt;/item&gt;&lt;item&gt;481&lt;/item&gt;&lt;item&gt;482&lt;/item&gt;&lt;item&gt;483&lt;/item&gt;&lt;item&gt;484&lt;/item&gt;&lt;item&gt;485&lt;/item&gt;&lt;item&gt;486&lt;/item&gt;&lt;item&gt;487&lt;/item&gt;&lt;item&gt;488&lt;/item&gt;&lt;item&gt;489&lt;/item&gt;&lt;item&gt;490&lt;/item&gt;&lt;item&gt;491&lt;/item&gt;&lt;item&gt;492&lt;/item&gt;&lt;item&gt;493&lt;/item&gt;&lt;item&gt;494&lt;/item&gt;&lt;item&gt;495&lt;/item&gt;&lt;item&gt;496&lt;/item&gt;&lt;item&gt;497&lt;/item&gt;&lt;item&gt;498&lt;/item&gt;&lt;item&gt;499&lt;/item&gt;&lt;item&gt;500&lt;/item&gt;&lt;item&gt;501&lt;/item&gt;&lt;item&gt;502&lt;/item&gt;&lt;item&gt;503&lt;/item&gt;&lt;item&gt;504&lt;/item&gt;&lt;item&gt;505&lt;/item&gt;&lt;item&gt;506&lt;/item&gt;&lt;item&gt;507&lt;/item&gt;&lt;item&gt;508&lt;/item&gt;&lt;item&gt;509&lt;/item&gt;&lt;item&gt;510&lt;/item&gt;&lt;item&gt;511&lt;/item&gt;&lt;item&gt;512&lt;/item&gt;&lt;item&gt;513&lt;/item&gt;&lt;item&gt;514&lt;/item&gt;&lt;item&gt;515&lt;/item&gt;&lt;item&gt;516&lt;/item&gt;&lt;item&gt;517&lt;/item&gt;&lt;item&gt;518&lt;/item&gt;&lt;item&gt;519&lt;/item&gt;&lt;item&gt;520&lt;/item&gt;&lt;item&gt;521&lt;/item&gt;&lt;item&gt;522&lt;/item&gt;&lt;item&gt;523&lt;/item&gt;&lt;item&gt;524&lt;/item&gt;&lt;item&gt;525&lt;/item&gt;&lt;item&gt;526&lt;/item&gt;&lt;item&gt;527&lt;/item&gt;&lt;item&gt;528&lt;/item&gt;&lt;item&gt;529&lt;/item&gt;&lt;item&gt;530&lt;/item&gt;&lt;item&gt;531&lt;/item&gt;&lt;item&gt;532&lt;/item&gt;&lt;item&gt;533&lt;/item&gt;&lt;item&gt;534&lt;/item&gt;&lt;item&gt;535&lt;/item&gt;&lt;item&gt;536&lt;/item&gt;&lt;item&gt;537&lt;/item&gt;&lt;item&gt;538&lt;/item&gt;&lt;item&gt;539&lt;/item&gt;&lt;item&gt;540&lt;/item&gt;&lt;item&gt;541&lt;/item&gt;&lt;item&gt;542&lt;/item&gt;&lt;item&gt;543&lt;/item&gt;&lt;item&gt;544&lt;/item&gt;&lt;item&gt;545&lt;/item&gt;&lt;item&gt;546&lt;/item&gt;&lt;item&gt;547&lt;/item&gt;&lt;item&gt;548&lt;/item&gt;&lt;item&gt;549&lt;/item&gt;&lt;item&gt;550&lt;/item&gt;&lt;item&gt;551&lt;/item&gt;&lt;item&gt;552&lt;/item&gt;&lt;item&gt;553&lt;/item&gt;&lt;item&gt;554&lt;/item&gt;&lt;item&gt;555&lt;/item&gt;&lt;item&gt;556&lt;/item&gt;&lt;item&gt;557&lt;/item&gt;&lt;item&gt;558&lt;/item&gt;&lt;item&gt;559&lt;/item&gt;&lt;item&gt;560&lt;/item&gt;&lt;item&gt;561&lt;/item&gt;&lt;item&gt;562&lt;/item&gt;&lt;item&gt;563&lt;/item&gt;&lt;item&gt;564&lt;/item&gt;&lt;item&gt;565&lt;/item&gt;&lt;item&gt;566&lt;/item&gt;&lt;item&gt;567&lt;/item&gt;&lt;item&gt;568&lt;/item&gt;&lt;item&gt;569&lt;/item&gt;&lt;item&gt;570&lt;/item&gt;&lt;item&gt;571&lt;/item&gt;&lt;item&gt;572&lt;/item&gt;&lt;item&gt;573&lt;/item&gt;&lt;item&gt;574&lt;/item&gt;&lt;item&gt;575&lt;/item&gt;&lt;item&gt;576&lt;/item&gt;&lt;item&gt;577&lt;/item&gt;&lt;item&gt;578&lt;/item&gt;&lt;item&gt;579&lt;/item&gt;&lt;item&gt;580&lt;/item&gt;&lt;item&gt;581&lt;/item&gt;&lt;item&gt;582&lt;/item&gt;&lt;item&gt;583&lt;/item&gt;&lt;item&gt;584&lt;/item&gt;&lt;item&gt;585&lt;/item&gt;&lt;item&gt;586&lt;/item&gt;&lt;item&gt;587&lt;/item&gt;&lt;item&gt;588&lt;/item&gt;&lt;item&gt;589&lt;/item&gt;&lt;item&gt;590&lt;/item&gt;&lt;item&gt;591&lt;/item&gt;&lt;item&gt;592&lt;/item&gt;&lt;item&gt;593&lt;/item&gt;&lt;item&gt;594&lt;/item&gt;&lt;item&gt;595&lt;/item&gt;&lt;item&gt;596&lt;/item&gt;&lt;item&gt;597&lt;/item&gt;&lt;item&gt;598&lt;/item&gt;&lt;item&gt;599&lt;/item&gt;&lt;item&gt;600&lt;/item&gt;&lt;item&gt;601&lt;/item&gt;&lt;item&gt;602&lt;/item&gt;&lt;item&gt;603&lt;/item&gt;&lt;item&gt;604&lt;/item&gt;&lt;item&gt;605&lt;/item&gt;&lt;item&gt;606&lt;/item&gt;&lt;item&gt;607&lt;/item&gt;&lt;item&gt;608&lt;/item&gt;&lt;item&gt;609&lt;/item&gt;&lt;item&gt;610&lt;/item&gt;&lt;item&gt;611&lt;/item&gt;&lt;item&gt;612&lt;/item&gt;&lt;item&gt;613&lt;/item&gt;&lt;item&gt;614&lt;/item&gt;&lt;item&gt;615&lt;/item&gt;&lt;item&gt;616&lt;/item&gt;&lt;item&gt;617&lt;/item&gt;&lt;item&gt;618&lt;/item&gt;&lt;item&gt;619&lt;/item&gt;&lt;item&gt;620&lt;/item&gt;&lt;item&gt;621&lt;/item&gt;&lt;item&gt;622&lt;/item&gt;&lt;item&gt;623&lt;/item&gt;&lt;item&gt;624&lt;/item&gt;&lt;item&gt;625&lt;/item&gt;&lt;item&gt;626&lt;/item&gt;&lt;item&gt;627&lt;/item&gt;&lt;item&gt;628&lt;/item&gt;&lt;item&gt;629&lt;/item&gt;&lt;item&gt;630&lt;/item&gt;&lt;item&gt;631&lt;/item&gt;&lt;item&gt;632&lt;/item&gt;&lt;item&gt;633&lt;/item&gt;&lt;item&gt;634&lt;/item&gt;&lt;item&gt;635&lt;/item&gt;&lt;item&gt;636&lt;/item&gt;&lt;item&gt;637&lt;/item&gt;&lt;item&gt;638&lt;/item&gt;&lt;item&gt;639&lt;/item&gt;&lt;item&gt;640&lt;/item&gt;&lt;item&gt;641&lt;/item&gt;&lt;item&gt;642&lt;/item&gt;&lt;item&gt;643&lt;/item&gt;&lt;item&gt;644&lt;/item&gt;&lt;item&gt;645&lt;/item&gt;&lt;item&gt;646&lt;/item&gt;&lt;item&gt;647&lt;/item&gt;&lt;item&gt;648&lt;/item&gt;&lt;item&gt;649&lt;/item&gt;&lt;item&gt;650&lt;/item&gt;&lt;item&gt;651&lt;/item&gt;&lt;item&gt;652&lt;/item&gt;&lt;item&gt;653&lt;/item&gt;&lt;item&gt;654&lt;/item&gt;&lt;item&gt;655&lt;/item&gt;&lt;item&gt;656&lt;/item&gt;&lt;item&gt;657&lt;/item&gt;&lt;item&gt;658&lt;/item&gt;&lt;item&gt;659&lt;/item&gt;&lt;item&gt;660&lt;/item&gt;&lt;item&gt;661&lt;/item&gt;&lt;item&gt;662&lt;/item&gt;&lt;item&gt;663&lt;/item&gt;&lt;item&gt;664&lt;/item&gt;&lt;item&gt;665&lt;/item&gt;&lt;item&gt;666&lt;/item&gt;&lt;item&gt;667&lt;/item&gt;&lt;item&gt;668&lt;/item&gt;&lt;item&gt;669&lt;/item&gt;&lt;item&gt;670&lt;/item&gt;&lt;item&gt;671&lt;/item&gt;&lt;item&gt;672&lt;/item&gt;&lt;item&gt;673&lt;/item&gt;&lt;item&gt;674&lt;/item&gt;&lt;item&gt;675&lt;/item&gt;&lt;item&gt;676&lt;/item&gt;&lt;item&gt;677&lt;/item&gt;&lt;item&gt;678&lt;/item&gt;&lt;item&gt;679&lt;/item&gt;&lt;item&gt;680&lt;/item&gt;&lt;item&gt;681&lt;/item&gt;&lt;item&gt;682&lt;/item&gt;&lt;item&gt;683&lt;/item&gt;&lt;item&gt;684&lt;/item&gt;&lt;item&gt;685&lt;/item&gt;&lt;item&gt;686&lt;/item&gt;&lt;item&gt;687&lt;/item&gt;&lt;item&gt;688&lt;/item&gt;&lt;item&gt;689&lt;/item&gt;&lt;item&gt;690&lt;/item&gt;&lt;item&gt;691&lt;/item&gt;&lt;item&gt;692&lt;/item&gt;&lt;item&gt;693&lt;/item&gt;&lt;item&gt;694&lt;/item&gt;&lt;item&gt;695&lt;/item&gt;&lt;item&gt;696&lt;/item&gt;&lt;item&gt;697&lt;/item&gt;&lt;item&gt;698&lt;/item&gt;&lt;item&gt;699&lt;/item&gt;&lt;item&gt;700&lt;/item&gt;&lt;item&gt;701&lt;/item&gt;&lt;item&gt;702&lt;/item&gt;&lt;item&gt;703&lt;/item&gt;&lt;item&gt;704&lt;/item&gt;&lt;item&gt;705&lt;/item&gt;&lt;item&gt;706&lt;/item&gt;&lt;item&gt;707&lt;/item&gt;&lt;item&gt;708&lt;/item&gt;&lt;item&gt;709&lt;/item&gt;&lt;item&gt;710&lt;/item&gt;&lt;item&gt;712&lt;/item&gt;&lt;item&gt;713&lt;/item&gt;&lt;item&gt;714&lt;/item&gt;&lt;item&gt;715&lt;/item&gt;&lt;item&gt;716&lt;/item&gt;&lt;item&gt;717&lt;/item&gt;&lt;item&gt;718&lt;/item&gt;&lt;item&gt;719&lt;/item&gt;&lt;item&gt;720&lt;/item&gt;&lt;item&gt;721&lt;/item&gt;&lt;item&gt;722&lt;/item&gt;&lt;item&gt;723&lt;/item&gt;&lt;item&gt;724&lt;/item&gt;&lt;item&gt;725&lt;/item&gt;&lt;item&gt;726&lt;/item&gt;&lt;item&gt;727&lt;/item&gt;&lt;item&gt;728&lt;/item&gt;&lt;item&gt;729&lt;/item&gt;&lt;item&gt;730&lt;/item&gt;&lt;item&gt;731&lt;/item&gt;&lt;item&gt;732&lt;/item&gt;&lt;item&gt;733&lt;/item&gt;&lt;item&gt;734&lt;/item&gt;&lt;item&gt;735&lt;/item&gt;&lt;item&gt;736&lt;/item&gt;&lt;item&gt;737&lt;/item&gt;&lt;item&gt;738&lt;/item&gt;&lt;item&gt;739&lt;/item&gt;&lt;item&gt;740&lt;/item&gt;&lt;item&gt;741&lt;/item&gt;&lt;item&gt;742&lt;/item&gt;&lt;item&gt;743&lt;/item&gt;&lt;item&gt;744&lt;/item&gt;&lt;item&gt;745&lt;/item&gt;&lt;item&gt;746&lt;/item&gt;&lt;item&gt;747&lt;/item&gt;&lt;item&gt;748&lt;/item&gt;&lt;item&gt;749&lt;/item&gt;&lt;item&gt;750&lt;/item&gt;&lt;item&gt;751&lt;/item&gt;&lt;item&gt;752&lt;/item&gt;&lt;item&gt;753&lt;/item&gt;&lt;item&gt;754&lt;/item&gt;&lt;item&gt;755&lt;/item&gt;&lt;item&gt;756&lt;/item&gt;&lt;item&gt;757&lt;/item&gt;&lt;item&gt;758&lt;/item&gt;&lt;item&gt;759&lt;/item&gt;&lt;item&gt;760&lt;/item&gt;&lt;item&gt;761&lt;/item&gt;&lt;item&gt;762&lt;/item&gt;&lt;item&gt;763&lt;/item&gt;&lt;item&gt;764&lt;/item&gt;&lt;item&gt;765&lt;/item&gt;&lt;item&gt;766&lt;/item&gt;&lt;item&gt;767&lt;/item&gt;&lt;item&gt;768&lt;/item&gt;&lt;item&gt;769&lt;/item&gt;&lt;item&gt;770&lt;/item&gt;&lt;item&gt;771&lt;/item&gt;&lt;item&gt;772&lt;/item&gt;&lt;item&gt;773&lt;/item&gt;&lt;item&gt;774&lt;/item&gt;&lt;item&gt;775&lt;/item&gt;&lt;item&gt;776&lt;/item&gt;&lt;item&gt;777&lt;/item&gt;&lt;item&gt;778&lt;/item&gt;&lt;item&gt;779&lt;/item&gt;&lt;item&gt;780&lt;/item&gt;&lt;item&gt;781&lt;/item&gt;&lt;item&gt;782&lt;/item&gt;&lt;item&gt;783&lt;/item&gt;&lt;item&gt;784&lt;/item&gt;&lt;item&gt;785&lt;/item&gt;&lt;item&gt;786&lt;/item&gt;&lt;item&gt;787&lt;/item&gt;&lt;item&gt;788&lt;/item&gt;&lt;item&gt;789&lt;/item&gt;&lt;item&gt;790&lt;/item&gt;&lt;item&gt;791&lt;/item&gt;&lt;item&gt;792&lt;/item&gt;&lt;item&gt;793&lt;/item&gt;&lt;item&gt;794&lt;/item&gt;&lt;item&gt;795&lt;/item&gt;&lt;item&gt;796&lt;/item&gt;&lt;item&gt;797&lt;/item&gt;&lt;item&gt;798&lt;/item&gt;&lt;item&gt;799&lt;/item&gt;&lt;item&gt;802&lt;/item&gt;&lt;item&gt;803&lt;/item&gt;&lt;item&gt;804&lt;/item&gt;&lt;item&gt;805&lt;/item&gt;&lt;item&gt;806&lt;/item&gt;&lt;item&gt;807&lt;/item&gt;&lt;item&gt;808&lt;/item&gt;&lt;item&gt;809&lt;/item&gt;&lt;item&gt;810&lt;/item&gt;&lt;item&gt;811&lt;/item&gt;&lt;item&gt;812&lt;/item&gt;&lt;item&gt;814&lt;/item&gt;&lt;item&gt;815&lt;/item&gt;&lt;item&gt;816&lt;/item&gt;&lt;item&gt;817&lt;/item&gt;&lt;item&gt;818&lt;/item&gt;&lt;item&gt;819&lt;/item&gt;&lt;item&gt;820&lt;/item&gt;&lt;item&gt;821&lt;/item&gt;&lt;item&gt;822&lt;/item&gt;&lt;item&gt;823&lt;/item&gt;&lt;item&gt;824&lt;/item&gt;&lt;item&gt;825&lt;/item&gt;&lt;item&gt;827&lt;/item&gt;&lt;item&gt;828&lt;/item&gt;&lt;item&gt;829&lt;/item&gt;&lt;item&gt;830&lt;/item&gt;&lt;item&gt;831&lt;/item&gt;&lt;item&gt;834&lt;/item&gt;&lt;item&gt;844&lt;/item&gt;&lt;/record-ids&gt;&lt;/item&gt;&lt;/Libraries&gt;"/>
    <w:docVar w:name="EN_Doc_Font_List_Name" w:val="ArialCourier_x000d_MS Sans SerifGeneva"/>
    <w:docVar w:name="EN_Lib_Name_List_Name" w:val="12ebvfield.enl"/>
    <w:docVar w:name="EN_Main_Body_Style_Name" w:val="J Virology"/>
  </w:docVars>
  <w:rsids>
    <w:rsidRoot w:val="009747FF"/>
    <w:rsid w:val="00000117"/>
    <w:rsid w:val="000022E1"/>
    <w:rsid w:val="00002D37"/>
    <w:rsid w:val="000031D8"/>
    <w:rsid w:val="0000421F"/>
    <w:rsid w:val="00004312"/>
    <w:rsid w:val="000044A0"/>
    <w:rsid w:val="000049E2"/>
    <w:rsid w:val="00004C86"/>
    <w:rsid w:val="00005FD1"/>
    <w:rsid w:val="000065A1"/>
    <w:rsid w:val="00010663"/>
    <w:rsid w:val="00011514"/>
    <w:rsid w:val="00011515"/>
    <w:rsid w:val="00011C8E"/>
    <w:rsid w:val="00011D1E"/>
    <w:rsid w:val="00012304"/>
    <w:rsid w:val="00012872"/>
    <w:rsid w:val="00012B75"/>
    <w:rsid w:val="00012C2D"/>
    <w:rsid w:val="000131F1"/>
    <w:rsid w:val="00013D58"/>
    <w:rsid w:val="00013EC6"/>
    <w:rsid w:val="000146F7"/>
    <w:rsid w:val="000148D0"/>
    <w:rsid w:val="00015816"/>
    <w:rsid w:val="00015EBD"/>
    <w:rsid w:val="0001661B"/>
    <w:rsid w:val="000175B6"/>
    <w:rsid w:val="00017D3D"/>
    <w:rsid w:val="00020641"/>
    <w:rsid w:val="000207E6"/>
    <w:rsid w:val="00020D1C"/>
    <w:rsid w:val="00020F3B"/>
    <w:rsid w:val="00021C59"/>
    <w:rsid w:val="00021F8D"/>
    <w:rsid w:val="00022491"/>
    <w:rsid w:val="000227F9"/>
    <w:rsid w:val="00023A1C"/>
    <w:rsid w:val="00023BD7"/>
    <w:rsid w:val="00024B71"/>
    <w:rsid w:val="0002521E"/>
    <w:rsid w:val="00025B5D"/>
    <w:rsid w:val="00025C55"/>
    <w:rsid w:val="0002722D"/>
    <w:rsid w:val="00027467"/>
    <w:rsid w:val="000302AD"/>
    <w:rsid w:val="00031045"/>
    <w:rsid w:val="000319F6"/>
    <w:rsid w:val="00031E36"/>
    <w:rsid w:val="0003250F"/>
    <w:rsid w:val="00033697"/>
    <w:rsid w:val="00034AF2"/>
    <w:rsid w:val="00034FB5"/>
    <w:rsid w:val="0003578F"/>
    <w:rsid w:val="000358EA"/>
    <w:rsid w:val="0003684C"/>
    <w:rsid w:val="000375F3"/>
    <w:rsid w:val="00037719"/>
    <w:rsid w:val="0004029D"/>
    <w:rsid w:val="00040752"/>
    <w:rsid w:val="00040CED"/>
    <w:rsid w:val="00041404"/>
    <w:rsid w:val="00041DCB"/>
    <w:rsid w:val="000420FB"/>
    <w:rsid w:val="00042FF8"/>
    <w:rsid w:val="0004341A"/>
    <w:rsid w:val="00043444"/>
    <w:rsid w:val="0004413B"/>
    <w:rsid w:val="00044E7F"/>
    <w:rsid w:val="0004523D"/>
    <w:rsid w:val="0004553B"/>
    <w:rsid w:val="00045946"/>
    <w:rsid w:val="00045B82"/>
    <w:rsid w:val="00045CEF"/>
    <w:rsid w:val="000471C9"/>
    <w:rsid w:val="00047F20"/>
    <w:rsid w:val="00047FF5"/>
    <w:rsid w:val="000502CF"/>
    <w:rsid w:val="0005063C"/>
    <w:rsid w:val="00050BAE"/>
    <w:rsid w:val="0005161C"/>
    <w:rsid w:val="000518EA"/>
    <w:rsid w:val="00052064"/>
    <w:rsid w:val="0005269B"/>
    <w:rsid w:val="0005376B"/>
    <w:rsid w:val="00053CBA"/>
    <w:rsid w:val="00054430"/>
    <w:rsid w:val="000549D5"/>
    <w:rsid w:val="00054BF7"/>
    <w:rsid w:val="0005562D"/>
    <w:rsid w:val="000558C6"/>
    <w:rsid w:val="00055E33"/>
    <w:rsid w:val="000574DB"/>
    <w:rsid w:val="000607EC"/>
    <w:rsid w:val="00060E6D"/>
    <w:rsid w:val="000612C7"/>
    <w:rsid w:val="00061CDE"/>
    <w:rsid w:val="0006247B"/>
    <w:rsid w:val="00062643"/>
    <w:rsid w:val="00062B20"/>
    <w:rsid w:val="00062EBD"/>
    <w:rsid w:val="00063071"/>
    <w:rsid w:val="00063946"/>
    <w:rsid w:val="00063CFE"/>
    <w:rsid w:val="0006493D"/>
    <w:rsid w:val="00065B3C"/>
    <w:rsid w:val="00065DE2"/>
    <w:rsid w:val="000661A6"/>
    <w:rsid w:val="0007013D"/>
    <w:rsid w:val="0007058D"/>
    <w:rsid w:val="0007139A"/>
    <w:rsid w:val="00071A93"/>
    <w:rsid w:val="0007211B"/>
    <w:rsid w:val="00072AAD"/>
    <w:rsid w:val="00072ADA"/>
    <w:rsid w:val="000730AC"/>
    <w:rsid w:val="000734ED"/>
    <w:rsid w:val="0007384C"/>
    <w:rsid w:val="00074245"/>
    <w:rsid w:val="00074990"/>
    <w:rsid w:val="000753CB"/>
    <w:rsid w:val="00075494"/>
    <w:rsid w:val="0007567D"/>
    <w:rsid w:val="00075EF3"/>
    <w:rsid w:val="0007648C"/>
    <w:rsid w:val="000766BF"/>
    <w:rsid w:val="00076871"/>
    <w:rsid w:val="000768AF"/>
    <w:rsid w:val="00076CD0"/>
    <w:rsid w:val="0007710C"/>
    <w:rsid w:val="000778D8"/>
    <w:rsid w:val="00077BAD"/>
    <w:rsid w:val="00080CF5"/>
    <w:rsid w:val="00081265"/>
    <w:rsid w:val="0008207D"/>
    <w:rsid w:val="00082D39"/>
    <w:rsid w:val="00083307"/>
    <w:rsid w:val="0008398F"/>
    <w:rsid w:val="00083BAB"/>
    <w:rsid w:val="000845A7"/>
    <w:rsid w:val="000847B6"/>
    <w:rsid w:val="000855CF"/>
    <w:rsid w:val="00087A32"/>
    <w:rsid w:val="00087D30"/>
    <w:rsid w:val="0009015F"/>
    <w:rsid w:val="00090550"/>
    <w:rsid w:val="000908C1"/>
    <w:rsid w:val="000909F5"/>
    <w:rsid w:val="00091CD3"/>
    <w:rsid w:val="0009214F"/>
    <w:rsid w:val="00092B29"/>
    <w:rsid w:val="00092C14"/>
    <w:rsid w:val="00092EFA"/>
    <w:rsid w:val="000941A2"/>
    <w:rsid w:val="000947F4"/>
    <w:rsid w:val="00094CE1"/>
    <w:rsid w:val="00095367"/>
    <w:rsid w:val="00095BB1"/>
    <w:rsid w:val="00096849"/>
    <w:rsid w:val="00096B3A"/>
    <w:rsid w:val="00096EAA"/>
    <w:rsid w:val="00096F51"/>
    <w:rsid w:val="000A12FB"/>
    <w:rsid w:val="000A1F9E"/>
    <w:rsid w:val="000A27FF"/>
    <w:rsid w:val="000A2AA0"/>
    <w:rsid w:val="000A306C"/>
    <w:rsid w:val="000A367F"/>
    <w:rsid w:val="000A40E1"/>
    <w:rsid w:val="000A5407"/>
    <w:rsid w:val="000A5E1B"/>
    <w:rsid w:val="000A72DC"/>
    <w:rsid w:val="000B03CC"/>
    <w:rsid w:val="000B1149"/>
    <w:rsid w:val="000B13D3"/>
    <w:rsid w:val="000B2019"/>
    <w:rsid w:val="000B24C5"/>
    <w:rsid w:val="000B3F6D"/>
    <w:rsid w:val="000B4C93"/>
    <w:rsid w:val="000B5BD3"/>
    <w:rsid w:val="000B607A"/>
    <w:rsid w:val="000B66BF"/>
    <w:rsid w:val="000B75E9"/>
    <w:rsid w:val="000B7655"/>
    <w:rsid w:val="000C01FB"/>
    <w:rsid w:val="000C02A7"/>
    <w:rsid w:val="000C0521"/>
    <w:rsid w:val="000C171F"/>
    <w:rsid w:val="000C17A8"/>
    <w:rsid w:val="000C1832"/>
    <w:rsid w:val="000C1924"/>
    <w:rsid w:val="000C1CA2"/>
    <w:rsid w:val="000C20DE"/>
    <w:rsid w:val="000C2BD7"/>
    <w:rsid w:val="000C4203"/>
    <w:rsid w:val="000C42A6"/>
    <w:rsid w:val="000C46CB"/>
    <w:rsid w:val="000C542C"/>
    <w:rsid w:val="000C54FF"/>
    <w:rsid w:val="000C586D"/>
    <w:rsid w:val="000C6320"/>
    <w:rsid w:val="000C6903"/>
    <w:rsid w:val="000C7AC1"/>
    <w:rsid w:val="000D0512"/>
    <w:rsid w:val="000D05C3"/>
    <w:rsid w:val="000D13EB"/>
    <w:rsid w:val="000D1698"/>
    <w:rsid w:val="000D1D70"/>
    <w:rsid w:val="000D281A"/>
    <w:rsid w:val="000D43DB"/>
    <w:rsid w:val="000D4747"/>
    <w:rsid w:val="000D4D88"/>
    <w:rsid w:val="000D536F"/>
    <w:rsid w:val="000D53D5"/>
    <w:rsid w:val="000D5F59"/>
    <w:rsid w:val="000D61EB"/>
    <w:rsid w:val="000D74F6"/>
    <w:rsid w:val="000E0C93"/>
    <w:rsid w:val="000E0FD2"/>
    <w:rsid w:val="000E164D"/>
    <w:rsid w:val="000E1A7F"/>
    <w:rsid w:val="000E1B23"/>
    <w:rsid w:val="000E2047"/>
    <w:rsid w:val="000E29D7"/>
    <w:rsid w:val="000E2CEF"/>
    <w:rsid w:val="000E2F20"/>
    <w:rsid w:val="000E39AD"/>
    <w:rsid w:val="000E3ABB"/>
    <w:rsid w:val="000E744D"/>
    <w:rsid w:val="000F0311"/>
    <w:rsid w:val="000F19E5"/>
    <w:rsid w:val="000F2360"/>
    <w:rsid w:val="000F27AB"/>
    <w:rsid w:val="000F2F18"/>
    <w:rsid w:val="000F3178"/>
    <w:rsid w:val="000F319B"/>
    <w:rsid w:val="000F3246"/>
    <w:rsid w:val="000F3F04"/>
    <w:rsid w:val="000F4253"/>
    <w:rsid w:val="000F45BD"/>
    <w:rsid w:val="000F4D9C"/>
    <w:rsid w:val="000F695C"/>
    <w:rsid w:val="000F6A17"/>
    <w:rsid w:val="000F6FFC"/>
    <w:rsid w:val="000F7A41"/>
    <w:rsid w:val="00101515"/>
    <w:rsid w:val="00101848"/>
    <w:rsid w:val="00101C5D"/>
    <w:rsid w:val="0010228D"/>
    <w:rsid w:val="001025F3"/>
    <w:rsid w:val="00102A86"/>
    <w:rsid w:val="00102B32"/>
    <w:rsid w:val="001030F6"/>
    <w:rsid w:val="0010392D"/>
    <w:rsid w:val="00103D73"/>
    <w:rsid w:val="001047EC"/>
    <w:rsid w:val="00105869"/>
    <w:rsid w:val="00105EBB"/>
    <w:rsid w:val="001074B6"/>
    <w:rsid w:val="00110174"/>
    <w:rsid w:val="00110A0E"/>
    <w:rsid w:val="00110A79"/>
    <w:rsid w:val="00111696"/>
    <w:rsid w:val="00111ECE"/>
    <w:rsid w:val="001121D9"/>
    <w:rsid w:val="00112973"/>
    <w:rsid w:val="0011339B"/>
    <w:rsid w:val="00114F9C"/>
    <w:rsid w:val="00115EB1"/>
    <w:rsid w:val="00116181"/>
    <w:rsid w:val="001163F5"/>
    <w:rsid w:val="00116921"/>
    <w:rsid w:val="00117572"/>
    <w:rsid w:val="00117830"/>
    <w:rsid w:val="00117D7A"/>
    <w:rsid w:val="001207D7"/>
    <w:rsid w:val="00122FE1"/>
    <w:rsid w:val="00123573"/>
    <w:rsid w:val="001239BF"/>
    <w:rsid w:val="0012410A"/>
    <w:rsid w:val="00124593"/>
    <w:rsid w:val="00124838"/>
    <w:rsid w:val="0012580E"/>
    <w:rsid w:val="00125970"/>
    <w:rsid w:val="00125B8E"/>
    <w:rsid w:val="0012657F"/>
    <w:rsid w:val="00126B46"/>
    <w:rsid w:val="00127C83"/>
    <w:rsid w:val="001300F5"/>
    <w:rsid w:val="00130300"/>
    <w:rsid w:val="0013137A"/>
    <w:rsid w:val="001318AD"/>
    <w:rsid w:val="001319AD"/>
    <w:rsid w:val="00131F4E"/>
    <w:rsid w:val="0013201C"/>
    <w:rsid w:val="00134C9B"/>
    <w:rsid w:val="00135D37"/>
    <w:rsid w:val="00136204"/>
    <w:rsid w:val="00136870"/>
    <w:rsid w:val="00137C26"/>
    <w:rsid w:val="00137FC2"/>
    <w:rsid w:val="00140502"/>
    <w:rsid w:val="00140A99"/>
    <w:rsid w:val="00140B71"/>
    <w:rsid w:val="001422A2"/>
    <w:rsid w:val="00142AEC"/>
    <w:rsid w:val="00143603"/>
    <w:rsid w:val="001438B2"/>
    <w:rsid w:val="00143AF9"/>
    <w:rsid w:val="00144048"/>
    <w:rsid w:val="001443E9"/>
    <w:rsid w:val="00145493"/>
    <w:rsid w:val="001457F9"/>
    <w:rsid w:val="0014584C"/>
    <w:rsid w:val="001459F7"/>
    <w:rsid w:val="001462EC"/>
    <w:rsid w:val="00147350"/>
    <w:rsid w:val="00147C3D"/>
    <w:rsid w:val="00147D1C"/>
    <w:rsid w:val="0015084C"/>
    <w:rsid w:val="0015118E"/>
    <w:rsid w:val="001514F8"/>
    <w:rsid w:val="00151C47"/>
    <w:rsid w:val="001524C5"/>
    <w:rsid w:val="00153143"/>
    <w:rsid w:val="0015340B"/>
    <w:rsid w:val="00153589"/>
    <w:rsid w:val="00153702"/>
    <w:rsid w:val="0015374E"/>
    <w:rsid w:val="00153EEB"/>
    <w:rsid w:val="00153F51"/>
    <w:rsid w:val="00154247"/>
    <w:rsid w:val="001546D7"/>
    <w:rsid w:val="001547EC"/>
    <w:rsid w:val="001557ED"/>
    <w:rsid w:val="001558CA"/>
    <w:rsid w:val="00156E60"/>
    <w:rsid w:val="00157117"/>
    <w:rsid w:val="00157357"/>
    <w:rsid w:val="001574E7"/>
    <w:rsid w:val="001577D1"/>
    <w:rsid w:val="00157BEE"/>
    <w:rsid w:val="00157E0E"/>
    <w:rsid w:val="0016007D"/>
    <w:rsid w:val="001601CF"/>
    <w:rsid w:val="001607F1"/>
    <w:rsid w:val="00160985"/>
    <w:rsid w:val="00160D0E"/>
    <w:rsid w:val="00160EB0"/>
    <w:rsid w:val="001619AA"/>
    <w:rsid w:val="001620A6"/>
    <w:rsid w:val="001629F6"/>
    <w:rsid w:val="00162CF6"/>
    <w:rsid w:val="00163222"/>
    <w:rsid w:val="00163A88"/>
    <w:rsid w:val="00164219"/>
    <w:rsid w:val="00164B8D"/>
    <w:rsid w:val="00164D9F"/>
    <w:rsid w:val="00164FDD"/>
    <w:rsid w:val="0016590C"/>
    <w:rsid w:val="00165DB3"/>
    <w:rsid w:val="00167C39"/>
    <w:rsid w:val="00167CBB"/>
    <w:rsid w:val="00170F50"/>
    <w:rsid w:val="0017118F"/>
    <w:rsid w:val="001713C8"/>
    <w:rsid w:val="00171946"/>
    <w:rsid w:val="00172272"/>
    <w:rsid w:val="0017249E"/>
    <w:rsid w:val="001725F3"/>
    <w:rsid w:val="00172A41"/>
    <w:rsid w:val="00172FE5"/>
    <w:rsid w:val="00173483"/>
    <w:rsid w:val="001736B9"/>
    <w:rsid w:val="00173E0E"/>
    <w:rsid w:val="00173EF9"/>
    <w:rsid w:val="0017421E"/>
    <w:rsid w:val="00174951"/>
    <w:rsid w:val="00174B0F"/>
    <w:rsid w:val="001754CA"/>
    <w:rsid w:val="00175540"/>
    <w:rsid w:val="00176C01"/>
    <w:rsid w:val="00177A6B"/>
    <w:rsid w:val="00177B27"/>
    <w:rsid w:val="00177E32"/>
    <w:rsid w:val="001800B8"/>
    <w:rsid w:val="00180E92"/>
    <w:rsid w:val="0018250C"/>
    <w:rsid w:val="0018316E"/>
    <w:rsid w:val="00183684"/>
    <w:rsid w:val="00183E64"/>
    <w:rsid w:val="0018434F"/>
    <w:rsid w:val="00184747"/>
    <w:rsid w:val="001849EE"/>
    <w:rsid w:val="00185AF8"/>
    <w:rsid w:val="00185DCF"/>
    <w:rsid w:val="00185E15"/>
    <w:rsid w:val="00186403"/>
    <w:rsid w:val="00186574"/>
    <w:rsid w:val="0018659A"/>
    <w:rsid w:val="00186834"/>
    <w:rsid w:val="00186A81"/>
    <w:rsid w:val="00186BD1"/>
    <w:rsid w:val="00186F1B"/>
    <w:rsid w:val="00186F6C"/>
    <w:rsid w:val="00187788"/>
    <w:rsid w:val="0019007F"/>
    <w:rsid w:val="00190D01"/>
    <w:rsid w:val="00191B1D"/>
    <w:rsid w:val="00192154"/>
    <w:rsid w:val="00192851"/>
    <w:rsid w:val="001928EA"/>
    <w:rsid w:val="00192BA8"/>
    <w:rsid w:val="00192D11"/>
    <w:rsid w:val="00192F92"/>
    <w:rsid w:val="00193028"/>
    <w:rsid w:val="00193704"/>
    <w:rsid w:val="00194D0F"/>
    <w:rsid w:val="00194E0E"/>
    <w:rsid w:val="00195423"/>
    <w:rsid w:val="00195820"/>
    <w:rsid w:val="001963D9"/>
    <w:rsid w:val="00197A65"/>
    <w:rsid w:val="00197CD2"/>
    <w:rsid w:val="00197D62"/>
    <w:rsid w:val="001A2224"/>
    <w:rsid w:val="001A2F89"/>
    <w:rsid w:val="001A455F"/>
    <w:rsid w:val="001A4BAC"/>
    <w:rsid w:val="001A59A0"/>
    <w:rsid w:val="001A6DB9"/>
    <w:rsid w:val="001A6EA2"/>
    <w:rsid w:val="001A74FF"/>
    <w:rsid w:val="001B0169"/>
    <w:rsid w:val="001B40FD"/>
    <w:rsid w:val="001B4267"/>
    <w:rsid w:val="001B449E"/>
    <w:rsid w:val="001B4674"/>
    <w:rsid w:val="001B5014"/>
    <w:rsid w:val="001B532F"/>
    <w:rsid w:val="001B597A"/>
    <w:rsid w:val="001B6636"/>
    <w:rsid w:val="001B72EB"/>
    <w:rsid w:val="001B755C"/>
    <w:rsid w:val="001B7F46"/>
    <w:rsid w:val="001B7FCC"/>
    <w:rsid w:val="001C059F"/>
    <w:rsid w:val="001C09E0"/>
    <w:rsid w:val="001C1589"/>
    <w:rsid w:val="001C21B5"/>
    <w:rsid w:val="001C2883"/>
    <w:rsid w:val="001C3576"/>
    <w:rsid w:val="001C4251"/>
    <w:rsid w:val="001C4AC5"/>
    <w:rsid w:val="001C4B1F"/>
    <w:rsid w:val="001C56B1"/>
    <w:rsid w:val="001C5717"/>
    <w:rsid w:val="001C67C3"/>
    <w:rsid w:val="001D0A42"/>
    <w:rsid w:val="001D0BA9"/>
    <w:rsid w:val="001D1477"/>
    <w:rsid w:val="001D1560"/>
    <w:rsid w:val="001D2110"/>
    <w:rsid w:val="001D22EC"/>
    <w:rsid w:val="001D24BD"/>
    <w:rsid w:val="001D264E"/>
    <w:rsid w:val="001D2E49"/>
    <w:rsid w:val="001D307C"/>
    <w:rsid w:val="001D3B2A"/>
    <w:rsid w:val="001D422B"/>
    <w:rsid w:val="001D4398"/>
    <w:rsid w:val="001D4F88"/>
    <w:rsid w:val="001D5009"/>
    <w:rsid w:val="001D5117"/>
    <w:rsid w:val="001D537E"/>
    <w:rsid w:val="001D5771"/>
    <w:rsid w:val="001D598C"/>
    <w:rsid w:val="001D694D"/>
    <w:rsid w:val="001D73A9"/>
    <w:rsid w:val="001D7CAC"/>
    <w:rsid w:val="001D7DAA"/>
    <w:rsid w:val="001E03B1"/>
    <w:rsid w:val="001E086B"/>
    <w:rsid w:val="001E08DA"/>
    <w:rsid w:val="001E0DA1"/>
    <w:rsid w:val="001E150A"/>
    <w:rsid w:val="001E1CF4"/>
    <w:rsid w:val="001E1F03"/>
    <w:rsid w:val="001E2C72"/>
    <w:rsid w:val="001E3146"/>
    <w:rsid w:val="001E333D"/>
    <w:rsid w:val="001E3C85"/>
    <w:rsid w:val="001E3F71"/>
    <w:rsid w:val="001E5322"/>
    <w:rsid w:val="001E5725"/>
    <w:rsid w:val="001E6556"/>
    <w:rsid w:val="001E7BE6"/>
    <w:rsid w:val="001F074D"/>
    <w:rsid w:val="001F1AAA"/>
    <w:rsid w:val="001F2442"/>
    <w:rsid w:val="001F2C17"/>
    <w:rsid w:val="001F2DE4"/>
    <w:rsid w:val="001F2ECF"/>
    <w:rsid w:val="001F333C"/>
    <w:rsid w:val="001F36A8"/>
    <w:rsid w:val="001F3902"/>
    <w:rsid w:val="001F3DAC"/>
    <w:rsid w:val="001F3FBF"/>
    <w:rsid w:val="001F464B"/>
    <w:rsid w:val="001F4859"/>
    <w:rsid w:val="001F53D9"/>
    <w:rsid w:val="001F7597"/>
    <w:rsid w:val="00200117"/>
    <w:rsid w:val="002003A5"/>
    <w:rsid w:val="0020069C"/>
    <w:rsid w:val="00200925"/>
    <w:rsid w:val="002013B2"/>
    <w:rsid w:val="00201987"/>
    <w:rsid w:val="00201E81"/>
    <w:rsid w:val="002027FF"/>
    <w:rsid w:val="002033EB"/>
    <w:rsid w:val="00204374"/>
    <w:rsid w:val="00204A26"/>
    <w:rsid w:val="00204A2F"/>
    <w:rsid w:val="00205976"/>
    <w:rsid w:val="00207BB0"/>
    <w:rsid w:val="00210032"/>
    <w:rsid w:val="002101C1"/>
    <w:rsid w:val="002101F1"/>
    <w:rsid w:val="00210756"/>
    <w:rsid w:val="00210913"/>
    <w:rsid w:val="00211EE7"/>
    <w:rsid w:val="00211EEE"/>
    <w:rsid w:val="00212037"/>
    <w:rsid w:val="00213B9B"/>
    <w:rsid w:val="00214112"/>
    <w:rsid w:val="00214977"/>
    <w:rsid w:val="00215422"/>
    <w:rsid w:val="0021564D"/>
    <w:rsid w:val="00215EF9"/>
    <w:rsid w:val="002161F6"/>
    <w:rsid w:val="0021658D"/>
    <w:rsid w:val="0021666A"/>
    <w:rsid w:val="002166CA"/>
    <w:rsid w:val="00216B9A"/>
    <w:rsid w:val="00216F27"/>
    <w:rsid w:val="00217508"/>
    <w:rsid w:val="00220A38"/>
    <w:rsid w:val="00221650"/>
    <w:rsid w:val="002222BB"/>
    <w:rsid w:val="002228B6"/>
    <w:rsid w:val="00222A98"/>
    <w:rsid w:val="00222C38"/>
    <w:rsid w:val="00222EE6"/>
    <w:rsid w:val="00223643"/>
    <w:rsid w:val="002239E5"/>
    <w:rsid w:val="00223D62"/>
    <w:rsid w:val="00223D64"/>
    <w:rsid w:val="00224183"/>
    <w:rsid w:val="00224CC7"/>
    <w:rsid w:val="00225131"/>
    <w:rsid w:val="0022543F"/>
    <w:rsid w:val="002255A5"/>
    <w:rsid w:val="002275C4"/>
    <w:rsid w:val="002276AA"/>
    <w:rsid w:val="00227871"/>
    <w:rsid w:val="00231FB1"/>
    <w:rsid w:val="002334FE"/>
    <w:rsid w:val="002335F3"/>
    <w:rsid w:val="0023386F"/>
    <w:rsid w:val="0023564B"/>
    <w:rsid w:val="00235A38"/>
    <w:rsid w:val="00236024"/>
    <w:rsid w:val="00236066"/>
    <w:rsid w:val="00236230"/>
    <w:rsid w:val="00236771"/>
    <w:rsid w:val="00236B88"/>
    <w:rsid w:val="00236BCA"/>
    <w:rsid w:val="0023776C"/>
    <w:rsid w:val="0023781C"/>
    <w:rsid w:val="00237EB4"/>
    <w:rsid w:val="00240323"/>
    <w:rsid w:val="002416B2"/>
    <w:rsid w:val="0024179B"/>
    <w:rsid w:val="00241D17"/>
    <w:rsid w:val="00241F36"/>
    <w:rsid w:val="00242133"/>
    <w:rsid w:val="002421C2"/>
    <w:rsid w:val="00242574"/>
    <w:rsid w:val="002427E2"/>
    <w:rsid w:val="00242FEC"/>
    <w:rsid w:val="002432A7"/>
    <w:rsid w:val="0024331B"/>
    <w:rsid w:val="00243827"/>
    <w:rsid w:val="00244EAF"/>
    <w:rsid w:val="00245BBE"/>
    <w:rsid w:val="0024671B"/>
    <w:rsid w:val="00246A08"/>
    <w:rsid w:val="00247277"/>
    <w:rsid w:val="00247365"/>
    <w:rsid w:val="00247B7A"/>
    <w:rsid w:val="00250130"/>
    <w:rsid w:val="00250EE1"/>
    <w:rsid w:val="0025144B"/>
    <w:rsid w:val="002514E3"/>
    <w:rsid w:val="0025166D"/>
    <w:rsid w:val="002522B3"/>
    <w:rsid w:val="002523FC"/>
    <w:rsid w:val="0025242D"/>
    <w:rsid w:val="00252D4D"/>
    <w:rsid w:val="00253B1E"/>
    <w:rsid w:val="00253E94"/>
    <w:rsid w:val="00254888"/>
    <w:rsid w:val="00255873"/>
    <w:rsid w:val="002567AC"/>
    <w:rsid w:val="0026141E"/>
    <w:rsid w:val="00261A4B"/>
    <w:rsid w:val="00261C3F"/>
    <w:rsid w:val="00262A97"/>
    <w:rsid w:val="00262D46"/>
    <w:rsid w:val="00262D4E"/>
    <w:rsid w:val="00262E9C"/>
    <w:rsid w:val="00263B61"/>
    <w:rsid w:val="00264002"/>
    <w:rsid w:val="0026405B"/>
    <w:rsid w:val="0026444E"/>
    <w:rsid w:val="002647B2"/>
    <w:rsid w:val="00264D3F"/>
    <w:rsid w:val="00265784"/>
    <w:rsid w:val="00266147"/>
    <w:rsid w:val="00266546"/>
    <w:rsid w:val="00266561"/>
    <w:rsid w:val="0026659B"/>
    <w:rsid w:val="002669DF"/>
    <w:rsid w:val="00266AA0"/>
    <w:rsid w:val="00267A9E"/>
    <w:rsid w:val="002703D8"/>
    <w:rsid w:val="002721EE"/>
    <w:rsid w:val="002723EE"/>
    <w:rsid w:val="00272B65"/>
    <w:rsid w:val="00272D39"/>
    <w:rsid w:val="00272EEA"/>
    <w:rsid w:val="00272FCA"/>
    <w:rsid w:val="002732A0"/>
    <w:rsid w:val="002732B0"/>
    <w:rsid w:val="00273871"/>
    <w:rsid w:val="00273DDE"/>
    <w:rsid w:val="00274220"/>
    <w:rsid w:val="00274491"/>
    <w:rsid w:val="00274A9A"/>
    <w:rsid w:val="00274EA8"/>
    <w:rsid w:val="00274F07"/>
    <w:rsid w:val="0027593A"/>
    <w:rsid w:val="002760C3"/>
    <w:rsid w:val="002762FF"/>
    <w:rsid w:val="00276C7E"/>
    <w:rsid w:val="00276DF6"/>
    <w:rsid w:val="00277279"/>
    <w:rsid w:val="002772C2"/>
    <w:rsid w:val="0027776E"/>
    <w:rsid w:val="00280981"/>
    <w:rsid w:val="002809E1"/>
    <w:rsid w:val="0028154F"/>
    <w:rsid w:val="00282916"/>
    <w:rsid w:val="00282B57"/>
    <w:rsid w:val="00282DBC"/>
    <w:rsid w:val="002837A6"/>
    <w:rsid w:val="00283898"/>
    <w:rsid w:val="00283BE1"/>
    <w:rsid w:val="002840AE"/>
    <w:rsid w:val="00284C3F"/>
    <w:rsid w:val="00284D27"/>
    <w:rsid w:val="00284F15"/>
    <w:rsid w:val="00285D70"/>
    <w:rsid w:val="0028682A"/>
    <w:rsid w:val="00287404"/>
    <w:rsid w:val="002878FD"/>
    <w:rsid w:val="002906B6"/>
    <w:rsid w:val="00290CAC"/>
    <w:rsid w:val="0029157A"/>
    <w:rsid w:val="002915AF"/>
    <w:rsid w:val="00292296"/>
    <w:rsid w:val="0029231E"/>
    <w:rsid w:val="00292385"/>
    <w:rsid w:val="002923AA"/>
    <w:rsid w:val="00293003"/>
    <w:rsid w:val="002934CB"/>
    <w:rsid w:val="00293698"/>
    <w:rsid w:val="00293922"/>
    <w:rsid w:val="00293EDF"/>
    <w:rsid w:val="00294E6E"/>
    <w:rsid w:val="0029530B"/>
    <w:rsid w:val="00295726"/>
    <w:rsid w:val="00295862"/>
    <w:rsid w:val="00295F17"/>
    <w:rsid w:val="002960B7"/>
    <w:rsid w:val="0029612C"/>
    <w:rsid w:val="002965DA"/>
    <w:rsid w:val="00296B94"/>
    <w:rsid w:val="00296EEB"/>
    <w:rsid w:val="002A05CD"/>
    <w:rsid w:val="002A07E0"/>
    <w:rsid w:val="002A0BBD"/>
    <w:rsid w:val="002A0C19"/>
    <w:rsid w:val="002A1D10"/>
    <w:rsid w:val="002A26BA"/>
    <w:rsid w:val="002A453F"/>
    <w:rsid w:val="002A605E"/>
    <w:rsid w:val="002A6CEB"/>
    <w:rsid w:val="002A757C"/>
    <w:rsid w:val="002A7CC0"/>
    <w:rsid w:val="002B0195"/>
    <w:rsid w:val="002B12B2"/>
    <w:rsid w:val="002B151A"/>
    <w:rsid w:val="002B1601"/>
    <w:rsid w:val="002B251A"/>
    <w:rsid w:val="002B2EDF"/>
    <w:rsid w:val="002B3089"/>
    <w:rsid w:val="002B3923"/>
    <w:rsid w:val="002B3965"/>
    <w:rsid w:val="002B39AC"/>
    <w:rsid w:val="002B433A"/>
    <w:rsid w:val="002B44E2"/>
    <w:rsid w:val="002B5028"/>
    <w:rsid w:val="002B5577"/>
    <w:rsid w:val="002B5F7D"/>
    <w:rsid w:val="002B6229"/>
    <w:rsid w:val="002B7D45"/>
    <w:rsid w:val="002B7D65"/>
    <w:rsid w:val="002B7EE5"/>
    <w:rsid w:val="002C0F2A"/>
    <w:rsid w:val="002C2970"/>
    <w:rsid w:val="002C2BA2"/>
    <w:rsid w:val="002C2E6D"/>
    <w:rsid w:val="002C43F2"/>
    <w:rsid w:val="002C46A8"/>
    <w:rsid w:val="002C490D"/>
    <w:rsid w:val="002C4D9F"/>
    <w:rsid w:val="002C50B5"/>
    <w:rsid w:val="002C512D"/>
    <w:rsid w:val="002C5D51"/>
    <w:rsid w:val="002C5DBD"/>
    <w:rsid w:val="002C6F59"/>
    <w:rsid w:val="002C766E"/>
    <w:rsid w:val="002D0613"/>
    <w:rsid w:val="002D0805"/>
    <w:rsid w:val="002D0DB2"/>
    <w:rsid w:val="002D15EB"/>
    <w:rsid w:val="002D2097"/>
    <w:rsid w:val="002D214E"/>
    <w:rsid w:val="002D2751"/>
    <w:rsid w:val="002D2AA8"/>
    <w:rsid w:val="002D4880"/>
    <w:rsid w:val="002D4DE3"/>
    <w:rsid w:val="002D5CBD"/>
    <w:rsid w:val="002D610E"/>
    <w:rsid w:val="002D7F3C"/>
    <w:rsid w:val="002E17B5"/>
    <w:rsid w:val="002E1DE8"/>
    <w:rsid w:val="002E4685"/>
    <w:rsid w:val="002E5355"/>
    <w:rsid w:val="002E5AFB"/>
    <w:rsid w:val="002E5C49"/>
    <w:rsid w:val="002E7C3D"/>
    <w:rsid w:val="002F091E"/>
    <w:rsid w:val="002F10AC"/>
    <w:rsid w:val="002F12C9"/>
    <w:rsid w:val="002F1797"/>
    <w:rsid w:val="002F23EC"/>
    <w:rsid w:val="002F3027"/>
    <w:rsid w:val="002F30DD"/>
    <w:rsid w:val="002F32A6"/>
    <w:rsid w:val="002F4AC5"/>
    <w:rsid w:val="002F5368"/>
    <w:rsid w:val="002F53B9"/>
    <w:rsid w:val="002F53CF"/>
    <w:rsid w:val="002F583A"/>
    <w:rsid w:val="002F655D"/>
    <w:rsid w:val="002F67AE"/>
    <w:rsid w:val="002F6CB3"/>
    <w:rsid w:val="002F7BE3"/>
    <w:rsid w:val="002F7FF4"/>
    <w:rsid w:val="00300577"/>
    <w:rsid w:val="00300A61"/>
    <w:rsid w:val="003015B7"/>
    <w:rsid w:val="00301FEB"/>
    <w:rsid w:val="0030208B"/>
    <w:rsid w:val="00303212"/>
    <w:rsid w:val="0030363B"/>
    <w:rsid w:val="00303B67"/>
    <w:rsid w:val="00304071"/>
    <w:rsid w:val="00304158"/>
    <w:rsid w:val="00304288"/>
    <w:rsid w:val="003055CD"/>
    <w:rsid w:val="00305E12"/>
    <w:rsid w:val="00305ECC"/>
    <w:rsid w:val="00305FED"/>
    <w:rsid w:val="003072C2"/>
    <w:rsid w:val="003075FB"/>
    <w:rsid w:val="00307F32"/>
    <w:rsid w:val="00310C38"/>
    <w:rsid w:val="0031105C"/>
    <w:rsid w:val="0031142A"/>
    <w:rsid w:val="003119CD"/>
    <w:rsid w:val="00311C66"/>
    <w:rsid w:val="00311CEA"/>
    <w:rsid w:val="00311FA2"/>
    <w:rsid w:val="0031337D"/>
    <w:rsid w:val="003133F4"/>
    <w:rsid w:val="00313431"/>
    <w:rsid w:val="00313B9E"/>
    <w:rsid w:val="00313C01"/>
    <w:rsid w:val="00314894"/>
    <w:rsid w:val="00314A5D"/>
    <w:rsid w:val="0031548B"/>
    <w:rsid w:val="00315A29"/>
    <w:rsid w:val="003167A7"/>
    <w:rsid w:val="00316E28"/>
    <w:rsid w:val="00317824"/>
    <w:rsid w:val="00317916"/>
    <w:rsid w:val="00317D44"/>
    <w:rsid w:val="00320540"/>
    <w:rsid w:val="00320934"/>
    <w:rsid w:val="00320D3C"/>
    <w:rsid w:val="00321126"/>
    <w:rsid w:val="0032131F"/>
    <w:rsid w:val="00322322"/>
    <w:rsid w:val="003231D4"/>
    <w:rsid w:val="0032337C"/>
    <w:rsid w:val="003234EE"/>
    <w:rsid w:val="0032434B"/>
    <w:rsid w:val="00324AA3"/>
    <w:rsid w:val="00325853"/>
    <w:rsid w:val="00325C12"/>
    <w:rsid w:val="003260D5"/>
    <w:rsid w:val="0032706D"/>
    <w:rsid w:val="003271C6"/>
    <w:rsid w:val="00327209"/>
    <w:rsid w:val="00327825"/>
    <w:rsid w:val="003278F0"/>
    <w:rsid w:val="00330487"/>
    <w:rsid w:val="00330CF7"/>
    <w:rsid w:val="00331982"/>
    <w:rsid w:val="00331C77"/>
    <w:rsid w:val="00331FBB"/>
    <w:rsid w:val="00332466"/>
    <w:rsid w:val="00332533"/>
    <w:rsid w:val="003333D2"/>
    <w:rsid w:val="00333E38"/>
    <w:rsid w:val="00334424"/>
    <w:rsid w:val="00334D27"/>
    <w:rsid w:val="0033554A"/>
    <w:rsid w:val="00335894"/>
    <w:rsid w:val="00336751"/>
    <w:rsid w:val="00337752"/>
    <w:rsid w:val="00337888"/>
    <w:rsid w:val="0034018B"/>
    <w:rsid w:val="00340228"/>
    <w:rsid w:val="003409AC"/>
    <w:rsid w:val="00341E52"/>
    <w:rsid w:val="00342892"/>
    <w:rsid w:val="003429A2"/>
    <w:rsid w:val="00342ECE"/>
    <w:rsid w:val="0034368D"/>
    <w:rsid w:val="00343FBD"/>
    <w:rsid w:val="00344621"/>
    <w:rsid w:val="00344BE3"/>
    <w:rsid w:val="003451E2"/>
    <w:rsid w:val="003455D4"/>
    <w:rsid w:val="00346334"/>
    <w:rsid w:val="00347E22"/>
    <w:rsid w:val="003503DA"/>
    <w:rsid w:val="0035044A"/>
    <w:rsid w:val="00350BDB"/>
    <w:rsid w:val="00350D56"/>
    <w:rsid w:val="0035103A"/>
    <w:rsid w:val="00351340"/>
    <w:rsid w:val="00351875"/>
    <w:rsid w:val="0035194B"/>
    <w:rsid w:val="00351AB6"/>
    <w:rsid w:val="003529ED"/>
    <w:rsid w:val="00352F7A"/>
    <w:rsid w:val="003537D0"/>
    <w:rsid w:val="00353F8D"/>
    <w:rsid w:val="003557B0"/>
    <w:rsid w:val="00355F68"/>
    <w:rsid w:val="00356843"/>
    <w:rsid w:val="00356CBE"/>
    <w:rsid w:val="00356D51"/>
    <w:rsid w:val="00360791"/>
    <w:rsid w:val="003607C3"/>
    <w:rsid w:val="00361675"/>
    <w:rsid w:val="0036215D"/>
    <w:rsid w:val="003629E4"/>
    <w:rsid w:val="00362C43"/>
    <w:rsid w:val="003636FC"/>
    <w:rsid w:val="00363B8B"/>
    <w:rsid w:val="003640A5"/>
    <w:rsid w:val="00364AC7"/>
    <w:rsid w:val="00364D03"/>
    <w:rsid w:val="00364E9C"/>
    <w:rsid w:val="00365B8E"/>
    <w:rsid w:val="003665FD"/>
    <w:rsid w:val="0036677A"/>
    <w:rsid w:val="00367824"/>
    <w:rsid w:val="00367BD8"/>
    <w:rsid w:val="00370620"/>
    <w:rsid w:val="0037082A"/>
    <w:rsid w:val="00371E2B"/>
    <w:rsid w:val="0037229D"/>
    <w:rsid w:val="00372716"/>
    <w:rsid w:val="00372BCB"/>
    <w:rsid w:val="00372D0A"/>
    <w:rsid w:val="00372DD2"/>
    <w:rsid w:val="00373435"/>
    <w:rsid w:val="0037375E"/>
    <w:rsid w:val="003744C5"/>
    <w:rsid w:val="0037488D"/>
    <w:rsid w:val="00375237"/>
    <w:rsid w:val="00375F27"/>
    <w:rsid w:val="00376658"/>
    <w:rsid w:val="003769A4"/>
    <w:rsid w:val="00376D81"/>
    <w:rsid w:val="003775F3"/>
    <w:rsid w:val="003778DD"/>
    <w:rsid w:val="00377D39"/>
    <w:rsid w:val="00380897"/>
    <w:rsid w:val="00380EAF"/>
    <w:rsid w:val="003810F9"/>
    <w:rsid w:val="00381410"/>
    <w:rsid w:val="003814A0"/>
    <w:rsid w:val="003821C0"/>
    <w:rsid w:val="0038283E"/>
    <w:rsid w:val="00382C59"/>
    <w:rsid w:val="003832CE"/>
    <w:rsid w:val="00383A5A"/>
    <w:rsid w:val="0038438B"/>
    <w:rsid w:val="003848B4"/>
    <w:rsid w:val="0038528A"/>
    <w:rsid w:val="00385583"/>
    <w:rsid w:val="003857F0"/>
    <w:rsid w:val="0038580B"/>
    <w:rsid w:val="00385DA8"/>
    <w:rsid w:val="00387013"/>
    <w:rsid w:val="003877F6"/>
    <w:rsid w:val="00387BA3"/>
    <w:rsid w:val="00390252"/>
    <w:rsid w:val="003908D6"/>
    <w:rsid w:val="00390FDD"/>
    <w:rsid w:val="00391342"/>
    <w:rsid w:val="00391C78"/>
    <w:rsid w:val="00391E66"/>
    <w:rsid w:val="003920D4"/>
    <w:rsid w:val="0039290C"/>
    <w:rsid w:val="003929D2"/>
    <w:rsid w:val="00392C9D"/>
    <w:rsid w:val="00393256"/>
    <w:rsid w:val="003934AA"/>
    <w:rsid w:val="003941F0"/>
    <w:rsid w:val="00394511"/>
    <w:rsid w:val="00394EBA"/>
    <w:rsid w:val="00395620"/>
    <w:rsid w:val="0039698D"/>
    <w:rsid w:val="00396C81"/>
    <w:rsid w:val="00396E3A"/>
    <w:rsid w:val="0039783F"/>
    <w:rsid w:val="0039794E"/>
    <w:rsid w:val="003A014A"/>
    <w:rsid w:val="003A0BC8"/>
    <w:rsid w:val="003A0C05"/>
    <w:rsid w:val="003A0E49"/>
    <w:rsid w:val="003A0E6D"/>
    <w:rsid w:val="003A15E9"/>
    <w:rsid w:val="003A1B2C"/>
    <w:rsid w:val="003A1C37"/>
    <w:rsid w:val="003A2AB6"/>
    <w:rsid w:val="003A374F"/>
    <w:rsid w:val="003A3DCD"/>
    <w:rsid w:val="003A3DEA"/>
    <w:rsid w:val="003A3E67"/>
    <w:rsid w:val="003A43AA"/>
    <w:rsid w:val="003A4682"/>
    <w:rsid w:val="003A476F"/>
    <w:rsid w:val="003A4B71"/>
    <w:rsid w:val="003A56B4"/>
    <w:rsid w:val="003A59F0"/>
    <w:rsid w:val="003A62C0"/>
    <w:rsid w:val="003A6B4D"/>
    <w:rsid w:val="003A7F19"/>
    <w:rsid w:val="003B013D"/>
    <w:rsid w:val="003B0EAD"/>
    <w:rsid w:val="003B102A"/>
    <w:rsid w:val="003B160D"/>
    <w:rsid w:val="003B1C96"/>
    <w:rsid w:val="003B1CD1"/>
    <w:rsid w:val="003B2DB9"/>
    <w:rsid w:val="003B3727"/>
    <w:rsid w:val="003B3BE4"/>
    <w:rsid w:val="003B3D92"/>
    <w:rsid w:val="003B42BD"/>
    <w:rsid w:val="003B4526"/>
    <w:rsid w:val="003B4EF7"/>
    <w:rsid w:val="003B5287"/>
    <w:rsid w:val="003B590A"/>
    <w:rsid w:val="003B597B"/>
    <w:rsid w:val="003B5C2B"/>
    <w:rsid w:val="003B642E"/>
    <w:rsid w:val="003B7021"/>
    <w:rsid w:val="003C0CBB"/>
    <w:rsid w:val="003C1058"/>
    <w:rsid w:val="003C225C"/>
    <w:rsid w:val="003C292F"/>
    <w:rsid w:val="003C2CF9"/>
    <w:rsid w:val="003C2D34"/>
    <w:rsid w:val="003C30AD"/>
    <w:rsid w:val="003C3517"/>
    <w:rsid w:val="003C3B78"/>
    <w:rsid w:val="003C4173"/>
    <w:rsid w:val="003C46CF"/>
    <w:rsid w:val="003C56C0"/>
    <w:rsid w:val="003C5E42"/>
    <w:rsid w:val="003C6FB1"/>
    <w:rsid w:val="003D0AE2"/>
    <w:rsid w:val="003D0BB1"/>
    <w:rsid w:val="003D0E4D"/>
    <w:rsid w:val="003D15CA"/>
    <w:rsid w:val="003D23FF"/>
    <w:rsid w:val="003D3B1F"/>
    <w:rsid w:val="003D3F31"/>
    <w:rsid w:val="003D4CB6"/>
    <w:rsid w:val="003D5D62"/>
    <w:rsid w:val="003D6DD1"/>
    <w:rsid w:val="003D75C7"/>
    <w:rsid w:val="003D7AFF"/>
    <w:rsid w:val="003D7E3A"/>
    <w:rsid w:val="003E0136"/>
    <w:rsid w:val="003E13CB"/>
    <w:rsid w:val="003E2AC4"/>
    <w:rsid w:val="003E300F"/>
    <w:rsid w:val="003E3260"/>
    <w:rsid w:val="003E3BBB"/>
    <w:rsid w:val="003E3BBF"/>
    <w:rsid w:val="003E3FBE"/>
    <w:rsid w:val="003E5887"/>
    <w:rsid w:val="003E5CE1"/>
    <w:rsid w:val="003E62BF"/>
    <w:rsid w:val="003E68D8"/>
    <w:rsid w:val="003E7038"/>
    <w:rsid w:val="003E77D6"/>
    <w:rsid w:val="003E7AC2"/>
    <w:rsid w:val="003F0235"/>
    <w:rsid w:val="003F0BD9"/>
    <w:rsid w:val="003F1366"/>
    <w:rsid w:val="003F1F58"/>
    <w:rsid w:val="003F2A7F"/>
    <w:rsid w:val="003F2FD8"/>
    <w:rsid w:val="003F31B7"/>
    <w:rsid w:val="003F34CF"/>
    <w:rsid w:val="003F4475"/>
    <w:rsid w:val="003F4491"/>
    <w:rsid w:val="003F4E6C"/>
    <w:rsid w:val="003F5434"/>
    <w:rsid w:val="003F5C5F"/>
    <w:rsid w:val="003F6467"/>
    <w:rsid w:val="003F67AE"/>
    <w:rsid w:val="003F74F8"/>
    <w:rsid w:val="003F7B3E"/>
    <w:rsid w:val="003F7C63"/>
    <w:rsid w:val="004003B8"/>
    <w:rsid w:val="0040085D"/>
    <w:rsid w:val="00400995"/>
    <w:rsid w:val="004016E6"/>
    <w:rsid w:val="004032EA"/>
    <w:rsid w:val="00404914"/>
    <w:rsid w:val="00404972"/>
    <w:rsid w:val="004061CF"/>
    <w:rsid w:val="004061FB"/>
    <w:rsid w:val="004069FD"/>
    <w:rsid w:val="00407286"/>
    <w:rsid w:val="00407480"/>
    <w:rsid w:val="004074D4"/>
    <w:rsid w:val="00407560"/>
    <w:rsid w:val="004100AF"/>
    <w:rsid w:val="00410AAE"/>
    <w:rsid w:val="00411FFD"/>
    <w:rsid w:val="00412730"/>
    <w:rsid w:val="00413259"/>
    <w:rsid w:val="00414F71"/>
    <w:rsid w:val="004157E1"/>
    <w:rsid w:val="004178E2"/>
    <w:rsid w:val="00417B28"/>
    <w:rsid w:val="00417BC3"/>
    <w:rsid w:val="00417F48"/>
    <w:rsid w:val="004201DE"/>
    <w:rsid w:val="00420EE3"/>
    <w:rsid w:val="00421E8D"/>
    <w:rsid w:val="00421EC8"/>
    <w:rsid w:val="0042277E"/>
    <w:rsid w:val="004229FB"/>
    <w:rsid w:val="00423D06"/>
    <w:rsid w:val="00423D5D"/>
    <w:rsid w:val="00423D90"/>
    <w:rsid w:val="00424500"/>
    <w:rsid w:val="00426AC6"/>
    <w:rsid w:val="00426DD8"/>
    <w:rsid w:val="004272ED"/>
    <w:rsid w:val="00427512"/>
    <w:rsid w:val="00427EA8"/>
    <w:rsid w:val="00430EFB"/>
    <w:rsid w:val="00431BEE"/>
    <w:rsid w:val="00431DB4"/>
    <w:rsid w:val="00431E3A"/>
    <w:rsid w:val="00432D1C"/>
    <w:rsid w:val="00432DF1"/>
    <w:rsid w:val="004333EE"/>
    <w:rsid w:val="00433434"/>
    <w:rsid w:val="0043351B"/>
    <w:rsid w:val="00433D9E"/>
    <w:rsid w:val="00433E4A"/>
    <w:rsid w:val="004343D2"/>
    <w:rsid w:val="00434DDF"/>
    <w:rsid w:val="00435F5A"/>
    <w:rsid w:val="0043648D"/>
    <w:rsid w:val="004367D8"/>
    <w:rsid w:val="00436E51"/>
    <w:rsid w:val="00437083"/>
    <w:rsid w:val="00437195"/>
    <w:rsid w:val="0043747F"/>
    <w:rsid w:val="00437BD8"/>
    <w:rsid w:val="004413E3"/>
    <w:rsid w:val="004418D2"/>
    <w:rsid w:val="00441BD2"/>
    <w:rsid w:val="00441F22"/>
    <w:rsid w:val="00442A89"/>
    <w:rsid w:val="004431FA"/>
    <w:rsid w:val="004433DE"/>
    <w:rsid w:val="00443929"/>
    <w:rsid w:val="004440B6"/>
    <w:rsid w:val="004443E8"/>
    <w:rsid w:val="00444C89"/>
    <w:rsid w:val="00446170"/>
    <w:rsid w:val="00446965"/>
    <w:rsid w:val="00447B08"/>
    <w:rsid w:val="00447C8B"/>
    <w:rsid w:val="0045023B"/>
    <w:rsid w:val="00450A48"/>
    <w:rsid w:val="0045107D"/>
    <w:rsid w:val="00451C30"/>
    <w:rsid w:val="004529D3"/>
    <w:rsid w:val="00453E5B"/>
    <w:rsid w:val="004540A4"/>
    <w:rsid w:val="004542C9"/>
    <w:rsid w:val="00455B6D"/>
    <w:rsid w:val="00455CA3"/>
    <w:rsid w:val="004563AD"/>
    <w:rsid w:val="004569B8"/>
    <w:rsid w:val="00457470"/>
    <w:rsid w:val="004579E8"/>
    <w:rsid w:val="004612EA"/>
    <w:rsid w:val="00461685"/>
    <w:rsid w:val="004616F7"/>
    <w:rsid w:val="00462271"/>
    <w:rsid w:val="00462C45"/>
    <w:rsid w:val="00462E67"/>
    <w:rsid w:val="00462F46"/>
    <w:rsid w:val="00463669"/>
    <w:rsid w:val="00463964"/>
    <w:rsid w:val="00463E13"/>
    <w:rsid w:val="00464349"/>
    <w:rsid w:val="004646D8"/>
    <w:rsid w:val="00464F3C"/>
    <w:rsid w:val="00465853"/>
    <w:rsid w:val="00465B37"/>
    <w:rsid w:val="00466EA3"/>
    <w:rsid w:val="004675CE"/>
    <w:rsid w:val="00467833"/>
    <w:rsid w:val="004679A5"/>
    <w:rsid w:val="00467C79"/>
    <w:rsid w:val="00470A48"/>
    <w:rsid w:val="00471737"/>
    <w:rsid w:val="00471BB0"/>
    <w:rsid w:val="00471C21"/>
    <w:rsid w:val="00471DE3"/>
    <w:rsid w:val="00471F92"/>
    <w:rsid w:val="004728F7"/>
    <w:rsid w:val="00472C67"/>
    <w:rsid w:val="00472CBF"/>
    <w:rsid w:val="00472F6B"/>
    <w:rsid w:val="00473E0E"/>
    <w:rsid w:val="0047485F"/>
    <w:rsid w:val="00474CF5"/>
    <w:rsid w:val="00474D8B"/>
    <w:rsid w:val="00475096"/>
    <w:rsid w:val="0047563F"/>
    <w:rsid w:val="00475BFA"/>
    <w:rsid w:val="00475E39"/>
    <w:rsid w:val="004766AD"/>
    <w:rsid w:val="00476CBE"/>
    <w:rsid w:val="00476E73"/>
    <w:rsid w:val="00477188"/>
    <w:rsid w:val="00477395"/>
    <w:rsid w:val="0047752B"/>
    <w:rsid w:val="004806BB"/>
    <w:rsid w:val="00481034"/>
    <w:rsid w:val="00481521"/>
    <w:rsid w:val="00482017"/>
    <w:rsid w:val="0048372A"/>
    <w:rsid w:val="00483AF0"/>
    <w:rsid w:val="00483E1D"/>
    <w:rsid w:val="004840D5"/>
    <w:rsid w:val="004843E6"/>
    <w:rsid w:val="004844C2"/>
    <w:rsid w:val="00484747"/>
    <w:rsid w:val="00484885"/>
    <w:rsid w:val="004862A4"/>
    <w:rsid w:val="00486863"/>
    <w:rsid w:val="00486B41"/>
    <w:rsid w:val="00486D3B"/>
    <w:rsid w:val="00486F13"/>
    <w:rsid w:val="004877C1"/>
    <w:rsid w:val="00487C58"/>
    <w:rsid w:val="0049034C"/>
    <w:rsid w:val="00491462"/>
    <w:rsid w:val="00492407"/>
    <w:rsid w:val="00492769"/>
    <w:rsid w:val="0049332E"/>
    <w:rsid w:val="00493561"/>
    <w:rsid w:val="00493CA8"/>
    <w:rsid w:val="00495075"/>
    <w:rsid w:val="004954DD"/>
    <w:rsid w:val="00495929"/>
    <w:rsid w:val="00495A37"/>
    <w:rsid w:val="00495EEA"/>
    <w:rsid w:val="004A1C15"/>
    <w:rsid w:val="004A2442"/>
    <w:rsid w:val="004A26D3"/>
    <w:rsid w:val="004A26FD"/>
    <w:rsid w:val="004A281E"/>
    <w:rsid w:val="004A2B66"/>
    <w:rsid w:val="004A2E7A"/>
    <w:rsid w:val="004A3207"/>
    <w:rsid w:val="004A4116"/>
    <w:rsid w:val="004A4137"/>
    <w:rsid w:val="004A52F5"/>
    <w:rsid w:val="004A6F57"/>
    <w:rsid w:val="004A726B"/>
    <w:rsid w:val="004A74F6"/>
    <w:rsid w:val="004A78DE"/>
    <w:rsid w:val="004A7CDE"/>
    <w:rsid w:val="004B00AF"/>
    <w:rsid w:val="004B0678"/>
    <w:rsid w:val="004B07D8"/>
    <w:rsid w:val="004B095C"/>
    <w:rsid w:val="004B0A77"/>
    <w:rsid w:val="004B0E32"/>
    <w:rsid w:val="004B1B7A"/>
    <w:rsid w:val="004B2421"/>
    <w:rsid w:val="004B2B4E"/>
    <w:rsid w:val="004B3A91"/>
    <w:rsid w:val="004B3F88"/>
    <w:rsid w:val="004B4AE7"/>
    <w:rsid w:val="004B5126"/>
    <w:rsid w:val="004B5BCD"/>
    <w:rsid w:val="004B5C38"/>
    <w:rsid w:val="004B61A0"/>
    <w:rsid w:val="004B6499"/>
    <w:rsid w:val="004B64EA"/>
    <w:rsid w:val="004B66F9"/>
    <w:rsid w:val="004B6BB0"/>
    <w:rsid w:val="004B7428"/>
    <w:rsid w:val="004B77FE"/>
    <w:rsid w:val="004B7A16"/>
    <w:rsid w:val="004B7E08"/>
    <w:rsid w:val="004B7F2A"/>
    <w:rsid w:val="004C0E13"/>
    <w:rsid w:val="004C1399"/>
    <w:rsid w:val="004C18F7"/>
    <w:rsid w:val="004C30D9"/>
    <w:rsid w:val="004C3337"/>
    <w:rsid w:val="004C3619"/>
    <w:rsid w:val="004C36DA"/>
    <w:rsid w:val="004C390B"/>
    <w:rsid w:val="004C3FA3"/>
    <w:rsid w:val="004C4AF4"/>
    <w:rsid w:val="004C55DE"/>
    <w:rsid w:val="004C56C9"/>
    <w:rsid w:val="004C5CD8"/>
    <w:rsid w:val="004C614C"/>
    <w:rsid w:val="004C685E"/>
    <w:rsid w:val="004C68E2"/>
    <w:rsid w:val="004C743C"/>
    <w:rsid w:val="004D05D3"/>
    <w:rsid w:val="004D06C3"/>
    <w:rsid w:val="004D154B"/>
    <w:rsid w:val="004D1633"/>
    <w:rsid w:val="004D25CF"/>
    <w:rsid w:val="004D34BA"/>
    <w:rsid w:val="004D39CC"/>
    <w:rsid w:val="004D4228"/>
    <w:rsid w:val="004D453D"/>
    <w:rsid w:val="004D4673"/>
    <w:rsid w:val="004D4C38"/>
    <w:rsid w:val="004D5217"/>
    <w:rsid w:val="004D59AE"/>
    <w:rsid w:val="004D5E49"/>
    <w:rsid w:val="004D757D"/>
    <w:rsid w:val="004D7807"/>
    <w:rsid w:val="004E0C89"/>
    <w:rsid w:val="004E1510"/>
    <w:rsid w:val="004E1C8C"/>
    <w:rsid w:val="004E264E"/>
    <w:rsid w:val="004E2950"/>
    <w:rsid w:val="004E2D8B"/>
    <w:rsid w:val="004E3664"/>
    <w:rsid w:val="004E3A8F"/>
    <w:rsid w:val="004E3D26"/>
    <w:rsid w:val="004E3EAD"/>
    <w:rsid w:val="004E3ED2"/>
    <w:rsid w:val="004E45BB"/>
    <w:rsid w:val="004E45D1"/>
    <w:rsid w:val="004E48B8"/>
    <w:rsid w:val="004E5546"/>
    <w:rsid w:val="004E55AA"/>
    <w:rsid w:val="004E5726"/>
    <w:rsid w:val="004E639B"/>
    <w:rsid w:val="004E67E3"/>
    <w:rsid w:val="004E67E7"/>
    <w:rsid w:val="004E77ED"/>
    <w:rsid w:val="004E7AF8"/>
    <w:rsid w:val="004E7E56"/>
    <w:rsid w:val="004F0595"/>
    <w:rsid w:val="004F0B43"/>
    <w:rsid w:val="004F1872"/>
    <w:rsid w:val="004F1D5A"/>
    <w:rsid w:val="004F29B5"/>
    <w:rsid w:val="004F2C88"/>
    <w:rsid w:val="004F3D5B"/>
    <w:rsid w:val="004F51D0"/>
    <w:rsid w:val="004F52AA"/>
    <w:rsid w:val="004F54FD"/>
    <w:rsid w:val="004F5C18"/>
    <w:rsid w:val="004F69EF"/>
    <w:rsid w:val="004F6B47"/>
    <w:rsid w:val="004F6B8F"/>
    <w:rsid w:val="004F6D31"/>
    <w:rsid w:val="004F75EA"/>
    <w:rsid w:val="004F772F"/>
    <w:rsid w:val="004F7A0C"/>
    <w:rsid w:val="004F7E39"/>
    <w:rsid w:val="00500078"/>
    <w:rsid w:val="005006D5"/>
    <w:rsid w:val="00500CB7"/>
    <w:rsid w:val="00500D8E"/>
    <w:rsid w:val="00501920"/>
    <w:rsid w:val="00501DAE"/>
    <w:rsid w:val="00501FC1"/>
    <w:rsid w:val="00502443"/>
    <w:rsid w:val="00502A20"/>
    <w:rsid w:val="00503201"/>
    <w:rsid w:val="00503347"/>
    <w:rsid w:val="0050443E"/>
    <w:rsid w:val="005047BA"/>
    <w:rsid w:val="00504A41"/>
    <w:rsid w:val="00504A5C"/>
    <w:rsid w:val="0050513A"/>
    <w:rsid w:val="0050595B"/>
    <w:rsid w:val="0050679A"/>
    <w:rsid w:val="00506CA4"/>
    <w:rsid w:val="0050747E"/>
    <w:rsid w:val="00510D99"/>
    <w:rsid w:val="00511031"/>
    <w:rsid w:val="00511239"/>
    <w:rsid w:val="00511CAA"/>
    <w:rsid w:val="00512801"/>
    <w:rsid w:val="00512C72"/>
    <w:rsid w:val="0051331A"/>
    <w:rsid w:val="00513AE2"/>
    <w:rsid w:val="00514677"/>
    <w:rsid w:val="00514962"/>
    <w:rsid w:val="00515096"/>
    <w:rsid w:val="0051535E"/>
    <w:rsid w:val="005158C8"/>
    <w:rsid w:val="00515AE9"/>
    <w:rsid w:val="00516091"/>
    <w:rsid w:val="0051660F"/>
    <w:rsid w:val="005168CE"/>
    <w:rsid w:val="00517EB2"/>
    <w:rsid w:val="005208B9"/>
    <w:rsid w:val="00520CE0"/>
    <w:rsid w:val="00521790"/>
    <w:rsid w:val="00523808"/>
    <w:rsid w:val="00524D09"/>
    <w:rsid w:val="00525324"/>
    <w:rsid w:val="00525C1E"/>
    <w:rsid w:val="00526107"/>
    <w:rsid w:val="005264EF"/>
    <w:rsid w:val="005266C8"/>
    <w:rsid w:val="005276EE"/>
    <w:rsid w:val="00530BEB"/>
    <w:rsid w:val="00532037"/>
    <w:rsid w:val="00532803"/>
    <w:rsid w:val="00532EDF"/>
    <w:rsid w:val="00533340"/>
    <w:rsid w:val="00533664"/>
    <w:rsid w:val="00535833"/>
    <w:rsid w:val="00536924"/>
    <w:rsid w:val="005377C2"/>
    <w:rsid w:val="00540822"/>
    <w:rsid w:val="00540AE0"/>
    <w:rsid w:val="00540B7C"/>
    <w:rsid w:val="0054177B"/>
    <w:rsid w:val="0054185F"/>
    <w:rsid w:val="00541908"/>
    <w:rsid w:val="00541A83"/>
    <w:rsid w:val="00543325"/>
    <w:rsid w:val="005448DD"/>
    <w:rsid w:val="0054517D"/>
    <w:rsid w:val="00545381"/>
    <w:rsid w:val="00545393"/>
    <w:rsid w:val="00546669"/>
    <w:rsid w:val="00546C21"/>
    <w:rsid w:val="00546F3F"/>
    <w:rsid w:val="0054747D"/>
    <w:rsid w:val="005475FE"/>
    <w:rsid w:val="00547A13"/>
    <w:rsid w:val="00547B95"/>
    <w:rsid w:val="0055088A"/>
    <w:rsid w:val="005514C0"/>
    <w:rsid w:val="005515AB"/>
    <w:rsid w:val="00551E10"/>
    <w:rsid w:val="00552244"/>
    <w:rsid w:val="005524C5"/>
    <w:rsid w:val="005525CE"/>
    <w:rsid w:val="00552691"/>
    <w:rsid w:val="00552DD6"/>
    <w:rsid w:val="00552FD0"/>
    <w:rsid w:val="005532A6"/>
    <w:rsid w:val="005547BE"/>
    <w:rsid w:val="005548FB"/>
    <w:rsid w:val="00555286"/>
    <w:rsid w:val="00555CE5"/>
    <w:rsid w:val="00556FE3"/>
    <w:rsid w:val="00557572"/>
    <w:rsid w:val="00557632"/>
    <w:rsid w:val="005579D9"/>
    <w:rsid w:val="005602F8"/>
    <w:rsid w:val="00560996"/>
    <w:rsid w:val="00561957"/>
    <w:rsid w:val="0056232A"/>
    <w:rsid w:val="00562CAD"/>
    <w:rsid w:val="0056356E"/>
    <w:rsid w:val="00564AC0"/>
    <w:rsid w:val="00565220"/>
    <w:rsid w:val="00565221"/>
    <w:rsid w:val="005658CA"/>
    <w:rsid w:val="00565A96"/>
    <w:rsid w:val="00565E41"/>
    <w:rsid w:val="0056642E"/>
    <w:rsid w:val="005677A1"/>
    <w:rsid w:val="00567875"/>
    <w:rsid w:val="00567F10"/>
    <w:rsid w:val="00571152"/>
    <w:rsid w:val="005711F7"/>
    <w:rsid w:val="005712D3"/>
    <w:rsid w:val="005722B9"/>
    <w:rsid w:val="00572637"/>
    <w:rsid w:val="00572763"/>
    <w:rsid w:val="00572B69"/>
    <w:rsid w:val="00572D1F"/>
    <w:rsid w:val="00573420"/>
    <w:rsid w:val="00574764"/>
    <w:rsid w:val="00575B61"/>
    <w:rsid w:val="00577DB8"/>
    <w:rsid w:val="005802E7"/>
    <w:rsid w:val="0058035F"/>
    <w:rsid w:val="005805F4"/>
    <w:rsid w:val="00580941"/>
    <w:rsid w:val="00580E7C"/>
    <w:rsid w:val="00580EFC"/>
    <w:rsid w:val="0058104B"/>
    <w:rsid w:val="005811A6"/>
    <w:rsid w:val="00581B8C"/>
    <w:rsid w:val="00581F3F"/>
    <w:rsid w:val="00582E6D"/>
    <w:rsid w:val="005834EA"/>
    <w:rsid w:val="00583772"/>
    <w:rsid w:val="00583856"/>
    <w:rsid w:val="00584624"/>
    <w:rsid w:val="00585A94"/>
    <w:rsid w:val="00587886"/>
    <w:rsid w:val="00587CE6"/>
    <w:rsid w:val="005902E4"/>
    <w:rsid w:val="00590776"/>
    <w:rsid w:val="00590A00"/>
    <w:rsid w:val="00590BD2"/>
    <w:rsid w:val="00590DCC"/>
    <w:rsid w:val="005916F9"/>
    <w:rsid w:val="00592863"/>
    <w:rsid w:val="00592973"/>
    <w:rsid w:val="005937BA"/>
    <w:rsid w:val="00593804"/>
    <w:rsid w:val="00593C58"/>
    <w:rsid w:val="00594C7D"/>
    <w:rsid w:val="005950C2"/>
    <w:rsid w:val="005952B7"/>
    <w:rsid w:val="005955A0"/>
    <w:rsid w:val="00595AEF"/>
    <w:rsid w:val="00596136"/>
    <w:rsid w:val="00596383"/>
    <w:rsid w:val="005966C0"/>
    <w:rsid w:val="0059737E"/>
    <w:rsid w:val="00597793"/>
    <w:rsid w:val="005977A7"/>
    <w:rsid w:val="00597DF7"/>
    <w:rsid w:val="005A0640"/>
    <w:rsid w:val="005A0A71"/>
    <w:rsid w:val="005A15FA"/>
    <w:rsid w:val="005A2792"/>
    <w:rsid w:val="005A2874"/>
    <w:rsid w:val="005A2D11"/>
    <w:rsid w:val="005A3234"/>
    <w:rsid w:val="005A3593"/>
    <w:rsid w:val="005A3AB3"/>
    <w:rsid w:val="005A426F"/>
    <w:rsid w:val="005A4480"/>
    <w:rsid w:val="005A4B4E"/>
    <w:rsid w:val="005A51B1"/>
    <w:rsid w:val="005A580D"/>
    <w:rsid w:val="005A5865"/>
    <w:rsid w:val="005A5A23"/>
    <w:rsid w:val="005A5E11"/>
    <w:rsid w:val="005A5ECE"/>
    <w:rsid w:val="005A604A"/>
    <w:rsid w:val="005A627B"/>
    <w:rsid w:val="005A65B6"/>
    <w:rsid w:val="005A694C"/>
    <w:rsid w:val="005B001E"/>
    <w:rsid w:val="005B014D"/>
    <w:rsid w:val="005B0323"/>
    <w:rsid w:val="005B07A5"/>
    <w:rsid w:val="005B0AD4"/>
    <w:rsid w:val="005B0FAC"/>
    <w:rsid w:val="005B11B9"/>
    <w:rsid w:val="005B17B3"/>
    <w:rsid w:val="005B1DD4"/>
    <w:rsid w:val="005B20E5"/>
    <w:rsid w:val="005B2BE1"/>
    <w:rsid w:val="005B33D0"/>
    <w:rsid w:val="005B3A41"/>
    <w:rsid w:val="005B70CC"/>
    <w:rsid w:val="005B7753"/>
    <w:rsid w:val="005B7B58"/>
    <w:rsid w:val="005C013F"/>
    <w:rsid w:val="005C07E7"/>
    <w:rsid w:val="005C08B3"/>
    <w:rsid w:val="005C0B82"/>
    <w:rsid w:val="005C1115"/>
    <w:rsid w:val="005C11D8"/>
    <w:rsid w:val="005C2593"/>
    <w:rsid w:val="005C2AEB"/>
    <w:rsid w:val="005C2F0D"/>
    <w:rsid w:val="005C3294"/>
    <w:rsid w:val="005C35CE"/>
    <w:rsid w:val="005C3D03"/>
    <w:rsid w:val="005C406E"/>
    <w:rsid w:val="005C4447"/>
    <w:rsid w:val="005C4A60"/>
    <w:rsid w:val="005C5AC8"/>
    <w:rsid w:val="005C6015"/>
    <w:rsid w:val="005C6110"/>
    <w:rsid w:val="005C6118"/>
    <w:rsid w:val="005C62C5"/>
    <w:rsid w:val="005C6E7F"/>
    <w:rsid w:val="005C716B"/>
    <w:rsid w:val="005C7BD0"/>
    <w:rsid w:val="005D068C"/>
    <w:rsid w:val="005D10D7"/>
    <w:rsid w:val="005D15CC"/>
    <w:rsid w:val="005D217C"/>
    <w:rsid w:val="005D347B"/>
    <w:rsid w:val="005D46FF"/>
    <w:rsid w:val="005D4815"/>
    <w:rsid w:val="005D4F25"/>
    <w:rsid w:val="005D50DA"/>
    <w:rsid w:val="005D721A"/>
    <w:rsid w:val="005D7820"/>
    <w:rsid w:val="005D7A40"/>
    <w:rsid w:val="005D7B1A"/>
    <w:rsid w:val="005E08B7"/>
    <w:rsid w:val="005E0DEE"/>
    <w:rsid w:val="005E0F5D"/>
    <w:rsid w:val="005E10F1"/>
    <w:rsid w:val="005E13E5"/>
    <w:rsid w:val="005E1500"/>
    <w:rsid w:val="005E1619"/>
    <w:rsid w:val="005E16D8"/>
    <w:rsid w:val="005E293B"/>
    <w:rsid w:val="005E33AA"/>
    <w:rsid w:val="005E4759"/>
    <w:rsid w:val="005E48DB"/>
    <w:rsid w:val="005E4F3F"/>
    <w:rsid w:val="005E5024"/>
    <w:rsid w:val="005E5186"/>
    <w:rsid w:val="005E51BC"/>
    <w:rsid w:val="005E53B5"/>
    <w:rsid w:val="005E5F81"/>
    <w:rsid w:val="005E62B4"/>
    <w:rsid w:val="005E64C4"/>
    <w:rsid w:val="005E67D2"/>
    <w:rsid w:val="005E7630"/>
    <w:rsid w:val="005E7D72"/>
    <w:rsid w:val="005F0430"/>
    <w:rsid w:val="005F2B3D"/>
    <w:rsid w:val="005F318D"/>
    <w:rsid w:val="005F3AB6"/>
    <w:rsid w:val="005F43E8"/>
    <w:rsid w:val="005F55E0"/>
    <w:rsid w:val="005F5F07"/>
    <w:rsid w:val="005F6535"/>
    <w:rsid w:val="005F7169"/>
    <w:rsid w:val="0060008C"/>
    <w:rsid w:val="00600274"/>
    <w:rsid w:val="00600B6A"/>
    <w:rsid w:val="00600E19"/>
    <w:rsid w:val="00600EDB"/>
    <w:rsid w:val="00601076"/>
    <w:rsid w:val="00601363"/>
    <w:rsid w:val="00601721"/>
    <w:rsid w:val="00601D87"/>
    <w:rsid w:val="00603064"/>
    <w:rsid w:val="00603698"/>
    <w:rsid w:val="006047A8"/>
    <w:rsid w:val="006051C8"/>
    <w:rsid w:val="00605EF4"/>
    <w:rsid w:val="006061BD"/>
    <w:rsid w:val="00606620"/>
    <w:rsid w:val="00606BB0"/>
    <w:rsid w:val="00607499"/>
    <w:rsid w:val="00607BA3"/>
    <w:rsid w:val="006106AA"/>
    <w:rsid w:val="0061075A"/>
    <w:rsid w:val="006107CF"/>
    <w:rsid w:val="006110BA"/>
    <w:rsid w:val="006119DD"/>
    <w:rsid w:val="00612BF7"/>
    <w:rsid w:val="00612F8F"/>
    <w:rsid w:val="006131EF"/>
    <w:rsid w:val="006132B0"/>
    <w:rsid w:val="0061360C"/>
    <w:rsid w:val="00614AAE"/>
    <w:rsid w:val="00615439"/>
    <w:rsid w:val="0061547B"/>
    <w:rsid w:val="0061656A"/>
    <w:rsid w:val="00616A07"/>
    <w:rsid w:val="006172ED"/>
    <w:rsid w:val="00617619"/>
    <w:rsid w:val="00617775"/>
    <w:rsid w:val="00617B47"/>
    <w:rsid w:val="00617CA7"/>
    <w:rsid w:val="00617F7E"/>
    <w:rsid w:val="0062037E"/>
    <w:rsid w:val="00621E95"/>
    <w:rsid w:val="00622857"/>
    <w:rsid w:val="006228B9"/>
    <w:rsid w:val="00622D00"/>
    <w:rsid w:val="00623FC6"/>
    <w:rsid w:val="00624413"/>
    <w:rsid w:val="00625793"/>
    <w:rsid w:val="00625D2D"/>
    <w:rsid w:val="00625E4D"/>
    <w:rsid w:val="006260A5"/>
    <w:rsid w:val="0062705A"/>
    <w:rsid w:val="0062785F"/>
    <w:rsid w:val="00627BAB"/>
    <w:rsid w:val="00627EFD"/>
    <w:rsid w:val="00630039"/>
    <w:rsid w:val="006300D5"/>
    <w:rsid w:val="00630F6F"/>
    <w:rsid w:val="00631489"/>
    <w:rsid w:val="00631542"/>
    <w:rsid w:val="0063225A"/>
    <w:rsid w:val="006323BC"/>
    <w:rsid w:val="006325E8"/>
    <w:rsid w:val="0063291A"/>
    <w:rsid w:val="00633284"/>
    <w:rsid w:val="00633491"/>
    <w:rsid w:val="006345ED"/>
    <w:rsid w:val="00635CE4"/>
    <w:rsid w:val="00636E30"/>
    <w:rsid w:val="00637370"/>
    <w:rsid w:val="006376C1"/>
    <w:rsid w:val="0064018D"/>
    <w:rsid w:val="0064078C"/>
    <w:rsid w:val="00640E52"/>
    <w:rsid w:val="00640E88"/>
    <w:rsid w:val="006412B6"/>
    <w:rsid w:val="00641A10"/>
    <w:rsid w:val="00641AC0"/>
    <w:rsid w:val="00641C54"/>
    <w:rsid w:val="00641C67"/>
    <w:rsid w:val="00642360"/>
    <w:rsid w:val="006424B7"/>
    <w:rsid w:val="00642EB8"/>
    <w:rsid w:val="00643588"/>
    <w:rsid w:val="006444E5"/>
    <w:rsid w:val="006445D3"/>
    <w:rsid w:val="00644B88"/>
    <w:rsid w:val="00644DE9"/>
    <w:rsid w:val="006453FE"/>
    <w:rsid w:val="00645CA0"/>
    <w:rsid w:val="00650548"/>
    <w:rsid w:val="00650939"/>
    <w:rsid w:val="00650991"/>
    <w:rsid w:val="00650B5A"/>
    <w:rsid w:val="00651BF0"/>
    <w:rsid w:val="00651C73"/>
    <w:rsid w:val="00652166"/>
    <w:rsid w:val="006522F7"/>
    <w:rsid w:val="0065239A"/>
    <w:rsid w:val="006524C8"/>
    <w:rsid w:val="00652575"/>
    <w:rsid w:val="0065291A"/>
    <w:rsid w:val="00653594"/>
    <w:rsid w:val="00653664"/>
    <w:rsid w:val="006549CD"/>
    <w:rsid w:val="0065534B"/>
    <w:rsid w:val="006566D1"/>
    <w:rsid w:val="00656AF8"/>
    <w:rsid w:val="00656B4F"/>
    <w:rsid w:val="00657372"/>
    <w:rsid w:val="00660187"/>
    <w:rsid w:val="00661087"/>
    <w:rsid w:val="00661EB4"/>
    <w:rsid w:val="0066256E"/>
    <w:rsid w:val="00662575"/>
    <w:rsid w:val="006652FD"/>
    <w:rsid w:val="00666312"/>
    <w:rsid w:val="006669F2"/>
    <w:rsid w:val="00666C85"/>
    <w:rsid w:val="006675D3"/>
    <w:rsid w:val="00667927"/>
    <w:rsid w:val="00667DF8"/>
    <w:rsid w:val="00667ED5"/>
    <w:rsid w:val="00670087"/>
    <w:rsid w:val="006714CA"/>
    <w:rsid w:val="00671DAE"/>
    <w:rsid w:val="00671E6F"/>
    <w:rsid w:val="0067237B"/>
    <w:rsid w:val="0067252D"/>
    <w:rsid w:val="0067255D"/>
    <w:rsid w:val="0067266F"/>
    <w:rsid w:val="00672A24"/>
    <w:rsid w:val="00672FD5"/>
    <w:rsid w:val="00673892"/>
    <w:rsid w:val="006738F4"/>
    <w:rsid w:val="00674AA4"/>
    <w:rsid w:val="00675C0D"/>
    <w:rsid w:val="00675D8B"/>
    <w:rsid w:val="00676B6C"/>
    <w:rsid w:val="00677144"/>
    <w:rsid w:val="00677342"/>
    <w:rsid w:val="0068015B"/>
    <w:rsid w:val="00681152"/>
    <w:rsid w:val="006834B9"/>
    <w:rsid w:val="00683757"/>
    <w:rsid w:val="00683E7B"/>
    <w:rsid w:val="006855EB"/>
    <w:rsid w:val="0068604C"/>
    <w:rsid w:val="0068612F"/>
    <w:rsid w:val="006863E5"/>
    <w:rsid w:val="00686F4F"/>
    <w:rsid w:val="0068741C"/>
    <w:rsid w:val="00687F34"/>
    <w:rsid w:val="00690F4C"/>
    <w:rsid w:val="0069172B"/>
    <w:rsid w:val="006919F4"/>
    <w:rsid w:val="0069287D"/>
    <w:rsid w:val="006934AD"/>
    <w:rsid w:val="00693780"/>
    <w:rsid w:val="00693AE0"/>
    <w:rsid w:val="00695639"/>
    <w:rsid w:val="00695778"/>
    <w:rsid w:val="006958C1"/>
    <w:rsid w:val="0069598B"/>
    <w:rsid w:val="00695F61"/>
    <w:rsid w:val="00696B77"/>
    <w:rsid w:val="00697EF3"/>
    <w:rsid w:val="006A13BD"/>
    <w:rsid w:val="006A1D6B"/>
    <w:rsid w:val="006A1E94"/>
    <w:rsid w:val="006A1F74"/>
    <w:rsid w:val="006A2F23"/>
    <w:rsid w:val="006A4787"/>
    <w:rsid w:val="006A4C66"/>
    <w:rsid w:val="006A5399"/>
    <w:rsid w:val="006A55D4"/>
    <w:rsid w:val="006A5D88"/>
    <w:rsid w:val="006A6B0E"/>
    <w:rsid w:val="006A704D"/>
    <w:rsid w:val="006A7C0F"/>
    <w:rsid w:val="006B061E"/>
    <w:rsid w:val="006B1841"/>
    <w:rsid w:val="006B1853"/>
    <w:rsid w:val="006B1865"/>
    <w:rsid w:val="006B261B"/>
    <w:rsid w:val="006B3A02"/>
    <w:rsid w:val="006B483D"/>
    <w:rsid w:val="006B4D1B"/>
    <w:rsid w:val="006B5149"/>
    <w:rsid w:val="006B52B7"/>
    <w:rsid w:val="006B551F"/>
    <w:rsid w:val="006B611E"/>
    <w:rsid w:val="006B6C84"/>
    <w:rsid w:val="006B6F1F"/>
    <w:rsid w:val="006B7602"/>
    <w:rsid w:val="006C0BAE"/>
    <w:rsid w:val="006C1B11"/>
    <w:rsid w:val="006C27EE"/>
    <w:rsid w:val="006C342B"/>
    <w:rsid w:val="006C366E"/>
    <w:rsid w:val="006C36F0"/>
    <w:rsid w:val="006C3920"/>
    <w:rsid w:val="006C4B34"/>
    <w:rsid w:val="006C4DCC"/>
    <w:rsid w:val="006C5192"/>
    <w:rsid w:val="006C5CE8"/>
    <w:rsid w:val="006C61A3"/>
    <w:rsid w:val="006C6E8C"/>
    <w:rsid w:val="006C75B3"/>
    <w:rsid w:val="006D1601"/>
    <w:rsid w:val="006D24D8"/>
    <w:rsid w:val="006D3E3B"/>
    <w:rsid w:val="006D47D8"/>
    <w:rsid w:val="006D4ADC"/>
    <w:rsid w:val="006D4C4D"/>
    <w:rsid w:val="006D512D"/>
    <w:rsid w:val="006D58F3"/>
    <w:rsid w:val="006D5E8E"/>
    <w:rsid w:val="006D79DC"/>
    <w:rsid w:val="006D7EC8"/>
    <w:rsid w:val="006E0388"/>
    <w:rsid w:val="006E0635"/>
    <w:rsid w:val="006E0673"/>
    <w:rsid w:val="006E0962"/>
    <w:rsid w:val="006E100D"/>
    <w:rsid w:val="006E174B"/>
    <w:rsid w:val="006E209D"/>
    <w:rsid w:val="006E212A"/>
    <w:rsid w:val="006E2B71"/>
    <w:rsid w:val="006E2E7F"/>
    <w:rsid w:val="006E3FD5"/>
    <w:rsid w:val="006E45E6"/>
    <w:rsid w:val="006E475F"/>
    <w:rsid w:val="006E4BE4"/>
    <w:rsid w:val="006E5160"/>
    <w:rsid w:val="006E54DE"/>
    <w:rsid w:val="006E6383"/>
    <w:rsid w:val="006E6C76"/>
    <w:rsid w:val="006F0CD0"/>
    <w:rsid w:val="006F0F0E"/>
    <w:rsid w:val="006F12F5"/>
    <w:rsid w:val="006F2238"/>
    <w:rsid w:val="006F294F"/>
    <w:rsid w:val="006F29B2"/>
    <w:rsid w:val="006F2A7B"/>
    <w:rsid w:val="006F33D3"/>
    <w:rsid w:val="006F36DC"/>
    <w:rsid w:val="006F4B3A"/>
    <w:rsid w:val="006F5885"/>
    <w:rsid w:val="006F6EEE"/>
    <w:rsid w:val="006F7764"/>
    <w:rsid w:val="006F77F1"/>
    <w:rsid w:val="006F7DDD"/>
    <w:rsid w:val="007000A0"/>
    <w:rsid w:val="00700A1A"/>
    <w:rsid w:val="00700D58"/>
    <w:rsid w:val="00701507"/>
    <w:rsid w:val="007016AA"/>
    <w:rsid w:val="007016FE"/>
    <w:rsid w:val="00701919"/>
    <w:rsid w:val="00701E72"/>
    <w:rsid w:val="007029A9"/>
    <w:rsid w:val="00702EE5"/>
    <w:rsid w:val="00703B13"/>
    <w:rsid w:val="007041CA"/>
    <w:rsid w:val="007041D9"/>
    <w:rsid w:val="007045B2"/>
    <w:rsid w:val="0070503E"/>
    <w:rsid w:val="007054B6"/>
    <w:rsid w:val="00705B08"/>
    <w:rsid w:val="00705F26"/>
    <w:rsid w:val="0070606A"/>
    <w:rsid w:val="00706203"/>
    <w:rsid w:val="007063CE"/>
    <w:rsid w:val="007105BB"/>
    <w:rsid w:val="0071064E"/>
    <w:rsid w:val="00710E81"/>
    <w:rsid w:val="00711717"/>
    <w:rsid w:val="0071172E"/>
    <w:rsid w:val="0071305C"/>
    <w:rsid w:val="0071417D"/>
    <w:rsid w:val="00715776"/>
    <w:rsid w:val="00715830"/>
    <w:rsid w:val="0071585A"/>
    <w:rsid w:val="00715B24"/>
    <w:rsid w:val="00715E1B"/>
    <w:rsid w:val="0071623B"/>
    <w:rsid w:val="00716C05"/>
    <w:rsid w:val="00717453"/>
    <w:rsid w:val="0071748F"/>
    <w:rsid w:val="0071763B"/>
    <w:rsid w:val="00717861"/>
    <w:rsid w:val="007202D4"/>
    <w:rsid w:val="00720DE4"/>
    <w:rsid w:val="00722171"/>
    <w:rsid w:val="00722540"/>
    <w:rsid w:val="00722631"/>
    <w:rsid w:val="00723968"/>
    <w:rsid w:val="00723EF0"/>
    <w:rsid w:val="0072404E"/>
    <w:rsid w:val="0072416D"/>
    <w:rsid w:val="00724358"/>
    <w:rsid w:val="007243D5"/>
    <w:rsid w:val="00725538"/>
    <w:rsid w:val="0072677E"/>
    <w:rsid w:val="00726B69"/>
    <w:rsid w:val="0072755F"/>
    <w:rsid w:val="00727BC5"/>
    <w:rsid w:val="007305C1"/>
    <w:rsid w:val="0073066C"/>
    <w:rsid w:val="00730B35"/>
    <w:rsid w:val="00730C18"/>
    <w:rsid w:val="00730E4C"/>
    <w:rsid w:val="00730F01"/>
    <w:rsid w:val="0073123A"/>
    <w:rsid w:val="007315FD"/>
    <w:rsid w:val="00731F19"/>
    <w:rsid w:val="00732896"/>
    <w:rsid w:val="00733329"/>
    <w:rsid w:val="007337DE"/>
    <w:rsid w:val="00734DA4"/>
    <w:rsid w:val="00734E02"/>
    <w:rsid w:val="00735715"/>
    <w:rsid w:val="0073582A"/>
    <w:rsid w:val="0073619D"/>
    <w:rsid w:val="00736F53"/>
    <w:rsid w:val="007370DE"/>
    <w:rsid w:val="00740882"/>
    <w:rsid w:val="007410B9"/>
    <w:rsid w:val="00741FBF"/>
    <w:rsid w:val="0074228F"/>
    <w:rsid w:val="0074386C"/>
    <w:rsid w:val="00743A2A"/>
    <w:rsid w:val="00743CB0"/>
    <w:rsid w:val="007445A2"/>
    <w:rsid w:val="0074474C"/>
    <w:rsid w:val="00745965"/>
    <w:rsid w:val="007460EA"/>
    <w:rsid w:val="00746A07"/>
    <w:rsid w:val="00746FDA"/>
    <w:rsid w:val="00747512"/>
    <w:rsid w:val="007478F1"/>
    <w:rsid w:val="00750B4B"/>
    <w:rsid w:val="00750BF5"/>
    <w:rsid w:val="00750DEE"/>
    <w:rsid w:val="007518EA"/>
    <w:rsid w:val="007521CD"/>
    <w:rsid w:val="00752BE4"/>
    <w:rsid w:val="007539D7"/>
    <w:rsid w:val="00753CDB"/>
    <w:rsid w:val="0075416B"/>
    <w:rsid w:val="00755BC6"/>
    <w:rsid w:val="00756114"/>
    <w:rsid w:val="00756275"/>
    <w:rsid w:val="00757975"/>
    <w:rsid w:val="0076178A"/>
    <w:rsid w:val="00761A0A"/>
    <w:rsid w:val="00761C58"/>
    <w:rsid w:val="007642CE"/>
    <w:rsid w:val="00764554"/>
    <w:rsid w:val="00764C54"/>
    <w:rsid w:val="0076552E"/>
    <w:rsid w:val="007657F4"/>
    <w:rsid w:val="00765BED"/>
    <w:rsid w:val="00766091"/>
    <w:rsid w:val="007660CD"/>
    <w:rsid w:val="00766220"/>
    <w:rsid w:val="007700F3"/>
    <w:rsid w:val="00770904"/>
    <w:rsid w:val="00770ACF"/>
    <w:rsid w:val="00770B04"/>
    <w:rsid w:val="007710D0"/>
    <w:rsid w:val="007712D9"/>
    <w:rsid w:val="00771510"/>
    <w:rsid w:val="007716B4"/>
    <w:rsid w:val="007718AF"/>
    <w:rsid w:val="00772445"/>
    <w:rsid w:val="00772949"/>
    <w:rsid w:val="00772B7F"/>
    <w:rsid w:val="00772E2A"/>
    <w:rsid w:val="007736DD"/>
    <w:rsid w:val="0077383D"/>
    <w:rsid w:val="00773EEE"/>
    <w:rsid w:val="00774143"/>
    <w:rsid w:val="00774CA1"/>
    <w:rsid w:val="007756FF"/>
    <w:rsid w:val="00775D53"/>
    <w:rsid w:val="00776993"/>
    <w:rsid w:val="00777328"/>
    <w:rsid w:val="0077758E"/>
    <w:rsid w:val="0077760E"/>
    <w:rsid w:val="00777A44"/>
    <w:rsid w:val="0078027B"/>
    <w:rsid w:val="00780AD7"/>
    <w:rsid w:val="00781B55"/>
    <w:rsid w:val="007823DB"/>
    <w:rsid w:val="0078250E"/>
    <w:rsid w:val="00782C82"/>
    <w:rsid w:val="00784142"/>
    <w:rsid w:val="00784183"/>
    <w:rsid w:val="00784F93"/>
    <w:rsid w:val="007850FB"/>
    <w:rsid w:val="00785292"/>
    <w:rsid w:val="0078536B"/>
    <w:rsid w:val="007853CA"/>
    <w:rsid w:val="007856B4"/>
    <w:rsid w:val="007863F4"/>
    <w:rsid w:val="00786BD6"/>
    <w:rsid w:val="00787DF1"/>
    <w:rsid w:val="00790B20"/>
    <w:rsid w:val="00791BB1"/>
    <w:rsid w:val="00791CC1"/>
    <w:rsid w:val="00791D35"/>
    <w:rsid w:val="00792074"/>
    <w:rsid w:val="00792A1D"/>
    <w:rsid w:val="00792E67"/>
    <w:rsid w:val="007935E3"/>
    <w:rsid w:val="0079376E"/>
    <w:rsid w:val="00793F05"/>
    <w:rsid w:val="007940D7"/>
    <w:rsid w:val="00794A1F"/>
    <w:rsid w:val="007950F3"/>
    <w:rsid w:val="00795D20"/>
    <w:rsid w:val="007A07F5"/>
    <w:rsid w:val="007A1538"/>
    <w:rsid w:val="007A2AFF"/>
    <w:rsid w:val="007A2D10"/>
    <w:rsid w:val="007A399E"/>
    <w:rsid w:val="007A3CF7"/>
    <w:rsid w:val="007A46A9"/>
    <w:rsid w:val="007A4AD1"/>
    <w:rsid w:val="007A5390"/>
    <w:rsid w:val="007A5876"/>
    <w:rsid w:val="007A6BFD"/>
    <w:rsid w:val="007A6E8C"/>
    <w:rsid w:val="007A6EA3"/>
    <w:rsid w:val="007A7056"/>
    <w:rsid w:val="007A715F"/>
    <w:rsid w:val="007A753A"/>
    <w:rsid w:val="007A76C9"/>
    <w:rsid w:val="007B0931"/>
    <w:rsid w:val="007B0FF1"/>
    <w:rsid w:val="007B131F"/>
    <w:rsid w:val="007B1368"/>
    <w:rsid w:val="007B229A"/>
    <w:rsid w:val="007B2902"/>
    <w:rsid w:val="007B301D"/>
    <w:rsid w:val="007B3769"/>
    <w:rsid w:val="007B37D9"/>
    <w:rsid w:val="007B413A"/>
    <w:rsid w:val="007B5119"/>
    <w:rsid w:val="007B6389"/>
    <w:rsid w:val="007B6470"/>
    <w:rsid w:val="007B6589"/>
    <w:rsid w:val="007B73EF"/>
    <w:rsid w:val="007B7AD1"/>
    <w:rsid w:val="007C086A"/>
    <w:rsid w:val="007C1A10"/>
    <w:rsid w:val="007C1DD0"/>
    <w:rsid w:val="007C21E1"/>
    <w:rsid w:val="007C26DA"/>
    <w:rsid w:val="007C35FD"/>
    <w:rsid w:val="007C4D70"/>
    <w:rsid w:val="007C6F99"/>
    <w:rsid w:val="007C784B"/>
    <w:rsid w:val="007C7AF5"/>
    <w:rsid w:val="007C7C8E"/>
    <w:rsid w:val="007D06A9"/>
    <w:rsid w:val="007D071F"/>
    <w:rsid w:val="007D11AD"/>
    <w:rsid w:val="007D19A6"/>
    <w:rsid w:val="007D215E"/>
    <w:rsid w:val="007D2945"/>
    <w:rsid w:val="007D303E"/>
    <w:rsid w:val="007D3166"/>
    <w:rsid w:val="007D33A2"/>
    <w:rsid w:val="007D3605"/>
    <w:rsid w:val="007D3818"/>
    <w:rsid w:val="007D383B"/>
    <w:rsid w:val="007D3C9B"/>
    <w:rsid w:val="007D4166"/>
    <w:rsid w:val="007D45A9"/>
    <w:rsid w:val="007D4BA5"/>
    <w:rsid w:val="007D4CAB"/>
    <w:rsid w:val="007D5417"/>
    <w:rsid w:val="007D57C8"/>
    <w:rsid w:val="007D5A9A"/>
    <w:rsid w:val="007D5E1D"/>
    <w:rsid w:val="007D5F68"/>
    <w:rsid w:val="007D696F"/>
    <w:rsid w:val="007E1423"/>
    <w:rsid w:val="007E22B2"/>
    <w:rsid w:val="007E2C8B"/>
    <w:rsid w:val="007E2E9A"/>
    <w:rsid w:val="007E481B"/>
    <w:rsid w:val="007E4B5E"/>
    <w:rsid w:val="007E4D77"/>
    <w:rsid w:val="007E56D7"/>
    <w:rsid w:val="007E6255"/>
    <w:rsid w:val="007E686D"/>
    <w:rsid w:val="007E6923"/>
    <w:rsid w:val="007E6DB3"/>
    <w:rsid w:val="007F0A76"/>
    <w:rsid w:val="007F129A"/>
    <w:rsid w:val="007F20A7"/>
    <w:rsid w:val="007F2350"/>
    <w:rsid w:val="007F2CAC"/>
    <w:rsid w:val="007F309F"/>
    <w:rsid w:val="007F38A4"/>
    <w:rsid w:val="007F3AE6"/>
    <w:rsid w:val="007F45CF"/>
    <w:rsid w:val="007F47E3"/>
    <w:rsid w:val="007F4B69"/>
    <w:rsid w:val="007F4DD9"/>
    <w:rsid w:val="007F4F64"/>
    <w:rsid w:val="007F5634"/>
    <w:rsid w:val="007F6B79"/>
    <w:rsid w:val="007F76D5"/>
    <w:rsid w:val="007F7A00"/>
    <w:rsid w:val="007F7C30"/>
    <w:rsid w:val="007F7EC9"/>
    <w:rsid w:val="0080031F"/>
    <w:rsid w:val="008007EA"/>
    <w:rsid w:val="0080085B"/>
    <w:rsid w:val="00800E85"/>
    <w:rsid w:val="00802222"/>
    <w:rsid w:val="00802772"/>
    <w:rsid w:val="00802E9B"/>
    <w:rsid w:val="008043DB"/>
    <w:rsid w:val="008050F2"/>
    <w:rsid w:val="00807B7D"/>
    <w:rsid w:val="00807CDD"/>
    <w:rsid w:val="00810172"/>
    <w:rsid w:val="0081094C"/>
    <w:rsid w:val="008109D7"/>
    <w:rsid w:val="00811457"/>
    <w:rsid w:val="0081341C"/>
    <w:rsid w:val="008137FC"/>
    <w:rsid w:val="00813E6E"/>
    <w:rsid w:val="0081446C"/>
    <w:rsid w:val="00815028"/>
    <w:rsid w:val="008150A5"/>
    <w:rsid w:val="008160CA"/>
    <w:rsid w:val="008163E1"/>
    <w:rsid w:val="00816489"/>
    <w:rsid w:val="008177C6"/>
    <w:rsid w:val="00820766"/>
    <w:rsid w:val="00820A61"/>
    <w:rsid w:val="008214E3"/>
    <w:rsid w:val="00821B78"/>
    <w:rsid w:val="00821DC6"/>
    <w:rsid w:val="00822644"/>
    <w:rsid w:val="00822E63"/>
    <w:rsid w:val="008231E7"/>
    <w:rsid w:val="008237BB"/>
    <w:rsid w:val="0082424E"/>
    <w:rsid w:val="0082440C"/>
    <w:rsid w:val="00824C3A"/>
    <w:rsid w:val="0082595A"/>
    <w:rsid w:val="00825D9D"/>
    <w:rsid w:val="00825DE0"/>
    <w:rsid w:val="00826113"/>
    <w:rsid w:val="00826357"/>
    <w:rsid w:val="00827321"/>
    <w:rsid w:val="00827B90"/>
    <w:rsid w:val="00830C29"/>
    <w:rsid w:val="00830D79"/>
    <w:rsid w:val="00831320"/>
    <w:rsid w:val="0083175A"/>
    <w:rsid w:val="0083177D"/>
    <w:rsid w:val="008320FE"/>
    <w:rsid w:val="008331B4"/>
    <w:rsid w:val="00833A9A"/>
    <w:rsid w:val="00833FAD"/>
    <w:rsid w:val="00834879"/>
    <w:rsid w:val="00834A20"/>
    <w:rsid w:val="0083510B"/>
    <w:rsid w:val="00835A8B"/>
    <w:rsid w:val="00835E46"/>
    <w:rsid w:val="00835EDD"/>
    <w:rsid w:val="008377DE"/>
    <w:rsid w:val="00840F9B"/>
    <w:rsid w:val="00841701"/>
    <w:rsid w:val="0084199D"/>
    <w:rsid w:val="008427F1"/>
    <w:rsid w:val="008432E9"/>
    <w:rsid w:val="0084372D"/>
    <w:rsid w:val="00843C2E"/>
    <w:rsid w:val="00843CF3"/>
    <w:rsid w:val="008443B2"/>
    <w:rsid w:val="008444DE"/>
    <w:rsid w:val="0084490C"/>
    <w:rsid w:val="008450D6"/>
    <w:rsid w:val="008458FC"/>
    <w:rsid w:val="00845A2D"/>
    <w:rsid w:val="00846586"/>
    <w:rsid w:val="008474B4"/>
    <w:rsid w:val="008474F3"/>
    <w:rsid w:val="0084783C"/>
    <w:rsid w:val="00847BA7"/>
    <w:rsid w:val="00847EA5"/>
    <w:rsid w:val="00850050"/>
    <w:rsid w:val="00850E3C"/>
    <w:rsid w:val="00850FCE"/>
    <w:rsid w:val="00851FDE"/>
    <w:rsid w:val="00852578"/>
    <w:rsid w:val="00852999"/>
    <w:rsid w:val="008529D2"/>
    <w:rsid w:val="00853BC1"/>
    <w:rsid w:val="00853E1F"/>
    <w:rsid w:val="00854D64"/>
    <w:rsid w:val="008560FF"/>
    <w:rsid w:val="0085678C"/>
    <w:rsid w:val="0085740B"/>
    <w:rsid w:val="008578F1"/>
    <w:rsid w:val="00860584"/>
    <w:rsid w:val="00860CBD"/>
    <w:rsid w:val="0086198B"/>
    <w:rsid w:val="00862E95"/>
    <w:rsid w:val="0086396E"/>
    <w:rsid w:val="008644A1"/>
    <w:rsid w:val="00864581"/>
    <w:rsid w:val="00864AA2"/>
    <w:rsid w:val="008654A0"/>
    <w:rsid w:val="008655A1"/>
    <w:rsid w:val="00865E2D"/>
    <w:rsid w:val="00866352"/>
    <w:rsid w:val="008663D7"/>
    <w:rsid w:val="008673DC"/>
    <w:rsid w:val="0087042D"/>
    <w:rsid w:val="008708DE"/>
    <w:rsid w:val="00871632"/>
    <w:rsid w:val="00871F65"/>
    <w:rsid w:val="008726D7"/>
    <w:rsid w:val="0087281C"/>
    <w:rsid w:val="008734CB"/>
    <w:rsid w:val="008739DA"/>
    <w:rsid w:val="0087426B"/>
    <w:rsid w:val="008744E9"/>
    <w:rsid w:val="008749BF"/>
    <w:rsid w:val="00876466"/>
    <w:rsid w:val="00876937"/>
    <w:rsid w:val="00877A38"/>
    <w:rsid w:val="0088015A"/>
    <w:rsid w:val="008804F2"/>
    <w:rsid w:val="00880802"/>
    <w:rsid w:val="00880A31"/>
    <w:rsid w:val="00882080"/>
    <w:rsid w:val="008825F1"/>
    <w:rsid w:val="00882F27"/>
    <w:rsid w:val="008835E5"/>
    <w:rsid w:val="008835F4"/>
    <w:rsid w:val="008837B5"/>
    <w:rsid w:val="00883BD6"/>
    <w:rsid w:val="008845C2"/>
    <w:rsid w:val="008850C3"/>
    <w:rsid w:val="0088615E"/>
    <w:rsid w:val="00886439"/>
    <w:rsid w:val="00886C4B"/>
    <w:rsid w:val="00886F12"/>
    <w:rsid w:val="008870CA"/>
    <w:rsid w:val="00887B5C"/>
    <w:rsid w:val="008904B4"/>
    <w:rsid w:val="00890D81"/>
    <w:rsid w:val="00892DCB"/>
    <w:rsid w:val="00893DFA"/>
    <w:rsid w:val="00894799"/>
    <w:rsid w:val="00895C4E"/>
    <w:rsid w:val="00895EB4"/>
    <w:rsid w:val="0089620C"/>
    <w:rsid w:val="008964F1"/>
    <w:rsid w:val="00896B7D"/>
    <w:rsid w:val="00896F07"/>
    <w:rsid w:val="0089796B"/>
    <w:rsid w:val="008A0E52"/>
    <w:rsid w:val="008A19BE"/>
    <w:rsid w:val="008A21E5"/>
    <w:rsid w:val="008A3038"/>
    <w:rsid w:val="008A32E2"/>
    <w:rsid w:val="008A32EE"/>
    <w:rsid w:val="008A3370"/>
    <w:rsid w:val="008A397A"/>
    <w:rsid w:val="008A3F0C"/>
    <w:rsid w:val="008A497C"/>
    <w:rsid w:val="008A4FD2"/>
    <w:rsid w:val="008A55A6"/>
    <w:rsid w:val="008A5E3A"/>
    <w:rsid w:val="008A6772"/>
    <w:rsid w:val="008A70F3"/>
    <w:rsid w:val="008A7332"/>
    <w:rsid w:val="008A78BF"/>
    <w:rsid w:val="008B0249"/>
    <w:rsid w:val="008B03C3"/>
    <w:rsid w:val="008B0CC1"/>
    <w:rsid w:val="008B2AB6"/>
    <w:rsid w:val="008B311A"/>
    <w:rsid w:val="008B423A"/>
    <w:rsid w:val="008B4469"/>
    <w:rsid w:val="008B5253"/>
    <w:rsid w:val="008B568B"/>
    <w:rsid w:val="008B5717"/>
    <w:rsid w:val="008B5C0D"/>
    <w:rsid w:val="008B5CB3"/>
    <w:rsid w:val="008B6034"/>
    <w:rsid w:val="008B60F2"/>
    <w:rsid w:val="008B6CFB"/>
    <w:rsid w:val="008B7726"/>
    <w:rsid w:val="008C0A48"/>
    <w:rsid w:val="008C0B53"/>
    <w:rsid w:val="008C16C0"/>
    <w:rsid w:val="008C19F9"/>
    <w:rsid w:val="008C1A32"/>
    <w:rsid w:val="008C1A4B"/>
    <w:rsid w:val="008C1BB1"/>
    <w:rsid w:val="008C216E"/>
    <w:rsid w:val="008C451D"/>
    <w:rsid w:val="008C4C94"/>
    <w:rsid w:val="008C66FC"/>
    <w:rsid w:val="008C6829"/>
    <w:rsid w:val="008C6A66"/>
    <w:rsid w:val="008C7011"/>
    <w:rsid w:val="008D1019"/>
    <w:rsid w:val="008D2991"/>
    <w:rsid w:val="008D443D"/>
    <w:rsid w:val="008D46F1"/>
    <w:rsid w:val="008D4A30"/>
    <w:rsid w:val="008D52F2"/>
    <w:rsid w:val="008D5A51"/>
    <w:rsid w:val="008D6001"/>
    <w:rsid w:val="008D66F6"/>
    <w:rsid w:val="008D71A5"/>
    <w:rsid w:val="008D7FBD"/>
    <w:rsid w:val="008D7FED"/>
    <w:rsid w:val="008E0A73"/>
    <w:rsid w:val="008E0BFA"/>
    <w:rsid w:val="008E0EBE"/>
    <w:rsid w:val="008E118C"/>
    <w:rsid w:val="008E1902"/>
    <w:rsid w:val="008E1ADD"/>
    <w:rsid w:val="008E1BC6"/>
    <w:rsid w:val="008E1EBD"/>
    <w:rsid w:val="008E2080"/>
    <w:rsid w:val="008E3365"/>
    <w:rsid w:val="008E34C0"/>
    <w:rsid w:val="008E35D9"/>
    <w:rsid w:val="008E3763"/>
    <w:rsid w:val="008E42CD"/>
    <w:rsid w:val="008E454B"/>
    <w:rsid w:val="008E5064"/>
    <w:rsid w:val="008E57E2"/>
    <w:rsid w:val="008E5B08"/>
    <w:rsid w:val="008E65FD"/>
    <w:rsid w:val="008E712E"/>
    <w:rsid w:val="008E74F4"/>
    <w:rsid w:val="008F0E21"/>
    <w:rsid w:val="008F0EDD"/>
    <w:rsid w:val="008F167C"/>
    <w:rsid w:val="008F2C8E"/>
    <w:rsid w:val="008F3B60"/>
    <w:rsid w:val="008F4821"/>
    <w:rsid w:val="008F49EF"/>
    <w:rsid w:val="008F520C"/>
    <w:rsid w:val="008F5213"/>
    <w:rsid w:val="008F5268"/>
    <w:rsid w:val="008F52C0"/>
    <w:rsid w:val="008F58EB"/>
    <w:rsid w:val="008F5EF2"/>
    <w:rsid w:val="008F639E"/>
    <w:rsid w:val="008F68E2"/>
    <w:rsid w:val="008F774D"/>
    <w:rsid w:val="008F7877"/>
    <w:rsid w:val="008F7DA3"/>
    <w:rsid w:val="009001EB"/>
    <w:rsid w:val="00900428"/>
    <w:rsid w:val="00901630"/>
    <w:rsid w:val="00901C0A"/>
    <w:rsid w:val="00901C5C"/>
    <w:rsid w:val="0090374A"/>
    <w:rsid w:val="00904459"/>
    <w:rsid w:val="0090514F"/>
    <w:rsid w:val="009052E2"/>
    <w:rsid w:val="0090600E"/>
    <w:rsid w:val="0090615F"/>
    <w:rsid w:val="009067EE"/>
    <w:rsid w:val="0090723E"/>
    <w:rsid w:val="00907A4E"/>
    <w:rsid w:val="00907B00"/>
    <w:rsid w:val="00907B4C"/>
    <w:rsid w:val="00910DDC"/>
    <w:rsid w:val="009117DE"/>
    <w:rsid w:val="00912AF8"/>
    <w:rsid w:val="00913160"/>
    <w:rsid w:val="009137DB"/>
    <w:rsid w:val="00913C07"/>
    <w:rsid w:val="0091405F"/>
    <w:rsid w:val="0091447F"/>
    <w:rsid w:val="00915574"/>
    <w:rsid w:val="00915A1F"/>
    <w:rsid w:val="00915B30"/>
    <w:rsid w:val="00916297"/>
    <w:rsid w:val="00916927"/>
    <w:rsid w:val="00917004"/>
    <w:rsid w:val="009177E3"/>
    <w:rsid w:val="00917DEC"/>
    <w:rsid w:val="009203EF"/>
    <w:rsid w:val="009206D8"/>
    <w:rsid w:val="009209BD"/>
    <w:rsid w:val="009215FE"/>
    <w:rsid w:val="00921712"/>
    <w:rsid w:val="00921B98"/>
    <w:rsid w:val="00921EE3"/>
    <w:rsid w:val="009221CE"/>
    <w:rsid w:val="009222C8"/>
    <w:rsid w:val="00922327"/>
    <w:rsid w:val="009249CF"/>
    <w:rsid w:val="00924C6D"/>
    <w:rsid w:val="009250CC"/>
    <w:rsid w:val="00925826"/>
    <w:rsid w:val="00925D34"/>
    <w:rsid w:val="00925FBD"/>
    <w:rsid w:val="009268DC"/>
    <w:rsid w:val="009276CB"/>
    <w:rsid w:val="00927D89"/>
    <w:rsid w:val="00930499"/>
    <w:rsid w:val="0093090F"/>
    <w:rsid w:val="009311AA"/>
    <w:rsid w:val="0093185F"/>
    <w:rsid w:val="009331DC"/>
    <w:rsid w:val="00933545"/>
    <w:rsid w:val="00933961"/>
    <w:rsid w:val="00933C02"/>
    <w:rsid w:val="009350EB"/>
    <w:rsid w:val="00935762"/>
    <w:rsid w:val="00936B84"/>
    <w:rsid w:val="0093739F"/>
    <w:rsid w:val="0094042A"/>
    <w:rsid w:val="00941E17"/>
    <w:rsid w:val="009420AE"/>
    <w:rsid w:val="00942347"/>
    <w:rsid w:val="00943D8F"/>
    <w:rsid w:val="009447BC"/>
    <w:rsid w:val="00944D4D"/>
    <w:rsid w:val="00945143"/>
    <w:rsid w:val="00945B0B"/>
    <w:rsid w:val="00946215"/>
    <w:rsid w:val="00946890"/>
    <w:rsid w:val="00946B93"/>
    <w:rsid w:val="00946C9C"/>
    <w:rsid w:val="00950496"/>
    <w:rsid w:val="009506CD"/>
    <w:rsid w:val="00951595"/>
    <w:rsid w:val="00951B51"/>
    <w:rsid w:val="00951CA0"/>
    <w:rsid w:val="00951E48"/>
    <w:rsid w:val="009524B6"/>
    <w:rsid w:val="00952631"/>
    <w:rsid w:val="00952843"/>
    <w:rsid w:val="00952AEC"/>
    <w:rsid w:val="00952B89"/>
    <w:rsid w:val="00952D16"/>
    <w:rsid w:val="009533D6"/>
    <w:rsid w:val="009535CC"/>
    <w:rsid w:val="00953C68"/>
    <w:rsid w:val="00954600"/>
    <w:rsid w:val="009546F4"/>
    <w:rsid w:val="00955356"/>
    <w:rsid w:val="00955FEB"/>
    <w:rsid w:val="00956C85"/>
    <w:rsid w:val="009577D2"/>
    <w:rsid w:val="00960382"/>
    <w:rsid w:val="00960B18"/>
    <w:rsid w:val="009610FF"/>
    <w:rsid w:val="009614A9"/>
    <w:rsid w:val="00961753"/>
    <w:rsid w:val="00961FD1"/>
    <w:rsid w:val="009622D3"/>
    <w:rsid w:val="00962824"/>
    <w:rsid w:val="00963038"/>
    <w:rsid w:val="009635E6"/>
    <w:rsid w:val="00963F7C"/>
    <w:rsid w:val="0096490E"/>
    <w:rsid w:val="00964B99"/>
    <w:rsid w:val="00964D7A"/>
    <w:rsid w:val="009654C2"/>
    <w:rsid w:val="0096620A"/>
    <w:rsid w:val="00966AD4"/>
    <w:rsid w:val="0096743B"/>
    <w:rsid w:val="0096757F"/>
    <w:rsid w:val="00967674"/>
    <w:rsid w:val="009676E8"/>
    <w:rsid w:val="00967A9B"/>
    <w:rsid w:val="009701B6"/>
    <w:rsid w:val="0097151B"/>
    <w:rsid w:val="00971BAF"/>
    <w:rsid w:val="00973EF7"/>
    <w:rsid w:val="009740BF"/>
    <w:rsid w:val="009747FF"/>
    <w:rsid w:val="00976257"/>
    <w:rsid w:val="0097698B"/>
    <w:rsid w:val="00976EC9"/>
    <w:rsid w:val="009778EA"/>
    <w:rsid w:val="00977FB9"/>
    <w:rsid w:val="009807F7"/>
    <w:rsid w:val="00980CC6"/>
    <w:rsid w:val="00980F95"/>
    <w:rsid w:val="009814CC"/>
    <w:rsid w:val="00981B2B"/>
    <w:rsid w:val="00981DBB"/>
    <w:rsid w:val="00982082"/>
    <w:rsid w:val="00982C1E"/>
    <w:rsid w:val="00983661"/>
    <w:rsid w:val="00984C2D"/>
    <w:rsid w:val="009860A6"/>
    <w:rsid w:val="00987275"/>
    <w:rsid w:val="00987776"/>
    <w:rsid w:val="00987DD4"/>
    <w:rsid w:val="00991A47"/>
    <w:rsid w:val="0099222D"/>
    <w:rsid w:val="00992472"/>
    <w:rsid w:val="0099261F"/>
    <w:rsid w:val="00992A72"/>
    <w:rsid w:val="0099344B"/>
    <w:rsid w:val="009937D3"/>
    <w:rsid w:val="009940D6"/>
    <w:rsid w:val="00994FBB"/>
    <w:rsid w:val="009955E7"/>
    <w:rsid w:val="00995789"/>
    <w:rsid w:val="009957F9"/>
    <w:rsid w:val="0099580D"/>
    <w:rsid w:val="00995929"/>
    <w:rsid w:val="00995DF2"/>
    <w:rsid w:val="00995F02"/>
    <w:rsid w:val="00996503"/>
    <w:rsid w:val="009967C4"/>
    <w:rsid w:val="00996F39"/>
    <w:rsid w:val="0099797F"/>
    <w:rsid w:val="00997D0F"/>
    <w:rsid w:val="009A03DC"/>
    <w:rsid w:val="009A08D8"/>
    <w:rsid w:val="009A19A7"/>
    <w:rsid w:val="009A1FA8"/>
    <w:rsid w:val="009A2155"/>
    <w:rsid w:val="009A23EB"/>
    <w:rsid w:val="009A25B6"/>
    <w:rsid w:val="009A3182"/>
    <w:rsid w:val="009A470F"/>
    <w:rsid w:val="009A4E48"/>
    <w:rsid w:val="009A4EE2"/>
    <w:rsid w:val="009A55D9"/>
    <w:rsid w:val="009A6119"/>
    <w:rsid w:val="009A6157"/>
    <w:rsid w:val="009A652A"/>
    <w:rsid w:val="009A6EB1"/>
    <w:rsid w:val="009A756F"/>
    <w:rsid w:val="009A7B67"/>
    <w:rsid w:val="009B0720"/>
    <w:rsid w:val="009B07D7"/>
    <w:rsid w:val="009B0ED8"/>
    <w:rsid w:val="009B1083"/>
    <w:rsid w:val="009B2206"/>
    <w:rsid w:val="009B24FD"/>
    <w:rsid w:val="009B30E1"/>
    <w:rsid w:val="009B3874"/>
    <w:rsid w:val="009B3D5A"/>
    <w:rsid w:val="009B4695"/>
    <w:rsid w:val="009B4B5D"/>
    <w:rsid w:val="009B4DF9"/>
    <w:rsid w:val="009B5A57"/>
    <w:rsid w:val="009B7A32"/>
    <w:rsid w:val="009B7E71"/>
    <w:rsid w:val="009C04F7"/>
    <w:rsid w:val="009C0692"/>
    <w:rsid w:val="009C0905"/>
    <w:rsid w:val="009C0AC1"/>
    <w:rsid w:val="009C0DD8"/>
    <w:rsid w:val="009C1864"/>
    <w:rsid w:val="009C351D"/>
    <w:rsid w:val="009C3DB2"/>
    <w:rsid w:val="009C4D66"/>
    <w:rsid w:val="009C4DB9"/>
    <w:rsid w:val="009C4F77"/>
    <w:rsid w:val="009C5378"/>
    <w:rsid w:val="009C5508"/>
    <w:rsid w:val="009C5B26"/>
    <w:rsid w:val="009C5E6F"/>
    <w:rsid w:val="009C633B"/>
    <w:rsid w:val="009C6E62"/>
    <w:rsid w:val="009D08E2"/>
    <w:rsid w:val="009D0A85"/>
    <w:rsid w:val="009D1799"/>
    <w:rsid w:val="009D1E13"/>
    <w:rsid w:val="009D1E56"/>
    <w:rsid w:val="009D2ECA"/>
    <w:rsid w:val="009D2F4B"/>
    <w:rsid w:val="009D2FF0"/>
    <w:rsid w:val="009D3111"/>
    <w:rsid w:val="009D335B"/>
    <w:rsid w:val="009D3FB5"/>
    <w:rsid w:val="009D49E9"/>
    <w:rsid w:val="009D4A01"/>
    <w:rsid w:val="009D4A2F"/>
    <w:rsid w:val="009D5CFB"/>
    <w:rsid w:val="009D75D9"/>
    <w:rsid w:val="009D7BBB"/>
    <w:rsid w:val="009E0272"/>
    <w:rsid w:val="009E14F9"/>
    <w:rsid w:val="009E1DC5"/>
    <w:rsid w:val="009E20C5"/>
    <w:rsid w:val="009E2874"/>
    <w:rsid w:val="009E2978"/>
    <w:rsid w:val="009E2BED"/>
    <w:rsid w:val="009E2F38"/>
    <w:rsid w:val="009E319A"/>
    <w:rsid w:val="009E356C"/>
    <w:rsid w:val="009E4619"/>
    <w:rsid w:val="009E4A80"/>
    <w:rsid w:val="009E57AE"/>
    <w:rsid w:val="009E5B7A"/>
    <w:rsid w:val="009E602E"/>
    <w:rsid w:val="009E6850"/>
    <w:rsid w:val="009E76E7"/>
    <w:rsid w:val="009E7997"/>
    <w:rsid w:val="009E7B01"/>
    <w:rsid w:val="009E7CD5"/>
    <w:rsid w:val="009F0559"/>
    <w:rsid w:val="009F12D0"/>
    <w:rsid w:val="009F140C"/>
    <w:rsid w:val="009F1B09"/>
    <w:rsid w:val="009F1C1B"/>
    <w:rsid w:val="009F1DD9"/>
    <w:rsid w:val="009F3071"/>
    <w:rsid w:val="009F31A3"/>
    <w:rsid w:val="009F35B9"/>
    <w:rsid w:val="009F39A6"/>
    <w:rsid w:val="009F3ADF"/>
    <w:rsid w:val="009F4D21"/>
    <w:rsid w:val="009F5848"/>
    <w:rsid w:val="009F5E8D"/>
    <w:rsid w:val="009F646E"/>
    <w:rsid w:val="009F6D3B"/>
    <w:rsid w:val="009F6DD2"/>
    <w:rsid w:val="009F7534"/>
    <w:rsid w:val="009F7737"/>
    <w:rsid w:val="009F7EE5"/>
    <w:rsid w:val="00A004CB"/>
    <w:rsid w:val="00A006C8"/>
    <w:rsid w:val="00A008BE"/>
    <w:rsid w:val="00A00BE0"/>
    <w:rsid w:val="00A012B8"/>
    <w:rsid w:val="00A0160D"/>
    <w:rsid w:val="00A01A98"/>
    <w:rsid w:val="00A026BA"/>
    <w:rsid w:val="00A02B78"/>
    <w:rsid w:val="00A02E50"/>
    <w:rsid w:val="00A041FA"/>
    <w:rsid w:val="00A042A7"/>
    <w:rsid w:val="00A05532"/>
    <w:rsid w:val="00A0587A"/>
    <w:rsid w:val="00A058A1"/>
    <w:rsid w:val="00A05967"/>
    <w:rsid w:val="00A05B4D"/>
    <w:rsid w:val="00A0645C"/>
    <w:rsid w:val="00A074D0"/>
    <w:rsid w:val="00A07D44"/>
    <w:rsid w:val="00A107BF"/>
    <w:rsid w:val="00A10AE1"/>
    <w:rsid w:val="00A12EBA"/>
    <w:rsid w:val="00A13478"/>
    <w:rsid w:val="00A135A3"/>
    <w:rsid w:val="00A13890"/>
    <w:rsid w:val="00A14704"/>
    <w:rsid w:val="00A14FF3"/>
    <w:rsid w:val="00A1636F"/>
    <w:rsid w:val="00A1670B"/>
    <w:rsid w:val="00A174F4"/>
    <w:rsid w:val="00A17CC9"/>
    <w:rsid w:val="00A17F4D"/>
    <w:rsid w:val="00A2072F"/>
    <w:rsid w:val="00A21B79"/>
    <w:rsid w:val="00A220F8"/>
    <w:rsid w:val="00A226D4"/>
    <w:rsid w:val="00A22867"/>
    <w:rsid w:val="00A22FA2"/>
    <w:rsid w:val="00A230D7"/>
    <w:rsid w:val="00A23731"/>
    <w:rsid w:val="00A2384C"/>
    <w:rsid w:val="00A23D7F"/>
    <w:rsid w:val="00A24E21"/>
    <w:rsid w:val="00A2675E"/>
    <w:rsid w:val="00A267F6"/>
    <w:rsid w:val="00A26C9F"/>
    <w:rsid w:val="00A3038A"/>
    <w:rsid w:val="00A30E34"/>
    <w:rsid w:val="00A31224"/>
    <w:rsid w:val="00A317CF"/>
    <w:rsid w:val="00A31802"/>
    <w:rsid w:val="00A31DDF"/>
    <w:rsid w:val="00A32139"/>
    <w:rsid w:val="00A3214F"/>
    <w:rsid w:val="00A32C7D"/>
    <w:rsid w:val="00A32CBB"/>
    <w:rsid w:val="00A32DE0"/>
    <w:rsid w:val="00A3314D"/>
    <w:rsid w:val="00A33ED6"/>
    <w:rsid w:val="00A342AE"/>
    <w:rsid w:val="00A34D49"/>
    <w:rsid w:val="00A34EB6"/>
    <w:rsid w:val="00A3632B"/>
    <w:rsid w:val="00A368E3"/>
    <w:rsid w:val="00A37245"/>
    <w:rsid w:val="00A37676"/>
    <w:rsid w:val="00A37AC7"/>
    <w:rsid w:val="00A4007D"/>
    <w:rsid w:val="00A403FD"/>
    <w:rsid w:val="00A40B5F"/>
    <w:rsid w:val="00A40EA0"/>
    <w:rsid w:val="00A4117A"/>
    <w:rsid w:val="00A417C7"/>
    <w:rsid w:val="00A41B2A"/>
    <w:rsid w:val="00A42167"/>
    <w:rsid w:val="00A42846"/>
    <w:rsid w:val="00A42BEF"/>
    <w:rsid w:val="00A432AE"/>
    <w:rsid w:val="00A432E4"/>
    <w:rsid w:val="00A43B8C"/>
    <w:rsid w:val="00A44514"/>
    <w:rsid w:val="00A4596F"/>
    <w:rsid w:val="00A465C0"/>
    <w:rsid w:val="00A47560"/>
    <w:rsid w:val="00A475CF"/>
    <w:rsid w:val="00A506BC"/>
    <w:rsid w:val="00A50A9E"/>
    <w:rsid w:val="00A50CEF"/>
    <w:rsid w:val="00A50F37"/>
    <w:rsid w:val="00A515E6"/>
    <w:rsid w:val="00A51DBB"/>
    <w:rsid w:val="00A5234C"/>
    <w:rsid w:val="00A5268D"/>
    <w:rsid w:val="00A5354C"/>
    <w:rsid w:val="00A5361E"/>
    <w:rsid w:val="00A5382E"/>
    <w:rsid w:val="00A53CA8"/>
    <w:rsid w:val="00A53DBE"/>
    <w:rsid w:val="00A546E4"/>
    <w:rsid w:val="00A54791"/>
    <w:rsid w:val="00A555EB"/>
    <w:rsid w:val="00A56250"/>
    <w:rsid w:val="00A5689E"/>
    <w:rsid w:val="00A56B5B"/>
    <w:rsid w:val="00A56D24"/>
    <w:rsid w:val="00A57139"/>
    <w:rsid w:val="00A57183"/>
    <w:rsid w:val="00A6002B"/>
    <w:rsid w:val="00A6097A"/>
    <w:rsid w:val="00A61525"/>
    <w:rsid w:val="00A6176E"/>
    <w:rsid w:val="00A6311F"/>
    <w:rsid w:val="00A638BF"/>
    <w:rsid w:val="00A6414D"/>
    <w:rsid w:val="00A65974"/>
    <w:rsid w:val="00A66152"/>
    <w:rsid w:val="00A67BB0"/>
    <w:rsid w:val="00A67F01"/>
    <w:rsid w:val="00A72D5F"/>
    <w:rsid w:val="00A73979"/>
    <w:rsid w:val="00A739D8"/>
    <w:rsid w:val="00A748C5"/>
    <w:rsid w:val="00A74A3D"/>
    <w:rsid w:val="00A74F9C"/>
    <w:rsid w:val="00A760A0"/>
    <w:rsid w:val="00A77EE3"/>
    <w:rsid w:val="00A80BE5"/>
    <w:rsid w:val="00A80CC7"/>
    <w:rsid w:val="00A80F04"/>
    <w:rsid w:val="00A8118A"/>
    <w:rsid w:val="00A81478"/>
    <w:rsid w:val="00A81CF0"/>
    <w:rsid w:val="00A8367F"/>
    <w:rsid w:val="00A84515"/>
    <w:rsid w:val="00A84528"/>
    <w:rsid w:val="00A84A6A"/>
    <w:rsid w:val="00A84D76"/>
    <w:rsid w:val="00A85189"/>
    <w:rsid w:val="00A85682"/>
    <w:rsid w:val="00A8606A"/>
    <w:rsid w:val="00A86418"/>
    <w:rsid w:val="00A86676"/>
    <w:rsid w:val="00A87280"/>
    <w:rsid w:val="00A872D8"/>
    <w:rsid w:val="00A904FB"/>
    <w:rsid w:val="00A906E6"/>
    <w:rsid w:val="00A9097B"/>
    <w:rsid w:val="00A91DCD"/>
    <w:rsid w:val="00A924BA"/>
    <w:rsid w:val="00A92598"/>
    <w:rsid w:val="00A929EA"/>
    <w:rsid w:val="00A935D4"/>
    <w:rsid w:val="00A94315"/>
    <w:rsid w:val="00A94DD2"/>
    <w:rsid w:val="00A94DE0"/>
    <w:rsid w:val="00A94FAD"/>
    <w:rsid w:val="00A955B0"/>
    <w:rsid w:val="00A95687"/>
    <w:rsid w:val="00A95728"/>
    <w:rsid w:val="00A96C14"/>
    <w:rsid w:val="00A96FCD"/>
    <w:rsid w:val="00A97B7B"/>
    <w:rsid w:val="00AA09C1"/>
    <w:rsid w:val="00AA18D8"/>
    <w:rsid w:val="00AA1AB1"/>
    <w:rsid w:val="00AA1B44"/>
    <w:rsid w:val="00AA369A"/>
    <w:rsid w:val="00AA4048"/>
    <w:rsid w:val="00AA475B"/>
    <w:rsid w:val="00AA4DF6"/>
    <w:rsid w:val="00AA590C"/>
    <w:rsid w:val="00AA5D17"/>
    <w:rsid w:val="00AA613B"/>
    <w:rsid w:val="00AA66A9"/>
    <w:rsid w:val="00AA6A40"/>
    <w:rsid w:val="00AA7380"/>
    <w:rsid w:val="00AA73ED"/>
    <w:rsid w:val="00AA7737"/>
    <w:rsid w:val="00AB0350"/>
    <w:rsid w:val="00AB039E"/>
    <w:rsid w:val="00AB0892"/>
    <w:rsid w:val="00AB1B34"/>
    <w:rsid w:val="00AB25E7"/>
    <w:rsid w:val="00AB266C"/>
    <w:rsid w:val="00AB2894"/>
    <w:rsid w:val="00AB2F52"/>
    <w:rsid w:val="00AB30A2"/>
    <w:rsid w:val="00AB397B"/>
    <w:rsid w:val="00AB3B11"/>
    <w:rsid w:val="00AB3DBE"/>
    <w:rsid w:val="00AB4095"/>
    <w:rsid w:val="00AB41B5"/>
    <w:rsid w:val="00AB4F57"/>
    <w:rsid w:val="00AB54EC"/>
    <w:rsid w:val="00AB56C1"/>
    <w:rsid w:val="00AB5D51"/>
    <w:rsid w:val="00AB6C36"/>
    <w:rsid w:val="00AB6C96"/>
    <w:rsid w:val="00AB6ECB"/>
    <w:rsid w:val="00AB7A4F"/>
    <w:rsid w:val="00AB7DC0"/>
    <w:rsid w:val="00AB7FB6"/>
    <w:rsid w:val="00AB7FF1"/>
    <w:rsid w:val="00AC0205"/>
    <w:rsid w:val="00AC04FA"/>
    <w:rsid w:val="00AC0AF0"/>
    <w:rsid w:val="00AC1856"/>
    <w:rsid w:val="00AC1F19"/>
    <w:rsid w:val="00AC25D5"/>
    <w:rsid w:val="00AC2A6B"/>
    <w:rsid w:val="00AC36D8"/>
    <w:rsid w:val="00AC3747"/>
    <w:rsid w:val="00AC4263"/>
    <w:rsid w:val="00AC4282"/>
    <w:rsid w:val="00AC4C6B"/>
    <w:rsid w:val="00AC5555"/>
    <w:rsid w:val="00AC598B"/>
    <w:rsid w:val="00AC5E3C"/>
    <w:rsid w:val="00AC5FCC"/>
    <w:rsid w:val="00AC627C"/>
    <w:rsid w:val="00AC6763"/>
    <w:rsid w:val="00AC6CD8"/>
    <w:rsid w:val="00AC6E4E"/>
    <w:rsid w:val="00AC7253"/>
    <w:rsid w:val="00AC7D0E"/>
    <w:rsid w:val="00AC7FF7"/>
    <w:rsid w:val="00AD0118"/>
    <w:rsid w:val="00AD053A"/>
    <w:rsid w:val="00AD094E"/>
    <w:rsid w:val="00AD0ADF"/>
    <w:rsid w:val="00AD0BD7"/>
    <w:rsid w:val="00AD0EE0"/>
    <w:rsid w:val="00AD0EED"/>
    <w:rsid w:val="00AD10C2"/>
    <w:rsid w:val="00AD1C37"/>
    <w:rsid w:val="00AD23A8"/>
    <w:rsid w:val="00AD24E9"/>
    <w:rsid w:val="00AD2815"/>
    <w:rsid w:val="00AD2A76"/>
    <w:rsid w:val="00AD52B6"/>
    <w:rsid w:val="00AD63DA"/>
    <w:rsid w:val="00AD6916"/>
    <w:rsid w:val="00AD6929"/>
    <w:rsid w:val="00AD768E"/>
    <w:rsid w:val="00AD7A70"/>
    <w:rsid w:val="00AE02AE"/>
    <w:rsid w:val="00AE17E1"/>
    <w:rsid w:val="00AE2056"/>
    <w:rsid w:val="00AE2570"/>
    <w:rsid w:val="00AE2AE8"/>
    <w:rsid w:val="00AE3058"/>
    <w:rsid w:val="00AE3636"/>
    <w:rsid w:val="00AE460E"/>
    <w:rsid w:val="00AE5765"/>
    <w:rsid w:val="00AE581B"/>
    <w:rsid w:val="00AE5D08"/>
    <w:rsid w:val="00AE64C7"/>
    <w:rsid w:val="00AE6699"/>
    <w:rsid w:val="00AE7136"/>
    <w:rsid w:val="00AE770D"/>
    <w:rsid w:val="00AF00DA"/>
    <w:rsid w:val="00AF0923"/>
    <w:rsid w:val="00AF09D4"/>
    <w:rsid w:val="00AF1410"/>
    <w:rsid w:val="00AF19BD"/>
    <w:rsid w:val="00AF2196"/>
    <w:rsid w:val="00AF2C6F"/>
    <w:rsid w:val="00AF2D86"/>
    <w:rsid w:val="00AF2E56"/>
    <w:rsid w:val="00AF4731"/>
    <w:rsid w:val="00AF4B0A"/>
    <w:rsid w:val="00AF5978"/>
    <w:rsid w:val="00AF5CD2"/>
    <w:rsid w:val="00AF6512"/>
    <w:rsid w:val="00AF65B0"/>
    <w:rsid w:val="00AF6C92"/>
    <w:rsid w:val="00AF6F0E"/>
    <w:rsid w:val="00AF71B0"/>
    <w:rsid w:val="00AF71DC"/>
    <w:rsid w:val="00AF7452"/>
    <w:rsid w:val="00B006D3"/>
    <w:rsid w:val="00B00761"/>
    <w:rsid w:val="00B00C8D"/>
    <w:rsid w:val="00B00EB6"/>
    <w:rsid w:val="00B0201E"/>
    <w:rsid w:val="00B02262"/>
    <w:rsid w:val="00B0246A"/>
    <w:rsid w:val="00B02A45"/>
    <w:rsid w:val="00B0352A"/>
    <w:rsid w:val="00B03AC1"/>
    <w:rsid w:val="00B0538E"/>
    <w:rsid w:val="00B10C20"/>
    <w:rsid w:val="00B11723"/>
    <w:rsid w:val="00B11FC0"/>
    <w:rsid w:val="00B120C6"/>
    <w:rsid w:val="00B12E1F"/>
    <w:rsid w:val="00B132FC"/>
    <w:rsid w:val="00B13BEF"/>
    <w:rsid w:val="00B13C1A"/>
    <w:rsid w:val="00B14208"/>
    <w:rsid w:val="00B15096"/>
    <w:rsid w:val="00B15232"/>
    <w:rsid w:val="00B15333"/>
    <w:rsid w:val="00B1615F"/>
    <w:rsid w:val="00B1652D"/>
    <w:rsid w:val="00B16626"/>
    <w:rsid w:val="00B16A1E"/>
    <w:rsid w:val="00B17146"/>
    <w:rsid w:val="00B207D9"/>
    <w:rsid w:val="00B20E32"/>
    <w:rsid w:val="00B213A8"/>
    <w:rsid w:val="00B216E5"/>
    <w:rsid w:val="00B22AAF"/>
    <w:rsid w:val="00B240BB"/>
    <w:rsid w:val="00B26657"/>
    <w:rsid w:val="00B26A85"/>
    <w:rsid w:val="00B27391"/>
    <w:rsid w:val="00B278CF"/>
    <w:rsid w:val="00B3030E"/>
    <w:rsid w:val="00B306E3"/>
    <w:rsid w:val="00B3073B"/>
    <w:rsid w:val="00B3096C"/>
    <w:rsid w:val="00B31646"/>
    <w:rsid w:val="00B31B5D"/>
    <w:rsid w:val="00B31CA5"/>
    <w:rsid w:val="00B32920"/>
    <w:rsid w:val="00B33C0D"/>
    <w:rsid w:val="00B33FB1"/>
    <w:rsid w:val="00B34341"/>
    <w:rsid w:val="00B35ABB"/>
    <w:rsid w:val="00B35CD8"/>
    <w:rsid w:val="00B35EF8"/>
    <w:rsid w:val="00B36071"/>
    <w:rsid w:val="00B360E5"/>
    <w:rsid w:val="00B36382"/>
    <w:rsid w:val="00B3650A"/>
    <w:rsid w:val="00B3666D"/>
    <w:rsid w:val="00B36A5B"/>
    <w:rsid w:val="00B36F4A"/>
    <w:rsid w:val="00B37419"/>
    <w:rsid w:val="00B37C0D"/>
    <w:rsid w:val="00B400D1"/>
    <w:rsid w:val="00B40482"/>
    <w:rsid w:val="00B40D8E"/>
    <w:rsid w:val="00B42922"/>
    <w:rsid w:val="00B4366C"/>
    <w:rsid w:val="00B4367D"/>
    <w:rsid w:val="00B4391A"/>
    <w:rsid w:val="00B43F13"/>
    <w:rsid w:val="00B4424E"/>
    <w:rsid w:val="00B44256"/>
    <w:rsid w:val="00B4426F"/>
    <w:rsid w:val="00B447F1"/>
    <w:rsid w:val="00B45851"/>
    <w:rsid w:val="00B45ADD"/>
    <w:rsid w:val="00B46695"/>
    <w:rsid w:val="00B46E09"/>
    <w:rsid w:val="00B47A81"/>
    <w:rsid w:val="00B47B2B"/>
    <w:rsid w:val="00B47D3E"/>
    <w:rsid w:val="00B50459"/>
    <w:rsid w:val="00B506BA"/>
    <w:rsid w:val="00B51175"/>
    <w:rsid w:val="00B512A7"/>
    <w:rsid w:val="00B51629"/>
    <w:rsid w:val="00B52133"/>
    <w:rsid w:val="00B5256D"/>
    <w:rsid w:val="00B532AD"/>
    <w:rsid w:val="00B5468C"/>
    <w:rsid w:val="00B55221"/>
    <w:rsid w:val="00B55534"/>
    <w:rsid w:val="00B569C9"/>
    <w:rsid w:val="00B6072F"/>
    <w:rsid w:val="00B60F47"/>
    <w:rsid w:val="00B616CC"/>
    <w:rsid w:val="00B61C64"/>
    <w:rsid w:val="00B61E73"/>
    <w:rsid w:val="00B6213D"/>
    <w:rsid w:val="00B62413"/>
    <w:rsid w:val="00B63858"/>
    <w:rsid w:val="00B63BAD"/>
    <w:rsid w:val="00B64269"/>
    <w:rsid w:val="00B65F93"/>
    <w:rsid w:val="00B663C6"/>
    <w:rsid w:val="00B66A5A"/>
    <w:rsid w:val="00B712E4"/>
    <w:rsid w:val="00B71700"/>
    <w:rsid w:val="00B71770"/>
    <w:rsid w:val="00B73B18"/>
    <w:rsid w:val="00B74208"/>
    <w:rsid w:val="00B74A6E"/>
    <w:rsid w:val="00B74D92"/>
    <w:rsid w:val="00B74E95"/>
    <w:rsid w:val="00B75E36"/>
    <w:rsid w:val="00B76CE7"/>
    <w:rsid w:val="00B774E4"/>
    <w:rsid w:val="00B834CD"/>
    <w:rsid w:val="00B84046"/>
    <w:rsid w:val="00B84758"/>
    <w:rsid w:val="00B85306"/>
    <w:rsid w:val="00B85477"/>
    <w:rsid w:val="00B85539"/>
    <w:rsid w:val="00B85B60"/>
    <w:rsid w:val="00B85EA4"/>
    <w:rsid w:val="00B861D6"/>
    <w:rsid w:val="00B865BA"/>
    <w:rsid w:val="00B86AD7"/>
    <w:rsid w:val="00B86D16"/>
    <w:rsid w:val="00B90739"/>
    <w:rsid w:val="00B90AE5"/>
    <w:rsid w:val="00B93A62"/>
    <w:rsid w:val="00B93B9A"/>
    <w:rsid w:val="00B94ED7"/>
    <w:rsid w:val="00B95B28"/>
    <w:rsid w:val="00B95E92"/>
    <w:rsid w:val="00B96C98"/>
    <w:rsid w:val="00BA000C"/>
    <w:rsid w:val="00BA02E2"/>
    <w:rsid w:val="00BA0704"/>
    <w:rsid w:val="00BA1AF4"/>
    <w:rsid w:val="00BA2474"/>
    <w:rsid w:val="00BA299C"/>
    <w:rsid w:val="00BA2C67"/>
    <w:rsid w:val="00BA2F68"/>
    <w:rsid w:val="00BA3266"/>
    <w:rsid w:val="00BA32E4"/>
    <w:rsid w:val="00BA400C"/>
    <w:rsid w:val="00BA404F"/>
    <w:rsid w:val="00BA429A"/>
    <w:rsid w:val="00BA4353"/>
    <w:rsid w:val="00BA46FD"/>
    <w:rsid w:val="00BA4B86"/>
    <w:rsid w:val="00BA5B10"/>
    <w:rsid w:val="00BA755D"/>
    <w:rsid w:val="00BA7769"/>
    <w:rsid w:val="00BB023F"/>
    <w:rsid w:val="00BB0C86"/>
    <w:rsid w:val="00BB18BB"/>
    <w:rsid w:val="00BB1FA0"/>
    <w:rsid w:val="00BB226E"/>
    <w:rsid w:val="00BB331C"/>
    <w:rsid w:val="00BB35C2"/>
    <w:rsid w:val="00BB38CB"/>
    <w:rsid w:val="00BB47D4"/>
    <w:rsid w:val="00BB554C"/>
    <w:rsid w:val="00BB55AA"/>
    <w:rsid w:val="00BB5A76"/>
    <w:rsid w:val="00BB5B93"/>
    <w:rsid w:val="00BB6670"/>
    <w:rsid w:val="00BB7401"/>
    <w:rsid w:val="00BC083F"/>
    <w:rsid w:val="00BC0AE8"/>
    <w:rsid w:val="00BC1037"/>
    <w:rsid w:val="00BC140A"/>
    <w:rsid w:val="00BC21D2"/>
    <w:rsid w:val="00BC23DD"/>
    <w:rsid w:val="00BC2F9A"/>
    <w:rsid w:val="00BC333C"/>
    <w:rsid w:val="00BC362F"/>
    <w:rsid w:val="00BC39C9"/>
    <w:rsid w:val="00BC425C"/>
    <w:rsid w:val="00BC461A"/>
    <w:rsid w:val="00BC5438"/>
    <w:rsid w:val="00BC591E"/>
    <w:rsid w:val="00BC642C"/>
    <w:rsid w:val="00BC6497"/>
    <w:rsid w:val="00BC6F64"/>
    <w:rsid w:val="00BC6F74"/>
    <w:rsid w:val="00BC70F7"/>
    <w:rsid w:val="00BC790F"/>
    <w:rsid w:val="00BC7D64"/>
    <w:rsid w:val="00BD0D24"/>
    <w:rsid w:val="00BD116F"/>
    <w:rsid w:val="00BD1F0D"/>
    <w:rsid w:val="00BD233B"/>
    <w:rsid w:val="00BD4365"/>
    <w:rsid w:val="00BD4B3B"/>
    <w:rsid w:val="00BD4C28"/>
    <w:rsid w:val="00BD5BEC"/>
    <w:rsid w:val="00BD5DEE"/>
    <w:rsid w:val="00BD6074"/>
    <w:rsid w:val="00BD6847"/>
    <w:rsid w:val="00BD6EA0"/>
    <w:rsid w:val="00BD7976"/>
    <w:rsid w:val="00BE01FE"/>
    <w:rsid w:val="00BE1880"/>
    <w:rsid w:val="00BE1BA9"/>
    <w:rsid w:val="00BE1E2B"/>
    <w:rsid w:val="00BE205C"/>
    <w:rsid w:val="00BE3D0E"/>
    <w:rsid w:val="00BE4352"/>
    <w:rsid w:val="00BE54B0"/>
    <w:rsid w:val="00BF0249"/>
    <w:rsid w:val="00BF0256"/>
    <w:rsid w:val="00BF0480"/>
    <w:rsid w:val="00BF0F46"/>
    <w:rsid w:val="00BF13D9"/>
    <w:rsid w:val="00BF1838"/>
    <w:rsid w:val="00BF1FBA"/>
    <w:rsid w:val="00BF2963"/>
    <w:rsid w:val="00BF547D"/>
    <w:rsid w:val="00BF6144"/>
    <w:rsid w:val="00BF61A2"/>
    <w:rsid w:val="00BF66A4"/>
    <w:rsid w:val="00BF6A07"/>
    <w:rsid w:val="00BF7007"/>
    <w:rsid w:val="00BF702A"/>
    <w:rsid w:val="00BF76E0"/>
    <w:rsid w:val="00BF77A5"/>
    <w:rsid w:val="00BF7A56"/>
    <w:rsid w:val="00C005F7"/>
    <w:rsid w:val="00C00D5D"/>
    <w:rsid w:val="00C020B0"/>
    <w:rsid w:val="00C020C5"/>
    <w:rsid w:val="00C02249"/>
    <w:rsid w:val="00C026C1"/>
    <w:rsid w:val="00C04102"/>
    <w:rsid w:val="00C0469D"/>
    <w:rsid w:val="00C04F93"/>
    <w:rsid w:val="00C0538C"/>
    <w:rsid w:val="00C054D8"/>
    <w:rsid w:val="00C05C3F"/>
    <w:rsid w:val="00C063DA"/>
    <w:rsid w:val="00C0656E"/>
    <w:rsid w:val="00C07281"/>
    <w:rsid w:val="00C07422"/>
    <w:rsid w:val="00C0776F"/>
    <w:rsid w:val="00C07835"/>
    <w:rsid w:val="00C100A4"/>
    <w:rsid w:val="00C10592"/>
    <w:rsid w:val="00C108B5"/>
    <w:rsid w:val="00C11187"/>
    <w:rsid w:val="00C11224"/>
    <w:rsid w:val="00C113D1"/>
    <w:rsid w:val="00C11B5B"/>
    <w:rsid w:val="00C11D6F"/>
    <w:rsid w:val="00C11E37"/>
    <w:rsid w:val="00C125A3"/>
    <w:rsid w:val="00C1284B"/>
    <w:rsid w:val="00C132A7"/>
    <w:rsid w:val="00C1384A"/>
    <w:rsid w:val="00C13A57"/>
    <w:rsid w:val="00C14320"/>
    <w:rsid w:val="00C143CF"/>
    <w:rsid w:val="00C14C27"/>
    <w:rsid w:val="00C1523D"/>
    <w:rsid w:val="00C15357"/>
    <w:rsid w:val="00C15917"/>
    <w:rsid w:val="00C175A0"/>
    <w:rsid w:val="00C178DD"/>
    <w:rsid w:val="00C20014"/>
    <w:rsid w:val="00C20B37"/>
    <w:rsid w:val="00C20F76"/>
    <w:rsid w:val="00C22085"/>
    <w:rsid w:val="00C222A0"/>
    <w:rsid w:val="00C23DA0"/>
    <w:rsid w:val="00C243A4"/>
    <w:rsid w:val="00C2486A"/>
    <w:rsid w:val="00C255F5"/>
    <w:rsid w:val="00C256D7"/>
    <w:rsid w:val="00C25ABE"/>
    <w:rsid w:val="00C261D2"/>
    <w:rsid w:val="00C26D18"/>
    <w:rsid w:val="00C27762"/>
    <w:rsid w:val="00C302C6"/>
    <w:rsid w:val="00C31293"/>
    <w:rsid w:val="00C3158A"/>
    <w:rsid w:val="00C32410"/>
    <w:rsid w:val="00C33161"/>
    <w:rsid w:val="00C33F84"/>
    <w:rsid w:val="00C34337"/>
    <w:rsid w:val="00C3446A"/>
    <w:rsid w:val="00C34C8F"/>
    <w:rsid w:val="00C353E6"/>
    <w:rsid w:val="00C35B0C"/>
    <w:rsid w:val="00C36517"/>
    <w:rsid w:val="00C36C59"/>
    <w:rsid w:val="00C372FF"/>
    <w:rsid w:val="00C376F1"/>
    <w:rsid w:val="00C3781B"/>
    <w:rsid w:val="00C37BA9"/>
    <w:rsid w:val="00C37F82"/>
    <w:rsid w:val="00C4114B"/>
    <w:rsid w:val="00C419E3"/>
    <w:rsid w:val="00C4598B"/>
    <w:rsid w:val="00C45C29"/>
    <w:rsid w:val="00C46636"/>
    <w:rsid w:val="00C46BC6"/>
    <w:rsid w:val="00C47BCE"/>
    <w:rsid w:val="00C5017C"/>
    <w:rsid w:val="00C507B6"/>
    <w:rsid w:val="00C5118C"/>
    <w:rsid w:val="00C51381"/>
    <w:rsid w:val="00C5161D"/>
    <w:rsid w:val="00C52212"/>
    <w:rsid w:val="00C52FD9"/>
    <w:rsid w:val="00C5398D"/>
    <w:rsid w:val="00C53A45"/>
    <w:rsid w:val="00C545CC"/>
    <w:rsid w:val="00C549EA"/>
    <w:rsid w:val="00C55C6B"/>
    <w:rsid w:val="00C56175"/>
    <w:rsid w:val="00C57574"/>
    <w:rsid w:val="00C57D31"/>
    <w:rsid w:val="00C60256"/>
    <w:rsid w:val="00C60262"/>
    <w:rsid w:val="00C602ED"/>
    <w:rsid w:val="00C61C22"/>
    <w:rsid w:val="00C62731"/>
    <w:rsid w:val="00C64895"/>
    <w:rsid w:val="00C64BE5"/>
    <w:rsid w:val="00C65334"/>
    <w:rsid w:val="00C656AC"/>
    <w:rsid w:val="00C656C0"/>
    <w:rsid w:val="00C65B56"/>
    <w:rsid w:val="00C65C2D"/>
    <w:rsid w:val="00C65E2E"/>
    <w:rsid w:val="00C6635C"/>
    <w:rsid w:val="00C67453"/>
    <w:rsid w:val="00C67BA9"/>
    <w:rsid w:val="00C67DFD"/>
    <w:rsid w:val="00C705B7"/>
    <w:rsid w:val="00C7062A"/>
    <w:rsid w:val="00C70850"/>
    <w:rsid w:val="00C709ED"/>
    <w:rsid w:val="00C70B0D"/>
    <w:rsid w:val="00C70CB8"/>
    <w:rsid w:val="00C719E6"/>
    <w:rsid w:val="00C71A48"/>
    <w:rsid w:val="00C71AEC"/>
    <w:rsid w:val="00C71F00"/>
    <w:rsid w:val="00C72B55"/>
    <w:rsid w:val="00C72BF7"/>
    <w:rsid w:val="00C72DFB"/>
    <w:rsid w:val="00C743AE"/>
    <w:rsid w:val="00C74494"/>
    <w:rsid w:val="00C7507A"/>
    <w:rsid w:val="00C752AC"/>
    <w:rsid w:val="00C75459"/>
    <w:rsid w:val="00C757F7"/>
    <w:rsid w:val="00C75EE9"/>
    <w:rsid w:val="00C77006"/>
    <w:rsid w:val="00C77121"/>
    <w:rsid w:val="00C77323"/>
    <w:rsid w:val="00C77D00"/>
    <w:rsid w:val="00C8029E"/>
    <w:rsid w:val="00C816B7"/>
    <w:rsid w:val="00C8208A"/>
    <w:rsid w:val="00C83438"/>
    <w:rsid w:val="00C844CC"/>
    <w:rsid w:val="00C8460E"/>
    <w:rsid w:val="00C85191"/>
    <w:rsid w:val="00C87598"/>
    <w:rsid w:val="00C9044C"/>
    <w:rsid w:val="00C907C4"/>
    <w:rsid w:val="00C90B15"/>
    <w:rsid w:val="00C90DE1"/>
    <w:rsid w:val="00C92157"/>
    <w:rsid w:val="00C92B3D"/>
    <w:rsid w:val="00C9351F"/>
    <w:rsid w:val="00C93AB0"/>
    <w:rsid w:val="00C9426A"/>
    <w:rsid w:val="00C946D2"/>
    <w:rsid w:val="00C95DEB"/>
    <w:rsid w:val="00C95ED0"/>
    <w:rsid w:val="00C9639C"/>
    <w:rsid w:val="00CA050C"/>
    <w:rsid w:val="00CA0AB2"/>
    <w:rsid w:val="00CA0CED"/>
    <w:rsid w:val="00CA11BB"/>
    <w:rsid w:val="00CA19C8"/>
    <w:rsid w:val="00CA1A93"/>
    <w:rsid w:val="00CA210C"/>
    <w:rsid w:val="00CA3129"/>
    <w:rsid w:val="00CA3B4E"/>
    <w:rsid w:val="00CA4F1C"/>
    <w:rsid w:val="00CA5206"/>
    <w:rsid w:val="00CA550C"/>
    <w:rsid w:val="00CA602B"/>
    <w:rsid w:val="00CB08D2"/>
    <w:rsid w:val="00CB0BE0"/>
    <w:rsid w:val="00CB0C10"/>
    <w:rsid w:val="00CB0DEA"/>
    <w:rsid w:val="00CB0DFB"/>
    <w:rsid w:val="00CB0E80"/>
    <w:rsid w:val="00CB23D0"/>
    <w:rsid w:val="00CB36B8"/>
    <w:rsid w:val="00CB37DB"/>
    <w:rsid w:val="00CB40CF"/>
    <w:rsid w:val="00CB40F3"/>
    <w:rsid w:val="00CB47A5"/>
    <w:rsid w:val="00CB5CF4"/>
    <w:rsid w:val="00CB7451"/>
    <w:rsid w:val="00CB7468"/>
    <w:rsid w:val="00CC023F"/>
    <w:rsid w:val="00CC0977"/>
    <w:rsid w:val="00CC0CCA"/>
    <w:rsid w:val="00CC1298"/>
    <w:rsid w:val="00CC12B8"/>
    <w:rsid w:val="00CC16FF"/>
    <w:rsid w:val="00CC1D3F"/>
    <w:rsid w:val="00CC1EBB"/>
    <w:rsid w:val="00CC281A"/>
    <w:rsid w:val="00CC2E01"/>
    <w:rsid w:val="00CC2F1B"/>
    <w:rsid w:val="00CC2F58"/>
    <w:rsid w:val="00CC3751"/>
    <w:rsid w:val="00CC394B"/>
    <w:rsid w:val="00CC3BBE"/>
    <w:rsid w:val="00CC46E3"/>
    <w:rsid w:val="00CC46F0"/>
    <w:rsid w:val="00CC4C6D"/>
    <w:rsid w:val="00CC52A5"/>
    <w:rsid w:val="00CC6970"/>
    <w:rsid w:val="00CC75E6"/>
    <w:rsid w:val="00CD0A75"/>
    <w:rsid w:val="00CD1357"/>
    <w:rsid w:val="00CD2DA4"/>
    <w:rsid w:val="00CD36EF"/>
    <w:rsid w:val="00CD3D86"/>
    <w:rsid w:val="00CD439C"/>
    <w:rsid w:val="00CD5320"/>
    <w:rsid w:val="00CD5A0B"/>
    <w:rsid w:val="00CD5AC0"/>
    <w:rsid w:val="00CD709C"/>
    <w:rsid w:val="00CD76F1"/>
    <w:rsid w:val="00CE0010"/>
    <w:rsid w:val="00CE02C9"/>
    <w:rsid w:val="00CE1298"/>
    <w:rsid w:val="00CE1D6B"/>
    <w:rsid w:val="00CE2346"/>
    <w:rsid w:val="00CE2941"/>
    <w:rsid w:val="00CE2AC5"/>
    <w:rsid w:val="00CE30A8"/>
    <w:rsid w:val="00CE37C7"/>
    <w:rsid w:val="00CE383E"/>
    <w:rsid w:val="00CE3894"/>
    <w:rsid w:val="00CE413F"/>
    <w:rsid w:val="00CE58F5"/>
    <w:rsid w:val="00CE5B33"/>
    <w:rsid w:val="00CE5F12"/>
    <w:rsid w:val="00CE69E3"/>
    <w:rsid w:val="00CE6B97"/>
    <w:rsid w:val="00CE74D1"/>
    <w:rsid w:val="00CE7568"/>
    <w:rsid w:val="00CF08AC"/>
    <w:rsid w:val="00CF1174"/>
    <w:rsid w:val="00CF1345"/>
    <w:rsid w:val="00CF1387"/>
    <w:rsid w:val="00CF1953"/>
    <w:rsid w:val="00CF19A2"/>
    <w:rsid w:val="00CF3473"/>
    <w:rsid w:val="00CF423D"/>
    <w:rsid w:val="00CF4353"/>
    <w:rsid w:val="00CF7A0F"/>
    <w:rsid w:val="00CF7E76"/>
    <w:rsid w:val="00D0006D"/>
    <w:rsid w:val="00D00196"/>
    <w:rsid w:val="00D00CDF"/>
    <w:rsid w:val="00D00F82"/>
    <w:rsid w:val="00D01AA6"/>
    <w:rsid w:val="00D03D9F"/>
    <w:rsid w:val="00D0548F"/>
    <w:rsid w:val="00D059D9"/>
    <w:rsid w:val="00D0663A"/>
    <w:rsid w:val="00D07985"/>
    <w:rsid w:val="00D10028"/>
    <w:rsid w:val="00D11B52"/>
    <w:rsid w:val="00D11C62"/>
    <w:rsid w:val="00D122B2"/>
    <w:rsid w:val="00D124AE"/>
    <w:rsid w:val="00D12C9E"/>
    <w:rsid w:val="00D14106"/>
    <w:rsid w:val="00D14607"/>
    <w:rsid w:val="00D14F46"/>
    <w:rsid w:val="00D14FE1"/>
    <w:rsid w:val="00D152AF"/>
    <w:rsid w:val="00D15F9F"/>
    <w:rsid w:val="00D167D0"/>
    <w:rsid w:val="00D16DE5"/>
    <w:rsid w:val="00D16F15"/>
    <w:rsid w:val="00D1754F"/>
    <w:rsid w:val="00D21647"/>
    <w:rsid w:val="00D219A8"/>
    <w:rsid w:val="00D21B81"/>
    <w:rsid w:val="00D22063"/>
    <w:rsid w:val="00D228DD"/>
    <w:rsid w:val="00D22BDC"/>
    <w:rsid w:val="00D22F6B"/>
    <w:rsid w:val="00D234F0"/>
    <w:rsid w:val="00D247A1"/>
    <w:rsid w:val="00D249F5"/>
    <w:rsid w:val="00D24D07"/>
    <w:rsid w:val="00D2597E"/>
    <w:rsid w:val="00D26A0B"/>
    <w:rsid w:val="00D270FF"/>
    <w:rsid w:val="00D302C3"/>
    <w:rsid w:val="00D30BE3"/>
    <w:rsid w:val="00D3337E"/>
    <w:rsid w:val="00D3380F"/>
    <w:rsid w:val="00D34BA1"/>
    <w:rsid w:val="00D35309"/>
    <w:rsid w:val="00D35646"/>
    <w:rsid w:val="00D359A1"/>
    <w:rsid w:val="00D366D1"/>
    <w:rsid w:val="00D36782"/>
    <w:rsid w:val="00D373CF"/>
    <w:rsid w:val="00D37479"/>
    <w:rsid w:val="00D41430"/>
    <w:rsid w:val="00D4162E"/>
    <w:rsid w:val="00D416BC"/>
    <w:rsid w:val="00D41AAD"/>
    <w:rsid w:val="00D426EC"/>
    <w:rsid w:val="00D42825"/>
    <w:rsid w:val="00D42A68"/>
    <w:rsid w:val="00D43440"/>
    <w:rsid w:val="00D437B8"/>
    <w:rsid w:val="00D43CF1"/>
    <w:rsid w:val="00D44E37"/>
    <w:rsid w:val="00D44EAB"/>
    <w:rsid w:val="00D46465"/>
    <w:rsid w:val="00D465F6"/>
    <w:rsid w:val="00D46D93"/>
    <w:rsid w:val="00D50228"/>
    <w:rsid w:val="00D5031E"/>
    <w:rsid w:val="00D50B50"/>
    <w:rsid w:val="00D50DD1"/>
    <w:rsid w:val="00D513BC"/>
    <w:rsid w:val="00D51401"/>
    <w:rsid w:val="00D51EFE"/>
    <w:rsid w:val="00D521C2"/>
    <w:rsid w:val="00D52606"/>
    <w:rsid w:val="00D529A7"/>
    <w:rsid w:val="00D52A3A"/>
    <w:rsid w:val="00D533BE"/>
    <w:rsid w:val="00D538AF"/>
    <w:rsid w:val="00D53CB1"/>
    <w:rsid w:val="00D5527A"/>
    <w:rsid w:val="00D55BF9"/>
    <w:rsid w:val="00D566DD"/>
    <w:rsid w:val="00D56999"/>
    <w:rsid w:val="00D56D1C"/>
    <w:rsid w:val="00D57083"/>
    <w:rsid w:val="00D57C94"/>
    <w:rsid w:val="00D60687"/>
    <w:rsid w:val="00D60EF1"/>
    <w:rsid w:val="00D61044"/>
    <w:rsid w:val="00D61181"/>
    <w:rsid w:val="00D618D9"/>
    <w:rsid w:val="00D61A2E"/>
    <w:rsid w:val="00D63483"/>
    <w:rsid w:val="00D63B08"/>
    <w:rsid w:val="00D63D86"/>
    <w:rsid w:val="00D645B6"/>
    <w:rsid w:val="00D646B0"/>
    <w:rsid w:val="00D64A1D"/>
    <w:rsid w:val="00D65026"/>
    <w:rsid w:val="00D65C2F"/>
    <w:rsid w:val="00D66872"/>
    <w:rsid w:val="00D669F0"/>
    <w:rsid w:val="00D67592"/>
    <w:rsid w:val="00D679B1"/>
    <w:rsid w:val="00D67F13"/>
    <w:rsid w:val="00D7185A"/>
    <w:rsid w:val="00D7211C"/>
    <w:rsid w:val="00D7215D"/>
    <w:rsid w:val="00D728A5"/>
    <w:rsid w:val="00D7330A"/>
    <w:rsid w:val="00D75490"/>
    <w:rsid w:val="00D75914"/>
    <w:rsid w:val="00D76436"/>
    <w:rsid w:val="00D769CB"/>
    <w:rsid w:val="00D76D88"/>
    <w:rsid w:val="00D774C2"/>
    <w:rsid w:val="00D80E28"/>
    <w:rsid w:val="00D80FD2"/>
    <w:rsid w:val="00D8141E"/>
    <w:rsid w:val="00D816C5"/>
    <w:rsid w:val="00D8194A"/>
    <w:rsid w:val="00D82AE2"/>
    <w:rsid w:val="00D82CB5"/>
    <w:rsid w:val="00D830B6"/>
    <w:rsid w:val="00D83778"/>
    <w:rsid w:val="00D839A7"/>
    <w:rsid w:val="00D83CF7"/>
    <w:rsid w:val="00D841B9"/>
    <w:rsid w:val="00D844C3"/>
    <w:rsid w:val="00D84CE0"/>
    <w:rsid w:val="00D8566D"/>
    <w:rsid w:val="00D85703"/>
    <w:rsid w:val="00D85F90"/>
    <w:rsid w:val="00D8632F"/>
    <w:rsid w:val="00D864F9"/>
    <w:rsid w:val="00D8658B"/>
    <w:rsid w:val="00D87021"/>
    <w:rsid w:val="00D8747B"/>
    <w:rsid w:val="00D87A30"/>
    <w:rsid w:val="00D90C07"/>
    <w:rsid w:val="00D90EEC"/>
    <w:rsid w:val="00D912DA"/>
    <w:rsid w:val="00D92364"/>
    <w:rsid w:val="00D92DCB"/>
    <w:rsid w:val="00D93751"/>
    <w:rsid w:val="00D948DF"/>
    <w:rsid w:val="00D9528C"/>
    <w:rsid w:val="00D95B6F"/>
    <w:rsid w:val="00D960CF"/>
    <w:rsid w:val="00D97524"/>
    <w:rsid w:val="00DA064E"/>
    <w:rsid w:val="00DA06BD"/>
    <w:rsid w:val="00DA0796"/>
    <w:rsid w:val="00DA0D68"/>
    <w:rsid w:val="00DA1B20"/>
    <w:rsid w:val="00DA1DBF"/>
    <w:rsid w:val="00DA1E89"/>
    <w:rsid w:val="00DA2B62"/>
    <w:rsid w:val="00DA334E"/>
    <w:rsid w:val="00DA33C5"/>
    <w:rsid w:val="00DA41DC"/>
    <w:rsid w:val="00DA450A"/>
    <w:rsid w:val="00DA4855"/>
    <w:rsid w:val="00DA5CD9"/>
    <w:rsid w:val="00DA5E0C"/>
    <w:rsid w:val="00DA5EC8"/>
    <w:rsid w:val="00DA62CF"/>
    <w:rsid w:val="00DA7797"/>
    <w:rsid w:val="00DA7DD6"/>
    <w:rsid w:val="00DB1053"/>
    <w:rsid w:val="00DB13A2"/>
    <w:rsid w:val="00DB16BE"/>
    <w:rsid w:val="00DB1C29"/>
    <w:rsid w:val="00DB217A"/>
    <w:rsid w:val="00DB378F"/>
    <w:rsid w:val="00DB3BC7"/>
    <w:rsid w:val="00DB40F9"/>
    <w:rsid w:val="00DB5800"/>
    <w:rsid w:val="00DB5E6E"/>
    <w:rsid w:val="00DB62EE"/>
    <w:rsid w:val="00DB7149"/>
    <w:rsid w:val="00DB7154"/>
    <w:rsid w:val="00DB760D"/>
    <w:rsid w:val="00DB7678"/>
    <w:rsid w:val="00DC00DB"/>
    <w:rsid w:val="00DC05EC"/>
    <w:rsid w:val="00DC15E8"/>
    <w:rsid w:val="00DC175F"/>
    <w:rsid w:val="00DC19DE"/>
    <w:rsid w:val="00DC1AB4"/>
    <w:rsid w:val="00DC1AB6"/>
    <w:rsid w:val="00DC1AFC"/>
    <w:rsid w:val="00DC1EF8"/>
    <w:rsid w:val="00DC1F60"/>
    <w:rsid w:val="00DC20FA"/>
    <w:rsid w:val="00DC27A5"/>
    <w:rsid w:val="00DC3042"/>
    <w:rsid w:val="00DC327C"/>
    <w:rsid w:val="00DC3DCD"/>
    <w:rsid w:val="00DC3F23"/>
    <w:rsid w:val="00DC46E5"/>
    <w:rsid w:val="00DC4C6F"/>
    <w:rsid w:val="00DC572C"/>
    <w:rsid w:val="00DC588D"/>
    <w:rsid w:val="00DC5AD4"/>
    <w:rsid w:val="00DC6581"/>
    <w:rsid w:val="00DC67C8"/>
    <w:rsid w:val="00DC6BD2"/>
    <w:rsid w:val="00DC6D9B"/>
    <w:rsid w:val="00DC7AA5"/>
    <w:rsid w:val="00DD0323"/>
    <w:rsid w:val="00DD06F2"/>
    <w:rsid w:val="00DD0ADE"/>
    <w:rsid w:val="00DD0CE8"/>
    <w:rsid w:val="00DD1D91"/>
    <w:rsid w:val="00DD233E"/>
    <w:rsid w:val="00DD272E"/>
    <w:rsid w:val="00DD3303"/>
    <w:rsid w:val="00DD3355"/>
    <w:rsid w:val="00DD425A"/>
    <w:rsid w:val="00DD483C"/>
    <w:rsid w:val="00DD4D0B"/>
    <w:rsid w:val="00DD5513"/>
    <w:rsid w:val="00DD56DC"/>
    <w:rsid w:val="00DD7AB9"/>
    <w:rsid w:val="00DE02D1"/>
    <w:rsid w:val="00DE169F"/>
    <w:rsid w:val="00DE23AB"/>
    <w:rsid w:val="00DE23B3"/>
    <w:rsid w:val="00DE257D"/>
    <w:rsid w:val="00DE3814"/>
    <w:rsid w:val="00DE385D"/>
    <w:rsid w:val="00DE3CC9"/>
    <w:rsid w:val="00DE3EC6"/>
    <w:rsid w:val="00DE4117"/>
    <w:rsid w:val="00DE4952"/>
    <w:rsid w:val="00DE4CF5"/>
    <w:rsid w:val="00DE598B"/>
    <w:rsid w:val="00DE63E1"/>
    <w:rsid w:val="00DE65C6"/>
    <w:rsid w:val="00DE6E08"/>
    <w:rsid w:val="00DE714C"/>
    <w:rsid w:val="00DE785E"/>
    <w:rsid w:val="00DE7861"/>
    <w:rsid w:val="00DE7E7D"/>
    <w:rsid w:val="00DF03FE"/>
    <w:rsid w:val="00DF0A32"/>
    <w:rsid w:val="00DF154F"/>
    <w:rsid w:val="00DF1776"/>
    <w:rsid w:val="00DF1E3E"/>
    <w:rsid w:val="00DF2832"/>
    <w:rsid w:val="00DF2B18"/>
    <w:rsid w:val="00DF2B6B"/>
    <w:rsid w:val="00DF2EC6"/>
    <w:rsid w:val="00DF311F"/>
    <w:rsid w:val="00DF3521"/>
    <w:rsid w:val="00DF3ABB"/>
    <w:rsid w:val="00DF54DC"/>
    <w:rsid w:val="00DF5B1D"/>
    <w:rsid w:val="00DF7353"/>
    <w:rsid w:val="00E001AA"/>
    <w:rsid w:val="00E001E9"/>
    <w:rsid w:val="00E00331"/>
    <w:rsid w:val="00E004C3"/>
    <w:rsid w:val="00E006F2"/>
    <w:rsid w:val="00E0159F"/>
    <w:rsid w:val="00E01914"/>
    <w:rsid w:val="00E019A4"/>
    <w:rsid w:val="00E01D48"/>
    <w:rsid w:val="00E021BE"/>
    <w:rsid w:val="00E021F0"/>
    <w:rsid w:val="00E027AE"/>
    <w:rsid w:val="00E02CA9"/>
    <w:rsid w:val="00E02EFD"/>
    <w:rsid w:val="00E03029"/>
    <w:rsid w:val="00E0369B"/>
    <w:rsid w:val="00E03842"/>
    <w:rsid w:val="00E05DDC"/>
    <w:rsid w:val="00E05F34"/>
    <w:rsid w:val="00E07059"/>
    <w:rsid w:val="00E07827"/>
    <w:rsid w:val="00E10A6F"/>
    <w:rsid w:val="00E10CEA"/>
    <w:rsid w:val="00E11DAD"/>
    <w:rsid w:val="00E12905"/>
    <w:rsid w:val="00E13CC0"/>
    <w:rsid w:val="00E13CD7"/>
    <w:rsid w:val="00E14F45"/>
    <w:rsid w:val="00E152F3"/>
    <w:rsid w:val="00E1571C"/>
    <w:rsid w:val="00E16D00"/>
    <w:rsid w:val="00E1728E"/>
    <w:rsid w:val="00E207DE"/>
    <w:rsid w:val="00E20912"/>
    <w:rsid w:val="00E213B5"/>
    <w:rsid w:val="00E22191"/>
    <w:rsid w:val="00E231C2"/>
    <w:rsid w:val="00E241B0"/>
    <w:rsid w:val="00E241E3"/>
    <w:rsid w:val="00E24793"/>
    <w:rsid w:val="00E25072"/>
    <w:rsid w:val="00E25210"/>
    <w:rsid w:val="00E25504"/>
    <w:rsid w:val="00E25C41"/>
    <w:rsid w:val="00E25CF7"/>
    <w:rsid w:val="00E25F49"/>
    <w:rsid w:val="00E262CB"/>
    <w:rsid w:val="00E2632C"/>
    <w:rsid w:val="00E26656"/>
    <w:rsid w:val="00E270DE"/>
    <w:rsid w:val="00E2723D"/>
    <w:rsid w:val="00E273E2"/>
    <w:rsid w:val="00E27504"/>
    <w:rsid w:val="00E27910"/>
    <w:rsid w:val="00E27C4A"/>
    <w:rsid w:val="00E30075"/>
    <w:rsid w:val="00E307C9"/>
    <w:rsid w:val="00E30A87"/>
    <w:rsid w:val="00E30ED5"/>
    <w:rsid w:val="00E316D7"/>
    <w:rsid w:val="00E31803"/>
    <w:rsid w:val="00E31870"/>
    <w:rsid w:val="00E32036"/>
    <w:rsid w:val="00E32F16"/>
    <w:rsid w:val="00E33921"/>
    <w:rsid w:val="00E34162"/>
    <w:rsid w:val="00E341A6"/>
    <w:rsid w:val="00E34217"/>
    <w:rsid w:val="00E34859"/>
    <w:rsid w:val="00E355BA"/>
    <w:rsid w:val="00E35E62"/>
    <w:rsid w:val="00E369C0"/>
    <w:rsid w:val="00E3712D"/>
    <w:rsid w:val="00E3782F"/>
    <w:rsid w:val="00E37F11"/>
    <w:rsid w:val="00E40E81"/>
    <w:rsid w:val="00E40EAC"/>
    <w:rsid w:val="00E41B31"/>
    <w:rsid w:val="00E42AC8"/>
    <w:rsid w:val="00E42D07"/>
    <w:rsid w:val="00E42E24"/>
    <w:rsid w:val="00E4369F"/>
    <w:rsid w:val="00E4382C"/>
    <w:rsid w:val="00E44105"/>
    <w:rsid w:val="00E44E2C"/>
    <w:rsid w:val="00E455E9"/>
    <w:rsid w:val="00E4591E"/>
    <w:rsid w:val="00E46E81"/>
    <w:rsid w:val="00E4745A"/>
    <w:rsid w:val="00E5010C"/>
    <w:rsid w:val="00E5128C"/>
    <w:rsid w:val="00E515C6"/>
    <w:rsid w:val="00E51856"/>
    <w:rsid w:val="00E51D54"/>
    <w:rsid w:val="00E52426"/>
    <w:rsid w:val="00E529A3"/>
    <w:rsid w:val="00E534ED"/>
    <w:rsid w:val="00E54130"/>
    <w:rsid w:val="00E544C4"/>
    <w:rsid w:val="00E5497E"/>
    <w:rsid w:val="00E5592A"/>
    <w:rsid w:val="00E55D99"/>
    <w:rsid w:val="00E5617A"/>
    <w:rsid w:val="00E564DE"/>
    <w:rsid w:val="00E56B60"/>
    <w:rsid w:val="00E5739F"/>
    <w:rsid w:val="00E57A1A"/>
    <w:rsid w:val="00E6000A"/>
    <w:rsid w:val="00E60466"/>
    <w:rsid w:val="00E6127F"/>
    <w:rsid w:val="00E632E3"/>
    <w:rsid w:val="00E63406"/>
    <w:rsid w:val="00E64CE8"/>
    <w:rsid w:val="00E64CEB"/>
    <w:rsid w:val="00E656A9"/>
    <w:rsid w:val="00E66438"/>
    <w:rsid w:val="00E70FCA"/>
    <w:rsid w:val="00E712EF"/>
    <w:rsid w:val="00E71350"/>
    <w:rsid w:val="00E7223D"/>
    <w:rsid w:val="00E726BF"/>
    <w:rsid w:val="00E73878"/>
    <w:rsid w:val="00E738DA"/>
    <w:rsid w:val="00E74AB1"/>
    <w:rsid w:val="00E74D46"/>
    <w:rsid w:val="00E752CD"/>
    <w:rsid w:val="00E768F7"/>
    <w:rsid w:val="00E76F68"/>
    <w:rsid w:val="00E77F21"/>
    <w:rsid w:val="00E832A2"/>
    <w:rsid w:val="00E8391F"/>
    <w:rsid w:val="00E8454E"/>
    <w:rsid w:val="00E850D2"/>
    <w:rsid w:val="00E8511A"/>
    <w:rsid w:val="00E854C9"/>
    <w:rsid w:val="00E857AA"/>
    <w:rsid w:val="00E86982"/>
    <w:rsid w:val="00E87745"/>
    <w:rsid w:val="00E87A5E"/>
    <w:rsid w:val="00E87F15"/>
    <w:rsid w:val="00E920D3"/>
    <w:rsid w:val="00E9218D"/>
    <w:rsid w:val="00E926DA"/>
    <w:rsid w:val="00E9288A"/>
    <w:rsid w:val="00E9298D"/>
    <w:rsid w:val="00E92BDC"/>
    <w:rsid w:val="00E93606"/>
    <w:rsid w:val="00E93CBA"/>
    <w:rsid w:val="00E943FB"/>
    <w:rsid w:val="00E94E7C"/>
    <w:rsid w:val="00E95767"/>
    <w:rsid w:val="00E95815"/>
    <w:rsid w:val="00E95DFA"/>
    <w:rsid w:val="00E96451"/>
    <w:rsid w:val="00E9677F"/>
    <w:rsid w:val="00E97555"/>
    <w:rsid w:val="00EA0899"/>
    <w:rsid w:val="00EA0942"/>
    <w:rsid w:val="00EA0EB3"/>
    <w:rsid w:val="00EA0F96"/>
    <w:rsid w:val="00EA1119"/>
    <w:rsid w:val="00EA115D"/>
    <w:rsid w:val="00EA1525"/>
    <w:rsid w:val="00EA1593"/>
    <w:rsid w:val="00EA1EBC"/>
    <w:rsid w:val="00EA2348"/>
    <w:rsid w:val="00EA2FD6"/>
    <w:rsid w:val="00EA34E5"/>
    <w:rsid w:val="00EA3F0C"/>
    <w:rsid w:val="00EA4662"/>
    <w:rsid w:val="00EA4C14"/>
    <w:rsid w:val="00EA4C80"/>
    <w:rsid w:val="00EA60AF"/>
    <w:rsid w:val="00EA63A0"/>
    <w:rsid w:val="00EA740F"/>
    <w:rsid w:val="00EA76D3"/>
    <w:rsid w:val="00EA77E3"/>
    <w:rsid w:val="00EA7A7E"/>
    <w:rsid w:val="00EA7C58"/>
    <w:rsid w:val="00EA7EC4"/>
    <w:rsid w:val="00EB05F9"/>
    <w:rsid w:val="00EB1054"/>
    <w:rsid w:val="00EB1A6E"/>
    <w:rsid w:val="00EB1AD0"/>
    <w:rsid w:val="00EB26A4"/>
    <w:rsid w:val="00EB430A"/>
    <w:rsid w:val="00EB45FC"/>
    <w:rsid w:val="00EB585A"/>
    <w:rsid w:val="00EB58A3"/>
    <w:rsid w:val="00EB60C0"/>
    <w:rsid w:val="00EB65D6"/>
    <w:rsid w:val="00EB7347"/>
    <w:rsid w:val="00EB74CE"/>
    <w:rsid w:val="00EB7A42"/>
    <w:rsid w:val="00EC0088"/>
    <w:rsid w:val="00EC0C65"/>
    <w:rsid w:val="00EC0C72"/>
    <w:rsid w:val="00EC0EAA"/>
    <w:rsid w:val="00EC0EEE"/>
    <w:rsid w:val="00EC10DE"/>
    <w:rsid w:val="00EC1D2E"/>
    <w:rsid w:val="00EC2BBF"/>
    <w:rsid w:val="00EC3E54"/>
    <w:rsid w:val="00EC46DE"/>
    <w:rsid w:val="00EC4776"/>
    <w:rsid w:val="00EC512C"/>
    <w:rsid w:val="00EC5289"/>
    <w:rsid w:val="00EC547B"/>
    <w:rsid w:val="00EC5609"/>
    <w:rsid w:val="00EC591E"/>
    <w:rsid w:val="00EC5C82"/>
    <w:rsid w:val="00EC635E"/>
    <w:rsid w:val="00EC65CB"/>
    <w:rsid w:val="00EC76BF"/>
    <w:rsid w:val="00EC7859"/>
    <w:rsid w:val="00EC78D3"/>
    <w:rsid w:val="00ED034A"/>
    <w:rsid w:val="00ED0721"/>
    <w:rsid w:val="00ED0AB7"/>
    <w:rsid w:val="00ED1D3E"/>
    <w:rsid w:val="00ED2679"/>
    <w:rsid w:val="00ED39CA"/>
    <w:rsid w:val="00ED3A08"/>
    <w:rsid w:val="00ED3DCE"/>
    <w:rsid w:val="00ED4C8C"/>
    <w:rsid w:val="00ED4E40"/>
    <w:rsid w:val="00ED50AB"/>
    <w:rsid w:val="00ED520D"/>
    <w:rsid w:val="00ED5291"/>
    <w:rsid w:val="00ED54E3"/>
    <w:rsid w:val="00ED572E"/>
    <w:rsid w:val="00ED5B55"/>
    <w:rsid w:val="00ED5F43"/>
    <w:rsid w:val="00ED6AB8"/>
    <w:rsid w:val="00ED7675"/>
    <w:rsid w:val="00EE1343"/>
    <w:rsid w:val="00EE17CB"/>
    <w:rsid w:val="00EE1CD3"/>
    <w:rsid w:val="00EE23A0"/>
    <w:rsid w:val="00EE252C"/>
    <w:rsid w:val="00EE255A"/>
    <w:rsid w:val="00EE2D0F"/>
    <w:rsid w:val="00EE34F1"/>
    <w:rsid w:val="00EE3AAC"/>
    <w:rsid w:val="00EE4571"/>
    <w:rsid w:val="00EE4E4B"/>
    <w:rsid w:val="00EE4ED4"/>
    <w:rsid w:val="00EE530E"/>
    <w:rsid w:val="00EE58AE"/>
    <w:rsid w:val="00EE59B8"/>
    <w:rsid w:val="00EE631A"/>
    <w:rsid w:val="00EE6362"/>
    <w:rsid w:val="00EE67FA"/>
    <w:rsid w:val="00EE6ED2"/>
    <w:rsid w:val="00EE7676"/>
    <w:rsid w:val="00EE7876"/>
    <w:rsid w:val="00EF008B"/>
    <w:rsid w:val="00EF0151"/>
    <w:rsid w:val="00EF1DF7"/>
    <w:rsid w:val="00EF26BB"/>
    <w:rsid w:val="00EF348A"/>
    <w:rsid w:val="00EF3563"/>
    <w:rsid w:val="00EF3729"/>
    <w:rsid w:val="00EF4B86"/>
    <w:rsid w:val="00EF5E7A"/>
    <w:rsid w:val="00EF5EC2"/>
    <w:rsid w:val="00EF606B"/>
    <w:rsid w:val="00EF6609"/>
    <w:rsid w:val="00EF6811"/>
    <w:rsid w:val="00EF752F"/>
    <w:rsid w:val="00F00834"/>
    <w:rsid w:val="00F01694"/>
    <w:rsid w:val="00F01D63"/>
    <w:rsid w:val="00F021B7"/>
    <w:rsid w:val="00F03651"/>
    <w:rsid w:val="00F03DF2"/>
    <w:rsid w:val="00F0520B"/>
    <w:rsid w:val="00F0599D"/>
    <w:rsid w:val="00F05A4F"/>
    <w:rsid w:val="00F05D01"/>
    <w:rsid w:val="00F05DBF"/>
    <w:rsid w:val="00F05ED5"/>
    <w:rsid w:val="00F064C9"/>
    <w:rsid w:val="00F06B39"/>
    <w:rsid w:val="00F07D4C"/>
    <w:rsid w:val="00F10482"/>
    <w:rsid w:val="00F1210F"/>
    <w:rsid w:val="00F13D22"/>
    <w:rsid w:val="00F14523"/>
    <w:rsid w:val="00F153B7"/>
    <w:rsid w:val="00F159B4"/>
    <w:rsid w:val="00F15C5A"/>
    <w:rsid w:val="00F16DFF"/>
    <w:rsid w:val="00F1750C"/>
    <w:rsid w:val="00F17E40"/>
    <w:rsid w:val="00F20B33"/>
    <w:rsid w:val="00F212EB"/>
    <w:rsid w:val="00F21A50"/>
    <w:rsid w:val="00F22873"/>
    <w:rsid w:val="00F2315A"/>
    <w:rsid w:val="00F2354B"/>
    <w:rsid w:val="00F239DC"/>
    <w:rsid w:val="00F23E34"/>
    <w:rsid w:val="00F243B9"/>
    <w:rsid w:val="00F24E04"/>
    <w:rsid w:val="00F2581F"/>
    <w:rsid w:val="00F2661E"/>
    <w:rsid w:val="00F2740C"/>
    <w:rsid w:val="00F27421"/>
    <w:rsid w:val="00F2790A"/>
    <w:rsid w:val="00F27D4A"/>
    <w:rsid w:val="00F31261"/>
    <w:rsid w:val="00F31D34"/>
    <w:rsid w:val="00F331C0"/>
    <w:rsid w:val="00F33E97"/>
    <w:rsid w:val="00F34706"/>
    <w:rsid w:val="00F375B6"/>
    <w:rsid w:val="00F37E20"/>
    <w:rsid w:val="00F401D0"/>
    <w:rsid w:val="00F4025A"/>
    <w:rsid w:val="00F40D10"/>
    <w:rsid w:val="00F40E9C"/>
    <w:rsid w:val="00F41ED5"/>
    <w:rsid w:val="00F423B0"/>
    <w:rsid w:val="00F42760"/>
    <w:rsid w:val="00F42852"/>
    <w:rsid w:val="00F42ADB"/>
    <w:rsid w:val="00F42E8B"/>
    <w:rsid w:val="00F42F29"/>
    <w:rsid w:val="00F448F2"/>
    <w:rsid w:val="00F44A5A"/>
    <w:rsid w:val="00F44E30"/>
    <w:rsid w:val="00F45081"/>
    <w:rsid w:val="00F45463"/>
    <w:rsid w:val="00F45B47"/>
    <w:rsid w:val="00F473E3"/>
    <w:rsid w:val="00F47B7E"/>
    <w:rsid w:val="00F50005"/>
    <w:rsid w:val="00F504B3"/>
    <w:rsid w:val="00F50837"/>
    <w:rsid w:val="00F52B7A"/>
    <w:rsid w:val="00F52FE2"/>
    <w:rsid w:val="00F5300F"/>
    <w:rsid w:val="00F533C8"/>
    <w:rsid w:val="00F533CF"/>
    <w:rsid w:val="00F54139"/>
    <w:rsid w:val="00F55D15"/>
    <w:rsid w:val="00F55F69"/>
    <w:rsid w:val="00F56465"/>
    <w:rsid w:val="00F56F02"/>
    <w:rsid w:val="00F579CF"/>
    <w:rsid w:val="00F57E18"/>
    <w:rsid w:val="00F609C4"/>
    <w:rsid w:val="00F61C6D"/>
    <w:rsid w:val="00F635CD"/>
    <w:rsid w:val="00F638D3"/>
    <w:rsid w:val="00F641C2"/>
    <w:rsid w:val="00F6487C"/>
    <w:rsid w:val="00F648B7"/>
    <w:rsid w:val="00F64EA2"/>
    <w:rsid w:val="00F653C3"/>
    <w:rsid w:val="00F65A33"/>
    <w:rsid w:val="00F662C0"/>
    <w:rsid w:val="00F665C7"/>
    <w:rsid w:val="00F666A1"/>
    <w:rsid w:val="00F66AE8"/>
    <w:rsid w:val="00F66F12"/>
    <w:rsid w:val="00F6750B"/>
    <w:rsid w:val="00F676D4"/>
    <w:rsid w:val="00F678CD"/>
    <w:rsid w:val="00F67A41"/>
    <w:rsid w:val="00F67D1D"/>
    <w:rsid w:val="00F67F1A"/>
    <w:rsid w:val="00F7042D"/>
    <w:rsid w:val="00F7083E"/>
    <w:rsid w:val="00F7093D"/>
    <w:rsid w:val="00F71079"/>
    <w:rsid w:val="00F713BA"/>
    <w:rsid w:val="00F7168A"/>
    <w:rsid w:val="00F722E0"/>
    <w:rsid w:val="00F72986"/>
    <w:rsid w:val="00F72E83"/>
    <w:rsid w:val="00F73271"/>
    <w:rsid w:val="00F73BC9"/>
    <w:rsid w:val="00F73BE1"/>
    <w:rsid w:val="00F746FB"/>
    <w:rsid w:val="00F74BFF"/>
    <w:rsid w:val="00F74D0E"/>
    <w:rsid w:val="00F74EAB"/>
    <w:rsid w:val="00F74FBF"/>
    <w:rsid w:val="00F750E0"/>
    <w:rsid w:val="00F75870"/>
    <w:rsid w:val="00F759AB"/>
    <w:rsid w:val="00F75C2E"/>
    <w:rsid w:val="00F7661C"/>
    <w:rsid w:val="00F76A43"/>
    <w:rsid w:val="00F808BA"/>
    <w:rsid w:val="00F813BA"/>
    <w:rsid w:val="00F81A49"/>
    <w:rsid w:val="00F81D39"/>
    <w:rsid w:val="00F82BE5"/>
    <w:rsid w:val="00F83067"/>
    <w:rsid w:val="00F84B0E"/>
    <w:rsid w:val="00F84C7D"/>
    <w:rsid w:val="00F84DB4"/>
    <w:rsid w:val="00F84FBD"/>
    <w:rsid w:val="00F850F3"/>
    <w:rsid w:val="00F85141"/>
    <w:rsid w:val="00F85927"/>
    <w:rsid w:val="00F85A07"/>
    <w:rsid w:val="00F85BCD"/>
    <w:rsid w:val="00F85D61"/>
    <w:rsid w:val="00F86032"/>
    <w:rsid w:val="00F86461"/>
    <w:rsid w:val="00F86E23"/>
    <w:rsid w:val="00F8744F"/>
    <w:rsid w:val="00F874C6"/>
    <w:rsid w:val="00F902B9"/>
    <w:rsid w:val="00F910B0"/>
    <w:rsid w:val="00F91422"/>
    <w:rsid w:val="00F93845"/>
    <w:rsid w:val="00F93CDD"/>
    <w:rsid w:val="00F94068"/>
    <w:rsid w:val="00F94179"/>
    <w:rsid w:val="00F94C79"/>
    <w:rsid w:val="00F9544A"/>
    <w:rsid w:val="00F95DB3"/>
    <w:rsid w:val="00F95F8D"/>
    <w:rsid w:val="00F9714F"/>
    <w:rsid w:val="00F97824"/>
    <w:rsid w:val="00FA00AD"/>
    <w:rsid w:val="00FA0580"/>
    <w:rsid w:val="00FA06B5"/>
    <w:rsid w:val="00FA0CF6"/>
    <w:rsid w:val="00FA0D9A"/>
    <w:rsid w:val="00FA1283"/>
    <w:rsid w:val="00FA15DB"/>
    <w:rsid w:val="00FA162C"/>
    <w:rsid w:val="00FA28D4"/>
    <w:rsid w:val="00FA2E8A"/>
    <w:rsid w:val="00FA33C2"/>
    <w:rsid w:val="00FA3DD0"/>
    <w:rsid w:val="00FA4451"/>
    <w:rsid w:val="00FA4B59"/>
    <w:rsid w:val="00FA59EA"/>
    <w:rsid w:val="00FA685A"/>
    <w:rsid w:val="00FA7104"/>
    <w:rsid w:val="00FA74ED"/>
    <w:rsid w:val="00FA7839"/>
    <w:rsid w:val="00FA7BC2"/>
    <w:rsid w:val="00FB0B22"/>
    <w:rsid w:val="00FB0E1E"/>
    <w:rsid w:val="00FB0E41"/>
    <w:rsid w:val="00FB10E9"/>
    <w:rsid w:val="00FB168F"/>
    <w:rsid w:val="00FB1781"/>
    <w:rsid w:val="00FB1E6C"/>
    <w:rsid w:val="00FB2964"/>
    <w:rsid w:val="00FB2A33"/>
    <w:rsid w:val="00FB2B4D"/>
    <w:rsid w:val="00FB2B79"/>
    <w:rsid w:val="00FB2FFC"/>
    <w:rsid w:val="00FB37D5"/>
    <w:rsid w:val="00FB5368"/>
    <w:rsid w:val="00FB58A6"/>
    <w:rsid w:val="00FB5ACC"/>
    <w:rsid w:val="00FB5D42"/>
    <w:rsid w:val="00FB62E1"/>
    <w:rsid w:val="00FB6ACA"/>
    <w:rsid w:val="00FB7363"/>
    <w:rsid w:val="00FB7AFF"/>
    <w:rsid w:val="00FB7DA9"/>
    <w:rsid w:val="00FC069F"/>
    <w:rsid w:val="00FC10CC"/>
    <w:rsid w:val="00FC10FD"/>
    <w:rsid w:val="00FC1336"/>
    <w:rsid w:val="00FC160D"/>
    <w:rsid w:val="00FC161C"/>
    <w:rsid w:val="00FC1730"/>
    <w:rsid w:val="00FC1C96"/>
    <w:rsid w:val="00FC2A8A"/>
    <w:rsid w:val="00FC2D31"/>
    <w:rsid w:val="00FC3420"/>
    <w:rsid w:val="00FC3BF7"/>
    <w:rsid w:val="00FC45A1"/>
    <w:rsid w:val="00FC45D6"/>
    <w:rsid w:val="00FC4CE8"/>
    <w:rsid w:val="00FC4D21"/>
    <w:rsid w:val="00FC5591"/>
    <w:rsid w:val="00FC61A8"/>
    <w:rsid w:val="00FC644D"/>
    <w:rsid w:val="00FC64DE"/>
    <w:rsid w:val="00FC67A7"/>
    <w:rsid w:val="00FC6F98"/>
    <w:rsid w:val="00FC7B1B"/>
    <w:rsid w:val="00FD115B"/>
    <w:rsid w:val="00FD20F4"/>
    <w:rsid w:val="00FD2E24"/>
    <w:rsid w:val="00FD34B4"/>
    <w:rsid w:val="00FD4936"/>
    <w:rsid w:val="00FD50B4"/>
    <w:rsid w:val="00FD5DD4"/>
    <w:rsid w:val="00FD6868"/>
    <w:rsid w:val="00FD6AEB"/>
    <w:rsid w:val="00FD70AF"/>
    <w:rsid w:val="00FD75C8"/>
    <w:rsid w:val="00FE095E"/>
    <w:rsid w:val="00FE0F69"/>
    <w:rsid w:val="00FE0F6B"/>
    <w:rsid w:val="00FE15AF"/>
    <w:rsid w:val="00FE2FDC"/>
    <w:rsid w:val="00FE4E18"/>
    <w:rsid w:val="00FE520E"/>
    <w:rsid w:val="00FE5646"/>
    <w:rsid w:val="00FE59C2"/>
    <w:rsid w:val="00FE5A46"/>
    <w:rsid w:val="00FE5E8E"/>
    <w:rsid w:val="00FE6130"/>
    <w:rsid w:val="00FE624D"/>
    <w:rsid w:val="00FE6D9C"/>
    <w:rsid w:val="00FE766C"/>
    <w:rsid w:val="00FE77B4"/>
    <w:rsid w:val="00FF121F"/>
    <w:rsid w:val="00FF137C"/>
    <w:rsid w:val="00FF1783"/>
    <w:rsid w:val="00FF1CBF"/>
    <w:rsid w:val="00FF2557"/>
    <w:rsid w:val="00FF2CFD"/>
    <w:rsid w:val="00FF2DC4"/>
    <w:rsid w:val="00FF2FF0"/>
    <w:rsid w:val="00FF3CEF"/>
    <w:rsid w:val="00FF3FAF"/>
    <w:rsid w:val="00FF4672"/>
    <w:rsid w:val="00FF4EE4"/>
    <w:rsid w:val="00FF56FF"/>
    <w:rsid w:val="00FF66FB"/>
    <w:rsid w:val="00FF673D"/>
    <w:rsid w:val="00FF6DD4"/>
    <w:rsid w:val="00FF7101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E3F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iPriority="99" w:unhideWhenUsed="0" w:qFormat="1"/>
    <w:lsdException w:name="heading 3" w:uiPriority="99" w:qFormat="1"/>
    <w:lsdException w:name="annotation text" w:uiPriority="99"/>
    <w:lsdException w:name="header" w:uiPriority="99"/>
    <w:lsdException w:name="footer" w:uiPriority="99"/>
    <w:lsdException w:name="caption" w:qFormat="1"/>
    <w:lsdException w:name="annotation reference" w:uiPriority="99"/>
    <w:lsdException w:name="page number" w:uiPriority="99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iPriority="99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Cite" w:uiPriority="99"/>
    <w:lsdException w:name="annotation subject" w:uiPriority="99"/>
    <w:lsdException w:name="No List" w:uiPriority="99"/>
    <w:lsdException w:name="Balloon Text" w:uiPriority="99"/>
    <w:lsdException w:name="Table Grid" w:semiHidden="0" w:unhideWhenUsed="0"/>
    <w:lsdException w:name="Placeholder Text" w:semiHidden="0" w:uiPriority="99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1C1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F3AE6"/>
    <w:pPr>
      <w:keepNext/>
      <w:spacing w:before="240" w:after="60"/>
      <w:outlineLvl w:val="0"/>
    </w:pPr>
    <w:rPr>
      <w:rFonts w:ascii="Helvetica" w:hAnsi="Helvetica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F3AE6"/>
    <w:pPr>
      <w:keepNext/>
      <w:spacing w:before="240" w:after="60"/>
      <w:outlineLvl w:val="1"/>
    </w:pPr>
    <w:rPr>
      <w:rFonts w:ascii="Helvetica" w:hAnsi="Helvetica"/>
      <w:b/>
      <w:i/>
    </w:rPr>
  </w:style>
  <w:style w:type="paragraph" w:styleId="Heading3">
    <w:name w:val="heading 3"/>
    <w:basedOn w:val="Normal"/>
    <w:link w:val="Heading3Char"/>
    <w:uiPriority w:val="99"/>
    <w:qFormat/>
    <w:rsid w:val="005D721A"/>
    <w:pPr>
      <w:spacing w:beforeLines="1" w:afterLines="1"/>
      <w:outlineLvl w:val="2"/>
    </w:pPr>
    <w:rPr>
      <w:rFonts w:ascii="Times" w:eastAsiaTheme="minorHAnsi" w:hAnsi="Times"/>
      <w:b/>
      <w:sz w:val="27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D721A"/>
    <w:rPr>
      <w:rFonts w:ascii="Helvetica" w:hAnsi="Helvetica"/>
      <w:b/>
      <w:kern w:val="28"/>
      <w:sz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A3266"/>
    <w:rPr>
      <w:rFonts w:ascii="Helvetica" w:hAnsi="Helvetica"/>
      <w:b/>
      <w:i/>
      <w:lang w:eastAsia="ja-JP"/>
    </w:rPr>
  </w:style>
  <w:style w:type="character" w:customStyle="1" w:styleId="Heading3Char">
    <w:name w:val="Heading 3 Char"/>
    <w:basedOn w:val="DefaultParagraphFont"/>
    <w:link w:val="Heading3"/>
    <w:uiPriority w:val="99"/>
    <w:rsid w:val="005D721A"/>
    <w:rPr>
      <w:rFonts w:ascii="Times" w:eastAsiaTheme="minorHAnsi" w:hAnsi="Times" w:cstheme="minorBidi"/>
      <w:b/>
      <w:sz w:val="27"/>
      <w:szCs w:val="20"/>
    </w:rPr>
  </w:style>
  <w:style w:type="character" w:customStyle="1" w:styleId="a1">
    <w:name w:val="a1"/>
    <w:basedOn w:val="DefaultParagraphFont"/>
    <w:rsid w:val="007F3AE6"/>
    <w:rPr>
      <w:rFonts w:ascii="Courier" w:hAnsi="Courier"/>
      <w:noProof w:val="0"/>
      <w:sz w:val="24"/>
      <w:lang w:val="en-US"/>
    </w:rPr>
  </w:style>
  <w:style w:type="paragraph" w:styleId="TOC1">
    <w:name w:val="toc 1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rsid w:val="007F3AE6"/>
    <w:pPr>
      <w:tabs>
        <w:tab w:val="left" w:pos="9000"/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rsid w:val="007F3AE6"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rsid w:val="007F3AE6"/>
    <w:pPr>
      <w:tabs>
        <w:tab w:val="left" w:pos="9000"/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customStyle="1" w:styleId="toa">
    <w:name w:val="toa"/>
    <w:basedOn w:val="Normal"/>
    <w:rsid w:val="007F3AE6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7F3AE6"/>
  </w:style>
  <w:style w:type="character" w:customStyle="1" w:styleId="EquationCaption">
    <w:name w:val="_Equation Caption"/>
    <w:rsid w:val="007F3AE6"/>
  </w:style>
  <w:style w:type="paragraph" w:styleId="Header">
    <w:name w:val="header"/>
    <w:basedOn w:val="Normal"/>
    <w:link w:val="HeaderChar"/>
    <w:uiPriority w:val="99"/>
    <w:rsid w:val="007F3A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A3266"/>
    <w:rPr>
      <w:rFonts w:ascii="Courier" w:hAnsi="Courier"/>
      <w:lang w:eastAsia="ja-JP"/>
    </w:rPr>
  </w:style>
  <w:style w:type="paragraph" w:styleId="Footer">
    <w:name w:val="footer"/>
    <w:basedOn w:val="Normal"/>
    <w:link w:val="FooterChar"/>
    <w:uiPriority w:val="99"/>
    <w:rsid w:val="007F3A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5869"/>
    <w:rPr>
      <w:rFonts w:ascii="Courier" w:hAnsi="Courier"/>
      <w:lang w:eastAsia="ja-JP"/>
    </w:rPr>
  </w:style>
  <w:style w:type="character" w:styleId="PageNumber">
    <w:name w:val="page number"/>
    <w:basedOn w:val="DefaultParagraphFont"/>
    <w:uiPriority w:val="99"/>
    <w:rsid w:val="007F3AE6"/>
  </w:style>
  <w:style w:type="character" w:styleId="LineNumber">
    <w:name w:val="line number"/>
    <w:basedOn w:val="DefaultParagraphFont"/>
    <w:rsid w:val="007F3AE6"/>
  </w:style>
  <w:style w:type="character" w:styleId="Hyperlink">
    <w:name w:val="Hyperlink"/>
    <w:basedOn w:val="DefaultParagraphFont"/>
    <w:uiPriority w:val="99"/>
    <w:rsid w:val="007F3AE6"/>
    <w:rPr>
      <w:color w:val="0000FF"/>
      <w:u w:val="single"/>
    </w:rPr>
  </w:style>
  <w:style w:type="paragraph" w:styleId="Title">
    <w:name w:val="Title"/>
    <w:aliases w:val="title"/>
    <w:basedOn w:val="Normal"/>
    <w:link w:val="TitleChar"/>
    <w:uiPriority w:val="99"/>
    <w:qFormat/>
    <w:rsid w:val="006B2F84"/>
    <w:pPr>
      <w:jc w:val="center"/>
    </w:pPr>
    <w:rPr>
      <w:rFonts w:ascii="Helvetica" w:eastAsia="Times" w:hAnsi="Helvetica"/>
      <w:b/>
      <w:u w:val="single"/>
    </w:rPr>
  </w:style>
  <w:style w:type="character" w:customStyle="1" w:styleId="TitleChar">
    <w:name w:val="Title Char"/>
    <w:aliases w:val="title Char"/>
    <w:basedOn w:val="DefaultParagraphFont"/>
    <w:link w:val="Title"/>
    <w:uiPriority w:val="99"/>
    <w:rsid w:val="006B2F84"/>
    <w:rPr>
      <w:rFonts w:ascii="Helvetica" w:eastAsia="Times" w:hAnsi="Helvetica"/>
      <w:b/>
      <w:sz w:val="24"/>
      <w:u w:val="single"/>
    </w:rPr>
  </w:style>
  <w:style w:type="character" w:styleId="CommentReference">
    <w:name w:val="annotation reference"/>
    <w:basedOn w:val="DefaultParagraphFont"/>
    <w:uiPriority w:val="99"/>
    <w:rsid w:val="001F464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rsid w:val="001F464B"/>
  </w:style>
  <w:style w:type="character" w:customStyle="1" w:styleId="CommentTextChar">
    <w:name w:val="Comment Text Char"/>
    <w:basedOn w:val="DefaultParagraphFont"/>
    <w:link w:val="CommentText"/>
    <w:uiPriority w:val="99"/>
    <w:rsid w:val="001F464B"/>
    <w:rPr>
      <w:rFonts w:ascii="Courier" w:hAnsi="Courier"/>
      <w:sz w:val="24"/>
      <w:szCs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F464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1F464B"/>
    <w:rPr>
      <w:rFonts w:ascii="Courier" w:hAnsi="Courier"/>
      <w:b/>
      <w:bCs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rsid w:val="001F464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F464B"/>
    <w:rPr>
      <w:rFonts w:ascii="Lucida Grande" w:hAnsi="Lucida Grande"/>
      <w:sz w:val="18"/>
      <w:szCs w:val="18"/>
      <w:lang w:eastAsia="ja-JP"/>
    </w:rPr>
  </w:style>
  <w:style w:type="paragraph" w:customStyle="1" w:styleId="Sprheading1">
    <w:name w:val="Spr heading 1"/>
    <w:basedOn w:val="Normal"/>
    <w:next w:val="Spr1stparagraph"/>
    <w:autoRedefine/>
    <w:rsid w:val="00E726BF"/>
    <w:pPr>
      <w:keepNext/>
      <w:tabs>
        <w:tab w:val="left" w:pos="284"/>
      </w:tabs>
      <w:suppressAutoHyphens/>
      <w:spacing w:before="397" w:after="240"/>
      <w:outlineLvl w:val="0"/>
    </w:pPr>
    <w:rPr>
      <w:rFonts w:ascii="Times" w:hAnsi="Times"/>
      <w:b/>
      <w:kern w:val="28"/>
      <w:szCs w:val="20"/>
    </w:rPr>
  </w:style>
  <w:style w:type="paragraph" w:customStyle="1" w:styleId="Spr1stparagraph">
    <w:name w:val="Spr 1st paragraph"/>
    <w:basedOn w:val="Normal"/>
    <w:next w:val="Normal"/>
    <w:autoRedefine/>
    <w:rsid w:val="007B7AD1"/>
    <w:pPr>
      <w:tabs>
        <w:tab w:val="left" w:pos="284"/>
      </w:tabs>
      <w:spacing w:line="480" w:lineRule="auto"/>
    </w:pPr>
    <w:rPr>
      <w:rFonts w:ascii="Times" w:hAnsi="Times"/>
      <w:color w:val="000000"/>
      <w:sz w:val="20"/>
      <w:szCs w:val="20"/>
    </w:rPr>
  </w:style>
  <w:style w:type="paragraph" w:customStyle="1" w:styleId="Sprheading2">
    <w:name w:val="Spr heading 2"/>
    <w:basedOn w:val="Normal"/>
    <w:next w:val="Spr1stparagraph"/>
    <w:autoRedefine/>
    <w:rsid w:val="00E726BF"/>
    <w:pPr>
      <w:keepNext/>
      <w:tabs>
        <w:tab w:val="left" w:pos="284"/>
      </w:tabs>
      <w:suppressAutoHyphens/>
      <w:spacing w:before="255" w:after="170"/>
      <w:outlineLvl w:val="1"/>
    </w:pPr>
    <w:rPr>
      <w:rFonts w:ascii="Times" w:hAnsi="Times"/>
      <w:b/>
      <w:szCs w:val="20"/>
    </w:rPr>
  </w:style>
  <w:style w:type="paragraph" w:customStyle="1" w:styleId="HeaderBB-FFHH">
    <w:name w:val="Header/BB-FF&amp;HH"/>
    <w:basedOn w:val="Header"/>
    <w:rsid w:val="00E726BF"/>
    <w:pPr>
      <w:tabs>
        <w:tab w:val="clear" w:pos="4320"/>
        <w:tab w:val="clear" w:pos="8640"/>
        <w:tab w:val="right" w:pos="6840"/>
        <w:tab w:val="right" w:leader="underscore" w:pos="10800"/>
      </w:tabs>
    </w:pPr>
    <w:rPr>
      <w:rFonts w:ascii="Helvetica" w:hAnsi="Helvetica"/>
      <w:sz w:val="18"/>
      <w:szCs w:val="20"/>
    </w:rPr>
  </w:style>
  <w:style w:type="paragraph" w:customStyle="1" w:styleId="RSInstitution">
    <w:name w:val="RS_Institution"/>
    <w:basedOn w:val="Title"/>
    <w:rsid w:val="00F81A49"/>
    <w:pPr>
      <w:spacing w:before="240" w:after="60"/>
      <w:outlineLvl w:val="0"/>
    </w:pPr>
    <w:rPr>
      <w:rFonts w:ascii="Times New Roman" w:eastAsia="Times New Roman" w:hAnsi="Times New Roman" w:cs="Arial"/>
      <w:b w:val="0"/>
      <w:bCs/>
      <w:kern w:val="28"/>
      <w:szCs w:val="32"/>
      <w:u w:val="none"/>
    </w:rPr>
  </w:style>
  <w:style w:type="paragraph" w:styleId="NormalWeb">
    <w:name w:val="Normal (Web)"/>
    <w:basedOn w:val="Normal"/>
    <w:uiPriority w:val="99"/>
    <w:rsid w:val="004C55DE"/>
    <w:pPr>
      <w:spacing w:beforeLines="1" w:afterLines="1"/>
    </w:pPr>
    <w:rPr>
      <w:rFonts w:ascii="Times" w:hAnsi="Times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2B32"/>
    <w:rPr>
      <w:i/>
    </w:rPr>
  </w:style>
  <w:style w:type="character" w:styleId="FollowedHyperlink">
    <w:name w:val="FollowedHyperlink"/>
    <w:basedOn w:val="DefaultParagraphFont"/>
    <w:uiPriority w:val="99"/>
    <w:rsid w:val="00102B32"/>
    <w:rPr>
      <w:color w:val="800080" w:themeColor="followedHyperlink"/>
      <w:u w:val="single"/>
    </w:rPr>
  </w:style>
  <w:style w:type="character" w:customStyle="1" w:styleId="apple-style-span">
    <w:name w:val="apple-style-span"/>
    <w:basedOn w:val="DefaultParagraphFont"/>
    <w:rsid w:val="004E48B8"/>
  </w:style>
  <w:style w:type="character" w:customStyle="1" w:styleId="apple-converted-space">
    <w:name w:val="apple-converted-space"/>
    <w:basedOn w:val="DefaultParagraphFont"/>
    <w:rsid w:val="004E48B8"/>
  </w:style>
  <w:style w:type="character" w:customStyle="1" w:styleId="cit-auth">
    <w:name w:val="cit-auth"/>
    <w:basedOn w:val="DefaultParagraphFont"/>
    <w:rsid w:val="00D42825"/>
  </w:style>
  <w:style w:type="character" w:customStyle="1" w:styleId="cit-name-surname">
    <w:name w:val="cit-name-surname"/>
    <w:basedOn w:val="DefaultParagraphFont"/>
    <w:rsid w:val="00D42825"/>
  </w:style>
  <w:style w:type="character" w:customStyle="1" w:styleId="cit-name-given-names">
    <w:name w:val="cit-name-given-names"/>
    <w:basedOn w:val="DefaultParagraphFont"/>
    <w:rsid w:val="00D42825"/>
  </w:style>
  <w:style w:type="character" w:customStyle="1" w:styleId="cit-etal">
    <w:name w:val="cit-etal"/>
    <w:basedOn w:val="DefaultParagraphFont"/>
    <w:rsid w:val="00D42825"/>
  </w:style>
  <w:style w:type="character" w:styleId="HTMLCite">
    <w:name w:val="HTML Cite"/>
    <w:basedOn w:val="DefaultParagraphFont"/>
    <w:uiPriority w:val="99"/>
    <w:rsid w:val="00D42825"/>
    <w:rPr>
      <w:i/>
    </w:rPr>
  </w:style>
  <w:style w:type="character" w:customStyle="1" w:styleId="cit-pub-date">
    <w:name w:val="cit-pub-date"/>
    <w:basedOn w:val="DefaultParagraphFont"/>
    <w:rsid w:val="00D42825"/>
  </w:style>
  <w:style w:type="character" w:customStyle="1" w:styleId="cit-article-title">
    <w:name w:val="cit-article-title"/>
    <w:basedOn w:val="DefaultParagraphFont"/>
    <w:rsid w:val="00D42825"/>
  </w:style>
  <w:style w:type="character" w:customStyle="1" w:styleId="cit-vol">
    <w:name w:val="cit-vol"/>
    <w:basedOn w:val="DefaultParagraphFont"/>
    <w:rsid w:val="00D42825"/>
  </w:style>
  <w:style w:type="character" w:customStyle="1" w:styleId="cit-fpage">
    <w:name w:val="cit-fpage"/>
    <w:basedOn w:val="DefaultParagraphFont"/>
    <w:rsid w:val="00D42825"/>
  </w:style>
  <w:style w:type="character" w:customStyle="1" w:styleId="cit-lpage">
    <w:name w:val="cit-lpage"/>
    <w:basedOn w:val="DefaultParagraphFont"/>
    <w:rsid w:val="00D42825"/>
  </w:style>
  <w:style w:type="paragraph" w:customStyle="1" w:styleId="citation">
    <w:name w:val="citation"/>
    <w:basedOn w:val="Normal"/>
    <w:rsid w:val="00DF0A32"/>
    <w:pPr>
      <w:spacing w:beforeLines="1" w:afterLines="1"/>
    </w:pPr>
    <w:rPr>
      <w:rFonts w:ascii="Times" w:hAnsi="Times"/>
      <w:sz w:val="20"/>
      <w:szCs w:val="20"/>
    </w:rPr>
  </w:style>
  <w:style w:type="paragraph" w:customStyle="1" w:styleId="authlist">
    <w:name w:val="auth_list"/>
    <w:basedOn w:val="Normal"/>
    <w:rsid w:val="00DF0A32"/>
    <w:pPr>
      <w:spacing w:beforeLines="1" w:afterLines="1"/>
    </w:pPr>
    <w:rPr>
      <w:rFonts w:ascii="Times" w:hAnsi="Times"/>
      <w:sz w:val="20"/>
      <w:szCs w:val="20"/>
    </w:rPr>
  </w:style>
  <w:style w:type="paragraph" w:customStyle="1" w:styleId="desc">
    <w:name w:val="desc"/>
    <w:basedOn w:val="Normal"/>
    <w:rsid w:val="003D0AE2"/>
    <w:pPr>
      <w:spacing w:beforeLines="1" w:afterLines="1"/>
    </w:pPr>
    <w:rPr>
      <w:rFonts w:ascii="Times" w:hAnsi="Times"/>
      <w:sz w:val="20"/>
      <w:szCs w:val="20"/>
    </w:rPr>
  </w:style>
  <w:style w:type="paragraph" w:customStyle="1" w:styleId="details">
    <w:name w:val="details"/>
    <w:basedOn w:val="Normal"/>
    <w:rsid w:val="003D0AE2"/>
    <w:pPr>
      <w:spacing w:beforeLines="1" w:afterLines="1"/>
    </w:pPr>
    <w:rPr>
      <w:rFonts w:ascii="Times" w:hAnsi="Times"/>
      <w:sz w:val="20"/>
      <w:szCs w:val="20"/>
    </w:rPr>
  </w:style>
  <w:style w:type="character" w:customStyle="1" w:styleId="jrnl">
    <w:name w:val="jrnl"/>
    <w:basedOn w:val="DefaultParagraphFont"/>
    <w:rsid w:val="003D0AE2"/>
  </w:style>
  <w:style w:type="character" w:customStyle="1" w:styleId="xref-sep">
    <w:name w:val="xref-sep"/>
    <w:basedOn w:val="DefaultParagraphFont"/>
    <w:rsid w:val="0055088A"/>
  </w:style>
  <w:style w:type="paragraph" w:styleId="ListParagraph">
    <w:name w:val="List Paragraph"/>
    <w:basedOn w:val="Normal"/>
    <w:link w:val="ListParagraphChar"/>
    <w:uiPriority w:val="34"/>
    <w:qFormat/>
    <w:rsid w:val="00E213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9214F"/>
    <w:rPr>
      <w:b/>
      <w:bCs/>
    </w:rPr>
  </w:style>
  <w:style w:type="character" w:styleId="PlaceholderText">
    <w:name w:val="Placeholder Text"/>
    <w:basedOn w:val="DefaultParagraphFont"/>
    <w:uiPriority w:val="99"/>
    <w:rsid w:val="00EE59B8"/>
    <w:rPr>
      <w:color w:val="808080"/>
    </w:rPr>
  </w:style>
  <w:style w:type="character" w:customStyle="1" w:styleId="highlight">
    <w:name w:val="highlight"/>
    <w:basedOn w:val="DefaultParagraphFont"/>
    <w:rsid w:val="00BF0F46"/>
  </w:style>
  <w:style w:type="paragraph" w:customStyle="1" w:styleId="title1">
    <w:name w:val="title1"/>
    <w:basedOn w:val="Normal"/>
    <w:rsid w:val="00BA3266"/>
    <w:rPr>
      <w:rFonts w:ascii="Times New Roman" w:eastAsia="MS Mincho" w:hAnsi="Times New Roman"/>
      <w:sz w:val="29"/>
      <w:szCs w:val="29"/>
    </w:rPr>
  </w:style>
  <w:style w:type="paragraph" w:customStyle="1" w:styleId="rprtbody1">
    <w:name w:val="rprtbody1"/>
    <w:basedOn w:val="Normal"/>
    <w:rsid w:val="00BA3266"/>
    <w:pPr>
      <w:spacing w:before="34" w:after="34"/>
    </w:pPr>
    <w:rPr>
      <w:rFonts w:ascii="Times New Roman" w:eastAsia="MS Mincho" w:hAnsi="Times New Roman"/>
      <w:sz w:val="28"/>
      <w:szCs w:val="28"/>
    </w:rPr>
  </w:style>
  <w:style w:type="paragraph" w:customStyle="1" w:styleId="aux1">
    <w:name w:val="aux1"/>
    <w:basedOn w:val="Normal"/>
    <w:rsid w:val="00BA3266"/>
    <w:pPr>
      <w:spacing w:line="320" w:lineRule="atLeast"/>
    </w:pPr>
    <w:rPr>
      <w:rFonts w:ascii="Times New Roman" w:eastAsia="MS Mincho" w:hAnsi="Times New Roman"/>
    </w:rPr>
  </w:style>
  <w:style w:type="character" w:customStyle="1" w:styleId="src1">
    <w:name w:val="src1"/>
    <w:basedOn w:val="DefaultParagraphFont"/>
    <w:rsid w:val="00BA3266"/>
    <w:rPr>
      <w:rFonts w:cs="Times New Roman"/>
    </w:rPr>
  </w:style>
  <w:style w:type="character" w:customStyle="1" w:styleId="rprtid1">
    <w:name w:val="rprtid1"/>
    <w:basedOn w:val="DefaultParagraphFont"/>
    <w:uiPriority w:val="99"/>
    <w:rsid w:val="00BA3266"/>
    <w:rPr>
      <w:rFonts w:cs="Times New Roman"/>
      <w:color w:val="696969"/>
    </w:rPr>
  </w:style>
  <w:style w:type="character" w:customStyle="1" w:styleId="nbapihighlight2">
    <w:name w:val="nbapihighlight2"/>
    <w:basedOn w:val="DefaultParagraphFont"/>
    <w:uiPriority w:val="99"/>
    <w:rsid w:val="00BA3266"/>
    <w:rPr>
      <w:rFonts w:cs="Times New Roman"/>
    </w:rPr>
  </w:style>
  <w:style w:type="character" w:customStyle="1" w:styleId="subabstractlabel">
    <w:name w:val="sub_abstract_label"/>
    <w:basedOn w:val="DefaultParagraphFont"/>
    <w:rsid w:val="00BA3266"/>
    <w:rPr>
      <w:rFonts w:cs="Times New Roman"/>
      <w:b/>
      <w:bCs/>
      <w:sz w:val="24"/>
      <w:szCs w:val="24"/>
    </w:rPr>
  </w:style>
  <w:style w:type="character" w:customStyle="1" w:styleId="rprtlinks1">
    <w:name w:val="rprtlinks1"/>
    <w:basedOn w:val="DefaultParagraphFont"/>
    <w:uiPriority w:val="99"/>
    <w:rsid w:val="00BA3266"/>
    <w:rPr>
      <w:rFonts w:cs="Times New Roman"/>
    </w:rPr>
  </w:style>
  <w:style w:type="character" w:customStyle="1" w:styleId="element-citation">
    <w:name w:val="element-citation"/>
    <w:basedOn w:val="DefaultParagraphFont"/>
    <w:uiPriority w:val="99"/>
    <w:rsid w:val="00BA3266"/>
    <w:rPr>
      <w:rFonts w:cs="Times New Roman"/>
    </w:rPr>
  </w:style>
  <w:style w:type="character" w:customStyle="1" w:styleId="mb">
    <w:name w:val="mb"/>
    <w:basedOn w:val="DefaultParagraphFont"/>
    <w:uiPriority w:val="99"/>
    <w:rsid w:val="00BA3266"/>
    <w:rPr>
      <w:rFonts w:ascii="Arial Unicode MS" w:eastAsia="Arial Unicode MS" w:hAnsi="Arial Unicode MS" w:cs="Arial Unicode MS"/>
      <w:shd w:val="clear" w:color="auto" w:fill="auto"/>
    </w:rPr>
  </w:style>
  <w:style w:type="paragraph" w:customStyle="1" w:styleId="lead1">
    <w:name w:val="lead1"/>
    <w:basedOn w:val="Normal"/>
    <w:uiPriority w:val="99"/>
    <w:rsid w:val="00BA3266"/>
    <w:pPr>
      <w:spacing w:before="100" w:beforeAutospacing="1" w:after="100" w:afterAutospacing="1"/>
    </w:pPr>
    <w:rPr>
      <w:rFonts w:ascii="Times New Roman" w:eastAsia="MS Mincho" w:hAnsi="Times New Roman"/>
      <w:b/>
      <w:bCs/>
    </w:rPr>
  </w:style>
  <w:style w:type="character" w:customStyle="1" w:styleId="articletext1">
    <w:name w:val="articletext1"/>
    <w:basedOn w:val="DefaultParagraphFont"/>
    <w:rsid w:val="00BA3266"/>
    <w:rPr>
      <w:rFonts w:ascii="Verdana" w:hAnsi="Verdana" w:hint="default"/>
      <w:i w:val="0"/>
      <w:iCs w:val="0"/>
      <w:color w:val="000000"/>
      <w:sz w:val="20"/>
      <w:szCs w:val="20"/>
    </w:rPr>
  </w:style>
  <w:style w:type="paragraph" w:customStyle="1" w:styleId="rprtid">
    <w:name w:val="rprtid"/>
    <w:basedOn w:val="Normal"/>
    <w:rsid w:val="00BA3266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pmid1">
    <w:name w:val="pmid1"/>
    <w:basedOn w:val="DefaultParagraphFont"/>
    <w:rsid w:val="00BA3266"/>
  </w:style>
  <w:style w:type="character" w:customStyle="1" w:styleId="nbapihighlight1">
    <w:name w:val="nbapihighlight1"/>
    <w:basedOn w:val="DefaultParagraphFont"/>
    <w:rsid w:val="00BA3266"/>
  </w:style>
  <w:style w:type="paragraph" w:customStyle="1" w:styleId="aug8">
    <w:name w:val="aug8"/>
    <w:basedOn w:val="Normal"/>
    <w:rsid w:val="00BA3266"/>
    <w:pPr>
      <w:spacing w:line="360" w:lineRule="auto"/>
    </w:pPr>
    <w:rPr>
      <w:rFonts w:ascii="Times New Roman" w:hAnsi="Times New Roman"/>
      <w:i/>
      <w:iCs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BA3266"/>
    <w:rPr>
      <w:b/>
      <w:bCs/>
      <w:i/>
      <w:iCs/>
      <w:color w:val="4F81BD" w:themeColor="accent1"/>
    </w:rPr>
  </w:style>
  <w:style w:type="paragraph" w:customStyle="1" w:styleId="fulltext-text">
    <w:name w:val="fulltext-text"/>
    <w:basedOn w:val="Normal"/>
    <w:rsid w:val="00BA3266"/>
    <w:pPr>
      <w:spacing w:before="100" w:beforeAutospacing="1" w:after="360"/>
    </w:pPr>
    <w:rPr>
      <w:rFonts w:ascii="Times New Roman" w:hAnsi="Times New Roman"/>
    </w:rPr>
  </w:style>
  <w:style w:type="table" w:styleId="TableGrid">
    <w:name w:val="Table Grid"/>
    <w:basedOn w:val="TableNormal"/>
    <w:rsid w:val="00BA3266"/>
    <w:rPr>
      <w:rFonts w:ascii="Times" w:eastAsia="Times" w:hAnsi="Times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sc2">
    <w:name w:val="desc2"/>
    <w:basedOn w:val="Normal"/>
    <w:rsid w:val="00BA3266"/>
    <w:pPr>
      <w:spacing w:before="100" w:beforeAutospacing="1" w:after="100" w:afterAutospacing="1"/>
    </w:pPr>
    <w:rPr>
      <w:rFonts w:ascii="Times New Roman" w:hAnsi="Times New Roman"/>
      <w:sz w:val="28"/>
      <w:szCs w:val="28"/>
    </w:rPr>
  </w:style>
  <w:style w:type="paragraph" w:customStyle="1" w:styleId="details1">
    <w:name w:val="details1"/>
    <w:basedOn w:val="Normal"/>
    <w:rsid w:val="00BA3266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desc1">
    <w:name w:val="desc1"/>
    <w:basedOn w:val="Normal"/>
    <w:rsid w:val="00BA3266"/>
    <w:pPr>
      <w:spacing w:before="100" w:beforeAutospacing="1" w:after="100" w:afterAutospacing="1"/>
    </w:pPr>
    <w:rPr>
      <w:rFonts w:ascii="Times New Roman" w:hAnsi="Times New Roman"/>
      <w:sz w:val="28"/>
      <w:szCs w:val="28"/>
    </w:rPr>
  </w:style>
  <w:style w:type="paragraph" w:customStyle="1" w:styleId="Title10">
    <w:name w:val="Title1"/>
    <w:basedOn w:val="Normal"/>
    <w:rsid w:val="00BA3266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ref2">
    <w:name w:val="ref2"/>
    <w:basedOn w:val="DefaultParagraphFont"/>
    <w:rsid w:val="00BA3266"/>
  </w:style>
  <w:style w:type="paragraph" w:styleId="Revision">
    <w:name w:val="Revision"/>
    <w:hidden/>
    <w:uiPriority w:val="99"/>
    <w:rsid w:val="00BA3266"/>
    <w:rPr>
      <w:rFonts w:ascii="Times" w:eastAsia="Times" w:hAnsi="Times"/>
      <w:szCs w:val="20"/>
    </w:rPr>
  </w:style>
  <w:style w:type="character" w:customStyle="1" w:styleId="highlight1">
    <w:name w:val="highlight1"/>
    <w:basedOn w:val="DefaultParagraphFont"/>
    <w:rsid w:val="008137FC"/>
  </w:style>
  <w:style w:type="paragraph" w:customStyle="1" w:styleId="EndNoteBibliographyTitle">
    <w:name w:val="EndNote Bibliography Title"/>
    <w:basedOn w:val="Normal"/>
    <w:link w:val="EndNoteBibliographyTitleChar"/>
    <w:rsid w:val="006A2F23"/>
    <w:pPr>
      <w:jc w:val="center"/>
    </w:pPr>
    <w:rPr>
      <w:rFonts w:ascii="Courier New" w:hAnsi="Courier New" w:cs="Courier New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A2F23"/>
    <w:rPr>
      <w:rFonts w:ascii="Courier New" w:hAnsi="Courier New" w:cs="Courier New"/>
      <w:noProof/>
      <w:lang w:eastAsia="ja-JP"/>
    </w:rPr>
  </w:style>
  <w:style w:type="paragraph" w:customStyle="1" w:styleId="EndNoteBibliography">
    <w:name w:val="EndNote Bibliography"/>
    <w:basedOn w:val="Normal"/>
    <w:link w:val="EndNoteBibliographyChar"/>
    <w:rsid w:val="006A2F23"/>
    <w:rPr>
      <w:rFonts w:ascii="Courier New" w:hAnsi="Courier New" w:cs="Courier New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A2F23"/>
    <w:rPr>
      <w:rFonts w:ascii="Courier New" w:hAnsi="Courier New" w:cs="Courier New"/>
      <w:noProof/>
      <w:lang w:eastAsia="ja-JP"/>
    </w:rPr>
  </w:style>
  <w:style w:type="paragraph" w:customStyle="1" w:styleId="Default">
    <w:name w:val="Default"/>
    <w:rsid w:val="00574764"/>
    <w:pPr>
      <w:autoSpaceDE w:val="0"/>
      <w:autoSpaceDN w:val="0"/>
      <w:adjustRightInd w:val="0"/>
    </w:pPr>
    <w:rPr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16D7"/>
    <w:rPr>
      <w:color w:val="605E5C"/>
      <w:shd w:val="clear" w:color="auto" w:fill="E1DFDD"/>
    </w:rPr>
  </w:style>
  <w:style w:type="paragraph" w:customStyle="1" w:styleId="c-article-identifiersitem">
    <w:name w:val="c-article-identifiers__item"/>
    <w:basedOn w:val="Normal"/>
    <w:rsid w:val="00E355B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c-article-identifiersopen">
    <w:name w:val="c-article-identifiers__open"/>
    <w:basedOn w:val="DefaultParagraphFont"/>
    <w:rsid w:val="00E355BA"/>
  </w:style>
  <w:style w:type="paragraph" w:customStyle="1" w:styleId="c-author-listitem">
    <w:name w:val="c-author-list__item"/>
    <w:basedOn w:val="Normal"/>
    <w:rsid w:val="00E355B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c-article-info-details">
    <w:name w:val="c-article-info-details"/>
    <w:basedOn w:val="Normal"/>
    <w:rsid w:val="00E355B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u-visually-hidden">
    <w:name w:val="u-visually-hidden"/>
    <w:basedOn w:val="DefaultParagraphFont"/>
    <w:rsid w:val="00E355BA"/>
  </w:style>
  <w:style w:type="character" w:customStyle="1" w:styleId="docsum-journal-citation">
    <w:name w:val="docsum-journal-citation"/>
    <w:basedOn w:val="DefaultParagraphFont"/>
    <w:rsid w:val="00562CAD"/>
  </w:style>
  <w:style w:type="character" w:customStyle="1" w:styleId="citation-part">
    <w:name w:val="citation-part"/>
    <w:basedOn w:val="DefaultParagraphFont"/>
    <w:rsid w:val="00562CAD"/>
  </w:style>
  <w:style w:type="character" w:customStyle="1" w:styleId="docsum-pmid">
    <w:name w:val="docsum-pmid"/>
    <w:basedOn w:val="DefaultParagraphFont"/>
    <w:rsid w:val="00562CAD"/>
  </w:style>
  <w:style w:type="character" w:customStyle="1" w:styleId="period">
    <w:name w:val="period"/>
    <w:basedOn w:val="DefaultParagraphFont"/>
    <w:rsid w:val="00B33FB1"/>
  </w:style>
  <w:style w:type="character" w:customStyle="1" w:styleId="cit">
    <w:name w:val="cit"/>
    <w:basedOn w:val="DefaultParagraphFont"/>
    <w:rsid w:val="00B33FB1"/>
  </w:style>
  <w:style w:type="character" w:customStyle="1" w:styleId="citation-doi">
    <w:name w:val="citation-doi"/>
    <w:basedOn w:val="DefaultParagraphFont"/>
    <w:rsid w:val="00B33FB1"/>
  </w:style>
  <w:style w:type="character" w:customStyle="1" w:styleId="secondary-date">
    <w:name w:val="secondary-date"/>
    <w:basedOn w:val="DefaultParagraphFont"/>
    <w:rsid w:val="00B33FB1"/>
  </w:style>
  <w:style w:type="character" w:customStyle="1" w:styleId="authors-list-item">
    <w:name w:val="authors-list-item"/>
    <w:basedOn w:val="DefaultParagraphFont"/>
    <w:rsid w:val="00B33FB1"/>
  </w:style>
  <w:style w:type="character" w:customStyle="1" w:styleId="author-sup-separator">
    <w:name w:val="author-sup-separator"/>
    <w:basedOn w:val="DefaultParagraphFont"/>
    <w:rsid w:val="00B33FB1"/>
  </w:style>
  <w:style w:type="character" w:customStyle="1" w:styleId="comma">
    <w:name w:val="comma"/>
    <w:basedOn w:val="DefaultParagraphFont"/>
    <w:rsid w:val="00B33FB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0739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AD053A"/>
    <w:rPr>
      <w:rFonts w:ascii="Segoe UI" w:hAnsi="Segoe UI" w:cs="Segoe UI" w:hint="default"/>
      <w:color w:val="4D8055"/>
      <w:sz w:val="18"/>
      <w:szCs w:val="18"/>
      <w:shd w:val="clear" w:color="auto" w:fill="FFFFFF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757F7"/>
    <w:rPr>
      <w:color w:val="605E5C"/>
      <w:shd w:val="clear" w:color="auto" w:fill="E1DFDD"/>
    </w:rPr>
  </w:style>
  <w:style w:type="character" w:customStyle="1" w:styleId="id-label">
    <w:name w:val="id-label"/>
    <w:basedOn w:val="DefaultParagraphFont"/>
    <w:rsid w:val="00EC76BF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C2E6D"/>
    <w:rPr>
      <w:rFonts w:ascii="Courier" w:hAnsi="Courier"/>
      <w:lang w:eastAsia="ja-JP"/>
    </w:rPr>
  </w:style>
  <w:style w:type="paragraph" w:customStyle="1" w:styleId="T1">
    <w:name w:val="T1"/>
    <w:basedOn w:val="Normal"/>
    <w:qFormat/>
    <w:rsid w:val="00E231C2"/>
    <w:pPr>
      <w:spacing w:line="480" w:lineRule="auto"/>
    </w:pPr>
  </w:style>
  <w:style w:type="paragraph" w:customStyle="1" w:styleId="T2">
    <w:name w:val="T2"/>
    <w:basedOn w:val="Normal"/>
    <w:qFormat/>
    <w:rsid w:val="00E231C2"/>
    <w:pPr>
      <w:spacing w:line="480" w:lineRule="auto"/>
    </w:pPr>
    <w:rPr>
      <w:rFonts w:ascii="Times New Roman" w:eastAsia="Times" w:hAnsi="Times New Roman"/>
      <w:b/>
      <w:bCs/>
    </w:rPr>
  </w:style>
  <w:style w:type="paragraph" w:customStyle="1" w:styleId="T">
    <w:name w:val="T"/>
    <w:basedOn w:val="Normal"/>
    <w:qFormat/>
    <w:rsid w:val="00E231C2"/>
    <w:pPr>
      <w:spacing w:line="480" w:lineRule="auto"/>
    </w:pPr>
    <w:rPr>
      <w:rFonts w:ascii="Times New Roman" w:eastAsia="Times" w:hAnsi="Times New Roman"/>
    </w:rPr>
  </w:style>
  <w:style w:type="paragraph" w:customStyle="1" w:styleId="TFN">
    <w:name w:val="TFN"/>
    <w:basedOn w:val="Normal"/>
    <w:qFormat/>
    <w:rsid w:val="00E231C2"/>
    <w:pPr>
      <w:spacing w:line="480" w:lineRule="auto"/>
    </w:pPr>
    <w:rPr>
      <w:rFonts w:ascii="Times New Roman" w:hAnsi="Times New Roman"/>
    </w:rPr>
  </w:style>
  <w:style w:type="paragraph" w:customStyle="1" w:styleId="T3">
    <w:name w:val="T3"/>
    <w:basedOn w:val="Title"/>
    <w:qFormat/>
    <w:rsid w:val="00E231C2"/>
    <w:pPr>
      <w:spacing w:line="480" w:lineRule="auto"/>
      <w:jc w:val="left"/>
    </w:pPr>
    <w:rPr>
      <w:rFonts w:ascii="Times New Roman" w:hAnsi="Times New Roman"/>
      <w:bCs/>
      <w:u w:val="none"/>
    </w:rPr>
  </w:style>
  <w:style w:type="paragraph" w:customStyle="1" w:styleId="FIG-LEG">
    <w:name w:val="FIG-LEG"/>
    <w:basedOn w:val="Normal"/>
    <w:qFormat/>
    <w:rsid w:val="00CC1298"/>
    <w:pPr>
      <w:autoSpaceDE w:val="0"/>
      <w:autoSpaceDN w:val="0"/>
      <w:adjustRightInd w:val="0"/>
      <w:spacing w:line="480" w:lineRule="auto"/>
    </w:pPr>
    <w:rPr>
      <w:rFonts w:ascii="Times New Roman" w:hAnsi="Times New Roman"/>
    </w:rPr>
  </w:style>
  <w:style w:type="paragraph" w:customStyle="1" w:styleId="CN">
    <w:name w:val="CN"/>
    <w:basedOn w:val="Normal"/>
    <w:qFormat/>
    <w:rsid w:val="00CC1298"/>
    <w:pPr>
      <w:spacing w:line="480" w:lineRule="auto"/>
    </w:pPr>
  </w:style>
  <w:style w:type="paragraph" w:customStyle="1" w:styleId="CT">
    <w:name w:val="CT"/>
    <w:basedOn w:val="Normal"/>
    <w:qFormat/>
    <w:rsid w:val="00CC1298"/>
    <w:pPr>
      <w:spacing w:line="480" w:lineRule="auto"/>
    </w:pPr>
  </w:style>
  <w:style w:type="paragraph" w:customStyle="1" w:styleId="CAU">
    <w:name w:val="CAU"/>
    <w:basedOn w:val="Normal"/>
    <w:qFormat/>
    <w:rsid w:val="00CC1298"/>
    <w:pPr>
      <w:spacing w:line="480" w:lineRule="auto"/>
    </w:pPr>
  </w:style>
  <w:style w:type="paragraph" w:customStyle="1" w:styleId="COUT-1">
    <w:name w:val="COUT-1"/>
    <w:basedOn w:val="Normal"/>
    <w:qFormat/>
    <w:rsid w:val="00CC1298"/>
    <w:pPr>
      <w:spacing w:line="480" w:lineRule="auto"/>
    </w:pPr>
    <w:rPr>
      <w:rFonts w:ascii="Times New Roman" w:hAnsi="Times New Roman"/>
    </w:rPr>
  </w:style>
  <w:style w:type="paragraph" w:customStyle="1" w:styleId="COUT-2">
    <w:name w:val="COUT-2"/>
    <w:basedOn w:val="Normal"/>
    <w:qFormat/>
    <w:rsid w:val="00CC1298"/>
    <w:pPr>
      <w:spacing w:line="480" w:lineRule="auto"/>
      <w:ind w:firstLine="720"/>
    </w:pPr>
    <w:rPr>
      <w:rFonts w:ascii="Times New Roman" w:hAnsi="Times New Roman"/>
      <w:bCs/>
      <w:color w:val="000000" w:themeColor="text1"/>
    </w:rPr>
  </w:style>
  <w:style w:type="paragraph" w:customStyle="1" w:styleId="TXT-FLUSH">
    <w:name w:val="TXT-FLUSH"/>
    <w:basedOn w:val="Normal"/>
    <w:qFormat/>
    <w:rsid w:val="004B7E08"/>
    <w:pPr>
      <w:spacing w:line="480" w:lineRule="auto"/>
    </w:pPr>
    <w:rPr>
      <w:rFonts w:ascii="Times New Roman" w:hAnsi="Times New Roman"/>
    </w:rPr>
  </w:style>
  <w:style w:type="paragraph" w:customStyle="1" w:styleId="TXT">
    <w:name w:val="TXT"/>
    <w:basedOn w:val="Title"/>
    <w:qFormat/>
    <w:rsid w:val="004B7E08"/>
    <w:pPr>
      <w:spacing w:line="480" w:lineRule="auto"/>
      <w:ind w:firstLine="720"/>
      <w:jc w:val="left"/>
    </w:pPr>
    <w:rPr>
      <w:rFonts w:ascii="Times New Roman" w:hAnsi="Times New Roman"/>
      <w:b w:val="0"/>
      <w:u w:val="none"/>
    </w:rPr>
  </w:style>
  <w:style w:type="paragraph" w:customStyle="1" w:styleId="H1">
    <w:name w:val="H1"/>
    <w:basedOn w:val="Normal"/>
    <w:qFormat/>
    <w:rsid w:val="006A13BD"/>
    <w:pPr>
      <w:shd w:val="clear" w:color="auto" w:fill="FFFFFF"/>
      <w:spacing w:line="480" w:lineRule="auto"/>
    </w:pPr>
  </w:style>
  <w:style w:type="paragraph" w:customStyle="1" w:styleId="H2">
    <w:name w:val="H2"/>
    <w:basedOn w:val="Normal"/>
    <w:qFormat/>
    <w:rsid w:val="006A13BD"/>
    <w:pPr>
      <w:tabs>
        <w:tab w:val="left" w:pos="-720"/>
      </w:tabs>
      <w:spacing w:line="480" w:lineRule="auto"/>
    </w:pPr>
  </w:style>
  <w:style w:type="paragraph" w:customStyle="1" w:styleId="H3">
    <w:name w:val="H3"/>
    <w:basedOn w:val="Normal"/>
    <w:qFormat/>
    <w:rsid w:val="006A13BD"/>
    <w:pPr>
      <w:spacing w:line="480" w:lineRule="auto"/>
    </w:pPr>
  </w:style>
  <w:style w:type="character" w:customStyle="1" w:styleId="bibalt-year">
    <w:name w:val="bib_alt-year"/>
    <w:rsid w:val="000574DB"/>
    <w:rPr>
      <w:rFonts w:ascii="Times New Roman" w:hAnsi="Times New Roman"/>
      <w:sz w:val="24"/>
      <w:szCs w:val="24"/>
      <w:bdr w:val="none" w:sz="0" w:space="0" w:color="auto"/>
      <w:shd w:val="clear" w:color="auto" w:fill="CC99FF"/>
    </w:rPr>
  </w:style>
  <w:style w:type="character" w:customStyle="1" w:styleId="bibarticle">
    <w:name w:val="bib_article"/>
    <w:rsid w:val="000574DB"/>
    <w:rPr>
      <w:rFonts w:ascii="Times New Roman" w:hAnsi="Times New Roman"/>
      <w:sz w:val="24"/>
      <w:bdr w:val="none" w:sz="0" w:space="0" w:color="auto"/>
      <w:shd w:val="clear" w:color="auto" w:fill="CCFFFF"/>
    </w:rPr>
  </w:style>
  <w:style w:type="character" w:customStyle="1" w:styleId="bibbase">
    <w:name w:val="bib_base"/>
    <w:rsid w:val="000574DB"/>
    <w:rPr>
      <w:rFonts w:ascii="Times New Roman" w:hAnsi="Times New Roman"/>
      <w:sz w:val="24"/>
    </w:rPr>
  </w:style>
  <w:style w:type="character" w:customStyle="1" w:styleId="bibbook">
    <w:name w:val="bib_book"/>
    <w:rsid w:val="000574DB"/>
    <w:rPr>
      <w:rFonts w:ascii="Times New Roman" w:hAnsi="Times New Roman"/>
      <w:sz w:val="24"/>
      <w:bdr w:val="none" w:sz="0" w:space="0" w:color="auto"/>
      <w:shd w:val="clear" w:color="auto" w:fill="99CCFF"/>
    </w:rPr>
  </w:style>
  <w:style w:type="character" w:customStyle="1" w:styleId="bibchapterno">
    <w:name w:val="bib_chapterno"/>
    <w:rsid w:val="000574DB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chaptertitle">
    <w:name w:val="bib_chaptertitle"/>
    <w:rsid w:val="000574DB"/>
    <w:rPr>
      <w:rFonts w:ascii="Times New Roman" w:hAnsi="Times New Roman"/>
      <w:sz w:val="24"/>
      <w:bdr w:val="none" w:sz="0" w:space="0" w:color="auto"/>
      <w:shd w:val="clear" w:color="auto" w:fill="FF9D5B"/>
    </w:rPr>
  </w:style>
  <w:style w:type="character" w:customStyle="1" w:styleId="bibcomment">
    <w:name w:val="bib_comment"/>
    <w:rsid w:val="000574DB"/>
    <w:rPr>
      <w:rFonts w:ascii="Times New Roman" w:hAnsi="Times New Roman"/>
      <w:sz w:val="24"/>
    </w:rPr>
  </w:style>
  <w:style w:type="character" w:customStyle="1" w:styleId="bibconfacronym">
    <w:name w:val="bib_confacronym"/>
    <w:rsid w:val="000574DB"/>
    <w:rPr>
      <w:rFonts w:ascii="Times New Roman" w:hAnsi="Times New Roman"/>
      <w:sz w:val="24"/>
      <w:bdr w:val="none" w:sz="0" w:space="0" w:color="auto"/>
      <w:shd w:val="clear" w:color="auto" w:fill="FD77F3"/>
    </w:rPr>
  </w:style>
  <w:style w:type="character" w:customStyle="1" w:styleId="bibconfdate">
    <w:name w:val="bib_confdate"/>
    <w:rsid w:val="000574DB"/>
    <w:rPr>
      <w:rFonts w:ascii="Times New Roman" w:hAnsi="Times New Roman"/>
      <w:sz w:val="24"/>
      <w:bdr w:val="none" w:sz="0" w:space="0" w:color="auto"/>
      <w:shd w:val="clear" w:color="auto" w:fill="3CE0C1"/>
    </w:rPr>
  </w:style>
  <w:style w:type="character" w:customStyle="1" w:styleId="bibconference">
    <w:name w:val="bib_conference"/>
    <w:rsid w:val="000574DB"/>
    <w:rPr>
      <w:rFonts w:ascii="Times New Roman" w:hAnsi="Times New Roman"/>
      <w:sz w:val="24"/>
      <w:bdr w:val="none" w:sz="0" w:space="0" w:color="auto"/>
      <w:shd w:val="clear" w:color="auto" w:fill="9CB3FE"/>
    </w:rPr>
  </w:style>
  <w:style w:type="character" w:customStyle="1" w:styleId="bibconflocation">
    <w:name w:val="bib_conflocation"/>
    <w:rsid w:val="000574DB"/>
    <w:rPr>
      <w:rFonts w:ascii="Times New Roman" w:hAnsi="Times New Roman"/>
      <w:sz w:val="24"/>
      <w:bdr w:val="none" w:sz="0" w:space="0" w:color="auto"/>
      <w:shd w:val="clear" w:color="auto" w:fill="EC493C"/>
    </w:rPr>
  </w:style>
  <w:style w:type="character" w:customStyle="1" w:styleId="bibconfpaper">
    <w:name w:val="bib_confpaper"/>
    <w:rsid w:val="000574DB"/>
    <w:rPr>
      <w:rFonts w:ascii="Times New Roman" w:hAnsi="Times New Roman"/>
      <w:sz w:val="24"/>
      <w:bdr w:val="none" w:sz="0" w:space="0" w:color="auto"/>
      <w:shd w:val="clear" w:color="auto" w:fill="61FF65"/>
    </w:rPr>
  </w:style>
  <w:style w:type="character" w:customStyle="1" w:styleId="bibconfproceedings">
    <w:name w:val="bib_confproceedings"/>
    <w:rsid w:val="000574DB"/>
    <w:rPr>
      <w:rFonts w:ascii="Times New Roman" w:hAnsi="Times New Roman"/>
      <w:sz w:val="24"/>
      <w:bdr w:val="none" w:sz="0" w:space="0" w:color="auto"/>
      <w:shd w:val="clear" w:color="auto" w:fill="FDBA35"/>
    </w:rPr>
  </w:style>
  <w:style w:type="character" w:customStyle="1" w:styleId="bibday">
    <w:name w:val="bib_day"/>
    <w:rsid w:val="000574DB"/>
    <w:rPr>
      <w:rFonts w:ascii="Times New Roman" w:hAnsi="Times New Roman"/>
      <w:sz w:val="24"/>
      <w:bdr w:val="none" w:sz="0" w:space="0" w:color="auto"/>
      <w:shd w:val="clear" w:color="auto" w:fill="FFFF66"/>
    </w:rPr>
  </w:style>
  <w:style w:type="character" w:customStyle="1" w:styleId="bibdeg">
    <w:name w:val="bib_deg"/>
    <w:rsid w:val="000574DB"/>
    <w:rPr>
      <w:rFonts w:ascii="Times New Roman" w:hAnsi="Times New Roman"/>
      <w:sz w:val="24"/>
    </w:rPr>
  </w:style>
  <w:style w:type="character" w:customStyle="1" w:styleId="bibdoi">
    <w:name w:val="bib_doi"/>
    <w:rsid w:val="000574DB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ed-etal">
    <w:name w:val="bib_ed-etal"/>
    <w:rsid w:val="000574DB"/>
    <w:rPr>
      <w:rFonts w:ascii="Times New Roman" w:hAnsi="Times New Roman"/>
      <w:sz w:val="24"/>
      <w:bdr w:val="none" w:sz="0" w:space="0" w:color="auto"/>
      <w:shd w:val="clear" w:color="auto" w:fill="00F4EE"/>
    </w:rPr>
  </w:style>
  <w:style w:type="character" w:customStyle="1" w:styleId="bibed-fname">
    <w:name w:val="bib_ed-fname"/>
    <w:rsid w:val="000574DB"/>
    <w:rPr>
      <w:rFonts w:ascii="Times New Roman" w:hAnsi="Times New Roman"/>
      <w:sz w:val="24"/>
      <w:bdr w:val="none" w:sz="0" w:space="0" w:color="auto"/>
      <w:shd w:val="clear" w:color="auto" w:fill="FFFFB7"/>
    </w:rPr>
  </w:style>
  <w:style w:type="character" w:customStyle="1" w:styleId="bibeditionno">
    <w:name w:val="bib_editionno"/>
    <w:rsid w:val="000574DB"/>
    <w:rPr>
      <w:rFonts w:ascii="Times New Roman" w:hAnsi="Times New Roman"/>
      <w:sz w:val="24"/>
      <w:bdr w:val="none" w:sz="0" w:space="0" w:color="auto"/>
      <w:shd w:val="clear" w:color="auto" w:fill="FFCC00"/>
    </w:rPr>
  </w:style>
  <w:style w:type="character" w:customStyle="1" w:styleId="bibed-organization">
    <w:name w:val="bib_ed-organization"/>
    <w:rsid w:val="000574DB"/>
    <w:rPr>
      <w:rFonts w:ascii="Times New Roman" w:hAnsi="Times New Roman"/>
      <w:sz w:val="24"/>
      <w:bdr w:val="none" w:sz="0" w:space="0" w:color="auto"/>
      <w:shd w:val="clear" w:color="auto" w:fill="FCAAC3"/>
    </w:rPr>
  </w:style>
  <w:style w:type="character" w:customStyle="1" w:styleId="bibed-suffix">
    <w:name w:val="bib_ed-suffix"/>
    <w:rsid w:val="000574DB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ed-surname">
    <w:name w:val="bib_ed-surname"/>
    <w:rsid w:val="000574DB"/>
    <w:rPr>
      <w:rFonts w:ascii="Times New Roman" w:hAnsi="Times New Roman"/>
      <w:sz w:val="24"/>
      <w:bdr w:val="none" w:sz="0" w:space="0" w:color="auto"/>
      <w:shd w:val="clear" w:color="auto" w:fill="FFFF00"/>
    </w:rPr>
  </w:style>
  <w:style w:type="character" w:customStyle="1" w:styleId="bibetal">
    <w:name w:val="bib_etal"/>
    <w:rsid w:val="000574D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extlink">
    <w:name w:val="bib_extlink"/>
    <w:rsid w:val="000574DB"/>
    <w:rPr>
      <w:rFonts w:ascii="Times New Roman" w:hAnsi="Times New Roman"/>
      <w:sz w:val="20"/>
      <w:bdr w:val="none" w:sz="0" w:space="0" w:color="auto"/>
      <w:shd w:val="clear" w:color="auto" w:fill="6CCE9D"/>
    </w:rPr>
  </w:style>
  <w:style w:type="character" w:customStyle="1" w:styleId="bibfname">
    <w:name w:val="bib_fname"/>
    <w:rsid w:val="000574DB"/>
    <w:rPr>
      <w:rFonts w:ascii="Times New Roman" w:hAnsi="Times New Roman"/>
      <w:sz w:val="24"/>
      <w:bdr w:val="none" w:sz="0" w:space="0" w:color="auto"/>
      <w:shd w:val="clear" w:color="auto" w:fill="FFFFCC"/>
    </w:rPr>
  </w:style>
  <w:style w:type="character" w:customStyle="1" w:styleId="bibfpage">
    <w:name w:val="bib_fpage"/>
    <w:rsid w:val="000574DB"/>
    <w:rPr>
      <w:rFonts w:ascii="Times New Roman" w:hAnsi="Times New Roman"/>
      <w:sz w:val="24"/>
      <w:bdr w:val="none" w:sz="0" w:space="0" w:color="auto"/>
      <w:shd w:val="clear" w:color="auto" w:fill="E6E6E6"/>
    </w:rPr>
  </w:style>
  <w:style w:type="character" w:customStyle="1" w:styleId="bibinstitution">
    <w:name w:val="bib_institution"/>
    <w:rsid w:val="000574DB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isbn">
    <w:name w:val="bib_isbn"/>
    <w:rsid w:val="000574DB"/>
    <w:rPr>
      <w:rFonts w:ascii="Times New Roman" w:hAnsi="Times New Roman"/>
      <w:sz w:val="24"/>
      <w:shd w:val="clear" w:color="auto" w:fill="D9D9D9"/>
    </w:rPr>
  </w:style>
  <w:style w:type="character" w:customStyle="1" w:styleId="bibissue">
    <w:name w:val="bib_issue"/>
    <w:rsid w:val="000574DB"/>
    <w:rPr>
      <w:rFonts w:ascii="Times New Roman" w:hAnsi="Times New Roman"/>
      <w:sz w:val="24"/>
      <w:bdr w:val="none" w:sz="0" w:space="0" w:color="auto"/>
      <w:shd w:val="clear" w:color="auto" w:fill="FFFFAB"/>
    </w:rPr>
  </w:style>
  <w:style w:type="character" w:customStyle="1" w:styleId="bibjournal">
    <w:name w:val="bib_journal"/>
    <w:rsid w:val="000574DB"/>
    <w:rPr>
      <w:rFonts w:ascii="Times New Roman" w:hAnsi="Times New Roman"/>
      <w:sz w:val="24"/>
      <w:bdr w:val="none" w:sz="0" w:space="0" w:color="auto"/>
      <w:shd w:val="clear" w:color="auto" w:fill="F9DECF"/>
    </w:rPr>
  </w:style>
  <w:style w:type="character" w:customStyle="1" w:styleId="biblocation">
    <w:name w:val="bib_location"/>
    <w:rsid w:val="000574DB"/>
    <w:rPr>
      <w:rFonts w:ascii="Times New Roman" w:hAnsi="Times New Roman"/>
      <w:sz w:val="24"/>
      <w:bdr w:val="none" w:sz="0" w:space="0" w:color="auto"/>
      <w:shd w:val="clear" w:color="auto" w:fill="FFCCCC"/>
    </w:rPr>
  </w:style>
  <w:style w:type="character" w:customStyle="1" w:styleId="biblpage">
    <w:name w:val="bib_lpage"/>
    <w:rsid w:val="000574DB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medline">
    <w:name w:val="bib_medline"/>
    <w:rsid w:val="000574DB"/>
    <w:rPr>
      <w:rFonts w:ascii="Times New Roman" w:hAnsi="Times New Roman"/>
      <w:sz w:val="24"/>
    </w:rPr>
  </w:style>
  <w:style w:type="character" w:customStyle="1" w:styleId="bibmonth">
    <w:name w:val="bib_month"/>
    <w:rsid w:val="000574DB"/>
    <w:rPr>
      <w:rFonts w:ascii="Times New Roman" w:hAnsi="Times New Roman"/>
      <w:sz w:val="24"/>
      <w:szCs w:val="24"/>
      <w:bdr w:val="none" w:sz="0" w:space="0" w:color="auto"/>
      <w:shd w:val="clear" w:color="auto" w:fill="CCFF33"/>
    </w:rPr>
  </w:style>
  <w:style w:type="character" w:customStyle="1" w:styleId="bibnumber">
    <w:name w:val="bib_number"/>
    <w:rsid w:val="000574DB"/>
    <w:rPr>
      <w:rFonts w:ascii="Times New Roman" w:hAnsi="Times New Roman"/>
      <w:sz w:val="24"/>
      <w:bdr w:val="none" w:sz="0" w:space="0" w:color="auto"/>
      <w:shd w:val="clear" w:color="auto" w:fill="CCCCFF"/>
    </w:rPr>
  </w:style>
  <w:style w:type="character" w:customStyle="1" w:styleId="biborganization">
    <w:name w:val="bib_organization"/>
    <w:rsid w:val="000574D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pagecount">
    <w:name w:val="bib_pagecount"/>
    <w:rsid w:val="000574DB"/>
    <w:rPr>
      <w:rFonts w:ascii="Times New Roman" w:hAnsi="Times New Roman"/>
      <w:sz w:val="24"/>
      <w:bdr w:val="none" w:sz="0" w:space="0" w:color="auto"/>
      <w:shd w:val="clear" w:color="auto" w:fill="00FF00"/>
    </w:rPr>
  </w:style>
  <w:style w:type="character" w:customStyle="1" w:styleId="bibpapernumber">
    <w:name w:val="bib_papernumber"/>
    <w:uiPriority w:val="1"/>
    <w:rsid w:val="000574DB"/>
    <w:rPr>
      <w:rFonts w:ascii="Times New Roman" w:hAnsi="Times New Roman"/>
      <w:sz w:val="24"/>
      <w:bdr w:val="none" w:sz="0" w:space="0" w:color="auto"/>
      <w:shd w:val="clear" w:color="auto" w:fill="FFFF66"/>
    </w:rPr>
  </w:style>
  <w:style w:type="character" w:customStyle="1" w:styleId="bibpatent">
    <w:name w:val="bib_patent"/>
    <w:rsid w:val="000574DB"/>
    <w:rPr>
      <w:rFonts w:ascii="Times New Roman" w:hAnsi="Times New Roman"/>
      <w:sz w:val="24"/>
      <w:bdr w:val="none" w:sz="0" w:space="0" w:color="auto"/>
      <w:shd w:val="clear" w:color="auto" w:fill="66FFCC"/>
    </w:rPr>
  </w:style>
  <w:style w:type="character" w:customStyle="1" w:styleId="bibpublisher">
    <w:name w:val="bib_publisher"/>
    <w:rsid w:val="000574DB"/>
    <w:rPr>
      <w:rFonts w:ascii="Times New Roman" w:hAnsi="Times New Roman"/>
      <w:sz w:val="24"/>
      <w:bdr w:val="none" w:sz="0" w:space="0" w:color="auto"/>
      <w:shd w:val="clear" w:color="auto" w:fill="FF99CC"/>
    </w:rPr>
  </w:style>
  <w:style w:type="character" w:customStyle="1" w:styleId="bibreportnum">
    <w:name w:val="bib_reportnum"/>
    <w:rsid w:val="000574DB"/>
    <w:rPr>
      <w:rFonts w:ascii="Times New Roman" w:hAnsi="Times New Roman"/>
      <w:sz w:val="24"/>
      <w:bdr w:val="none" w:sz="0" w:space="0" w:color="auto"/>
      <w:shd w:val="clear" w:color="auto" w:fill="CCCCFF"/>
    </w:rPr>
  </w:style>
  <w:style w:type="character" w:customStyle="1" w:styleId="bibschool">
    <w:name w:val="bib_school"/>
    <w:rsid w:val="000574DB"/>
    <w:rPr>
      <w:rFonts w:ascii="Times New Roman" w:hAnsi="Times New Roman"/>
      <w:sz w:val="24"/>
      <w:bdr w:val="none" w:sz="0" w:space="0" w:color="auto"/>
      <w:shd w:val="clear" w:color="auto" w:fill="FFCC66"/>
    </w:rPr>
  </w:style>
  <w:style w:type="character" w:customStyle="1" w:styleId="bibseason">
    <w:name w:val="bib_season"/>
    <w:rsid w:val="000574DB"/>
    <w:rPr>
      <w:rFonts w:ascii="Times New Roman" w:hAnsi="Times New Roman"/>
      <w:sz w:val="24"/>
      <w:szCs w:val="24"/>
      <w:bdr w:val="none" w:sz="0" w:space="0" w:color="auto"/>
      <w:shd w:val="clear" w:color="auto" w:fill="FF6600"/>
    </w:rPr>
  </w:style>
  <w:style w:type="character" w:customStyle="1" w:styleId="bibseries">
    <w:name w:val="bib_series"/>
    <w:rsid w:val="000574DB"/>
    <w:rPr>
      <w:rFonts w:ascii="Times New Roman" w:hAnsi="Times New Roman"/>
      <w:sz w:val="24"/>
      <w:shd w:val="clear" w:color="auto" w:fill="FFCC99"/>
    </w:rPr>
  </w:style>
  <w:style w:type="character" w:customStyle="1" w:styleId="bibseriesno">
    <w:name w:val="bib_seriesno"/>
    <w:rsid w:val="000574DB"/>
    <w:rPr>
      <w:rFonts w:ascii="Times New Roman" w:hAnsi="Times New Roman"/>
      <w:sz w:val="24"/>
      <w:shd w:val="clear" w:color="auto" w:fill="FFFF99"/>
    </w:rPr>
  </w:style>
  <w:style w:type="character" w:customStyle="1" w:styleId="bibsuffix">
    <w:name w:val="bib_suffix"/>
    <w:rsid w:val="000574DB"/>
    <w:rPr>
      <w:rFonts w:ascii="Times New Roman" w:hAnsi="Times New Roman"/>
      <w:sz w:val="24"/>
    </w:rPr>
  </w:style>
  <w:style w:type="character" w:customStyle="1" w:styleId="bibsuppl">
    <w:name w:val="bib_suppl"/>
    <w:rsid w:val="000574DB"/>
    <w:rPr>
      <w:rFonts w:ascii="Times New Roman" w:hAnsi="Times New Roman"/>
      <w:sz w:val="24"/>
      <w:bdr w:val="none" w:sz="0" w:space="0" w:color="auto"/>
      <w:shd w:val="clear" w:color="auto" w:fill="FFCC66"/>
    </w:rPr>
  </w:style>
  <w:style w:type="character" w:customStyle="1" w:styleId="bibsurname">
    <w:name w:val="bib_surname"/>
    <w:rsid w:val="000574D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title">
    <w:name w:val="bib_title"/>
    <w:rsid w:val="000574DB"/>
    <w:rPr>
      <w:sz w:val="24"/>
      <w:effect w:val="none"/>
      <w:bdr w:val="none" w:sz="0" w:space="0" w:color="auto"/>
      <w:shd w:val="clear" w:color="auto" w:fill="D99594"/>
    </w:rPr>
  </w:style>
  <w:style w:type="character" w:customStyle="1" w:styleId="bibtrans">
    <w:name w:val="bib_trans"/>
    <w:rsid w:val="000574DB"/>
    <w:rPr>
      <w:rFonts w:ascii="Times New Roman" w:hAnsi="Times New Roman"/>
      <w:sz w:val="24"/>
      <w:shd w:val="clear" w:color="auto" w:fill="99CC00"/>
    </w:rPr>
  </w:style>
  <w:style w:type="character" w:customStyle="1" w:styleId="bibunpubl">
    <w:name w:val="bib_unpubl"/>
    <w:rsid w:val="000574DB"/>
    <w:rPr>
      <w:rFonts w:ascii="Times New Roman" w:hAnsi="Times New Roman"/>
      <w:sz w:val="24"/>
    </w:rPr>
  </w:style>
  <w:style w:type="character" w:customStyle="1" w:styleId="biburl">
    <w:name w:val="bib_url"/>
    <w:rsid w:val="000574DB"/>
    <w:rPr>
      <w:rFonts w:ascii="Times New Roman" w:hAnsi="Times New Roman"/>
      <w:sz w:val="24"/>
      <w:bdr w:val="none" w:sz="0" w:space="0" w:color="auto"/>
      <w:shd w:val="clear" w:color="auto" w:fill="CCFF66"/>
    </w:rPr>
  </w:style>
  <w:style w:type="character" w:customStyle="1" w:styleId="bibvolcount">
    <w:name w:val="bib_volcount"/>
    <w:rsid w:val="000574DB"/>
    <w:rPr>
      <w:rFonts w:ascii="Times New Roman" w:hAnsi="Times New Roman"/>
      <w:sz w:val="20"/>
      <w:bdr w:val="none" w:sz="0" w:space="0" w:color="auto"/>
      <w:shd w:val="clear" w:color="auto" w:fill="00FF00"/>
    </w:rPr>
  </w:style>
  <w:style w:type="character" w:customStyle="1" w:styleId="bibvolume">
    <w:name w:val="bib_volume"/>
    <w:rsid w:val="000574DB"/>
    <w:rPr>
      <w:rFonts w:ascii="Times New Roman" w:hAnsi="Times New Roman"/>
      <w:sz w:val="24"/>
      <w:bdr w:val="none" w:sz="0" w:space="0" w:color="auto"/>
      <w:shd w:val="clear" w:color="auto" w:fill="CCECFF"/>
    </w:rPr>
  </w:style>
  <w:style w:type="character" w:customStyle="1" w:styleId="bibyear">
    <w:name w:val="bib_year"/>
    <w:rsid w:val="000574DB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citebib">
    <w:name w:val="cite_bib"/>
    <w:rsid w:val="000574DB"/>
    <w:rPr>
      <w:sz w:val="24"/>
      <w:bdr w:val="none" w:sz="0" w:space="0" w:color="auto"/>
      <w:shd w:val="clear" w:color="auto" w:fill="CCFFFF"/>
    </w:rPr>
  </w:style>
  <w:style w:type="paragraph" w:customStyle="1" w:styleId="REFH1">
    <w:name w:val="REFH1"/>
    <w:qFormat/>
    <w:rsid w:val="004061FB"/>
    <w:rPr>
      <w:rFonts w:ascii="Courier" w:hAnsi="Courier"/>
      <w:lang w:eastAsia="ja-JP"/>
    </w:rPr>
  </w:style>
  <w:style w:type="character" w:customStyle="1" w:styleId="ManualList">
    <w:name w:val="ManualList"/>
    <w:rsid w:val="004061FB"/>
  </w:style>
  <w:style w:type="paragraph" w:customStyle="1" w:styleId="REF-N">
    <w:name w:val="REF-N"/>
    <w:basedOn w:val="Normal"/>
    <w:rsid w:val="004061FB"/>
    <w:rPr>
      <w:rFonts w:ascii="Courier New" w:hAnsi="Courier New" w:cs="Courier New"/>
      <w:noProof/>
    </w:rPr>
  </w:style>
  <w:style w:type="character" w:customStyle="1" w:styleId="Supplement">
    <w:name w:val="Supplement"/>
    <w:rsid w:val="004061FB"/>
  </w:style>
  <w:style w:type="character" w:customStyle="1" w:styleId="InPress">
    <w:name w:val="InPress"/>
    <w:rsid w:val="004061FB"/>
  </w:style>
  <w:style w:type="character" w:customStyle="1" w:styleId="ChapterTitle">
    <w:name w:val="ChapterTitle"/>
    <w:rsid w:val="004061FB"/>
  </w:style>
  <w:style w:type="paragraph" w:customStyle="1" w:styleId="PMI">
    <w:name w:val="PMI"/>
    <w:qFormat/>
    <w:rsid w:val="002101C1"/>
    <w:pPr>
      <w:spacing w:line="480" w:lineRule="auto"/>
    </w:pPr>
    <w:rPr>
      <w:rFonts w:ascii="Helvetica" w:eastAsia="Times" w:hAnsi="Helvetica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iPriority="99" w:unhideWhenUsed="0" w:qFormat="1"/>
    <w:lsdException w:name="heading 3" w:uiPriority="99" w:qFormat="1"/>
    <w:lsdException w:name="annotation text" w:uiPriority="99"/>
    <w:lsdException w:name="header" w:uiPriority="99"/>
    <w:lsdException w:name="footer" w:uiPriority="99"/>
    <w:lsdException w:name="caption" w:qFormat="1"/>
    <w:lsdException w:name="annotation reference" w:uiPriority="99"/>
    <w:lsdException w:name="page number" w:uiPriority="99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iPriority="99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Cite" w:uiPriority="99"/>
    <w:lsdException w:name="annotation subject" w:uiPriority="99"/>
    <w:lsdException w:name="No List" w:uiPriority="99"/>
    <w:lsdException w:name="Balloon Text" w:uiPriority="99"/>
    <w:lsdException w:name="Table Grid" w:semiHidden="0" w:unhideWhenUsed="0"/>
    <w:lsdException w:name="Placeholder Text" w:semiHidden="0" w:uiPriority="99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1C1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F3AE6"/>
    <w:pPr>
      <w:keepNext/>
      <w:spacing w:before="240" w:after="60"/>
      <w:outlineLvl w:val="0"/>
    </w:pPr>
    <w:rPr>
      <w:rFonts w:ascii="Helvetica" w:hAnsi="Helvetica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F3AE6"/>
    <w:pPr>
      <w:keepNext/>
      <w:spacing w:before="240" w:after="60"/>
      <w:outlineLvl w:val="1"/>
    </w:pPr>
    <w:rPr>
      <w:rFonts w:ascii="Helvetica" w:hAnsi="Helvetica"/>
      <w:b/>
      <w:i/>
    </w:rPr>
  </w:style>
  <w:style w:type="paragraph" w:styleId="Heading3">
    <w:name w:val="heading 3"/>
    <w:basedOn w:val="Normal"/>
    <w:link w:val="Heading3Char"/>
    <w:uiPriority w:val="99"/>
    <w:qFormat/>
    <w:rsid w:val="005D721A"/>
    <w:pPr>
      <w:spacing w:beforeLines="1" w:afterLines="1"/>
      <w:outlineLvl w:val="2"/>
    </w:pPr>
    <w:rPr>
      <w:rFonts w:ascii="Times" w:eastAsiaTheme="minorHAnsi" w:hAnsi="Times"/>
      <w:b/>
      <w:sz w:val="27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D721A"/>
    <w:rPr>
      <w:rFonts w:ascii="Helvetica" w:hAnsi="Helvetica"/>
      <w:b/>
      <w:kern w:val="28"/>
      <w:sz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A3266"/>
    <w:rPr>
      <w:rFonts w:ascii="Helvetica" w:hAnsi="Helvetica"/>
      <w:b/>
      <w:i/>
      <w:lang w:eastAsia="ja-JP"/>
    </w:rPr>
  </w:style>
  <w:style w:type="character" w:customStyle="1" w:styleId="Heading3Char">
    <w:name w:val="Heading 3 Char"/>
    <w:basedOn w:val="DefaultParagraphFont"/>
    <w:link w:val="Heading3"/>
    <w:uiPriority w:val="99"/>
    <w:rsid w:val="005D721A"/>
    <w:rPr>
      <w:rFonts w:ascii="Times" w:eastAsiaTheme="minorHAnsi" w:hAnsi="Times" w:cstheme="minorBidi"/>
      <w:b/>
      <w:sz w:val="27"/>
      <w:szCs w:val="20"/>
    </w:rPr>
  </w:style>
  <w:style w:type="character" w:customStyle="1" w:styleId="a1">
    <w:name w:val="a1"/>
    <w:basedOn w:val="DefaultParagraphFont"/>
    <w:rsid w:val="007F3AE6"/>
    <w:rPr>
      <w:rFonts w:ascii="Courier" w:hAnsi="Courier"/>
      <w:noProof w:val="0"/>
      <w:sz w:val="24"/>
      <w:lang w:val="en-US"/>
    </w:rPr>
  </w:style>
  <w:style w:type="paragraph" w:styleId="TOC1">
    <w:name w:val="toc 1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rsid w:val="007F3AE6"/>
    <w:pPr>
      <w:tabs>
        <w:tab w:val="left" w:pos="9000"/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rsid w:val="007F3AE6"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rsid w:val="007F3AE6"/>
    <w:pPr>
      <w:tabs>
        <w:tab w:val="left" w:pos="9000"/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7F3AE6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customStyle="1" w:styleId="toa">
    <w:name w:val="toa"/>
    <w:basedOn w:val="Normal"/>
    <w:rsid w:val="007F3AE6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7F3AE6"/>
  </w:style>
  <w:style w:type="character" w:customStyle="1" w:styleId="EquationCaption">
    <w:name w:val="_Equation Caption"/>
    <w:rsid w:val="007F3AE6"/>
  </w:style>
  <w:style w:type="paragraph" w:styleId="Header">
    <w:name w:val="header"/>
    <w:basedOn w:val="Normal"/>
    <w:link w:val="HeaderChar"/>
    <w:uiPriority w:val="99"/>
    <w:rsid w:val="007F3A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A3266"/>
    <w:rPr>
      <w:rFonts w:ascii="Courier" w:hAnsi="Courier"/>
      <w:lang w:eastAsia="ja-JP"/>
    </w:rPr>
  </w:style>
  <w:style w:type="paragraph" w:styleId="Footer">
    <w:name w:val="footer"/>
    <w:basedOn w:val="Normal"/>
    <w:link w:val="FooterChar"/>
    <w:uiPriority w:val="99"/>
    <w:rsid w:val="007F3A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5869"/>
    <w:rPr>
      <w:rFonts w:ascii="Courier" w:hAnsi="Courier"/>
      <w:lang w:eastAsia="ja-JP"/>
    </w:rPr>
  </w:style>
  <w:style w:type="character" w:styleId="PageNumber">
    <w:name w:val="page number"/>
    <w:basedOn w:val="DefaultParagraphFont"/>
    <w:uiPriority w:val="99"/>
    <w:rsid w:val="007F3AE6"/>
  </w:style>
  <w:style w:type="character" w:styleId="LineNumber">
    <w:name w:val="line number"/>
    <w:basedOn w:val="DefaultParagraphFont"/>
    <w:rsid w:val="007F3AE6"/>
  </w:style>
  <w:style w:type="character" w:styleId="Hyperlink">
    <w:name w:val="Hyperlink"/>
    <w:basedOn w:val="DefaultParagraphFont"/>
    <w:uiPriority w:val="99"/>
    <w:rsid w:val="007F3AE6"/>
    <w:rPr>
      <w:color w:val="0000FF"/>
      <w:u w:val="single"/>
    </w:rPr>
  </w:style>
  <w:style w:type="paragraph" w:styleId="Title">
    <w:name w:val="Title"/>
    <w:aliases w:val="title"/>
    <w:basedOn w:val="Normal"/>
    <w:link w:val="TitleChar"/>
    <w:uiPriority w:val="99"/>
    <w:qFormat/>
    <w:rsid w:val="006B2F84"/>
    <w:pPr>
      <w:jc w:val="center"/>
    </w:pPr>
    <w:rPr>
      <w:rFonts w:ascii="Helvetica" w:eastAsia="Times" w:hAnsi="Helvetica"/>
      <w:b/>
      <w:u w:val="single"/>
    </w:rPr>
  </w:style>
  <w:style w:type="character" w:customStyle="1" w:styleId="TitleChar">
    <w:name w:val="Title Char"/>
    <w:aliases w:val="title Char"/>
    <w:basedOn w:val="DefaultParagraphFont"/>
    <w:link w:val="Title"/>
    <w:uiPriority w:val="99"/>
    <w:rsid w:val="006B2F84"/>
    <w:rPr>
      <w:rFonts w:ascii="Helvetica" w:eastAsia="Times" w:hAnsi="Helvetica"/>
      <w:b/>
      <w:sz w:val="24"/>
      <w:u w:val="single"/>
    </w:rPr>
  </w:style>
  <w:style w:type="character" w:styleId="CommentReference">
    <w:name w:val="annotation reference"/>
    <w:basedOn w:val="DefaultParagraphFont"/>
    <w:uiPriority w:val="99"/>
    <w:rsid w:val="001F464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rsid w:val="001F464B"/>
  </w:style>
  <w:style w:type="character" w:customStyle="1" w:styleId="CommentTextChar">
    <w:name w:val="Comment Text Char"/>
    <w:basedOn w:val="DefaultParagraphFont"/>
    <w:link w:val="CommentText"/>
    <w:uiPriority w:val="99"/>
    <w:rsid w:val="001F464B"/>
    <w:rPr>
      <w:rFonts w:ascii="Courier" w:hAnsi="Courier"/>
      <w:sz w:val="24"/>
      <w:szCs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F464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1F464B"/>
    <w:rPr>
      <w:rFonts w:ascii="Courier" w:hAnsi="Courier"/>
      <w:b/>
      <w:bCs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rsid w:val="001F464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F464B"/>
    <w:rPr>
      <w:rFonts w:ascii="Lucida Grande" w:hAnsi="Lucida Grande"/>
      <w:sz w:val="18"/>
      <w:szCs w:val="18"/>
      <w:lang w:eastAsia="ja-JP"/>
    </w:rPr>
  </w:style>
  <w:style w:type="paragraph" w:customStyle="1" w:styleId="Sprheading1">
    <w:name w:val="Spr heading 1"/>
    <w:basedOn w:val="Normal"/>
    <w:next w:val="Spr1stparagraph"/>
    <w:autoRedefine/>
    <w:rsid w:val="00E726BF"/>
    <w:pPr>
      <w:keepNext/>
      <w:tabs>
        <w:tab w:val="left" w:pos="284"/>
      </w:tabs>
      <w:suppressAutoHyphens/>
      <w:spacing w:before="397" w:after="240"/>
      <w:outlineLvl w:val="0"/>
    </w:pPr>
    <w:rPr>
      <w:rFonts w:ascii="Times" w:hAnsi="Times"/>
      <w:b/>
      <w:kern w:val="28"/>
      <w:szCs w:val="20"/>
    </w:rPr>
  </w:style>
  <w:style w:type="paragraph" w:customStyle="1" w:styleId="Spr1stparagraph">
    <w:name w:val="Spr 1st paragraph"/>
    <w:basedOn w:val="Normal"/>
    <w:next w:val="Normal"/>
    <w:autoRedefine/>
    <w:rsid w:val="007B7AD1"/>
    <w:pPr>
      <w:tabs>
        <w:tab w:val="left" w:pos="284"/>
      </w:tabs>
      <w:spacing w:line="480" w:lineRule="auto"/>
    </w:pPr>
    <w:rPr>
      <w:rFonts w:ascii="Times" w:hAnsi="Times"/>
      <w:color w:val="000000"/>
      <w:sz w:val="20"/>
      <w:szCs w:val="20"/>
    </w:rPr>
  </w:style>
  <w:style w:type="paragraph" w:customStyle="1" w:styleId="Sprheading2">
    <w:name w:val="Spr heading 2"/>
    <w:basedOn w:val="Normal"/>
    <w:next w:val="Spr1stparagraph"/>
    <w:autoRedefine/>
    <w:rsid w:val="00E726BF"/>
    <w:pPr>
      <w:keepNext/>
      <w:tabs>
        <w:tab w:val="left" w:pos="284"/>
      </w:tabs>
      <w:suppressAutoHyphens/>
      <w:spacing w:before="255" w:after="170"/>
      <w:outlineLvl w:val="1"/>
    </w:pPr>
    <w:rPr>
      <w:rFonts w:ascii="Times" w:hAnsi="Times"/>
      <w:b/>
      <w:szCs w:val="20"/>
    </w:rPr>
  </w:style>
  <w:style w:type="paragraph" w:customStyle="1" w:styleId="HeaderBB-FFHH">
    <w:name w:val="Header/BB-FF&amp;HH"/>
    <w:basedOn w:val="Header"/>
    <w:rsid w:val="00E726BF"/>
    <w:pPr>
      <w:tabs>
        <w:tab w:val="clear" w:pos="4320"/>
        <w:tab w:val="clear" w:pos="8640"/>
        <w:tab w:val="right" w:pos="6840"/>
        <w:tab w:val="right" w:leader="underscore" w:pos="10800"/>
      </w:tabs>
    </w:pPr>
    <w:rPr>
      <w:rFonts w:ascii="Helvetica" w:hAnsi="Helvetica"/>
      <w:sz w:val="18"/>
      <w:szCs w:val="20"/>
    </w:rPr>
  </w:style>
  <w:style w:type="paragraph" w:customStyle="1" w:styleId="RSInstitution">
    <w:name w:val="RS_Institution"/>
    <w:basedOn w:val="Title"/>
    <w:rsid w:val="00F81A49"/>
    <w:pPr>
      <w:spacing w:before="240" w:after="60"/>
      <w:outlineLvl w:val="0"/>
    </w:pPr>
    <w:rPr>
      <w:rFonts w:ascii="Times New Roman" w:eastAsia="Times New Roman" w:hAnsi="Times New Roman" w:cs="Arial"/>
      <w:b w:val="0"/>
      <w:bCs/>
      <w:kern w:val="28"/>
      <w:szCs w:val="32"/>
      <w:u w:val="none"/>
    </w:rPr>
  </w:style>
  <w:style w:type="paragraph" w:styleId="NormalWeb">
    <w:name w:val="Normal (Web)"/>
    <w:basedOn w:val="Normal"/>
    <w:uiPriority w:val="99"/>
    <w:rsid w:val="004C55DE"/>
    <w:pPr>
      <w:spacing w:beforeLines="1" w:afterLines="1"/>
    </w:pPr>
    <w:rPr>
      <w:rFonts w:ascii="Times" w:hAnsi="Times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2B32"/>
    <w:rPr>
      <w:i/>
    </w:rPr>
  </w:style>
  <w:style w:type="character" w:styleId="FollowedHyperlink">
    <w:name w:val="FollowedHyperlink"/>
    <w:basedOn w:val="DefaultParagraphFont"/>
    <w:uiPriority w:val="99"/>
    <w:rsid w:val="00102B32"/>
    <w:rPr>
      <w:color w:val="800080" w:themeColor="followedHyperlink"/>
      <w:u w:val="single"/>
    </w:rPr>
  </w:style>
  <w:style w:type="character" w:customStyle="1" w:styleId="apple-style-span">
    <w:name w:val="apple-style-span"/>
    <w:basedOn w:val="DefaultParagraphFont"/>
    <w:rsid w:val="004E48B8"/>
  </w:style>
  <w:style w:type="character" w:customStyle="1" w:styleId="apple-converted-space">
    <w:name w:val="apple-converted-space"/>
    <w:basedOn w:val="DefaultParagraphFont"/>
    <w:rsid w:val="004E48B8"/>
  </w:style>
  <w:style w:type="character" w:customStyle="1" w:styleId="cit-auth">
    <w:name w:val="cit-auth"/>
    <w:basedOn w:val="DefaultParagraphFont"/>
    <w:rsid w:val="00D42825"/>
  </w:style>
  <w:style w:type="character" w:customStyle="1" w:styleId="cit-name-surname">
    <w:name w:val="cit-name-surname"/>
    <w:basedOn w:val="DefaultParagraphFont"/>
    <w:rsid w:val="00D42825"/>
  </w:style>
  <w:style w:type="character" w:customStyle="1" w:styleId="cit-name-given-names">
    <w:name w:val="cit-name-given-names"/>
    <w:basedOn w:val="DefaultParagraphFont"/>
    <w:rsid w:val="00D42825"/>
  </w:style>
  <w:style w:type="character" w:customStyle="1" w:styleId="cit-etal">
    <w:name w:val="cit-etal"/>
    <w:basedOn w:val="DefaultParagraphFont"/>
    <w:rsid w:val="00D42825"/>
  </w:style>
  <w:style w:type="character" w:styleId="HTMLCite">
    <w:name w:val="HTML Cite"/>
    <w:basedOn w:val="DefaultParagraphFont"/>
    <w:uiPriority w:val="99"/>
    <w:rsid w:val="00D42825"/>
    <w:rPr>
      <w:i/>
    </w:rPr>
  </w:style>
  <w:style w:type="character" w:customStyle="1" w:styleId="cit-pub-date">
    <w:name w:val="cit-pub-date"/>
    <w:basedOn w:val="DefaultParagraphFont"/>
    <w:rsid w:val="00D42825"/>
  </w:style>
  <w:style w:type="character" w:customStyle="1" w:styleId="cit-article-title">
    <w:name w:val="cit-article-title"/>
    <w:basedOn w:val="DefaultParagraphFont"/>
    <w:rsid w:val="00D42825"/>
  </w:style>
  <w:style w:type="character" w:customStyle="1" w:styleId="cit-vol">
    <w:name w:val="cit-vol"/>
    <w:basedOn w:val="DefaultParagraphFont"/>
    <w:rsid w:val="00D42825"/>
  </w:style>
  <w:style w:type="character" w:customStyle="1" w:styleId="cit-fpage">
    <w:name w:val="cit-fpage"/>
    <w:basedOn w:val="DefaultParagraphFont"/>
    <w:rsid w:val="00D42825"/>
  </w:style>
  <w:style w:type="character" w:customStyle="1" w:styleId="cit-lpage">
    <w:name w:val="cit-lpage"/>
    <w:basedOn w:val="DefaultParagraphFont"/>
    <w:rsid w:val="00D42825"/>
  </w:style>
  <w:style w:type="paragraph" w:customStyle="1" w:styleId="citation">
    <w:name w:val="citation"/>
    <w:basedOn w:val="Normal"/>
    <w:rsid w:val="00DF0A32"/>
    <w:pPr>
      <w:spacing w:beforeLines="1" w:afterLines="1"/>
    </w:pPr>
    <w:rPr>
      <w:rFonts w:ascii="Times" w:hAnsi="Times"/>
      <w:sz w:val="20"/>
      <w:szCs w:val="20"/>
    </w:rPr>
  </w:style>
  <w:style w:type="paragraph" w:customStyle="1" w:styleId="authlist">
    <w:name w:val="auth_list"/>
    <w:basedOn w:val="Normal"/>
    <w:rsid w:val="00DF0A32"/>
    <w:pPr>
      <w:spacing w:beforeLines="1" w:afterLines="1"/>
    </w:pPr>
    <w:rPr>
      <w:rFonts w:ascii="Times" w:hAnsi="Times"/>
      <w:sz w:val="20"/>
      <w:szCs w:val="20"/>
    </w:rPr>
  </w:style>
  <w:style w:type="paragraph" w:customStyle="1" w:styleId="desc">
    <w:name w:val="desc"/>
    <w:basedOn w:val="Normal"/>
    <w:rsid w:val="003D0AE2"/>
    <w:pPr>
      <w:spacing w:beforeLines="1" w:afterLines="1"/>
    </w:pPr>
    <w:rPr>
      <w:rFonts w:ascii="Times" w:hAnsi="Times"/>
      <w:sz w:val="20"/>
      <w:szCs w:val="20"/>
    </w:rPr>
  </w:style>
  <w:style w:type="paragraph" w:customStyle="1" w:styleId="details">
    <w:name w:val="details"/>
    <w:basedOn w:val="Normal"/>
    <w:rsid w:val="003D0AE2"/>
    <w:pPr>
      <w:spacing w:beforeLines="1" w:afterLines="1"/>
    </w:pPr>
    <w:rPr>
      <w:rFonts w:ascii="Times" w:hAnsi="Times"/>
      <w:sz w:val="20"/>
      <w:szCs w:val="20"/>
    </w:rPr>
  </w:style>
  <w:style w:type="character" w:customStyle="1" w:styleId="jrnl">
    <w:name w:val="jrnl"/>
    <w:basedOn w:val="DefaultParagraphFont"/>
    <w:rsid w:val="003D0AE2"/>
  </w:style>
  <w:style w:type="character" w:customStyle="1" w:styleId="xref-sep">
    <w:name w:val="xref-sep"/>
    <w:basedOn w:val="DefaultParagraphFont"/>
    <w:rsid w:val="0055088A"/>
  </w:style>
  <w:style w:type="paragraph" w:styleId="ListParagraph">
    <w:name w:val="List Paragraph"/>
    <w:basedOn w:val="Normal"/>
    <w:link w:val="ListParagraphChar"/>
    <w:uiPriority w:val="34"/>
    <w:qFormat/>
    <w:rsid w:val="00E213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9214F"/>
    <w:rPr>
      <w:b/>
      <w:bCs/>
    </w:rPr>
  </w:style>
  <w:style w:type="character" w:styleId="PlaceholderText">
    <w:name w:val="Placeholder Text"/>
    <w:basedOn w:val="DefaultParagraphFont"/>
    <w:uiPriority w:val="99"/>
    <w:rsid w:val="00EE59B8"/>
    <w:rPr>
      <w:color w:val="808080"/>
    </w:rPr>
  </w:style>
  <w:style w:type="character" w:customStyle="1" w:styleId="highlight">
    <w:name w:val="highlight"/>
    <w:basedOn w:val="DefaultParagraphFont"/>
    <w:rsid w:val="00BF0F46"/>
  </w:style>
  <w:style w:type="paragraph" w:customStyle="1" w:styleId="title1">
    <w:name w:val="title1"/>
    <w:basedOn w:val="Normal"/>
    <w:rsid w:val="00BA3266"/>
    <w:rPr>
      <w:rFonts w:ascii="Times New Roman" w:eastAsia="MS Mincho" w:hAnsi="Times New Roman"/>
      <w:sz w:val="29"/>
      <w:szCs w:val="29"/>
    </w:rPr>
  </w:style>
  <w:style w:type="paragraph" w:customStyle="1" w:styleId="rprtbody1">
    <w:name w:val="rprtbody1"/>
    <w:basedOn w:val="Normal"/>
    <w:rsid w:val="00BA3266"/>
    <w:pPr>
      <w:spacing w:before="34" w:after="34"/>
    </w:pPr>
    <w:rPr>
      <w:rFonts w:ascii="Times New Roman" w:eastAsia="MS Mincho" w:hAnsi="Times New Roman"/>
      <w:sz w:val="28"/>
      <w:szCs w:val="28"/>
    </w:rPr>
  </w:style>
  <w:style w:type="paragraph" w:customStyle="1" w:styleId="aux1">
    <w:name w:val="aux1"/>
    <w:basedOn w:val="Normal"/>
    <w:rsid w:val="00BA3266"/>
    <w:pPr>
      <w:spacing w:line="320" w:lineRule="atLeast"/>
    </w:pPr>
    <w:rPr>
      <w:rFonts w:ascii="Times New Roman" w:eastAsia="MS Mincho" w:hAnsi="Times New Roman"/>
    </w:rPr>
  </w:style>
  <w:style w:type="character" w:customStyle="1" w:styleId="src1">
    <w:name w:val="src1"/>
    <w:basedOn w:val="DefaultParagraphFont"/>
    <w:rsid w:val="00BA3266"/>
    <w:rPr>
      <w:rFonts w:cs="Times New Roman"/>
    </w:rPr>
  </w:style>
  <w:style w:type="character" w:customStyle="1" w:styleId="rprtid1">
    <w:name w:val="rprtid1"/>
    <w:basedOn w:val="DefaultParagraphFont"/>
    <w:uiPriority w:val="99"/>
    <w:rsid w:val="00BA3266"/>
    <w:rPr>
      <w:rFonts w:cs="Times New Roman"/>
      <w:color w:val="696969"/>
    </w:rPr>
  </w:style>
  <w:style w:type="character" w:customStyle="1" w:styleId="nbapihighlight2">
    <w:name w:val="nbapihighlight2"/>
    <w:basedOn w:val="DefaultParagraphFont"/>
    <w:uiPriority w:val="99"/>
    <w:rsid w:val="00BA3266"/>
    <w:rPr>
      <w:rFonts w:cs="Times New Roman"/>
    </w:rPr>
  </w:style>
  <w:style w:type="character" w:customStyle="1" w:styleId="subabstractlabel">
    <w:name w:val="sub_abstract_label"/>
    <w:basedOn w:val="DefaultParagraphFont"/>
    <w:rsid w:val="00BA3266"/>
    <w:rPr>
      <w:rFonts w:cs="Times New Roman"/>
      <w:b/>
      <w:bCs/>
      <w:sz w:val="24"/>
      <w:szCs w:val="24"/>
    </w:rPr>
  </w:style>
  <w:style w:type="character" w:customStyle="1" w:styleId="rprtlinks1">
    <w:name w:val="rprtlinks1"/>
    <w:basedOn w:val="DefaultParagraphFont"/>
    <w:uiPriority w:val="99"/>
    <w:rsid w:val="00BA3266"/>
    <w:rPr>
      <w:rFonts w:cs="Times New Roman"/>
    </w:rPr>
  </w:style>
  <w:style w:type="character" w:customStyle="1" w:styleId="element-citation">
    <w:name w:val="element-citation"/>
    <w:basedOn w:val="DefaultParagraphFont"/>
    <w:uiPriority w:val="99"/>
    <w:rsid w:val="00BA3266"/>
    <w:rPr>
      <w:rFonts w:cs="Times New Roman"/>
    </w:rPr>
  </w:style>
  <w:style w:type="character" w:customStyle="1" w:styleId="mb">
    <w:name w:val="mb"/>
    <w:basedOn w:val="DefaultParagraphFont"/>
    <w:uiPriority w:val="99"/>
    <w:rsid w:val="00BA3266"/>
    <w:rPr>
      <w:rFonts w:ascii="Arial Unicode MS" w:eastAsia="Arial Unicode MS" w:hAnsi="Arial Unicode MS" w:cs="Arial Unicode MS"/>
      <w:shd w:val="clear" w:color="auto" w:fill="auto"/>
    </w:rPr>
  </w:style>
  <w:style w:type="paragraph" w:customStyle="1" w:styleId="lead1">
    <w:name w:val="lead1"/>
    <w:basedOn w:val="Normal"/>
    <w:uiPriority w:val="99"/>
    <w:rsid w:val="00BA3266"/>
    <w:pPr>
      <w:spacing w:before="100" w:beforeAutospacing="1" w:after="100" w:afterAutospacing="1"/>
    </w:pPr>
    <w:rPr>
      <w:rFonts w:ascii="Times New Roman" w:eastAsia="MS Mincho" w:hAnsi="Times New Roman"/>
      <w:b/>
      <w:bCs/>
    </w:rPr>
  </w:style>
  <w:style w:type="character" w:customStyle="1" w:styleId="articletext1">
    <w:name w:val="articletext1"/>
    <w:basedOn w:val="DefaultParagraphFont"/>
    <w:rsid w:val="00BA3266"/>
    <w:rPr>
      <w:rFonts w:ascii="Verdana" w:hAnsi="Verdana" w:hint="default"/>
      <w:i w:val="0"/>
      <w:iCs w:val="0"/>
      <w:color w:val="000000"/>
      <w:sz w:val="20"/>
      <w:szCs w:val="20"/>
    </w:rPr>
  </w:style>
  <w:style w:type="paragraph" w:customStyle="1" w:styleId="rprtid">
    <w:name w:val="rprtid"/>
    <w:basedOn w:val="Normal"/>
    <w:rsid w:val="00BA3266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pmid1">
    <w:name w:val="pmid1"/>
    <w:basedOn w:val="DefaultParagraphFont"/>
    <w:rsid w:val="00BA3266"/>
  </w:style>
  <w:style w:type="character" w:customStyle="1" w:styleId="nbapihighlight1">
    <w:name w:val="nbapihighlight1"/>
    <w:basedOn w:val="DefaultParagraphFont"/>
    <w:rsid w:val="00BA3266"/>
  </w:style>
  <w:style w:type="paragraph" w:customStyle="1" w:styleId="aug8">
    <w:name w:val="aug8"/>
    <w:basedOn w:val="Normal"/>
    <w:rsid w:val="00BA3266"/>
    <w:pPr>
      <w:spacing w:line="360" w:lineRule="auto"/>
    </w:pPr>
    <w:rPr>
      <w:rFonts w:ascii="Times New Roman" w:hAnsi="Times New Roman"/>
      <w:i/>
      <w:iCs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BA3266"/>
    <w:rPr>
      <w:b/>
      <w:bCs/>
      <w:i/>
      <w:iCs/>
      <w:color w:val="4F81BD" w:themeColor="accent1"/>
    </w:rPr>
  </w:style>
  <w:style w:type="paragraph" w:customStyle="1" w:styleId="fulltext-text">
    <w:name w:val="fulltext-text"/>
    <w:basedOn w:val="Normal"/>
    <w:rsid w:val="00BA3266"/>
    <w:pPr>
      <w:spacing w:before="100" w:beforeAutospacing="1" w:after="360"/>
    </w:pPr>
    <w:rPr>
      <w:rFonts w:ascii="Times New Roman" w:hAnsi="Times New Roman"/>
    </w:rPr>
  </w:style>
  <w:style w:type="table" w:styleId="TableGrid">
    <w:name w:val="Table Grid"/>
    <w:basedOn w:val="TableNormal"/>
    <w:rsid w:val="00BA3266"/>
    <w:rPr>
      <w:rFonts w:ascii="Times" w:eastAsia="Times" w:hAnsi="Times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sc2">
    <w:name w:val="desc2"/>
    <w:basedOn w:val="Normal"/>
    <w:rsid w:val="00BA3266"/>
    <w:pPr>
      <w:spacing w:before="100" w:beforeAutospacing="1" w:after="100" w:afterAutospacing="1"/>
    </w:pPr>
    <w:rPr>
      <w:rFonts w:ascii="Times New Roman" w:hAnsi="Times New Roman"/>
      <w:sz w:val="28"/>
      <w:szCs w:val="28"/>
    </w:rPr>
  </w:style>
  <w:style w:type="paragraph" w:customStyle="1" w:styleId="details1">
    <w:name w:val="details1"/>
    <w:basedOn w:val="Normal"/>
    <w:rsid w:val="00BA3266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desc1">
    <w:name w:val="desc1"/>
    <w:basedOn w:val="Normal"/>
    <w:rsid w:val="00BA3266"/>
    <w:pPr>
      <w:spacing w:before="100" w:beforeAutospacing="1" w:after="100" w:afterAutospacing="1"/>
    </w:pPr>
    <w:rPr>
      <w:rFonts w:ascii="Times New Roman" w:hAnsi="Times New Roman"/>
      <w:sz w:val="28"/>
      <w:szCs w:val="28"/>
    </w:rPr>
  </w:style>
  <w:style w:type="paragraph" w:customStyle="1" w:styleId="Title10">
    <w:name w:val="Title1"/>
    <w:basedOn w:val="Normal"/>
    <w:rsid w:val="00BA3266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ref2">
    <w:name w:val="ref2"/>
    <w:basedOn w:val="DefaultParagraphFont"/>
    <w:rsid w:val="00BA3266"/>
  </w:style>
  <w:style w:type="paragraph" w:styleId="Revision">
    <w:name w:val="Revision"/>
    <w:hidden/>
    <w:uiPriority w:val="99"/>
    <w:rsid w:val="00BA3266"/>
    <w:rPr>
      <w:rFonts w:ascii="Times" w:eastAsia="Times" w:hAnsi="Times"/>
      <w:szCs w:val="20"/>
    </w:rPr>
  </w:style>
  <w:style w:type="character" w:customStyle="1" w:styleId="highlight1">
    <w:name w:val="highlight1"/>
    <w:basedOn w:val="DefaultParagraphFont"/>
    <w:rsid w:val="008137FC"/>
  </w:style>
  <w:style w:type="paragraph" w:customStyle="1" w:styleId="EndNoteBibliographyTitle">
    <w:name w:val="EndNote Bibliography Title"/>
    <w:basedOn w:val="Normal"/>
    <w:link w:val="EndNoteBibliographyTitleChar"/>
    <w:rsid w:val="006A2F23"/>
    <w:pPr>
      <w:jc w:val="center"/>
    </w:pPr>
    <w:rPr>
      <w:rFonts w:ascii="Courier New" w:hAnsi="Courier New" w:cs="Courier New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A2F23"/>
    <w:rPr>
      <w:rFonts w:ascii="Courier New" w:hAnsi="Courier New" w:cs="Courier New"/>
      <w:noProof/>
      <w:lang w:eastAsia="ja-JP"/>
    </w:rPr>
  </w:style>
  <w:style w:type="paragraph" w:customStyle="1" w:styleId="EndNoteBibliography">
    <w:name w:val="EndNote Bibliography"/>
    <w:basedOn w:val="Normal"/>
    <w:link w:val="EndNoteBibliographyChar"/>
    <w:rsid w:val="006A2F23"/>
    <w:rPr>
      <w:rFonts w:ascii="Courier New" w:hAnsi="Courier New" w:cs="Courier New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A2F23"/>
    <w:rPr>
      <w:rFonts w:ascii="Courier New" w:hAnsi="Courier New" w:cs="Courier New"/>
      <w:noProof/>
      <w:lang w:eastAsia="ja-JP"/>
    </w:rPr>
  </w:style>
  <w:style w:type="paragraph" w:customStyle="1" w:styleId="Default">
    <w:name w:val="Default"/>
    <w:rsid w:val="00574764"/>
    <w:pPr>
      <w:autoSpaceDE w:val="0"/>
      <w:autoSpaceDN w:val="0"/>
      <w:adjustRightInd w:val="0"/>
    </w:pPr>
    <w:rPr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16D7"/>
    <w:rPr>
      <w:color w:val="605E5C"/>
      <w:shd w:val="clear" w:color="auto" w:fill="E1DFDD"/>
    </w:rPr>
  </w:style>
  <w:style w:type="paragraph" w:customStyle="1" w:styleId="c-article-identifiersitem">
    <w:name w:val="c-article-identifiers__item"/>
    <w:basedOn w:val="Normal"/>
    <w:rsid w:val="00E355B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c-article-identifiersopen">
    <w:name w:val="c-article-identifiers__open"/>
    <w:basedOn w:val="DefaultParagraphFont"/>
    <w:rsid w:val="00E355BA"/>
  </w:style>
  <w:style w:type="paragraph" w:customStyle="1" w:styleId="c-author-listitem">
    <w:name w:val="c-author-list__item"/>
    <w:basedOn w:val="Normal"/>
    <w:rsid w:val="00E355B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c-article-info-details">
    <w:name w:val="c-article-info-details"/>
    <w:basedOn w:val="Normal"/>
    <w:rsid w:val="00E355B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u-visually-hidden">
    <w:name w:val="u-visually-hidden"/>
    <w:basedOn w:val="DefaultParagraphFont"/>
    <w:rsid w:val="00E355BA"/>
  </w:style>
  <w:style w:type="character" w:customStyle="1" w:styleId="docsum-journal-citation">
    <w:name w:val="docsum-journal-citation"/>
    <w:basedOn w:val="DefaultParagraphFont"/>
    <w:rsid w:val="00562CAD"/>
  </w:style>
  <w:style w:type="character" w:customStyle="1" w:styleId="citation-part">
    <w:name w:val="citation-part"/>
    <w:basedOn w:val="DefaultParagraphFont"/>
    <w:rsid w:val="00562CAD"/>
  </w:style>
  <w:style w:type="character" w:customStyle="1" w:styleId="docsum-pmid">
    <w:name w:val="docsum-pmid"/>
    <w:basedOn w:val="DefaultParagraphFont"/>
    <w:rsid w:val="00562CAD"/>
  </w:style>
  <w:style w:type="character" w:customStyle="1" w:styleId="period">
    <w:name w:val="period"/>
    <w:basedOn w:val="DefaultParagraphFont"/>
    <w:rsid w:val="00B33FB1"/>
  </w:style>
  <w:style w:type="character" w:customStyle="1" w:styleId="cit">
    <w:name w:val="cit"/>
    <w:basedOn w:val="DefaultParagraphFont"/>
    <w:rsid w:val="00B33FB1"/>
  </w:style>
  <w:style w:type="character" w:customStyle="1" w:styleId="citation-doi">
    <w:name w:val="citation-doi"/>
    <w:basedOn w:val="DefaultParagraphFont"/>
    <w:rsid w:val="00B33FB1"/>
  </w:style>
  <w:style w:type="character" w:customStyle="1" w:styleId="secondary-date">
    <w:name w:val="secondary-date"/>
    <w:basedOn w:val="DefaultParagraphFont"/>
    <w:rsid w:val="00B33FB1"/>
  </w:style>
  <w:style w:type="character" w:customStyle="1" w:styleId="authors-list-item">
    <w:name w:val="authors-list-item"/>
    <w:basedOn w:val="DefaultParagraphFont"/>
    <w:rsid w:val="00B33FB1"/>
  </w:style>
  <w:style w:type="character" w:customStyle="1" w:styleId="author-sup-separator">
    <w:name w:val="author-sup-separator"/>
    <w:basedOn w:val="DefaultParagraphFont"/>
    <w:rsid w:val="00B33FB1"/>
  </w:style>
  <w:style w:type="character" w:customStyle="1" w:styleId="comma">
    <w:name w:val="comma"/>
    <w:basedOn w:val="DefaultParagraphFont"/>
    <w:rsid w:val="00B33FB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0739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AD053A"/>
    <w:rPr>
      <w:rFonts w:ascii="Segoe UI" w:hAnsi="Segoe UI" w:cs="Segoe UI" w:hint="default"/>
      <w:color w:val="4D8055"/>
      <w:sz w:val="18"/>
      <w:szCs w:val="18"/>
      <w:shd w:val="clear" w:color="auto" w:fill="FFFFFF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757F7"/>
    <w:rPr>
      <w:color w:val="605E5C"/>
      <w:shd w:val="clear" w:color="auto" w:fill="E1DFDD"/>
    </w:rPr>
  </w:style>
  <w:style w:type="character" w:customStyle="1" w:styleId="id-label">
    <w:name w:val="id-label"/>
    <w:basedOn w:val="DefaultParagraphFont"/>
    <w:rsid w:val="00EC76BF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C2E6D"/>
    <w:rPr>
      <w:rFonts w:ascii="Courier" w:hAnsi="Courier"/>
      <w:lang w:eastAsia="ja-JP"/>
    </w:rPr>
  </w:style>
  <w:style w:type="paragraph" w:customStyle="1" w:styleId="T1">
    <w:name w:val="T1"/>
    <w:basedOn w:val="Normal"/>
    <w:qFormat/>
    <w:rsid w:val="00E231C2"/>
    <w:pPr>
      <w:spacing w:line="480" w:lineRule="auto"/>
    </w:pPr>
  </w:style>
  <w:style w:type="paragraph" w:customStyle="1" w:styleId="T2">
    <w:name w:val="T2"/>
    <w:basedOn w:val="Normal"/>
    <w:qFormat/>
    <w:rsid w:val="00E231C2"/>
    <w:pPr>
      <w:spacing w:line="480" w:lineRule="auto"/>
    </w:pPr>
    <w:rPr>
      <w:rFonts w:ascii="Times New Roman" w:eastAsia="Times" w:hAnsi="Times New Roman"/>
      <w:b/>
      <w:bCs/>
    </w:rPr>
  </w:style>
  <w:style w:type="paragraph" w:customStyle="1" w:styleId="T">
    <w:name w:val="T"/>
    <w:basedOn w:val="Normal"/>
    <w:qFormat/>
    <w:rsid w:val="00E231C2"/>
    <w:pPr>
      <w:spacing w:line="480" w:lineRule="auto"/>
    </w:pPr>
    <w:rPr>
      <w:rFonts w:ascii="Times New Roman" w:eastAsia="Times" w:hAnsi="Times New Roman"/>
    </w:rPr>
  </w:style>
  <w:style w:type="paragraph" w:customStyle="1" w:styleId="TFN">
    <w:name w:val="TFN"/>
    <w:basedOn w:val="Normal"/>
    <w:qFormat/>
    <w:rsid w:val="00E231C2"/>
    <w:pPr>
      <w:spacing w:line="480" w:lineRule="auto"/>
    </w:pPr>
    <w:rPr>
      <w:rFonts w:ascii="Times New Roman" w:hAnsi="Times New Roman"/>
    </w:rPr>
  </w:style>
  <w:style w:type="paragraph" w:customStyle="1" w:styleId="T3">
    <w:name w:val="T3"/>
    <w:basedOn w:val="Title"/>
    <w:qFormat/>
    <w:rsid w:val="00E231C2"/>
    <w:pPr>
      <w:spacing w:line="480" w:lineRule="auto"/>
      <w:jc w:val="left"/>
    </w:pPr>
    <w:rPr>
      <w:rFonts w:ascii="Times New Roman" w:hAnsi="Times New Roman"/>
      <w:bCs/>
      <w:u w:val="none"/>
    </w:rPr>
  </w:style>
  <w:style w:type="paragraph" w:customStyle="1" w:styleId="FIG-LEG">
    <w:name w:val="FIG-LEG"/>
    <w:basedOn w:val="Normal"/>
    <w:qFormat/>
    <w:rsid w:val="00CC1298"/>
    <w:pPr>
      <w:autoSpaceDE w:val="0"/>
      <w:autoSpaceDN w:val="0"/>
      <w:adjustRightInd w:val="0"/>
      <w:spacing w:line="480" w:lineRule="auto"/>
    </w:pPr>
    <w:rPr>
      <w:rFonts w:ascii="Times New Roman" w:hAnsi="Times New Roman"/>
    </w:rPr>
  </w:style>
  <w:style w:type="paragraph" w:customStyle="1" w:styleId="CN">
    <w:name w:val="CN"/>
    <w:basedOn w:val="Normal"/>
    <w:qFormat/>
    <w:rsid w:val="00CC1298"/>
    <w:pPr>
      <w:spacing w:line="480" w:lineRule="auto"/>
    </w:pPr>
  </w:style>
  <w:style w:type="paragraph" w:customStyle="1" w:styleId="CT">
    <w:name w:val="CT"/>
    <w:basedOn w:val="Normal"/>
    <w:qFormat/>
    <w:rsid w:val="00CC1298"/>
    <w:pPr>
      <w:spacing w:line="480" w:lineRule="auto"/>
    </w:pPr>
  </w:style>
  <w:style w:type="paragraph" w:customStyle="1" w:styleId="CAU">
    <w:name w:val="CAU"/>
    <w:basedOn w:val="Normal"/>
    <w:qFormat/>
    <w:rsid w:val="00CC1298"/>
    <w:pPr>
      <w:spacing w:line="480" w:lineRule="auto"/>
    </w:pPr>
  </w:style>
  <w:style w:type="paragraph" w:customStyle="1" w:styleId="COUT-1">
    <w:name w:val="COUT-1"/>
    <w:basedOn w:val="Normal"/>
    <w:qFormat/>
    <w:rsid w:val="00CC1298"/>
    <w:pPr>
      <w:spacing w:line="480" w:lineRule="auto"/>
    </w:pPr>
    <w:rPr>
      <w:rFonts w:ascii="Times New Roman" w:hAnsi="Times New Roman"/>
    </w:rPr>
  </w:style>
  <w:style w:type="paragraph" w:customStyle="1" w:styleId="COUT-2">
    <w:name w:val="COUT-2"/>
    <w:basedOn w:val="Normal"/>
    <w:qFormat/>
    <w:rsid w:val="00CC1298"/>
    <w:pPr>
      <w:spacing w:line="480" w:lineRule="auto"/>
      <w:ind w:firstLine="720"/>
    </w:pPr>
    <w:rPr>
      <w:rFonts w:ascii="Times New Roman" w:hAnsi="Times New Roman"/>
      <w:bCs/>
      <w:color w:val="000000" w:themeColor="text1"/>
    </w:rPr>
  </w:style>
  <w:style w:type="paragraph" w:customStyle="1" w:styleId="TXT-FLUSH">
    <w:name w:val="TXT-FLUSH"/>
    <w:basedOn w:val="Normal"/>
    <w:qFormat/>
    <w:rsid w:val="004B7E08"/>
    <w:pPr>
      <w:spacing w:line="480" w:lineRule="auto"/>
    </w:pPr>
    <w:rPr>
      <w:rFonts w:ascii="Times New Roman" w:hAnsi="Times New Roman"/>
    </w:rPr>
  </w:style>
  <w:style w:type="paragraph" w:customStyle="1" w:styleId="TXT">
    <w:name w:val="TXT"/>
    <w:basedOn w:val="Title"/>
    <w:qFormat/>
    <w:rsid w:val="004B7E08"/>
    <w:pPr>
      <w:spacing w:line="480" w:lineRule="auto"/>
      <w:ind w:firstLine="720"/>
      <w:jc w:val="left"/>
    </w:pPr>
    <w:rPr>
      <w:rFonts w:ascii="Times New Roman" w:hAnsi="Times New Roman"/>
      <w:b w:val="0"/>
      <w:u w:val="none"/>
    </w:rPr>
  </w:style>
  <w:style w:type="paragraph" w:customStyle="1" w:styleId="H1">
    <w:name w:val="H1"/>
    <w:basedOn w:val="Normal"/>
    <w:qFormat/>
    <w:rsid w:val="006A13BD"/>
    <w:pPr>
      <w:shd w:val="clear" w:color="auto" w:fill="FFFFFF"/>
      <w:spacing w:line="480" w:lineRule="auto"/>
    </w:pPr>
  </w:style>
  <w:style w:type="paragraph" w:customStyle="1" w:styleId="H2">
    <w:name w:val="H2"/>
    <w:basedOn w:val="Normal"/>
    <w:qFormat/>
    <w:rsid w:val="006A13BD"/>
    <w:pPr>
      <w:tabs>
        <w:tab w:val="left" w:pos="-720"/>
      </w:tabs>
      <w:spacing w:line="480" w:lineRule="auto"/>
    </w:pPr>
  </w:style>
  <w:style w:type="paragraph" w:customStyle="1" w:styleId="H3">
    <w:name w:val="H3"/>
    <w:basedOn w:val="Normal"/>
    <w:qFormat/>
    <w:rsid w:val="006A13BD"/>
    <w:pPr>
      <w:spacing w:line="480" w:lineRule="auto"/>
    </w:pPr>
  </w:style>
  <w:style w:type="character" w:customStyle="1" w:styleId="bibalt-year">
    <w:name w:val="bib_alt-year"/>
    <w:rsid w:val="000574DB"/>
    <w:rPr>
      <w:rFonts w:ascii="Times New Roman" w:hAnsi="Times New Roman"/>
      <w:sz w:val="24"/>
      <w:szCs w:val="24"/>
      <w:bdr w:val="none" w:sz="0" w:space="0" w:color="auto"/>
      <w:shd w:val="clear" w:color="auto" w:fill="CC99FF"/>
    </w:rPr>
  </w:style>
  <w:style w:type="character" w:customStyle="1" w:styleId="bibarticle">
    <w:name w:val="bib_article"/>
    <w:rsid w:val="000574DB"/>
    <w:rPr>
      <w:rFonts w:ascii="Times New Roman" w:hAnsi="Times New Roman"/>
      <w:sz w:val="24"/>
      <w:bdr w:val="none" w:sz="0" w:space="0" w:color="auto"/>
      <w:shd w:val="clear" w:color="auto" w:fill="CCFFFF"/>
    </w:rPr>
  </w:style>
  <w:style w:type="character" w:customStyle="1" w:styleId="bibbase">
    <w:name w:val="bib_base"/>
    <w:rsid w:val="000574DB"/>
    <w:rPr>
      <w:rFonts w:ascii="Times New Roman" w:hAnsi="Times New Roman"/>
      <w:sz w:val="24"/>
    </w:rPr>
  </w:style>
  <w:style w:type="character" w:customStyle="1" w:styleId="bibbook">
    <w:name w:val="bib_book"/>
    <w:rsid w:val="000574DB"/>
    <w:rPr>
      <w:rFonts w:ascii="Times New Roman" w:hAnsi="Times New Roman"/>
      <w:sz w:val="24"/>
      <w:bdr w:val="none" w:sz="0" w:space="0" w:color="auto"/>
      <w:shd w:val="clear" w:color="auto" w:fill="99CCFF"/>
    </w:rPr>
  </w:style>
  <w:style w:type="character" w:customStyle="1" w:styleId="bibchapterno">
    <w:name w:val="bib_chapterno"/>
    <w:rsid w:val="000574DB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chaptertitle">
    <w:name w:val="bib_chaptertitle"/>
    <w:rsid w:val="000574DB"/>
    <w:rPr>
      <w:rFonts w:ascii="Times New Roman" w:hAnsi="Times New Roman"/>
      <w:sz w:val="24"/>
      <w:bdr w:val="none" w:sz="0" w:space="0" w:color="auto"/>
      <w:shd w:val="clear" w:color="auto" w:fill="FF9D5B"/>
    </w:rPr>
  </w:style>
  <w:style w:type="character" w:customStyle="1" w:styleId="bibcomment">
    <w:name w:val="bib_comment"/>
    <w:rsid w:val="000574DB"/>
    <w:rPr>
      <w:rFonts w:ascii="Times New Roman" w:hAnsi="Times New Roman"/>
      <w:sz w:val="24"/>
    </w:rPr>
  </w:style>
  <w:style w:type="character" w:customStyle="1" w:styleId="bibconfacronym">
    <w:name w:val="bib_confacronym"/>
    <w:rsid w:val="000574DB"/>
    <w:rPr>
      <w:rFonts w:ascii="Times New Roman" w:hAnsi="Times New Roman"/>
      <w:sz w:val="24"/>
      <w:bdr w:val="none" w:sz="0" w:space="0" w:color="auto"/>
      <w:shd w:val="clear" w:color="auto" w:fill="FD77F3"/>
    </w:rPr>
  </w:style>
  <w:style w:type="character" w:customStyle="1" w:styleId="bibconfdate">
    <w:name w:val="bib_confdate"/>
    <w:rsid w:val="000574DB"/>
    <w:rPr>
      <w:rFonts w:ascii="Times New Roman" w:hAnsi="Times New Roman"/>
      <w:sz w:val="24"/>
      <w:bdr w:val="none" w:sz="0" w:space="0" w:color="auto"/>
      <w:shd w:val="clear" w:color="auto" w:fill="3CE0C1"/>
    </w:rPr>
  </w:style>
  <w:style w:type="character" w:customStyle="1" w:styleId="bibconference">
    <w:name w:val="bib_conference"/>
    <w:rsid w:val="000574DB"/>
    <w:rPr>
      <w:rFonts w:ascii="Times New Roman" w:hAnsi="Times New Roman"/>
      <w:sz w:val="24"/>
      <w:bdr w:val="none" w:sz="0" w:space="0" w:color="auto"/>
      <w:shd w:val="clear" w:color="auto" w:fill="9CB3FE"/>
    </w:rPr>
  </w:style>
  <w:style w:type="character" w:customStyle="1" w:styleId="bibconflocation">
    <w:name w:val="bib_conflocation"/>
    <w:rsid w:val="000574DB"/>
    <w:rPr>
      <w:rFonts w:ascii="Times New Roman" w:hAnsi="Times New Roman"/>
      <w:sz w:val="24"/>
      <w:bdr w:val="none" w:sz="0" w:space="0" w:color="auto"/>
      <w:shd w:val="clear" w:color="auto" w:fill="EC493C"/>
    </w:rPr>
  </w:style>
  <w:style w:type="character" w:customStyle="1" w:styleId="bibconfpaper">
    <w:name w:val="bib_confpaper"/>
    <w:rsid w:val="000574DB"/>
    <w:rPr>
      <w:rFonts w:ascii="Times New Roman" w:hAnsi="Times New Roman"/>
      <w:sz w:val="24"/>
      <w:bdr w:val="none" w:sz="0" w:space="0" w:color="auto"/>
      <w:shd w:val="clear" w:color="auto" w:fill="61FF65"/>
    </w:rPr>
  </w:style>
  <w:style w:type="character" w:customStyle="1" w:styleId="bibconfproceedings">
    <w:name w:val="bib_confproceedings"/>
    <w:rsid w:val="000574DB"/>
    <w:rPr>
      <w:rFonts w:ascii="Times New Roman" w:hAnsi="Times New Roman"/>
      <w:sz w:val="24"/>
      <w:bdr w:val="none" w:sz="0" w:space="0" w:color="auto"/>
      <w:shd w:val="clear" w:color="auto" w:fill="FDBA35"/>
    </w:rPr>
  </w:style>
  <w:style w:type="character" w:customStyle="1" w:styleId="bibday">
    <w:name w:val="bib_day"/>
    <w:rsid w:val="000574DB"/>
    <w:rPr>
      <w:rFonts w:ascii="Times New Roman" w:hAnsi="Times New Roman"/>
      <w:sz w:val="24"/>
      <w:bdr w:val="none" w:sz="0" w:space="0" w:color="auto"/>
      <w:shd w:val="clear" w:color="auto" w:fill="FFFF66"/>
    </w:rPr>
  </w:style>
  <w:style w:type="character" w:customStyle="1" w:styleId="bibdeg">
    <w:name w:val="bib_deg"/>
    <w:rsid w:val="000574DB"/>
    <w:rPr>
      <w:rFonts w:ascii="Times New Roman" w:hAnsi="Times New Roman"/>
      <w:sz w:val="24"/>
    </w:rPr>
  </w:style>
  <w:style w:type="character" w:customStyle="1" w:styleId="bibdoi">
    <w:name w:val="bib_doi"/>
    <w:rsid w:val="000574DB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ed-etal">
    <w:name w:val="bib_ed-etal"/>
    <w:rsid w:val="000574DB"/>
    <w:rPr>
      <w:rFonts w:ascii="Times New Roman" w:hAnsi="Times New Roman"/>
      <w:sz w:val="24"/>
      <w:bdr w:val="none" w:sz="0" w:space="0" w:color="auto"/>
      <w:shd w:val="clear" w:color="auto" w:fill="00F4EE"/>
    </w:rPr>
  </w:style>
  <w:style w:type="character" w:customStyle="1" w:styleId="bibed-fname">
    <w:name w:val="bib_ed-fname"/>
    <w:rsid w:val="000574DB"/>
    <w:rPr>
      <w:rFonts w:ascii="Times New Roman" w:hAnsi="Times New Roman"/>
      <w:sz w:val="24"/>
      <w:bdr w:val="none" w:sz="0" w:space="0" w:color="auto"/>
      <w:shd w:val="clear" w:color="auto" w:fill="FFFFB7"/>
    </w:rPr>
  </w:style>
  <w:style w:type="character" w:customStyle="1" w:styleId="bibeditionno">
    <w:name w:val="bib_editionno"/>
    <w:rsid w:val="000574DB"/>
    <w:rPr>
      <w:rFonts w:ascii="Times New Roman" w:hAnsi="Times New Roman"/>
      <w:sz w:val="24"/>
      <w:bdr w:val="none" w:sz="0" w:space="0" w:color="auto"/>
      <w:shd w:val="clear" w:color="auto" w:fill="FFCC00"/>
    </w:rPr>
  </w:style>
  <w:style w:type="character" w:customStyle="1" w:styleId="bibed-organization">
    <w:name w:val="bib_ed-organization"/>
    <w:rsid w:val="000574DB"/>
    <w:rPr>
      <w:rFonts w:ascii="Times New Roman" w:hAnsi="Times New Roman"/>
      <w:sz w:val="24"/>
      <w:bdr w:val="none" w:sz="0" w:space="0" w:color="auto"/>
      <w:shd w:val="clear" w:color="auto" w:fill="FCAAC3"/>
    </w:rPr>
  </w:style>
  <w:style w:type="character" w:customStyle="1" w:styleId="bibed-suffix">
    <w:name w:val="bib_ed-suffix"/>
    <w:rsid w:val="000574DB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ed-surname">
    <w:name w:val="bib_ed-surname"/>
    <w:rsid w:val="000574DB"/>
    <w:rPr>
      <w:rFonts w:ascii="Times New Roman" w:hAnsi="Times New Roman"/>
      <w:sz w:val="24"/>
      <w:bdr w:val="none" w:sz="0" w:space="0" w:color="auto"/>
      <w:shd w:val="clear" w:color="auto" w:fill="FFFF00"/>
    </w:rPr>
  </w:style>
  <w:style w:type="character" w:customStyle="1" w:styleId="bibetal">
    <w:name w:val="bib_etal"/>
    <w:rsid w:val="000574D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extlink">
    <w:name w:val="bib_extlink"/>
    <w:rsid w:val="000574DB"/>
    <w:rPr>
      <w:rFonts w:ascii="Times New Roman" w:hAnsi="Times New Roman"/>
      <w:sz w:val="20"/>
      <w:bdr w:val="none" w:sz="0" w:space="0" w:color="auto"/>
      <w:shd w:val="clear" w:color="auto" w:fill="6CCE9D"/>
    </w:rPr>
  </w:style>
  <w:style w:type="character" w:customStyle="1" w:styleId="bibfname">
    <w:name w:val="bib_fname"/>
    <w:rsid w:val="000574DB"/>
    <w:rPr>
      <w:rFonts w:ascii="Times New Roman" w:hAnsi="Times New Roman"/>
      <w:sz w:val="24"/>
      <w:bdr w:val="none" w:sz="0" w:space="0" w:color="auto"/>
      <w:shd w:val="clear" w:color="auto" w:fill="FFFFCC"/>
    </w:rPr>
  </w:style>
  <w:style w:type="character" w:customStyle="1" w:styleId="bibfpage">
    <w:name w:val="bib_fpage"/>
    <w:rsid w:val="000574DB"/>
    <w:rPr>
      <w:rFonts w:ascii="Times New Roman" w:hAnsi="Times New Roman"/>
      <w:sz w:val="24"/>
      <w:bdr w:val="none" w:sz="0" w:space="0" w:color="auto"/>
      <w:shd w:val="clear" w:color="auto" w:fill="E6E6E6"/>
    </w:rPr>
  </w:style>
  <w:style w:type="character" w:customStyle="1" w:styleId="bibinstitution">
    <w:name w:val="bib_institution"/>
    <w:rsid w:val="000574DB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isbn">
    <w:name w:val="bib_isbn"/>
    <w:rsid w:val="000574DB"/>
    <w:rPr>
      <w:rFonts w:ascii="Times New Roman" w:hAnsi="Times New Roman"/>
      <w:sz w:val="24"/>
      <w:shd w:val="clear" w:color="auto" w:fill="D9D9D9"/>
    </w:rPr>
  </w:style>
  <w:style w:type="character" w:customStyle="1" w:styleId="bibissue">
    <w:name w:val="bib_issue"/>
    <w:rsid w:val="000574DB"/>
    <w:rPr>
      <w:rFonts w:ascii="Times New Roman" w:hAnsi="Times New Roman"/>
      <w:sz w:val="24"/>
      <w:bdr w:val="none" w:sz="0" w:space="0" w:color="auto"/>
      <w:shd w:val="clear" w:color="auto" w:fill="FFFFAB"/>
    </w:rPr>
  </w:style>
  <w:style w:type="character" w:customStyle="1" w:styleId="bibjournal">
    <w:name w:val="bib_journal"/>
    <w:rsid w:val="000574DB"/>
    <w:rPr>
      <w:rFonts w:ascii="Times New Roman" w:hAnsi="Times New Roman"/>
      <w:sz w:val="24"/>
      <w:bdr w:val="none" w:sz="0" w:space="0" w:color="auto"/>
      <w:shd w:val="clear" w:color="auto" w:fill="F9DECF"/>
    </w:rPr>
  </w:style>
  <w:style w:type="character" w:customStyle="1" w:styleId="biblocation">
    <w:name w:val="bib_location"/>
    <w:rsid w:val="000574DB"/>
    <w:rPr>
      <w:rFonts w:ascii="Times New Roman" w:hAnsi="Times New Roman"/>
      <w:sz w:val="24"/>
      <w:bdr w:val="none" w:sz="0" w:space="0" w:color="auto"/>
      <w:shd w:val="clear" w:color="auto" w:fill="FFCCCC"/>
    </w:rPr>
  </w:style>
  <w:style w:type="character" w:customStyle="1" w:styleId="biblpage">
    <w:name w:val="bib_lpage"/>
    <w:rsid w:val="000574DB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medline">
    <w:name w:val="bib_medline"/>
    <w:rsid w:val="000574DB"/>
    <w:rPr>
      <w:rFonts w:ascii="Times New Roman" w:hAnsi="Times New Roman"/>
      <w:sz w:val="24"/>
    </w:rPr>
  </w:style>
  <w:style w:type="character" w:customStyle="1" w:styleId="bibmonth">
    <w:name w:val="bib_month"/>
    <w:rsid w:val="000574DB"/>
    <w:rPr>
      <w:rFonts w:ascii="Times New Roman" w:hAnsi="Times New Roman"/>
      <w:sz w:val="24"/>
      <w:szCs w:val="24"/>
      <w:bdr w:val="none" w:sz="0" w:space="0" w:color="auto"/>
      <w:shd w:val="clear" w:color="auto" w:fill="CCFF33"/>
    </w:rPr>
  </w:style>
  <w:style w:type="character" w:customStyle="1" w:styleId="bibnumber">
    <w:name w:val="bib_number"/>
    <w:rsid w:val="000574DB"/>
    <w:rPr>
      <w:rFonts w:ascii="Times New Roman" w:hAnsi="Times New Roman"/>
      <w:sz w:val="24"/>
      <w:bdr w:val="none" w:sz="0" w:space="0" w:color="auto"/>
      <w:shd w:val="clear" w:color="auto" w:fill="CCCCFF"/>
    </w:rPr>
  </w:style>
  <w:style w:type="character" w:customStyle="1" w:styleId="biborganization">
    <w:name w:val="bib_organization"/>
    <w:rsid w:val="000574D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pagecount">
    <w:name w:val="bib_pagecount"/>
    <w:rsid w:val="000574DB"/>
    <w:rPr>
      <w:rFonts w:ascii="Times New Roman" w:hAnsi="Times New Roman"/>
      <w:sz w:val="24"/>
      <w:bdr w:val="none" w:sz="0" w:space="0" w:color="auto"/>
      <w:shd w:val="clear" w:color="auto" w:fill="00FF00"/>
    </w:rPr>
  </w:style>
  <w:style w:type="character" w:customStyle="1" w:styleId="bibpapernumber">
    <w:name w:val="bib_papernumber"/>
    <w:uiPriority w:val="1"/>
    <w:rsid w:val="000574DB"/>
    <w:rPr>
      <w:rFonts w:ascii="Times New Roman" w:hAnsi="Times New Roman"/>
      <w:sz w:val="24"/>
      <w:bdr w:val="none" w:sz="0" w:space="0" w:color="auto"/>
      <w:shd w:val="clear" w:color="auto" w:fill="FFFF66"/>
    </w:rPr>
  </w:style>
  <w:style w:type="character" w:customStyle="1" w:styleId="bibpatent">
    <w:name w:val="bib_patent"/>
    <w:rsid w:val="000574DB"/>
    <w:rPr>
      <w:rFonts w:ascii="Times New Roman" w:hAnsi="Times New Roman"/>
      <w:sz w:val="24"/>
      <w:bdr w:val="none" w:sz="0" w:space="0" w:color="auto"/>
      <w:shd w:val="clear" w:color="auto" w:fill="66FFCC"/>
    </w:rPr>
  </w:style>
  <w:style w:type="character" w:customStyle="1" w:styleId="bibpublisher">
    <w:name w:val="bib_publisher"/>
    <w:rsid w:val="000574DB"/>
    <w:rPr>
      <w:rFonts w:ascii="Times New Roman" w:hAnsi="Times New Roman"/>
      <w:sz w:val="24"/>
      <w:bdr w:val="none" w:sz="0" w:space="0" w:color="auto"/>
      <w:shd w:val="clear" w:color="auto" w:fill="FF99CC"/>
    </w:rPr>
  </w:style>
  <w:style w:type="character" w:customStyle="1" w:styleId="bibreportnum">
    <w:name w:val="bib_reportnum"/>
    <w:rsid w:val="000574DB"/>
    <w:rPr>
      <w:rFonts w:ascii="Times New Roman" w:hAnsi="Times New Roman"/>
      <w:sz w:val="24"/>
      <w:bdr w:val="none" w:sz="0" w:space="0" w:color="auto"/>
      <w:shd w:val="clear" w:color="auto" w:fill="CCCCFF"/>
    </w:rPr>
  </w:style>
  <w:style w:type="character" w:customStyle="1" w:styleId="bibschool">
    <w:name w:val="bib_school"/>
    <w:rsid w:val="000574DB"/>
    <w:rPr>
      <w:rFonts w:ascii="Times New Roman" w:hAnsi="Times New Roman"/>
      <w:sz w:val="24"/>
      <w:bdr w:val="none" w:sz="0" w:space="0" w:color="auto"/>
      <w:shd w:val="clear" w:color="auto" w:fill="FFCC66"/>
    </w:rPr>
  </w:style>
  <w:style w:type="character" w:customStyle="1" w:styleId="bibseason">
    <w:name w:val="bib_season"/>
    <w:rsid w:val="000574DB"/>
    <w:rPr>
      <w:rFonts w:ascii="Times New Roman" w:hAnsi="Times New Roman"/>
      <w:sz w:val="24"/>
      <w:szCs w:val="24"/>
      <w:bdr w:val="none" w:sz="0" w:space="0" w:color="auto"/>
      <w:shd w:val="clear" w:color="auto" w:fill="FF6600"/>
    </w:rPr>
  </w:style>
  <w:style w:type="character" w:customStyle="1" w:styleId="bibseries">
    <w:name w:val="bib_series"/>
    <w:rsid w:val="000574DB"/>
    <w:rPr>
      <w:rFonts w:ascii="Times New Roman" w:hAnsi="Times New Roman"/>
      <w:sz w:val="24"/>
      <w:shd w:val="clear" w:color="auto" w:fill="FFCC99"/>
    </w:rPr>
  </w:style>
  <w:style w:type="character" w:customStyle="1" w:styleId="bibseriesno">
    <w:name w:val="bib_seriesno"/>
    <w:rsid w:val="000574DB"/>
    <w:rPr>
      <w:rFonts w:ascii="Times New Roman" w:hAnsi="Times New Roman"/>
      <w:sz w:val="24"/>
      <w:shd w:val="clear" w:color="auto" w:fill="FFFF99"/>
    </w:rPr>
  </w:style>
  <w:style w:type="character" w:customStyle="1" w:styleId="bibsuffix">
    <w:name w:val="bib_suffix"/>
    <w:rsid w:val="000574DB"/>
    <w:rPr>
      <w:rFonts w:ascii="Times New Roman" w:hAnsi="Times New Roman"/>
      <w:sz w:val="24"/>
    </w:rPr>
  </w:style>
  <w:style w:type="character" w:customStyle="1" w:styleId="bibsuppl">
    <w:name w:val="bib_suppl"/>
    <w:rsid w:val="000574DB"/>
    <w:rPr>
      <w:rFonts w:ascii="Times New Roman" w:hAnsi="Times New Roman"/>
      <w:sz w:val="24"/>
      <w:bdr w:val="none" w:sz="0" w:space="0" w:color="auto"/>
      <w:shd w:val="clear" w:color="auto" w:fill="FFCC66"/>
    </w:rPr>
  </w:style>
  <w:style w:type="character" w:customStyle="1" w:styleId="bibsurname">
    <w:name w:val="bib_surname"/>
    <w:rsid w:val="000574DB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title">
    <w:name w:val="bib_title"/>
    <w:rsid w:val="000574DB"/>
    <w:rPr>
      <w:sz w:val="24"/>
      <w:effect w:val="none"/>
      <w:bdr w:val="none" w:sz="0" w:space="0" w:color="auto"/>
      <w:shd w:val="clear" w:color="auto" w:fill="D99594"/>
    </w:rPr>
  </w:style>
  <w:style w:type="character" w:customStyle="1" w:styleId="bibtrans">
    <w:name w:val="bib_trans"/>
    <w:rsid w:val="000574DB"/>
    <w:rPr>
      <w:rFonts w:ascii="Times New Roman" w:hAnsi="Times New Roman"/>
      <w:sz w:val="24"/>
      <w:shd w:val="clear" w:color="auto" w:fill="99CC00"/>
    </w:rPr>
  </w:style>
  <w:style w:type="character" w:customStyle="1" w:styleId="bibunpubl">
    <w:name w:val="bib_unpubl"/>
    <w:rsid w:val="000574DB"/>
    <w:rPr>
      <w:rFonts w:ascii="Times New Roman" w:hAnsi="Times New Roman"/>
      <w:sz w:val="24"/>
    </w:rPr>
  </w:style>
  <w:style w:type="character" w:customStyle="1" w:styleId="biburl">
    <w:name w:val="bib_url"/>
    <w:rsid w:val="000574DB"/>
    <w:rPr>
      <w:rFonts w:ascii="Times New Roman" w:hAnsi="Times New Roman"/>
      <w:sz w:val="24"/>
      <w:bdr w:val="none" w:sz="0" w:space="0" w:color="auto"/>
      <w:shd w:val="clear" w:color="auto" w:fill="CCFF66"/>
    </w:rPr>
  </w:style>
  <w:style w:type="character" w:customStyle="1" w:styleId="bibvolcount">
    <w:name w:val="bib_volcount"/>
    <w:rsid w:val="000574DB"/>
    <w:rPr>
      <w:rFonts w:ascii="Times New Roman" w:hAnsi="Times New Roman"/>
      <w:sz w:val="20"/>
      <w:bdr w:val="none" w:sz="0" w:space="0" w:color="auto"/>
      <w:shd w:val="clear" w:color="auto" w:fill="00FF00"/>
    </w:rPr>
  </w:style>
  <w:style w:type="character" w:customStyle="1" w:styleId="bibvolume">
    <w:name w:val="bib_volume"/>
    <w:rsid w:val="000574DB"/>
    <w:rPr>
      <w:rFonts w:ascii="Times New Roman" w:hAnsi="Times New Roman"/>
      <w:sz w:val="24"/>
      <w:bdr w:val="none" w:sz="0" w:space="0" w:color="auto"/>
      <w:shd w:val="clear" w:color="auto" w:fill="CCECFF"/>
    </w:rPr>
  </w:style>
  <w:style w:type="character" w:customStyle="1" w:styleId="bibyear">
    <w:name w:val="bib_year"/>
    <w:rsid w:val="000574DB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citebib">
    <w:name w:val="cite_bib"/>
    <w:rsid w:val="000574DB"/>
    <w:rPr>
      <w:sz w:val="24"/>
      <w:bdr w:val="none" w:sz="0" w:space="0" w:color="auto"/>
      <w:shd w:val="clear" w:color="auto" w:fill="CCFFFF"/>
    </w:rPr>
  </w:style>
  <w:style w:type="paragraph" w:customStyle="1" w:styleId="REFH1">
    <w:name w:val="REFH1"/>
    <w:qFormat/>
    <w:rsid w:val="004061FB"/>
    <w:rPr>
      <w:rFonts w:ascii="Courier" w:hAnsi="Courier"/>
      <w:lang w:eastAsia="ja-JP"/>
    </w:rPr>
  </w:style>
  <w:style w:type="character" w:customStyle="1" w:styleId="ManualList">
    <w:name w:val="ManualList"/>
    <w:rsid w:val="004061FB"/>
  </w:style>
  <w:style w:type="paragraph" w:customStyle="1" w:styleId="REF-N">
    <w:name w:val="REF-N"/>
    <w:basedOn w:val="Normal"/>
    <w:rsid w:val="004061FB"/>
    <w:rPr>
      <w:rFonts w:ascii="Courier New" w:hAnsi="Courier New" w:cs="Courier New"/>
      <w:noProof/>
    </w:rPr>
  </w:style>
  <w:style w:type="character" w:customStyle="1" w:styleId="Supplement">
    <w:name w:val="Supplement"/>
    <w:rsid w:val="004061FB"/>
  </w:style>
  <w:style w:type="character" w:customStyle="1" w:styleId="InPress">
    <w:name w:val="InPress"/>
    <w:rsid w:val="004061FB"/>
  </w:style>
  <w:style w:type="character" w:customStyle="1" w:styleId="ChapterTitle">
    <w:name w:val="ChapterTitle"/>
    <w:rsid w:val="004061FB"/>
  </w:style>
  <w:style w:type="paragraph" w:customStyle="1" w:styleId="PMI">
    <w:name w:val="PMI"/>
    <w:qFormat/>
    <w:rsid w:val="002101C1"/>
    <w:pPr>
      <w:spacing w:line="480" w:lineRule="auto"/>
    </w:pPr>
    <w:rPr>
      <w:rFonts w:ascii="Helvetica" w:eastAsia="Times" w:hAnsi="Helvetica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83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4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7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6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7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0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80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6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6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4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8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0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8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5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5153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8371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3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2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0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8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1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6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4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4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2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3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6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2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7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0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5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0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2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2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9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3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5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0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0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83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8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0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9297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99345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4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49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3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0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4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3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0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4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2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2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1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2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9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0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9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3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ool\S4C-CopyEditing-Tool-Final(28-03-25)_head%20leve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354AB-F120-4B88-A322-53C0CBB8F6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S4C-CopyEditing-Tool-Final(28-03-25)_head level.dotm</Template>
  <TotalTime>797</TotalTime>
  <Pages>262</Pages>
  <Words>67763</Words>
  <Characters>386252</Characters>
  <Application>Microsoft Office Word</Application>
  <DocSecurity>0</DocSecurity>
  <Lines>3218</Lines>
  <Paragraphs>906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EPSTEIN BARR VIRUS</vt:lpstr>
    </vt:vector>
  </TitlesOfParts>
  <Company>University of Birmingham</Company>
  <LinksUpToDate>false</LinksUpToDate>
  <CharactersWithSpaces>453109</CharactersWithSpaces>
  <SharedDoc>false</SharedDoc>
  <HLinks>
    <vt:vector size="30" baseType="variant">
      <vt:variant>
        <vt:i4>786511</vt:i4>
      </vt:variant>
      <vt:variant>
        <vt:i4>6040</vt:i4>
      </vt:variant>
      <vt:variant>
        <vt:i4>0</vt:i4>
      </vt:variant>
      <vt:variant>
        <vt:i4>5</vt:i4>
      </vt:variant>
      <vt:variant>
        <vt:lpwstr>http://www.ncbi.nlm.nih.gov/nuccore/82503188</vt:lpwstr>
      </vt:variant>
      <vt:variant>
        <vt:lpwstr/>
      </vt:variant>
      <vt:variant>
        <vt:i4>3538975</vt:i4>
      </vt:variant>
      <vt:variant>
        <vt:i4>6035</vt:i4>
      </vt:variant>
      <vt:variant>
        <vt:i4>0</vt:i4>
      </vt:variant>
      <vt:variant>
        <vt:i4>5</vt:i4>
      </vt:variant>
      <vt:variant>
        <vt:lpwstr>http://www.ncbi.nlm.nih.gov/pubmed/21681939</vt:lpwstr>
      </vt:variant>
      <vt:variant>
        <vt:lpwstr/>
      </vt:variant>
      <vt:variant>
        <vt:i4>3407914</vt:i4>
      </vt:variant>
      <vt:variant>
        <vt:i4>5888</vt:i4>
      </vt:variant>
      <vt:variant>
        <vt:i4>0</vt:i4>
      </vt:variant>
      <vt:variant>
        <vt:i4>5</vt:i4>
      </vt:variant>
      <vt:variant>
        <vt:lpwstr>http://www.ncbi.nlm.nih.gov/pubmed/4357683</vt:lpwstr>
      </vt:variant>
      <vt:variant>
        <vt:lpwstr/>
      </vt:variant>
      <vt:variant>
        <vt:i4>5701739</vt:i4>
      </vt:variant>
      <vt:variant>
        <vt:i4>3</vt:i4>
      </vt:variant>
      <vt:variant>
        <vt:i4>0</vt:i4>
      </vt:variant>
      <vt:variant>
        <vt:i4>5</vt:i4>
      </vt:variant>
      <vt:variant>
        <vt:lpwstr>mailto:Ekieff@rics.bwh.harvard.edu</vt:lpwstr>
      </vt:variant>
      <vt:variant>
        <vt:lpwstr/>
      </vt:variant>
      <vt:variant>
        <vt:i4>4063310</vt:i4>
      </vt:variant>
      <vt:variant>
        <vt:i4>0</vt:i4>
      </vt:variant>
      <vt:variant>
        <vt:i4>0</vt:i4>
      </vt:variant>
      <vt:variant>
        <vt:i4>5</vt:i4>
      </vt:variant>
      <vt:variant>
        <vt:lpwstr>mailto:r-longnecker@northwestern.edu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EPSTEIN BARR VIRUS</dc:title>
  <dc:creator>Authorized Gateway Customer</dc:creator>
  <cp:lastModifiedBy>S4C</cp:lastModifiedBy>
  <cp:revision>172</cp:revision>
  <cp:lastPrinted>2012-01-18T22:19:00Z</cp:lastPrinted>
  <dcterms:created xsi:type="dcterms:W3CDTF">2025-08-07T17:17:00Z</dcterms:created>
  <dcterms:modified xsi:type="dcterms:W3CDTF">2026-01-12T08:18:00Z</dcterms:modified>
</cp:coreProperties>
</file>