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F7924D" w14:textId="77777777" w:rsidR="003F2053" w:rsidRPr="000F2931" w:rsidRDefault="003F2053" w:rsidP="00F866AE">
      <w:pPr>
        <w:pStyle w:val="SP-Heading2"/>
      </w:pPr>
      <w:r w:rsidRPr="000F2931">
        <w:t>ABSTRACT</w:t>
      </w:r>
    </w:p>
    <w:p w14:paraId="17B467D2" w14:textId="77777777" w:rsidR="003F2053" w:rsidRPr="000F2931" w:rsidRDefault="003F2053" w:rsidP="00F866AE">
      <w:pPr>
        <w:pStyle w:val="Para-FL"/>
      </w:pPr>
      <w:r w:rsidRPr="000F2931">
        <w:t xml:space="preserve">Chapter 7 provides a comprehensive overview of time management, offering insights into various aspects related to optimizing productivity and achieving a healthy work-life balance. It explores the dimensions and properties of time, presents principles of effective time management, </w:t>
      </w:r>
      <w:proofErr w:type="gramStart"/>
      <w:r w:rsidRPr="000F2931">
        <w:t>discusses</w:t>
      </w:r>
      <w:proofErr w:type="gramEnd"/>
      <w:r w:rsidRPr="000F2931">
        <w:t xml:space="preserve"> interfaced systems, time laws, time traps, self-care, and the role of technology in time management. By understanding the finite nature of time and implementing strategies such as prioritizing tasks, organizing schedules, and utilizing time effectively, individuals can make the most of this valuable resource. Effective communication, collaboration, and coordination with others are emphasized as crucial elements of interfaced systems for efficient time management. The chapter also addresses common time traps that hinder productivity and provides strategies to overcome them. Recognizing the importance of self-care, it highlights the significance of maintaining physical, mental, and emotional well-being to sustain high energy levels and focus. Additionally, the role of technology as a valuable tool for time management is explored, with examples of various technological solutions to streamline processes and enhance efficiency. By implementing the principles and strategies discussed, individuals can develop effective time management skills, maximize productivity, and achieve greater balance in their personal and professional lives.</w:t>
      </w:r>
    </w:p>
    <w:p w14:paraId="7EFFA094" w14:textId="77777777" w:rsidR="003F2053" w:rsidRPr="007B2848" w:rsidRDefault="003F2053" w:rsidP="00F866AE">
      <w:pPr>
        <w:pStyle w:val="Para-FL"/>
      </w:pPr>
      <w:r w:rsidRPr="000F2931">
        <w:rPr>
          <w:b/>
          <w:bCs/>
        </w:rPr>
        <w:t xml:space="preserve">Keywords: </w:t>
      </w:r>
      <w:r w:rsidRPr="000F2931">
        <w:t>&lt;time&gt;, &lt;time management&gt;,&lt;structure of time&gt;, &lt;interruptions&gt;, &lt;prioritization&gt;, &lt;interfaced time system&gt;, &lt;time utilization&gt;, &lt;nature of time&gt;, &lt;time us&gt;, &lt;structure of time&gt;, &lt;time perception&gt;, &lt;continuum of time&gt;, &lt;humanization&gt;, &lt;self-motivation&gt;, &lt;planning&gt;, &lt;schedules&gt;, &lt;to-do list&gt;, &lt;goal planning&gt;, &lt;priority system&gt;, &lt;concentration&gt;, &lt;</w:t>
      </w:r>
      <w:proofErr w:type="spellStart"/>
      <w:r w:rsidRPr="000F2931">
        <w:t>pomodoro</w:t>
      </w:r>
      <w:proofErr w:type="spellEnd"/>
      <w:r w:rsidRPr="000F2931">
        <w:t xml:space="preserve"> technique&gt;, &lt;mindfulness&gt;, &lt;meditation&gt;, &lt;tyranny of the urgent&gt;, &lt;ICE&gt;, &lt;insulate&gt;, &lt;concentrate&gt;, &lt;eliminate&gt;, &lt;interfaced systems&gt;, &lt;interconnected systems&gt;, &lt;team approach&gt;, &lt;self-reinforcement&gt;, &lt;reevaluation&gt;, &lt;time modification&gt;, &lt;time-use law&gt;, &lt;Parkinson’s law&gt;, &lt;Pareto’s “Law”&gt;, &lt;time trap&gt;, &lt;interruption&gt;, &lt;procrastination&gt;, &lt;drop-ins&gt;, &lt;</w:t>
      </w:r>
      <w:proofErr w:type="spellStart"/>
      <w:r w:rsidRPr="000F2931">
        <w:t>overcommitment</w:t>
      </w:r>
      <w:proofErr w:type="spellEnd"/>
      <w:r w:rsidRPr="000F2931">
        <w:t>&gt;, &lt;poor communication&gt;, &lt;meetings&gt;, &lt;personal disorganization&gt;, &lt;tickler system&gt;, &lt;self-care&gt;, &lt;technology&gt;</w:t>
      </w:r>
    </w:p>
    <w:p w14:paraId="1667B7AF" w14:textId="77777777" w:rsidR="003F2053" w:rsidRDefault="003F2053">
      <w:pPr>
        <w:autoSpaceDE/>
        <w:autoSpaceDN/>
        <w:adjustRightInd/>
        <w:rPr>
          <w:b/>
          <w:bCs/>
          <w:sz w:val="22"/>
          <w:szCs w:val="22"/>
          <w:u w:val="single"/>
        </w:rPr>
      </w:pPr>
      <w:r>
        <w:rPr>
          <w:b/>
          <w:bCs/>
          <w:sz w:val="22"/>
          <w:szCs w:val="22"/>
          <w:u w:val="single"/>
        </w:rPr>
        <w:br w:type="page"/>
      </w:r>
    </w:p>
    <w:p w14:paraId="14A10CEE" w14:textId="77777777" w:rsidR="00F866AE" w:rsidRDefault="00F866AE" w:rsidP="00F866AE">
      <w:pPr>
        <w:pStyle w:val="ChapterNumber"/>
      </w:pPr>
      <w:r>
        <w:lastRenderedPageBreak/>
        <w:t>CHAPTER 7</w:t>
      </w:r>
    </w:p>
    <w:p w14:paraId="1457FB4D" w14:textId="0179BEE3" w:rsidR="007B2848" w:rsidRPr="00411408" w:rsidRDefault="007B5C4C" w:rsidP="00F866AE">
      <w:pPr>
        <w:pStyle w:val="ChapterTitle"/>
      </w:pPr>
      <w:r w:rsidRPr="000F2931">
        <w:t>THE OPERATIONAL MANAGEMENT OF TIME</w:t>
      </w:r>
    </w:p>
    <w:p w14:paraId="184D3C93" w14:textId="6FA626B3" w:rsidR="007B5C4C" w:rsidRPr="000F2931" w:rsidRDefault="007B5C4C" w:rsidP="00F866AE">
      <w:pPr>
        <w:pStyle w:val="LearnObjHeading"/>
      </w:pPr>
      <w:r w:rsidRPr="000F2931">
        <w:t>LEARNING OBJECTIVES</w:t>
      </w:r>
    </w:p>
    <w:p w14:paraId="661983BB" w14:textId="77777777" w:rsidR="007B5C4C" w:rsidRPr="00600ED6" w:rsidRDefault="007B5C4C" w:rsidP="00F866AE">
      <w:pPr>
        <w:pStyle w:val="LearningObj-Para-FL"/>
        <w:rPr>
          <w:rFonts w:eastAsia="Book Antiqua"/>
          <w:shd w:val="clear" w:color="auto" w:fill="FFFFFF"/>
        </w:rPr>
      </w:pPr>
      <w:r w:rsidRPr="00600ED6">
        <w:rPr>
          <w:rStyle w:val="Bodytext11BookAntiqua"/>
          <w:rFonts w:ascii="Times New Roman" w:eastAsia="Palatino Linotype" w:hAnsi="Times New Roman" w:cs="Times New Roman"/>
          <w:sz w:val="22"/>
          <w:szCs w:val="22"/>
        </w:rPr>
        <w:t>After reading this chapter, you will be able to:</w:t>
      </w:r>
    </w:p>
    <w:p w14:paraId="239319B4" w14:textId="77777777" w:rsidR="00D23E8F" w:rsidRPr="000F2931" w:rsidRDefault="00D23E8F" w:rsidP="00F866AE">
      <w:pPr>
        <w:pStyle w:val="LearningObj-BulletList1"/>
      </w:pPr>
      <w:r w:rsidRPr="000F2931">
        <w:t>Understand the dimensions and properties of time, including the finite nature of time and the importance of prioritizing tasks.</w:t>
      </w:r>
    </w:p>
    <w:p w14:paraId="5D4DD9B1" w14:textId="77777777" w:rsidR="00D23E8F" w:rsidRPr="000F2931" w:rsidRDefault="00D23E8F" w:rsidP="00F866AE">
      <w:pPr>
        <w:pStyle w:val="LearningObj-BulletList1"/>
      </w:pPr>
      <w:r w:rsidRPr="000F2931">
        <w:t>Describe the principles of effective time management, including techniques for organizing schedules and optimizing productivity.</w:t>
      </w:r>
    </w:p>
    <w:p w14:paraId="0EA54A33" w14:textId="77777777" w:rsidR="00D23E8F" w:rsidRPr="000F2931" w:rsidRDefault="00D23E8F" w:rsidP="00F866AE">
      <w:pPr>
        <w:pStyle w:val="LearningObj-BulletList1"/>
      </w:pPr>
      <w:r w:rsidRPr="000F2931">
        <w:t>Identify interfaced systems and the importance of communication, collaboration, and coordination with others for efficient time management.</w:t>
      </w:r>
    </w:p>
    <w:p w14:paraId="761C3368" w14:textId="77777777" w:rsidR="00D23E8F" w:rsidRPr="000F2931" w:rsidRDefault="00D23E8F" w:rsidP="00F866AE">
      <w:pPr>
        <w:pStyle w:val="LearningObj-BulletList1"/>
      </w:pPr>
      <w:r w:rsidRPr="000F2931">
        <w:t>Recognize fundamental time laws, such as Parkinson's Law and the Pareto Principle, and leverage these principles to enhance productivity.</w:t>
      </w:r>
    </w:p>
    <w:p w14:paraId="32ED156B" w14:textId="77777777" w:rsidR="00D23E8F" w:rsidRPr="000F2931" w:rsidRDefault="00D23E8F" w:rsidP="00F866AE">
      <w:pPr>
        <w:pStyle w:val="LearningObj-BulletList1"/>
      </w:pPr>
      <w:r w:rsidRPr="000F2931">
        <w:t xml:space="preserve">Identify common time traps that hinder effective time management, such as interruptions, procrastination, </w:t>
      </w:r>
      <w:proofErr w:type="spellStart"/>
      <w:r w:rsidRPr="000F2931">
        <w:t>overcommitment</w:t>
      </w:r>
      <w:proofErr w:type="spellEnd"/>
      <w:r w:rsidRPr="000F2931">
        <w:t>, and poor communication.</w:t>
      </w:r>
    </w:p>
    <w:p w14:paraId="4C5B6E6E" w14:textId="77777777" w:rsidR="00D23E8F" w:rsidRPr="000F2931" w:rsidRDefault="00D23E8F" w:rsidP="00F866AE">
      <w:pPr>
        <w:pStyle w:val="LearningObj-BulletList1"/>
      </w:pPr>
      <w:r w:rsidRPr="000F2931">
        <w:t>Describe strategies to overcome time traps and maintain focus on important tasks.</w:t>
      </w:r>
    </w:p>
    <w:p w14:paraId="6AA85384" w14:textId="77777777" w:rsidR="00D23E8F" w:rsidRPr="000F2931" w:rsidRDefault="00D23E8F" w:rsidP="00F866AE">
      <w:pPr>
        <w:pStyle w:val="LearningObj-BulletList1"/>
      </w:pPr>
      <w:r w:rsidRPr="000F2931">
        <w:t>Understand the importance of self-care for maintaining high energy levels, focus, and productivity.</w:t>
      </w:r>
    </w:p>
    <w:p w14:paraId="5698DBD3" w14:textId="77777777" w:rsidR="00D23E8F" w:rsidRPr="000F2931" w:rsidRDefault="00D23E8F" w:rsidP="00F866AE">
      <w:pPr>
        <w:pStyle w:val="LearningObj-BulletList1"/>
      </w:pPr>
      <w:r w:rsidRPr="000F2931">
        <w:t>Identify self-care activities that promote a healthy work-life balance.</w:t>
      </w:r>
    </w:p>
    <w:p w14:paraId="41360492" w14:textId="77777777" w:rsidR="00D23E8F" w:rsidRPr="000F2931" w:rsidRDefault="00D23E8F" w:rsidP="00F866AE">
      <w:pPr>
        <w:pStyle w:val="LearningObj-BulletList1"/>
      </w:pPr>
      <w:r w:rsidRPr="000F2931">
        <w:t>Describe technology as a valuable tool for time management and identify examples of technological solutions that can streamline processes and enhance organization.</w:t>
      </w:r>
    </w:p>
    <w:p w14:paraId="12B78DAE" w14:textId="2FBC09BF" w:rsidR="007B5C4C" w:rsidRPr="00411408" w:rsidRDefault="00D23E8F" w:rsidP="00F866AE">
      <w:pPr>
        <w:pStyle w:val="LearningObj-BulletList1-last"/>
      </w:pPr>
      <w:r w:rsidRPr="000F2931">
        <w:t>Develop effective time management skills and strategies for maximizing productivity and achieving greater balance in personal and professional life.</w:t>
      </w:r>
    </w:p>
    <w:p w14:paraId="26C2F965" w14:textId="77777777" w:rsidR="007B5C4C" w:rsidRPr="000F2931" w:rsidRDefault="007B5C4C" w:rsidP="00473465">
      <w:pPr>
        <w:pStyle w:val="Head1"/>
      </w:pPr>
      <w:r w:rsidRPr="000F2931">
        <w:t>INTRODUCTION</w:t>
      </w:r>
    </w:p>
    <w:p w14:paraId="58C36901" w14:textId="13EA6011" w:rsidR="007B5C4C" w:rsidRPr="000F2931" w:rsidRDefault="00523DAE" w:rsidP="00473465">
      <w:pPr>
        <w:pStyle w:val="Para-FL"/>
      </w:pPr>
      <w:r w:rsidRPr="000F2931">
        <w:rPr>
          <w:b/>
          <w:bCs/>
        </w:rPr>
        <w:t>Time</w:t>
      </w:r>
      <w:r w:rsidRPr="000F2931">
        <w:t xml:space="preserve"> is one of the most precious and finite resources available to individuals, organizations, and societies</w:t>
      </w:r>
      <w:r w:rsidR="00FB4742" w:rsidRPr="000F2931">
        <w:t xml:space="preserve">. </w:t>
      </w:r>
      <w:r w:rsidRPr="000F2931">
        <w:t xml:space="preserve"> Effective </w:t>
      </w:r>
      <w:r w:rsidRPr="000F2931">
        <w:rPr>
          <w:b/>
          <w:bCs/>
        </w:rPr>
        <w:t>time management</w:t>
      </w:r>
      <w:r w:rsidRPr="000F2931">
        <w:t xml:space="preserve"> is essential for achieving success in any endeavor, as it allows us to prioritize tasks, set goals, and meet deadlines. In today's fast-paced world, where competition is fierce, and demands are high, efficient management of time has become a crucial factor in determining the success or failur</w:t>
      </w:r>
      <w:r w:rsidR="00FB4742" w:rsidRPr="000F2931">
        <w:t>e of the professional (</w:t>
      </w:r>
      <w:r w:rsidR="00FB4742" w:rsidRPr="00BC0B69">
        <w:rPr>
          <w:rStyle w:val="citebib"/>
        </w:rPr>
        <w:t>Grissom, et al., 2015</w:t>
      </w:r>
      <w:r w:rsidR="00FB4742" w:rsidRPr="000F2931">
        <w:t>)</w:t>
      </w:r>
      <w:r w:rsidRPr="000F2931">
        <w:t xml:space="preserve">. This chapter explores the operational management of time, which involves optimizing the use of time in all aspects of </w:t>
      </w:r>
      <w:r w:rsidR="00FB4742" w:rsidRPr="000F2931">
        <w:t>a rehabilitation counselor’s</w:t>
      </w:r>
      <w:r w:rsidRPr="000F2931">
        <w:t xml:space="preserve"> operations. Various strategies and techniques for managing time will be discussed, such as goal-setting, </w:t>
      </w:r>
      <w:r w:rsidRPr="000F2931">
        <w:rPr>
          <w:b/>
          <w:bCs/>
        </w:rPr>
        <w:t>prioritization</w:t>
      </w:r>
      <w:r w:rsidRPr="000F2931">
        <w:t xml:space="preserve">, delegation, and time-tracking. Additionally, the role of technology in time management will be examined, including the use of productivity apps, time-tracking tools, and project management software. By the end of this chapter, a deeper understanding of the importance of effective time management </w:t>
      </w:r>
      <w:r w:rsidR="00FB4742" w:rsidRPr="000F2931">
        <w:t>will emerge, along with</w:t>
      </w:r>
      <w:r w:rsidRPr="000F2931">
        <w:t xml:space="preserve"> the strategies and tools available to optimize it in personal and professional </w:t>
      </w:r>
      <w:r w:rsidR="00FB4742" w:rsidRPr="000F2931">
        <w:t>practice and setting</w:t>
      </w:r>
      <w:r w:rsidRPr="000F2931">
        <w:t>.</w:t>
      </w:r>
    </w:p>
    <w:p w14:paraId="2C0F0FD4" w14:textId="202B12DC" w:rsidR="00020033" w:rsidRPr="000F2931" w:rsidRDefault="007B5C4C" w:rsidP="004676F1">
      <w:pPr>
        <w:pStyle w:val="ParaFirstLine-Ind"/>
      </w:pPr>
      <w:r w:rsidRPr="000F2931">
        <w:t>Time is an essential feature of life.  Time is the prime organizing tool.  People use time to create, shape, and order their worlds</w:t>
      </w:r>
      <w:r w:rsidR="00020033" w:rsidRPr="000F2931">
        <w:t xml:space="preserve">.  According to </w:t>
      </w:r>
      <w:r w:rsidR="00D10593" w:rsidRPr="00BC0B69">
        <w:rPr>
          <w:rStyle w:val="citebib"/>
        </w:rPr>
        <w:t>Brian Tracy (2014)</w:t>
      </w:r>
      <w:r w:rsidR="00020033" w:rsidRPr="000F2931">
        <w:t xml:space="preserve"> time is an essential feature of life and serves as the prime organizing tool. While time management in rehabilitation settings has its unique components, problems related to overall time management are common across all rehabilitation settings, vocations, and practitioners. Based on observations by </w:t>
      </w:r>
      <w:proofErr w:type="spellStart"/>
      <w:r w:rsidR="00020033" w:rsidRPr="00BC0B69">
        <w:rPr>
          <w:rStyle w:val="citebib"/>
        </w:rPr>
        <w:t>Cassell</w:t>
      </w:r>
      <w:proofErr w:type="spellEnd"/>
      <w:r w:rsidR="00020033" w:rsidRPr="00BC0B69">
        <w:rPr>
          <w:rStyle w:val="citebib"/>
        </w:rPr>
        <w:t xml:space="preserve"> &amp; </w:t>
      </w:r>
      <w:proofErr w:type="spellStart"/>
      <w:r w:rsidR="00020033" w:rsidRPr="00BC0B69">
        <w:rPr>
          <w:rStyle w:val="citebib"/>
        </w:rPr>
        <w:t>Mulkey</w:t>
      </w:r>
      <w:proofErr w:type="spellEnd"/>
      <w:r w:rsidR="00020033" w:rsidRPr="00BC0B69">
        <w:rPr>
          <w:rStyle w:val="citebib"/>
        </w:rPr>
        <w:t xml:space="preserve"> (1985)</w:t>
      </w:r>
      <w:r w:rsidR="00020033" w:rsidRPr="000F2931">
        <w:t xml:space="preserve"> and </w:t>
      </w:r>
      <w:r w:rsidR="00020033" w:rsidRPr="00BC0B69">
        <w:rPr>
          <w:rStyle w:val="citebib"/>
        </w:rPr>
        <w:t xml:space="preserve">Grubbs, </w:t>
      </w:r>
      <w:proofErr w:type="spellStart"/>
      <w:r w:rsidR="00020033" w:rsidRPr="00BC0B69">
        <w:rPr>
          <w:rStyle w:val="citebib"/>
        </w:rPr>
        <w:t>Cassell</w:t>
      </w:r>
      <w:proofErr w:type="spellEnd"/>
      <w:r w:rsidR="00020033" w:rsidRPr="00BC0B69">
        <w:rPr>
          <w:rStyle w:val="citebib"/>
        </w:rPr>
        <w:t xml:space="preserve"> &amp; </w:t>
      </w:r>
      <w:proofErr w:type="spellStart"/>
      <w:r w:rsidR="00020033" w:rsidRPr="00BC0B69">
        <w:rPr>
          <w:rStyle w:val="citebib"/>
        </w:rPr>
        <w:t>Mulkey</w:t>
      </w:r>
      <w:proofErr w:type="spellEnd"/>
      <w:r w:rsidR="00020033" w:rsidRPr="00BC0B69">
        <w:rPr>
          <w:rStyle w:val="citebib"/>
        </w:rPr>
        <w:t xml:space="preserve"> (2006)</w:t>
      </w:r>
      <w:r w:rsidR="00020033" w:rsidRPr="000F2931">
        <w:t>, rehabilitation counselors usually report time as the most formidable element to be managed. The necessity for multiple categories of activities, such as client interviews, case recording and documentation, gathering medical data, counseling for personal adjustment problems, testing, vocational counseling, consulting with other professionals, industrial surveys, client placement, and other follow-up activities, place considerable demands on a counselor's time allotment for a day or week. The frequent interactions with other professional groups, who face similar problems, are also a typical example of why this perception is a reality. Counselors who strive for consistency and reliable patterns of action in their work quickly discover that the job is characterized by a constant state of flux and rapid change, leaving little room for stability in time management. Thus, there is little constancy in managing time in rehabilitation settings (</w:t>
      </w:r>
      <w:proofErr w:type="spellStart"/>
      <w:r w:rsidR="00020033" w:rsidRPr="00BC0B69">
        <w:rPr>
          <w:rStyle w:val="citebib"/>
        </w:rPr>
        <w:t>Cassell</w:t>
      </w:r>
      <w:proofErr w:type="spellEnd"/>
      <w:r w:rsidR="00020033" w:rsidRPr="00BC0B69">
        <w:rPr>
          <w:rStyle w:val="citebib"/>
        </w:rPr>
        <w:t xml:space="preserve"> &amp; </w:t>
      </w:r>
      <w:proofErr w:type="spellStart"/>
      <w:r w:rsidR="00020033" w:rsidRPr="00BC0B69">
        <w:rPr>
          <w:rStyle w:val="citebib"/>
        </w:rPr>
        <w:t>Mulkey</w:t>
      </w:r>
      <w:proofErr w:type="spellEnd"/>
      <w:r w:rsidR="00020033" w:rsidRPr="00BC0B69">
        <w:rPr>
          <w:rStyle w:val="citebib"/>
        </w:rPr>
        <w:t>, 1985</w:t>
      </w:r>
      <w:r w:rsidR="00020033" w:rsidRPr="000F2931">
        <w:t>).</w:t>
      </w:r>
    </w:p>
    <w:p w14:paraId="6F6BBC2F" w14:textId="77777777" w:rsidR="008E6392" w:rsidRPr="000F2931" w:rsidRDefault="008E6392" w:rsidP="004676F1">
      <w:pPr>
        <w:pStyle w:val="ParaFirstLine-Ind"/>
      </w:pPr>
      <w:r w:rsidRPr="000F2931">
        <w:t xml:space="preserve">The counselor's understanding and awareness of time as a crucial management concern is essential. It is important to know what counselors understand about time and the principles and theoretical bases for managing it successfully. Counselors who cannot answer the following four basic questions should seriously consider gaining knowledge and understanding of time: 1) </w:t>
      </w:r>
      <w:proofErr w:type="gramStart"/>
      <w:r w:rsidRPr="000F2931">
        <w:t>What</w:t>
      </w:r>
      <w:proofErr w:type="gramEnd"/>
      <w:r w:rsidRPr="000F2931">
        <w:t xml:space="preserve"> personal characteristics do you possess that affect your control of time? 2) How aware are you of how you spend your time? 3) What methods have you initiated to control your time? 4) Could you describe your system for managing time and the principles and concepts that guide your activities? The answers to these questions cannot always be found in a text, and experience on the job is necessary to solve time management problems. However, understanding time as an entity with definable limits and a conceptual framework is crucial. This chapter provides an initial base for understanding and managing time, upon which a counselor's personal commitment to control this aspect of caseload management can evolve.</w:t>
      </w:r>
    </w:p>
    <w:p w14:paraId="52552923" w14:textId="684A0ED9" w:rsidR="007B5C4C" w:rsidRPr="000F2931" w:rsidRDefault="008E6392" w:rsidP="004676F1">
      <w:pPr>
        <w:pStyle w:val="ParaFirstLine-Ind"/>
      </w:pPr>
      <w:r w:rsidRPr="000F2931">
        <w:t>While it's true that the answers to the above questions may not always be found in a text or a single chapter of a text, rehabilitation counselors can gain a deeper understanding of time management through real-world experience and problem-solving. However, this understanding is built upon a foundation of awareness and conceptual understanding of time as a structured entity with clear limits. Therefore, this chapter serves as an initial starting point for rehabilitation counselors to develop their understanding and skills in managing time. By committing to this process, counselors can evolve their own honest and effective time management system to better manage their caseloads.</w:t>
      </w:r>
    </w:p>
    <w:p w14:paraId="2818068C" w14:textId="77777777" w:rsidR="007B5C4C" w:rsidRPr="000F2931" w:rsidRDefault="007B5C4C" w:rsidP="004676F1">
      <w:pPr>
        <w:pStyle w:val="Head1"/>
        <w:rPr>
          <w:i/>
          <w:iCs/>
        </w:rPr>
      </w:pPr>
      <w:r w:rsidRPr="000F2931">
        <w:t>DIMENSIONS AND PROPERTIES OF TIME</w:t>
      </w:r>
    </w:p>
    <w:p w14:paraId="5A6A66BC" w14:textId="77777777" w:rsidR="00E464FC" w:rsidRPr="000F2931" w:rsidRDefault="00E464FC" w:rsidP="004676F1">
      <w:pPr>
        <w:pStyle w:val="Para-FL"/>
      </w:pPr>
      <w:r w:rsidRPr="000F2931">
        <w:t xml:space="preserve">In order to develop an effective time management program, a rehabilitation counselor must first have a solid understanding of the various dimensions, elements, and properties that impact their efforts. This means gaining an awareness of the </w:t>
      </w:r>
      <w:r w:rsidRPr="000F2931">
        <w:rPr>
          <w:b/>
          <w:bCs/>
        </w:rPr>
        <w:t>nature of time</w:t>
      </w:r>
      <w:r w:rsidRPr="000F2931">
        <w:t xml:space="preserve"> and </w:t>
      </w:r>
      <w:r w:rsidRPr="000F2931">
        <w:rPr>
          <w:b/>
          <w:bCs/>
        </w:rPr>
        <w:t>time use</w:t>
      </w:r>
      <w:r w:rsidRPr="000F2931">
        <w:t xml:space="preserve">, which can initially appear ambiguous and omnipresent. By approaching time management from a rational perspective, counselors can ensure that their efforts are organized and effective. Ultimately, awareness and understanding are essential initial steps towards achieving control in any undertaking, as emphasized by </w:t>
      </w:r>
      <w:proofErr w:type="spellStart"/>
      <w:r w:rsidRPr="00BC0B69">
        <w:rPr>
          <w:rStyle w:val="citebib"/>
        </w:rPr>
        <w:t>Cassell</w:t>
      </w:r>
      <w:proofErr w:type="spellEnd"/>
      <w:r w:rsidRPr="00BC0B69">
        <w:rPr>
          <w:rStyle w:val="citebib"/>
        </w:rPr>
        <w:t xml:space="preserve"> and </w:t>
      </w:r>
      <w:proofErr w:type="spellStart"/>
      <w:r w:rsidRPr="00BC0B69">
        <w:rPr>
          <w:rStyle w:val="citebib"/>
        </w:rPr>
        <w:t>Mulkey</w:t>
      </w:r>
      <w:proofErr w:type="spellEnd"/>
      <w:r w:rsidRPr="00BC0B69">
        <w:rPr>
          <w:rStyle w:val="citebib"/>
        </w:rPr>
        <w:t xml:space="preserve"> (1985)</w:t>
      </w:r>
      <w:r w:rsidRPr="000F2931">
        <w:t>.</w:t>
      </w:r>
    </w:p>
    <w:p w14:paraId="240E152B" w14:textId="77777777" w:rsidR="00E464FC" w:rsidRPr="000F2931" w:rsidRDefault="00E464FC" w:rsidP="004676F1">
      <w:pPr>
        <w:pStyle w:val="ParaFirstLine-Ind"/>
      </w:pPr>
      <w:r w:rsidRPr="000F2931">
        <w:t xml:space="preserve">The following are the fundamental properties or dimensions that give time its conceptual reality, </w:t>
      </w:r>
      <w:proofErr w:type="gramStart"/>
      <w:r w:rsidRPr="000F2931">
        <w:t>which</w:t>
      </w:r>
      <w:proofErr w:type="gramEnd"/>
      <w:r w:rsidRPr="000F2931">
        <w:t xml:space="preserve"> one experiences in everyday life, whether at work dealing with clients, supervisors, paperwork, or at home dealing with the variables that make up post-work living. These dimensions must be described as distinct entities, but ultimately, it is their combining or coalescing properties that provide the theoretical basis for understanding time or what constitutes time use.</w:t>
      </w:r>
    </w:p>
    <w:p w14:paraId="0B8A9E17" w14:textId="5DED3D0E" w:rsidR="00E464FC" w:rsidRPr="000F2931" w:rsidRDefault="007B5C4C" w:rsidP="004676F1">
      <w:pPr>
        <w:pStyle w:val="Head2"/>
      </w:pPr>
      <w:r w:rsidRPr="000F2931">
        <w:t xml:space="preserve">Time </w:t>
      </w:r>
      <w:r w:rsidR="00E464FC" w:rsidRPr="000F2931">
        <w:t>H</w:t>
      </w:r>
      <w:r w:rsidRPr="000F2931">
        <w:t xml:space="preserve">as </w:t>
      </w:r>
      <w:r w:rsidR="00E464FC" w:rsidRPr="000F2931">
        <w:t>S</w:t>
      </w:r>
      <w:r w:rsidRPr="000F2931">
        <w:t>tructure</w:t>
      </w:r>
      <w:r w:rsidR="004162A5" w:rsidRPr="000F2931">
        <w:t xml:space="preserve"> and Perception</w:t>
      </w:r>
    </w:p>
    <w:p w14:paraId="2ED06020" w14:textId="7FA2151B" w:rsidR="004162A5" w:rsidRPr="000F2931" w:rsidRDefault="004162A5" w:rsidP="001501CE">
      <w:pPr>
        <w:pStyle w:val="Para-FL"/>
      </w:pPr>
      <w:r w:rsidRPr="000F2931">
        <w:t xml:space="preserve">Time is a fundamental aspect of daily living that affects everyone, and it is crucial for rehabilitation professionals to understand the </w:t>
      </w:r>
      <w:r w:rsidRPr="000F2931">
        <w:rPr>
          <w:b/>
          <w:bCs/>
        </w:rPr>
        <w:t>structure of time</w:t>
      </w:r>
      <w:r w:rsidRPr="000F2931">
        <w:t xml:space="preserve"> </w:t>
      </w:r>
      <w:r w:rsidR="00A4792D" w:rsidRPr="000F2931">
        <w:t>to</w:t>
      </w:r>
      <w:r w:rsidRPr="000F2931">
        <w:t xml:space="preserve"> </w:t>
      </w:r>
      <w:r w:rsidR="00A4792D" w:rsidRPr="000F2931">
        <w:t>support</w:t>
      </w:r>
      <w:r w:rsidRPr="000F2931">
        <w:t xml:space="preserve"> their clients. Time has structure in the sense that it can be divided into distinct units such as seconds, minutes, and hours. Additionally, time can be organized into different categories such as work time, leisure time, and sleep time</w:t>
      </w:r>
      <w:r w:rsidR="00A4792D" w:rsidRPr="000F2931">
        <w:t xml:space="preserve"> (</w:t>
      </w:r>
      <w:proofErr w:type="spellStart"/>
      <w:r w:rsidR="00A4792D" w:rsidRPr="00BC0B69">
        <w:rPr>
          <w:rStyle w:val="citebib"/>
        </w:rPr>
        <w:t>Kwapinska</w:t>
      </w:r>
      <w:proofErr w:type="spellEnd"/>
      <w:r w:rsidR="00A4792D" w:rsidRPr="00BC0B69">
        <w:rPr>
          <w:rStyle w:val="citebib"/>
        </w:rPr>
        <w:t>, et al, 2018</w:t>
      </w:r>
      <w:r w:rsidR="00A4792D" w:rsidRPr="000F2931">
        <w:t>)</w:t>
      </w:r>
      <w:r w:rsidRPr="000F2931">
        <w:t>. Understanding the structure of time can help rehabilitation professionals assess how their clients are spending their time, identify any potential issues with time management, and develop effective interventions to improve their clients' overall functioning.</w:t>
      </w:r>
    </w:p>
    <w:p w14:paraId="0C8BB7B6" w14:textId="47B0C3CD" w:rsidR="007B5C4C" w:rsidRPr="000F2931" w:rsidRDefault="004162A5" w:rsidP="00921A09">
      <w:pPr>
        <w:pStyle w:val="ParaFirstLine-Ind"/>
      </w:pPr>
      <w:r w:rsidRPr="000F2931">
        <w:t xml:space="preserve">In addition to understanding the structure of time, rehabilitation professionals should also be aware of the concept of </w:t>
      </w:r>
      <w:r w:rsidRPr="000F2931">
        <w:rPr>
          <w:b/>
          <w:bCs/>
        </w:rPr>
        <w:t>time perception</w:t>
      </w:r>
      <w:r w:rsidRPr="000F2931">
        <w:t>. Time perception refers to the subjective experience of time, which can vary from person to person and can be influenced by factors such as age, culture, and psychological state</w:t>
      </w:r>
      <w:r w:rsidR="008E10AA" w:rsidRPr="000F2931">
        <w:t xml:space="preserve"> (</w:t>
      </w:r>
      <w:r w:rsidR="008E10AA" w:rsidRPr="00BC0B69">
        <w:rPr>
          <w:rStyle w:val="citebib"/>
        </w:rPr>
        <w:t xml:space="preserve">Avnet &amp; </w:t>
      </w:r>
      <w:proofErr w:type="spellStart"/>
      <w:r w:rsidR="008E10AA" w:rsidRPr="00BC0B69">
        <w:rPr>
          <w:rStyle w:val="citebib"/>
        </w:rPr>
        <w:t>Sellier</w:t>
      </w:r>
      <w:proofErr w:type="spellEnd"/>
      <w:r w:rsidR="008E10AA" w:rsidRPr="00BC0B69">
        <w:rPr>
          <w:rStyle w:val="citebib"/>
        </w:rPr>
        <w:t>, 2011</w:t>
      </w:r>
      <w:r w:rsidR="008E10AA" w:rsidRPr="000F2931">
        <w:t xml:space="preserve">).  </w:t>
      </w:r>
      <w:r w:rsidRPr="000F2931">
        <w:t xml:space="preserve"> By considering their clients' individual experiences of time, rehabilitation professionals can develop interventions that are tailored to their clients' specific needs and goals. This can help their clients achieve a more balanced and fulfilling life, both in terms of their time use and their overall well-being</w:t>
      </w:r>
      <w:r w:rsidR="007B5C4C" w:rsidRPr="000F2931">
        <w:t xml:space="preserve">.  </w:t>
      </w:r>
    </w:p>
    <w:p w14:paraId="2A090D56" w14:textId="5445A4CC" w:rsidR="004162A5" w:rsidRPr="000F2931" w:rsidRDefault="004162A5" w:rsidP="00921A09">
      <w:pPr>
        <w:pStyle w:val="Head2"/>
      </w:pPr>
      <w:r w:rsidRPr="000F2931">
        <w:t xml:space="preserve">Time </w:t>
      </w:r>
      <w:proofErr w:type="gramStart"/>
      <w:r w:rsidRPr="000F2931">
        <w:t>On</w:t>
      </w:r>
      <w:proofErr w:type="gramEnd"/>
      <w:r w:rsidRPr="000F2931">
        <w:t xml:space="preserve"> a Continuum</w:t>
      </w:r>
    </w:p>
    <w:p w14:paraId="2C241831" w14:textId="23BF4D8F" w:rsidR="004162A5" w:rsidRPr="000F2931" w:rsidRDefault="004162A5" w:rsidP="00921A09">
      <w:pPr>
        <w:pStyle w:val="Para-FL"/>
      </w:pPr>
      <w:r w:rsidRPr="000F2931">
        <w:t xml:space="preserve">In the context of rehabilitation counseling, time being on a </w:t>
      </w:r>
      <w:r w:rsidRPr="000F2931">
        <w:rPr>
          <w:b/>
          <w:bCs/>
        </w:rPr>
        <w:t>continuum</w:t>
      </w:r>
      <w:r w:rsidRPr="000F2931">
        <w:t xml:space="preserve"> implies that the rehabilitation process is a continuous and ongoing journey. It is not a fixed point in time that can be achieved and then forgotten. Rather, it is a process that evolves and changes over time. The rehabilitation process is dependent on various factors such as the individual's physical, emotional, and psychological condition, the severity of the disability, and the resources available for rehabilitation. The continuum of time is a reminder that rehabilitation professionals must be flexible in their approach and willing to adapt to changing circumstances. They must be prepared to work with individuals for an extended period and continue to support them through the ups and downs of the rehabilitation process.</w:t>
      </w:r>
    </w:p>
    <w:p w14:paraId="4421D160" w14:textId="7FC0D52E" w:rsidR="004162A5" w:rsidRPr="000F2931" w:rsidRDefault="004162A5" w:rsidP="00921A09">
      <w:pPr>
        <w:pStyle w:val="ParaFirstLine-Ind"/>
      </w:pPr>
      <w:r w:rsidRPr="000F2931">
        <w:t xml:space="preserve">Moreover, the </w:t>
      </w:r>
      <w:r w:rsidRPr="000F2931">
        <w:rPr>
          <w:b/>
          <w:bCs/>
        </w:rPr>
        <w:t>continuum of time</w:t>
      </w:r>
      <w:r w:rsidRPr="000F2931">
        <w:t xml:space="preserve"> in rehabilitation counseling highlights the importance of setting realistic goals and expectations for clients. Rehabilitation professionals must work with clients to set achievable goals based on their current condition and pace of progress. They must also be willing to adjust these goals as the rehabilitation process progresses. This requires constant communication and collaboration between the rehabilitation professional and the client. By understanding time as a continuum, rehabilitation professionals can help clients maintain motivation and momentum throughout the rehabilitation process, leading to better outcomes in the long run. Ultimately, time being on a continuum emphasizes the need for rehabilitation professionals to take a patient-centered approach, working with clients to tailor their rehabilitation program to their unique needs and circumstances.</w:t>
      </w:r>
    </w:p>
    <w:p w14:paraId="16CF9F2C" w14:textId="03211EA9" w:rsidR="004162A5" w:rsidRPr="000F2931" w:rsidRDefault="004162A5" w:rsidP="00921A09">
      <w:pPr>
        <w:pStyle w:val="Head2"/>
      </w:pPr>
      <w:r w:rsidRPr="000F2931">
        <w:t>Time Involves “Humanization”</w:t>
      </w:r>
    </w:p>
    <w:p w14:paraId="3A8EEE9F" w14:textId="44CBDA63" w:rsidR="004162A5" w:rsidRPr="000F2931" w:rsidRDefault="004162A5" w:rsidP="00921A09">
      <w:pPr>
        <w:pStyle w:val="Para-FL"/>
      </w:pPr>
      <w:r w:rsidRPr="000F2931">
        <w:t xml:space="preserve">One way that time can be </w:t>
      </w:r>
      <w:r w:rsidRPr="000F2931">
        <w:rPr>
          <w:b/>
          <w:bCs/>
        </w:rPr>
        <w:t>humanized</w:t>
      </w:r>
      <w:r w:rsidRPr="000F2931">
        <w:t xml:space="preserve"> is through our perception and experience of it. While time itself may be a constant stream that moves forward at a predictable pace, our subjective experience of time can vary depending on our emotional state, level of engagement, and other contextual factors. For example, when we are having fun or engaged in a meaningful activity, time may seem to fly by, whereas when we are bored or waiting for something, time may seem to drag on endlessly. These experiences can make time feel more human and relatable, rather than just an abstract concept.</w:t>
      </w:r>
    </w:p>
    <w:p w14:paraId="2187C5EA" w14:textId="77777777" w:rsidR="004162A5" w:rsidRPr="000F2931" w:rsidRDefault="004162A5" w:rsidP="00921A09">
      <w:pPr>
        <w:pStyle w:val="ParaFirstLine-Ind"/>
      </w:pPr>
      <w:r w:rsidRPr="000F2931">
        <w:t xml:space="preserve">Another way that time can be humanized is through cultural and social practices that give it meaning and value. Different cultures and societies may place different emphasis on the importance of time and have different rituals and practices surrounding it, such as religious observances, seasonal celebrations, or work schedules. These practices can give time a human context and imbue it with significance beyond just a measurement of seconds and minutes. By recognizing and participating in these practices, we can connect with others and create a shared sense of time that is meaningful and relevant to our lives. </w:t>
      </w:r>
    </w:p>
    <w:p w14:paraId="79094236" w14:textId="773362F2" w:rsidR="005572A0" w:rsidRPr="000F2931" w:rsidRDefault="00764C5C" w:rsidP="00921A09">
      <w:pPr>
        <w:pStyle w:val="Head1"/>
        <w:rPr>
          <w:i/>
        </w:rPr>
      </w:pPr>
      <w:r w:rsidRPr="000F2931">
        <w:t>PRINCIPLES FOR TIME MANAGEMENT</w:t>
      </w:r>
    </w:p>
    <w:p w14:paraId="7C2A4DC0" w14:textId="504B53F3" w:rsidR="005572A0" w:rsidRPr="000F2931" w:rsidRDefault="005572A0" w:rsidP="00921A09">
      <w:pPr>
        <w:pStyle w:val="Para-FL"/>
      </w:pPr>
      <w:r w:rsidRPr="000F2931">
        <w:t xml:space="preserve">Effective time management is essential for success in both personal and professional life. It involves the ability to prioritize tasks, set goals, and make efficient use of time to achieve those goals. Time management also includes the ability to handle distractions and interruptions, maintain focus, and </w:t>
      </w:r>
      <w:r w:rsidR="0049003F" w:rsidRPr="000F2931">
        <w:t>adjust</w:t>
      </w:r>
      <w:r w:rsidRPr="000F2931">
        <w:t xml:space="preserve"> as necessary. To master the principles of time management, one must learn self-motivation, planning, concentration, and how to deal with the tyranny of the urgent. By implementing these principles, individuals can increase their productivity, reduce stress, and achieve their goals in a timely manner</w:t>
      </w:r>
      <w:r w:rsidR="0049003F" w:rsidRPr="000F2931">
        <w:t xml:space="preserve"> while ensuring they utilize “ICE” while functioning in the various roles in the field of rehabilitation.</w:t>
      </w:r>
    </w:p>
    <w:p w14:paraId="50C63FF8" w14:textId="5693A40C" w:rsidR="007B5C4C" w:rsidRPr="000F2931" w:rsidRDefault="007B5C4C" w:rsidP="00921A09">
      <w:pPr>
        <w:pStyle w:val="Head2"/>
        <w:rPr>
          <w:i/>
        </w:rPr>
      </w:pPr>
      <w:r w:rsidRPr="000F2931">
        <w:t>Principle of Self-Motivation</w:t>
      </w:r>
    </w:p>
    <w:p w14:paraId="6090DBB1" w14:textId="202C58AA" w:rsidR="007B5C4C" w:rsidRPr="000F2931" w:rsidRDefault="007B5C4C" w:rsidP="00921A09">
      <w:pPr>
        <w:pStyle w:val="Para-FL"/>
      </w:pPr>
      <w:r w:rsidRPr="000F2931">
        <w:t>Time management programs are no different from any structured behavior change program one attempts, because at the outset one must have a real need or voiced desire to make changes.  There must be a willingness to initiate actions and accept the consequences, to make sacrifices and be willing to tolerate concomitant change anxieties.  Without this strong desire to make some change, the counselor should abandon the idea of making any change in current practices and merely accept one’s present level of performing</w:t>
      </w:r>
      <w:r w:rsidR="008D4062" w:rsidRPr="000F2931">
        <w:t xml:space="preserve"> (</w:t>
      </w:r>
      <w:r w:rsidR="008D4062" w:rsidRPr="00BC0B69">
        <w:rPr>
          <w:rStyle w:val="citebib"/>
        </w:rPr>
        <w:t>Cook, 2011</w:t>
      </w:r>
      <w:r w:rsidR="008D4062" w:rsidRPr="000F2931">
        <w:t>)</w:t>
      </w:r>
      <w:r w:rsidRPr="000F2931">
        <w:t xml:space="preserve">.  Without this desire, counselors must accept themselves as ineffective time managers or time wasters, and cease perseverating emotionally over poor performance, that is, if they are willing to accept the costly consequences.  With continual feelings of distress come anxieties and further deterioration in performance.  Thus, </w:t>
      </w:r>
      <w:r w:rsidRPr="000F2931">
        <w:rPr>
          <w:iCs/>
        </w:rPr>
        <w:t xml:space="preserve">one’s high levels of </w:t>
      </w:r>
      <w:r w:rsidRPr="000F2931">
        <w:rPr>
          <w:b/>
          <w:bCs/>
          <w:iCs/>
        </w:rPr>
        <w:t>motivation</w:t>
      </w:r>
      <w:r w:rsidRPr="000F2931">
        <w:rPr>
          <w:iCs/>
        </w:rPr>
        <w:t xml:space="preserve"> to make real constructive changes are a prerequisite that cannot be waived or compromised</w:t>
      </w:r>
      <w:r w:rsidRPr="000F2931">
        <w:t xml:space="preserve"> if one’s goal is an adequate time management program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1985</w:t>
      </w:r>
      <w:r w:rsidRPr="000F2931">
        <w:t xml:space="preserve">).  </w:t>
      </w:r>
    </w:p>
    <w:p w14:paraId="7CDB9BEE" w14:textId="1C9D91F1" w:rsidR="00A42B28" w:rsidRPr="000F2931" w:rsidRDefault="00A42B28" w:rsidP="00921A09">
      <w:pPr>
        <w:pStyle w:val="Head2"/>
        <w:rPr>
          <w:i/>
        </w:rPr>
      </w:pPr>
      <w:r w:rsidRPr="000F2931">
        <w:t>Principle of Planning</w:t>
      </w:r>
    </w:p>
    <w:p w14:paraId="675B18C6" w14:textId="4BB05E1C" w:rsidR="001D306A" w:rsidRPr="000F2931" w:rsidRDefault="001D306A" w:rsidP="00921A09">
      <w:pPr>
        <w:pStyle w:val="Para-FL"/>
      </w:pPr>
      <w:r w:rsidRPr="000F2931">
        <w:t xml:space="preserve">As reflected upon in Chapter 3, </w:t>
      </w:r>
      <w:r w:rsidRPr="000F2931">
        <w:rPr>
          <w:b/>
          <w:bCs/>
        </w:rPr>
        <w:t xml:space="preserve">planning </w:t>
      </w:r>
      <w:r w:rsidRPr="000F2931">
        <w:t>is a key function in</w:t>
      </w:r>
      <w:r w:rsidR="00921A09">
        <w:t xml:space="preserve"> the management process.</w:t>
      </w:r>
    </w:p>
    <w:p w14:paraId="04C4120F" w14:textId="05CAE065" w:rsidR="00A205B3" w:rsidRPr="000F2931" w:rsidRDefault="00A205B3" w:rsidP="00921A09">
      <w:pPr>
        <w:pStyle w:val="ParaFirstLine-Ind"/>
      </w:pPr>
      <w:r w:rsidRPr="000F2931">
        <w:t>The principle of time management as planning is essential for effectively utilizing one's time and achieving desired goals. Planning involves setting clear objectives, breaking them down into smaller tasks, and creating a roadmap to accomplish them within specific time frames. It helps individuals prioritize their activities, allocate resources appropriately, and avoid unnecessary distractions.</w:t>
      </w:r>
    </w:p>
    <w:p w14:paraId="64C3A440" w14:textId="748B6ED3" w:rsidR="001D306A" w:rsidRPr="000F2931" w:rsidRDefault="00A205B3" w:rsidP="00921A09">
      <w:pPr>
        <w:pStyle w:val="ParaFirstLine-Ind"/>
      </w:pPr>
      <w:proofErr w:type="gramStart"/>
      <w:r w:rsidRPr="000F2931">
        <w:t xml:space="preserve">When practicing time management through planning, individuals can create schedules or </w:t>
      </w:r>
      <w:r w:rsidRPr="000F2931">
        <w:rPr>
          <w:b/>
          <w:bCs/>
        </w:rPr>
        <w:t>to-do lists</w:t>
      </w:r>
      <w:r w:rsidRPr="000F2931">
        <w:t xml:space="preserve"> that outline their tasks and deadlines.</w:t>
      </w:r>
      <w:proofErr w:type="gramEnd"/>
      <w:r w:rsidRPr="000F2931">
        <w:t xml:space="preserve"> This allows them to visualize their workload and allocate time slots accordingly. By identifying priorities and establishing realistic timelines, individuals can ensure that important tasks are completed on time while minimizing procrastination and last-minute rushes. Planning also provides a sense of direction and clarity, enabling individuals to make better decisions about how to allocate their time and resources</w:t>
      </w:r>
      <w:r w:rsidR="00012BE6" w:rsidRPr="000F2931">
        <w:t xml:space="preserve"> (</w:t>
      </w:r>
      <w:proofErr w:type="spellStart"/>
      <w:r w:rsidR="00012BE6" w:rsidRPr="00BC0B69">
        <w:rPr>
          <w:rStyle w:val="citebib"/>
        </w:rPr>
        <w:t>Wolters</w:t>
      </w:r>
      <w:proofErr w:type="spellEnd"/>
      <w:r w:rsidR="00012BE6" w:rsidRPr="00BC0B69">
        <w:rPr>
          <w:rStyle w:val="citebib"/>
        </w:rPr>
        <w:t xml:space="preserve"> &amp; Brady, 2021</w:t>
      </w:r>
      <w:r w:rsidR="00012BE6" w:rsidRPr="000F2931">
        <w:t>)</w:t>
      </w:r>
      <w:r w:rsidRPr="000F2931">
        <w:t>. Additionally, planning allows for better coordination and collaboration with others, as everyone involved can be aware of the tasks at hand and their respective timelines. Ultimately, effective planning helps individuals stay organized, focused, and in control of their time, leading to increased productivity and a greater sense of accomplishment.</w:t>
      </w:r>
    </w:p>
    <w:p w14:paraId="4B6B7922" w14:textId="77777777" w:rsidR="00A205B3" w:rsidRPr="007B2848" w:rsidRDefault="00A205B3" w:rsidP="00921A09">
      <w:pPr>
        <w:pStyle w:val="Head3"/>
        <w:rPr>
          <w:iCs/>
        </w:rPr>
      </w:pPr>
      <w:r w:rsidRPr="007B2848">
        <w:t>Listing for Goal Planning</w:t>
      </w:r>
    </w:p>
    <w:p w14:paraId="23E77746" w14:textId="77777777" w:rsidR="00A205B3" w:rsidRPr="000F2931" w:rsidRDefault="00A205B3" w:rsidP="00921A09">
      <w:pPr>
        <w:pStyle w:val="Para-FL"/>
      </w:pPr>
      <w:r w:rsidRPr="000F2931">
        <w:t xml:space="preserve">As described in Chapter 3, this tool falls under the purview of a manager's planning and organizing functions. According to </w:t>
      </w:r>
      <w:r w:rsidRPr="00BC0B69">
        <w:rPr>
          <w:rStyle w:val="citebib"/>
        </w:rPr>
        <w:t xml:space="preserve">Alan </w:t>
      </w:r>
      <w:proofErr w:type="spellStart"/>
      <w:r w:rsidRPr="00BC0B69">
        <w:rPr>
          <w:rStyle w:val="citebib"/>
        </w:rPr>
        <w:t>Lakein</w:t>
      </w:r>
      <w:proofErr w:type="spellEnd"/>
      <w:r w:rsidRPr="00BC0B69">
        <w:rPr>
          <w:rStyle w:val="citebib"/>
        </w:rPr>
        <w:t xml:space="preserve"> (1973)</w:t>
      </w:r>
      <w:r w:rsidRPr="000F2931">
        <w:t xml:space="preserve">, the first step for a manager is to clarify their goals and what they aim to achieve. </w:t>
      </w:r>
      <w:proofErr w:type="spellStart"/>
      <w:r w:rsidRPr="000F2931">
        <w:t>Lakein</w:t>
      </w:r>
      <w:proofErr w:type="spellEnd"/>
      <w:r w:rsidRPr="000F2931">
        <w:t xml:space="preserve"> suggests a practical approach where one takes a blank page of paper and spontaneously lists their lifetime goals, professional or work goals, and short-term goals. The emphasis should be on quantity rather than quality during this brainstorming exercise. It is crucial for the goals to be specific and attainable. For instance, a reasonable goal could be "to successfully close X number of 'rehabilitated' cases within the next year, six months, or month," rather than a vague statement like "I will be a better counselor."</w:t>
      </w:r>
    </w:p>
    <w:p w14:paraId="442C8F45" w14:textId="77777777" w:rsidR="00A205B3" w:rsidRPr="000F2931" w:rsidRDefault="00A205B3" w:rsidP="00921A09">
      <w:pPr>
        <w:pStyle w:val="ParaFirstLine-Ind"/>
      </w:pPr>
      <w:r w:rsidRPr="000F2931">
        <w:t xml:space="preserve">After listing the goals, it becomes essential to assign different levels of importance to them, considering that the counselor might have a greater number of goals than can be realistically achieved within the given timeframe. Alan </w:t>
      </w:r>
      <w:proofErr w:type="spellStart"/>
      <w:r w:rsidRPr="000F2931">
        <w:t>Lakein</w:t>
      </w:r>
      <w:proofErr w:type="spellEnd"/>
      <w:r w:rsidRPr="000F2931">
        <w:t xml:space="preserve"> proposes a priority system known as the A, B, </w:t>
      </w:r>
      <w:proofErr w:type="gramStart"/>
      <w:r w:rsidRPr="000F2931">
        <w:t>C</w:t>
      </w:r>
      <w:proofErr w:type="gramEnd"/>
      <w:r w:rsidRPr="000F2931">
        <w:t xml:space="preserve"> technique. This technique involves ranking the goals based on their significance to oneself at the present moment, where A represents the most important goals and C represents the least important ones (</w:t>
      </w:r>
      <w:proofErr w:type="spellStart"/>
      <w:r w:rsidRPr="00BC0B69">
        <w:rPr>
          <w:rStyle w:val="citebib"/>
        </w:rPr>
        <w:t>Lakein</w:t>
      </w:r>
      <w:proofErr w:type="spellEnd"/>
      <w:r w:rsidRPr="00BC0B69">
        <w:rPr>
          <w:rStyle w:val="citebib"/>
        </w:rPr>
        <w:t>, 1973</w:t>
      </w:r>
      <w:r w:rsidRPr="000F2931">
        <w:t>). By prioritizing goals, the counselor can focus their efforts on the most crucial objectives and ensure that they receive the necessary attention and resources, while minimizing time spent on less critical tasks.</w:t>
      </w:r>
    </w:p>
    <w:p w14:paraId="42AF32E7" w14:textId="07960C25" w:rsidR="00A205B3" w:rsidRPr="000F2931" w:rsidRDefault="00A205B3" w:rsidP="00921A09">
      <w:pPr>
        <w:pStyle w:val="ParaFirstLine-Ind"/>
      </w:pPr>
      <w:r w:rsidRPr="000F2931">
        <w:t xml:space="preserve">To maximize the effectiveness of this </w:t>
      </w:r>
      <w:r w:rsidRPr="000F2931">
        <w:rPr>
          <w:b/>
          <w:bCs/>
        </w:rPr>
        <w:t>listing approach</w:t>
      </w:r>
      <w:r w:rsidRPr="000F2931">
        <w:t xml:space="preserve">, the counselor should proceed by identifying specific activities that will contribute to the attainment of their desired end results. This step is crucial because goals themselves cannot be directly accomplished. Once again, the A, B, C technique is employed to distinguish high-value activities from those of lesser value to the counselor. The primary focus should be on tackling the A activities first, rather than the B or C activities. However, it is important to remain attentive to any B activities that may need to be elevated to </w:t>
      </w:r>
      <w:proofErr w:type="gramStart"/>
      <w:r w:rsidRPr="000F2931">
        <w:t>A</w:t>
      </w:r>
      <w:proofErr w:type="gramEnd"/>
      <w:r w:rsidRPr="000F2931">
        <w:t xml:space="preserve"> priority. To determine the most valuable </w:t>
      </w:r>
      <w:proofErr w:type="gramStart"/>
      <w:r w:rsidRPr="000F2931">
        <w:t>A</w:t>
      </w:r>
      <w:proofErr w:type="gramEnd"/>
      <w:r w:rsidRPr="000F2931">
        <w:t xml:space="preserve"> activity to begin with, the counselor can further categorize the A activities as A1, A2, A3, and so forth, in order to identify the top-priority A1 activity for immediate action.</w:t>
      </w:r>
    </w:p>
    <w:p w14:paraId="0FB4363E" w14:textId="225C9F7D" w:rsidR="00A205B3" w:rsidRPr="000F2931" w:rsidRDefault="00A205B3" w:rsidP="00921A09">
      <w:pPr>
        <w:pStyle w:val="ParaFirstLine-Ind"/>
      </w:pPr>
      <w:r w:rsidRPr="000F2931">
        <w:t>Once these lists are created and the items are rated as A, B, or C, they only require periodic or as-needed updates. The time invested in this process yields significant returns in terms of saved time and increased productivity. By strategically investing time upfront in prioritizing and planning, the counselor can optimize their efforts and achieve their goals more efficiently.</w:t>
      </w:r>
    </w:p>
    <w:p w14:paraId="0F919D34" w14:textId="77777777" w:rsidR="00A205B3" w:rsidRPr="007B2848" w:rsidRDefault="00A205B3" w:rsidP="00921A09">
      <w:pPr>
        <w:pStyle w:val="Head3"/>
        <w:rPr>
          <w:iCs/>
        </w:rPr>
      </w:pPr>
      <w:r w:rsidRPr="007B2848">
        <w:t>To-Do Lists</w:t>
      </w:r>
    </w:p>
    <w:p w14:paraId="4C201D4B" w14:textId="269A7DFB" w:rsidR="00A205B3" w:rsidRPr="000F2931" w:rsidRDefault="00A205B3" w:rsidP="00921A09">
      <w:pPr>
        <w:pStyle w:val="Para-FL"/>
      </w:pPr>
      <w:r w:rsidRPr="000F2931">
        <w:t xml:space="preserve">The daily </w:t>
      </w:r>
      <w:r w:rsidRPr="000F2931">
        <w:rPr>
          <w:b/>
          <w:bCs/>
        </w:rPr>
        <w:t>To-Do List</w:t>
      </w:r>
      <w:r w:rsidRPr="000F2931">
        <w:t xml:space="preserve"> is a widely recognized and extensively utilized tool in the realm of time management, particularly among successful managers (</w:t>
      </w:r>
      <w:r w:rsidRPr="00BC0B69">
        <w:rPr>
          <w:rStyle w:val="citebib"/>
        </w:rPr>
        <w:t>Buck, 2003</w:t>
      </w:r>
      <w:r w:rsidRPr="000F2931">
        <w:t xml:space="preserve">;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1985</w:t>
      </w:r>
      <w:r w:rsidRPr="000F2931">
        <w:t xml:space="preserve">). It serves as a daily roadmap, guiding counselors to their intended destinations by the end of the day. For optimal effectiveness, the daily To-Do List should be created and reviewed on a daily basis. Interestingly, when </w:t>
      </w:r>
      <w:proofErr w:type="gramStart"/>
      <w:r w:rsidRPr="000F2931">
        <w:t>asked</w:t>
      </w:r>
      <w:proofErr w:type="gramEnd"/>
      <w:r w:rsidRPr="000F2931">
        <w:t xml:space="preserve"> about their use of daily To-Do Lists, some counselors in training sessions amusingly responded with "sometimes." To ensure efficiency, it is advisable to have only one comprehensive To-Do List instead of scattering tasks across multiple scraps of paper.</w:t>
      </w:r>
    </w:p>
    <w:p w14:paraId="60487B9A" w14:textId="0AFDF811" w:rsidR="00A205B3" w:rsidRPr="000F2931" w:rsidRDefault="00A205B3" w:rsidP="00921A09">
      <w:pPr>
        <w:pStyle w:val="ParaFirstLine-Ind"/>
      </w:pPr>
      <w:r w:rsidRPr="000F2931">
        <w:t xml:space="preserve">Establishing a </w:t>
      </w:r>
      <w:r w:rsidRPr="000F2931">
        <w:rPr>
          <w:b/>
          <w:bCs/>
        </w:rPr>
        <w:t>priority system</w:t>
      </w:r>
      <w:r w:rsidRPr="000F2931">
        <w:t xml:space="preserve"> is crucial in determining the relative importance of activities on the To-Do List. One popular method is the A, B, C approach. Alternatively, some counselors use columns marked with asterisks (*, * *, * * *), with three asterisks indicating the highest-value activity. To maximize its impact, the To-Do List should ideally be created in the evening or early morning. However, if the counselor maintains a running list of tasks and assigns stars to indicate their value, the assigned level of importance can dictate the prioritization order of items on the list, rather than setting priorities in the evening or morning.</w:t>
      </w:r>
    </w:p>
    <w:p w14:paraId="57BAA720" w14:textId="1D489F98" w:rsidR="00A205B3" w:rsidRPr="000F2931" w:rsidRDefault="003F7A27" w:rsidP="00921A09">
      <w:pPr>
        <w:pStyle w:val="ParaFirstLine-Ind"/>
      </w:pPr>
      <w:r w:rsidRPr="000F2931">
        <w:t>When executed correctly, the time manager's To-Do List should consist of a few A-level tasks, slightly more B-level tasks than A-level ones, and a larger group of C-level or low-priority activities. These low-priority items can be problematic because they are often quick and easy to accomplish, providing a sense of gratification upon completion. However, counselors often find themselves prioritizing these low-priority tasks at the expense of giving adequate attention to the high-priority A-level items. It is crucial to resist the temptation of pursuing psychological closure by simply crossing off activities from the list.  Instead, the primary focus should be on taking action or making progress on the A-level items. The ultimate goal should not solely revolve around checking off tasks but rather on actively advancing the A-level objectives. Guarding against the inclination to seek completion as the ultimate measure of success is essential. By prioritizing movement and progress on the A-level tasks, one can ensure that the most crucial and significant goals receive the necessary attention and effort, leading to meaningful accomplishments rather than mere task completion.</w:t>
      </w:r>
    </w:p>
    <w:p w14:paraId="12151BA9" w14:textId="00B087BA" w:rsidR="00A205B3" w:rsidRPr="000F2931" w:rsidRDefault="003F7A27" w:rsidP="00921A09">
      <w:pPr>
        <w:pStyle w:val="ParaFirstLine-Ind"/>
      </w:pPr>
      <w:r w:rsidRPr="000F2931">
        <w:t>To-Do Lists of counselors often become notorious for having unfinished tasks at the end of the day. It is not uncommon to find numerous items left undone when reviewing the list. It is acceptable to transfer these unfinished tasks to the agenda for the next day without any penalty. However, it is crucial for the diligent time manager to question whether the items carried over for more than a day or so are truly authentic A-level tasks. Otherwise, there is a risk that procrastination may be seeping into what initially appears to be a well-intentioned and disciplined management program. By carefully evaluating the nature and importance of the carried-over items, one can identify any potential tendencies to delay or defer critical tasks, ensuring a more effective and proactive approach to time management</w:t>
      </w:r>
      <w:r w:rsidR="00A205B3" w:rsidRPr="000F2931">
        <w:t xml:space="preserve">.  </w:t>
      </w:r>
    </w:p>
    <w:p w14:paraId="010BCEA8" w14:textId="7C2BB426" w:rsidR="00A42B28" w:rsidRPr="000F2931" w:rsidRDefault="00A42B28" w:rsidP="00921A09">
      <w:pPr>
        <w:pStyle w:val="Head2"/>
        <w:rPr>
          <w:i/>
        </w:rPr>
      </w:pPr>
      <w:r w:rsidRPr="000F2931">
        <w:t>Principle of Concentration</w:t>
      </w:r>
    </w:p>
    <w:p w14:paraId="306FCE1F" w14:textId="0B7D275F" w:rsidR="00B81F14" w:rsidRPr="000F2931" w:rsidRDefault="00B81F14" w:rsidP="00921A09">
      <w:pPr>
        <w:pStyle w:val="Para-FL"/>
      </w:pPr>
      <w:r w:rsidRPr="000F2931">
        <w:rPr>
          <w:b/>
          <w:bCs/>
        </w:rPr>
        <w:t>Concentration</w:t>
      </w:r>
      <w:r w:rsidRPr="000F2931">
        <w:t xml:space="preserve"> is a fundamental principle of time management that plays a crucial role in maximizing productivity and efficiency</w:t>
      </w:r>
      <w:r w:rsidR="00AF06D2" w:rsidRPr="000F2931">
        <w:t xml:space="preserve"> in rehabilitation professional practice</w:t>
      </w:r>
      <w:r w:rsidRPr="000F2931">
        <w:t>. It involves the ability to focus one's attention and mental energy on a specific task or objective, while minimizing distractions and interruptions. By cultivating the skill of concentration, individuals can make the most of their available time and accomplish tasks more effectively.</w:t>
      </w:r>
    </w:p>
    <w:p w14:paraId="4B6177EE" w14:textId="239730B7" w:rsidR="00B81F14" w:rsidRPr="000F2931" w:rsidRDefault="00B81F14" w:rsidP="00921A09">
      <w:pPr>
        <w:pStyle w:val="ParaFirstLine-Ind"/>
      </w:pPr>
      <w:r w:rsidRPr="000F2931">
        <w:t>Maintaining concentration requires creating an environment conducive to deep work. This involves minimizing external distractions such as noise, interruptions, or unnecessary notifications. Finding a quiet and dedicated space, utilizing time-blocking techniques, and setting boundaries with colleagues or family members can help create a focused work environment. Additionally, managing internal distractions, such as limiting multitasking or controlling the urge to check emails and social media frequently, is essential for maintaining concentration.</w:t>
      </w:r>
    </w:p>
    <w:p w14:paraId="0F0278B7" w14:textId="7FE6BA6B" w:rsidR="00B81F14" w:rsidRPr="000F2931" w:rsidRDefault="00B81F14" w:rsidP="00921A09">
      <w:pPr>
        <w:pStyle w:val="ParaFirstLine-Ind"/>
      </w:pPr>
      <w:r w:rsidRPr="000F2931">
        <w:t xml:space="preserve">Implementing strategies such as the </w:t>
      </w:r>
      <w:proofErr w:type="spellStart"/>
      <w:r w:rsidRPr="000F2931">
        <w:rPr>
          <w:b/>
          <w:bCs/>
        </w:rPr>
        <w:t>Pomodoro</w:t>
      </w:r>
      <w:proofErr w:type="spellEnd"/>
      <w:r w:rsidRPr="000F2931">
        <w:rPr>
          <w:b/>
          <w:bCs/>
        </w:rPr>
        <w:t xml:space="preserve"> Technique</w:t>
      </w:r>
      <w:r w:rsidRPr="000F2931">
        <w:t xml:space="preserve"> can be valuable in enhancing </w:t>
      </w:r>
      <w:proofErr w:type="gramStart"/>
      <w:r w:rsidRPr="000F2931">
        <w:t>concentration</w:t>
      </w:r>
      <w:proofErr w:type="gramEnd"/>
      <w:r w:rsidRPr="000F2931">
        <w:t xml:space="preserve"> and combating mental fatigue. This technique involves breaking work into focused intervals, typically around 25 minutes, followed by short breaks. This structured approach not only helps manage time effectively but also promotes sustained attention and concentration</w:t>
      </w:r>
      <w:r w:rsidR="00C0228E" w:rsidRPr="000F2931">
        <w:t xml:space="preserve"> (</w:t>
      </w:r>
      <w:r w:rsidR="00C0228E" w:rsidRPr="00BC0B69">
        <w:rPr>
          <w:rStyle w:val="citebib"/>
        </w:rPr>
        <w:t>Content Engine, LLC, 2023</w:t>
      </w:r>
      <w:r w:rsidR="00C0228E" w:rsidRPr="000F2931">
        <w:t xml:space="preserve">; </w:t>
      </w:r>
      <w:proofErr w:type="spellStart"/>
      <w:r w:rsidR="00C0228E" w:rsidRPr="00BC0B69">
        <w:rPr>
          <w:rStyle w:val="citebib"/>
        </w:rPr>
        <w:t>Mandal</w:t>
      </w:r>
      <w:proofErr w:type="spellEnd"/>
      <w:r w:rsidR="00C0228E" w:rsidRPr="00BC0B69">
        <w:rPr>
          <w:rStyle w:val="citebib"/>
        </w:rPr>
        <w:t>, 2020</w:t>
      </w:r>
      <w:r w:rsidR="00C0228E" w:rsidRPr="000F2931">
        <w:t>)</w:t>
      </w:r>
      <w:r w:rsidRPr="000F2931">
        <w:t>. By working in concentrated bursts and allowing brief periods of rest, rehabilitation counselors can maintain their focus, prevent burnout, and optimize productivity.</w:t>
      </w:r>
    </w:p>
    <w:p w14:paraId="44DFB47F" w14:textId="46EC845C" w:rsidR="00A205B3" w:rsidRPr="000F2931" w:rsidRDefault="00B81F14" w:rsidP="00921A09">
      <w:pPr>
        <w:pStyle w:val="ParaFirstLine-Ind"/>
      </w:pPr>
      <w:r w:rsidRPr="000F2931">
        <w:t xml:space="preserve">In addition to time management techniques, incorporating </w:t>
      </w:r>
      <w:r w:rsidRPr="000F2931">
        <w:rPr>
          <w:b/>
          <w:bCs/>
        </w:rPr>
        <w:t>mindfulness</w:t>
      </w:r>
      <w:r w:rsidRPr="000F2931">
        <w:t xml:space="preserve"> exercises or </w:t>
      </w:r>
      <w:r w:rsidRPr="000F2931">
        <w:rPr>
          <w:b/>
          <w:bCs/>
        </w:rPr>
        <w:t xml:space="preserve">meditation </w:t>
      </w:r>
      <w:r w:rsidRPr="000F2931">
        <w:t>into daily routines can have a profound impact on concentration. These practices cultivate self-awareness and the ability to direct attention to the present moment. By training the mind to stay focused and avoid distractions, rehabilitation counselors can enhance their concentration skills, improve their ability to engage deeply in tasks, and achieve higher levels of productivity</w:t>
      </w:r>
      <w:r w:rsidR="00E50508" w:rsidRPr="000F2931">
        <w:t xml:space="preserve"> (</w:t>
      </w:r>
      <w:proofErr w:type="spellStart"/>
      <w:r w:rsidR="00E50508" w:rsidRPr="00BC0B69">
        <w:rPr>
          <w:rStyle w:val="citebib"/>
        </w:rPr>
        <w:t>Droit</w:t>
      </w:r>
      <w:proofErr w:type="spellEnd"/>
      <w:r w:rsidR="00E50508" w:rsidRPr="00BC0B69">
        <w:rPr>
          <w:rStyle w:val="citebib"/>
        </w:rPr>
        <w:t>-Vole, et al., 2019</w:t>
      </w:r>
      <w:r w:rsidR="00E50508" w:rsidRPr="000F2931">
        <w:rPr>
          <w:rFonts w:ascii="Source Sans Pro" w:hAnsi="Source Sans Pro"/>
          <w:color w:val="3A3A3A"/>
          <w:shd w:val="clear" w:color="auto" w:fill="FFFFFF"/>
        </w:rPr>
        <w:t>)</w:t>
      </w:r>
      <w:r w:rsidRPr="000F2931">
        <w:t>.</w:t>
      </w:r>
      <w:r w:rsidR="00AF06D2" w:rsidRPr="000F2931">
        <w:t xml:space="preserve">  </w:t>
      </w:r>
      <w:r w:rsidRPr="000F2931">
        <w:t>Prioritizing concentration as a fundamental principle of time management empowers individuals to harness their cognitive resources effectively. By consciously managing external and internal distractions, rehabilitation counselors can unlock their full potential, accomplish more meaningful work, and experience greater success in both their professional and personal lives.</w:t>
      </w:r>
    </w:p>
    <w:p w14:paraId="280A3F56" w14:textId="0BC27F51" w:rsidR="00A42B28" w:rsidRPr="000F2931" w:rsidRDefault="00A42B28" w:rsidP="00921A09">
      <w:pPr>
        <w:pStyle w:val="Head2"/>
        <w:rPr>
          <w:i/>
        </w:rPr>
      </w:pPr>
      <w:r w:rsidRPr="000F2931">
        <w:t>Principle of Tyranny of the Urgent</w:t>
      </w:r>
    </w:p>
    <w:p w14:paraId="304705EB" w14:textId="54E0749A" w:rsidR="00B7762E" w:rsidRPr="000F2931" w:rsidRDefault="00B7762E" w:rsidP="00921A09">
      <w:pPr>
        <w:pStyle w:val="Para-FL"/>
      </w:pPr>
      <w:r w:rsidRPr="000F2931">
        <w:t xml:space="preserve">The </w:t>
      </w:r>
      <w:r w:rsidRPr="000F2931">
        <w:rPr>
          <w:b/>
          <w:bCs/>
        </w:rPr>
        <w:t>"tyranny of the urgent"</w:t>
      </w:r>
      <w:r w:rsidRPr="000F2931">
        <w:t xml:space="preserve"> is a time management principle coined by Charles E. Hummel</w:t>
      </w:r>
      <w:r w:rsidR="008035B4" w:rsidRPr="000F2931">
        <w:t xml:space="preserve"> (1967)</w:t>
      </w:r>
      <w:r w:rsidRPr="000F2931">
        <w:t>, which refers to the tendency for urgent tasks or issues to dominate our attention and drive our actions, often at the expense of important but non-urgent tasks. It describes the phenomenon where the immediate demands and pressures of the moment take precedence over activities that contribute to long-term goals and overall effectiveness.</w:t>
      </w:r>
    </w:p>
    <w:p w14:paraId="5484D097" w14:textId="77777777" w:rsidR="00B7762E" w:rsidRPr="000F2931" w:rsidRDefault="00B7762E" w:rsidP="00921A09">
      <w:pPr>
        <w:pStyle w:val="ParaFirstLine-Ind"/>
      </w:pPr>
      <w:r w:rsidRPr="000F2931">
        <w:t xml:space="preserve">When faced with numerous urgent tasks, it is common for individuals to become reactive and </w:t>
      </w:r>
      <w:proofErr w:type="gramStart"/>
      <w:r w:rsidRPr="000F2931">
        <w:t>constantly</w:t>
      </w:r>
      <w:proofErr w:type="gramEnd"/>
      <w:r w:rsidRPr="000F2931">
        <w:t xml:space="preserve"> firefight, jumping from one urgent matter to another without considering the bigger picture. This can lead to a cycle of perpetual urgency, where important tasks and strategic planning are neglected, causing stress, inefficiency, and hindered progress.</w:t>
      </w:r>
    </w:p>
    <w:p w14:paraId="37968E87" w14:textId="0270CB33" w:rsidR="00B7762E" w:rsidRPr="000F2931" w:rsidRDefault="00B7762E" w:rsidP="00921A09">
      <w:pPr>
        <w:pStyle w:val="ParaFirstLine-Ind"/>
      </w:pPr>
      <w:r w:rsidRPr="000F2931">
        <w:t>To overcome the tyranny of the urgent, it is important to prioritize and differentiate between tasks that are truly important and those that are merely urgent</w:t>
      </w:r>
      <w:r w:rsidR="00CC6E3C" w:rsidRPr="000F2931">
        <w:t xml:space="preserve"> (</w:t>
      </w:r>
      <w:r w:rsidR="00CC6E3C" w:rsidRPr="00BC0B69">
        <w:rPr>
          <w:rStyle w:val="citebib"/>
        </w:rPr>
        <w:t>Cannon, 2004</w:t>
      </w:r>
      <w:r w:rsidR="00CC6E3C" w:rsidRPr="000F2931">
        <w:t>)</w:t>
      </w:r>
      <w:r w:rsidRPr="000F2931">
        <w:t>. This involves distinguishing between what is necessary for long-term success and what is simply demanding immediate attention. By consciously allocating time and resources to important tasks, individuals can regain control over their time and focus on activities that align with their goals and values.</w:t>
      </w:r>
    </w:p>
    <w:p w14:paraId="2011B538" w14:textId="7EB3ECC2" w:rsidR="00B81F14" w:rsidRPr="000F2931" w:rsidRDefault="00B7762E" w:rsidP="00921A09">
      <w:pPr>
        <w:pStyle w:val="ParaFirstLine-Ind"/>
      </w:pPr>
      <w:r w:rsidRPr="000F2931">
        <w:t>Implementing strategies such as proactive planning, goal setting, and time blocking can help mitigate the impact of the tyranny of the urgent. By setting aside dedicated time for important tasks, individuals can ensure that they receive the necessary attention and avoid being overwhelmed by the constant influx of urgent matters. This approach allows for better decision-making, increased productivity, and a sense of progress towards meaningful objectives.  By recognizing and addressing the tyranny of the urgent, individuals can regain control of their time and work more intentionally, making room for strategic thinking, personal growth, and achieving long-term success. It involves breaking free from reactive patterns and embracing a proactive mindset that focuses on important tasks while effectively managing urgent demands.</w:t>
      </w:r>
    </w:p>
    <w:p w14:paraId="4B8109FD" w14:textId="44511718" w:rsidR="00A42B28" w:rsidRPr="000F2931" w:rsidRDefault="00A42B28" w:rsidP="00921A09">
      <w:pPr>
        <w:pStyle w:val="Head2"/>
        <w:rPr>
          <w:i/>
        </w:rPr>
      </w:pPr>
      <w:r w:rsidRPr="000F2931">
        <w:t>Principle of “ICE”-Insulate, Concentrate and Eliminate</w:t>
      </w:r>
    </w:p>
    <w:p w14:paraId="673C6928" w14:textId="15C7C000" w:rsidR="00885B47" w:rsidRPr="000F2931" w:rsidRDefault="00885B47" w:rsidP="00D54D59">
      <w:pPr>
        <w:pStyle w:val="Para-FL"/>
      </w:pPr>
      <w:r w:rsidRPr="000F2931">
        <w:t>The principle of "</w:t>
      </w:r>
      <w:r w:rsidRPr="000F2931">
        <w:rPr>
          <w:b/>
          <w:bCs/>
        </w:rPr>
        <w:t>ICE" stands for Insulate, Concentrate, and Eliminate</w:t>
      </w:r>
      <w:r w:rsidRPr="000F2931">
        <w:t>, and it serves as an effective time management principle to enhance productivity and focus</w:t>
      </w:r>
      <w:r w:rsidR="00B1399E" w:rsidRPr="000F2931">
        <w:t xml:space="preserve"> </w:t>
      </w:r>
      <w:r w:rsidRPr="000F2931">
        <w:t>(</w:t>
      </w:r>
      <w:r w:rsidRPr="00BC0B69">
        <w:rPr>
          <w:rStyle w:val="citebib"/>
        </w:rPr>
        <w:t xml:space="preserve">Grubbs,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2006</w:t>
      </w:r>
      <w:r w:rsidRPr="000F2931">
        <w:t xml:space="preserve">). It provides a structured approach to optimize time utilization and minimize distractions. Let's explore each element of the </w:t>
      </w:r>
      <w:r w:rsidRPr="000F2931">
        <w:rPr>
          <w:b/>
          <w:bCs/>
        </w:rPr>
        <w:t>ICE principle</w:t>
      </w:r>
      <w:r w:rsidRPr="000F2931">
        <w:t>:</w:t>
      </w:r>
    </w:p>
    <w:p w14:paraId="139B1414" w14:textId="77777777" w:rsidR="00885B47" w:rsidRPr="000F2931" w:rsidRDefault="00885B47" w:rsidP="001F1A39">
      <w:pPr>
        <w:pStyle w:val="NumberList1-first"/>
      </w:pPr>
      <w:r w:rsidRPr="000F2931">
        <w:t xml:space="preserve">Insulate: Insulating refers to creating a </w:t>
      </w:r>
      <w:proofErr w:type="gramStart"/>
      <w:r w:rsidRPr="000F2931">
        <w:t>conducive</w:t>
      </w:r>
      <w:proofErr w:type="gramEnd"/>
      <w:r w:rsidRPr="000F2931">
        <w:t xml:space="preserve"> work environment that shields you from unnecessary interruptions and distractions. This involves finding a physical space that minimizes noise, interruptions, and other external disturbances. Additionally, it entails setting boundaries and managing interruptions from colleagues, email notifications, and phone calls. By insulating yourself from external distractions, you can create a focused work environment that promotes concentration and efficiency.</w:t>
      </w:r>
    </w:p>
    <w:p w14:paraId="3F5DF000" w14:textId="77777777" w:rsidR="00885B47" w:rsidRPr="000F2931" w:rsidRDefault="00885B47" w:rsidP="001F1A39">
      <w:pPr>
        <w:pStyle w:val="NumberList1"/>
      </w:pPr>
      <w:r w:rsidRPr="000F2931">
        <w:t>Concentrate: Concentrating involves directing your full attention and mental energy toward the task at hand. This means eliminating multitasking and resisting the temptation to switch between various activities simultaneously. Instead, focus on a single task and give it your complete attention until completion or until a designated break time. By concentrating on one task at a time, you can achieve a higher level of productivity, produce better quality work, and reduce errors.</w:t>
      </w:r>
    </w:p>
    <w:p w14:paraId="11CCF456" w14:textId="4AD189E9" w:rsidR="00885B47" w:rsidRPr="000F2931" w:rsidRDefault="00885B47" w:rsidP="001F1A39">
      <w:pPr>
        <w:pStyle w:val="NumberList1-last"/>
      </w:pPr>
      <w:r w:rsidRPr="000F2931">
        <w:t xml:space="preserve">Eliminate: Eliminating refers to removing or reducing </w:t>
      </w:r>
      <w:r w:rsidR="000F3757" w:rsidRPr="000F2931">
        <w:t xml:space="preserve">distractions including </w:t>
      </w:r>
      <w:r w:rsidRPr="000F2931">
        <w:t>non-essential tasks and activities that do not contribute to your goals or priorities. It involves identifying time-wasting activities, low-value tasks, or unnecessary commitments and finding ways to eliminate or delegate them. By consciously eliminating or reducing non-essential elements, you create more time and mental space for important and meaningful activities. This allows you to focus on high-priority tasks and allocate your resources effectively.</w:t>
      </w:r>
    </w:p>
    <w:p w14:paraId="4BAE6814" w14:textId="5E68EBBE" w:rsidR="00A42B28" w:rsidRPr="000F2931" w:rsidRDefault="00885B47" w:rsidP="001F1A39">
      <w:pPr>
        <w:pStyle w:val="ParaFirstLine-Ind"/>
      </w:pPr>
      <w:r w:rsidRPr="000F2931">
        <w:t xml:space="preserve">By following the ICE principle, individuals can improve their time management skills and enhance </w:t>
      </w:r>
      <w:proofErr w:type="gramStart"/>
      <w:r w:rsidRPr="000F2931">
        <w:t>productivity</w:t>
      </w:r>
      <w:proofErr w:type="gramEnd"/>
      <w:r w:rsidRPr="000F2931">
        <w:t xml:space="preserve">. Insulating oneself from distractions, concentrating on one task at a time, and eliminating non-essential activities can lead to increased focus, better time allocation, and improved overall efficiency. It helps </w:t>
      </w:r>
      <w:r w:rsidR="000F3757" w:rsidRPr="000F2931">
        <w:t xml:space="preserve">rehabilitation </w:t>
      </w:r>
      <w:r w:rsidR="00B1399E" w:rsidRPr="000F2931">
        <w:t xml:space="preserve">counselors to </w:t>
      </w:r>
      <w:r w:rsidRPr="000F2931">
        <w:t>make the most of their time, accomplish meaningful work, and achieve their goals effectively.</w:t>
      </w:r>
    </w:p>
    <w:p w14:paraId="5827BC71" w14:textId="3B234EF9" w:rsidR="007B5C4C" w:rsidRPr="000F2931" w:rsidRDefault="00764C5C" w:rsidP="001F1A39">
      <w:pPr>
        <w:pStyle w:val="Head1"/>
      </w:pPr>
      <w:r w:rsidRPr="000F2931">
        <w:t>MANAGING INTERFACED SYSTEMS</w:t>
      </w:r>
    </w:p>
    <w:p w14:paraId="07751A83" w14:textId="4C9447D7" w:rsidR="007B5C4C" w:rsidRPr="000F2931" w:rsidRDefault="00BA0F48" w:rsidP="001F1A39">
      <w:pPr>
        <w:pStyle w:val="Para-FL"/>
      </w:pPr>
      <w:r w:rsidRPr="000F2931">
        <w:t>Figure</w:t>
      </w:r>
      <w:r w:rsidR="001A155F" w:rsidRPr="000F2931">
        <w:t xml:space="preserve"> 7.1 showcases the remarkable consistency with which counselors relinquish control over aspects of their daily activities that are initiated by others (with a combined percentage of 88% across all categories, excluding self-imposed activities). This realization brings to light the fact that we are not operating in isolation. Figure 7.1 visualizes the interconnection and interdependence of others' time systems with our own. Consequently, it becomes evident that if inefficiencies exist in how others manage their time, these inefficiencies will also impact the counselor through their interactions with them. Therefore, it becomes necessary to allocate efforts towards effectively managing these </w:t>
      </w:r>
      <w:r w:rsidR="001A155F" w:rsidRPr="000F2931">
        <w:rPr>
          <w:b/>
          <w:bCs/>
        </w:rPr>
        <w:t>interconnected systems</w:t>
      </w:r>
      <w:r w:rsidR="001F1A39">
        <w:t>.</w:t>
      </w:r>
    </w:p>
    <w:p w14:paraId="1C28C022" w14:textId="5619A951" w:rsidR="00BA0F48" w:rsidRPr="000F2931" w:rsidRDefault="00BA0F48" w:rsidP="003F2053">
      <w:pPr>
        <w:spacing w:line="480" w:lineRule="auto"/>
        <w:jc w:val="center"/>
        <w:rPr>
          <w:sz w:val="22"/>
          <w:szCs w:val="22"/>
        </w:rPr>
      </w:pPr>
      <w:r w:rsidRPr="000F2931">
        <w:rPr>
          <w:sz w:val="22"/>
          <w:szCs w:val="22"/>
        </w:rPr>
        <w:t>&lt;</w:t>
      </w:r>
      <w:r w:rsidRPr="000F2931">
        <w:rPr>
          <w:b/>
          <w:bCs/>
          <w:sz w:val="22"/>
          <w:szCs w:val="22"/>
        </w:rPr>
        <w:t>INSERT FIGURE 7.1 HERE</w:t>
      </w:r>
      <w:r w:rsidRPr="000F2931">
        <w:rPr>
          <w:sz w:val="22"/>
          <w:szCs w:val="22"/>
        </w:rPr>
        <w:t>&gt;</w:t>
      </w:r>
    </w:p>
    <w:p w14:paraId="3286D6CD" w14:textId="517874B4" w:rsidR="007B5C4C" w:rsidRPr="000F2931" w:rsidRDefault="001A155F" w:rsidP="001F1A39">
      <w:pPr>
        <w:pStyle w:val="ParaFirstLine-Ind"/>
      </w:pPr>
      <w:r w:rsidRPr="000F2931">
        <w:t xml:space="preserve">The </w:t>
      </w:r>
      <w:r w:rsidRPr="000F2931">
        <w:rPr>
          <w:b/>
          <w:bCs/>
        </w:rPr>
        <w:t>team approach</w:t>
      </w:r>
      <w:r w:rsidRPr="000F2931">
        <w:t xml:space="preserve"> has gained significant popularity as a viable solution for improving overall time management. Counselors are encouraged to engage in a collaborative effort with individuals who impose substantial demands on their time. This entails the counselor taking the following steps: (a) identifying the individuals with whom the most significant challenges arise, (b) pinpointing the specific areas in which these challenges manifest (employing conceptual categories as necessary), and (c) assessing the extent or priority level of these problems to determine the order in which they should be addressed (</w:t>
      </w:r>
      <w:r w:rsidRPr="00BC0B69">
        <w:rPr>
          <w:rStyle w:val="citebib"/>
        </w:rPr>
        <w:t xml:space="preserve">Grubbs,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2006</w:t>
      </w:r>
      <w:r w:rsidRPr="000F2931">
        <w:t>). By adopting this team-oriented approach, counselors can effectively manage their time and enhance productivity in collaboration with those who have a direct impact on their schedule and workload</w:t>
      </w:r>
      <w:r w:rsidR="007B5C4C" w:rsidRPr="000F2931">
        <w:t xml:space="preserve">.  </w:t>
      </w:r>
    </w:p>
    <w:p w14:paraId="0D0835F1" w14:textId="572E369A" w:rsidR="007B5C4C" w:rsidRPr="000F2931" w:rsidRDefault="001A155F" w:rsidP="001F1A39">
      <w:pPr>
        <w:pStyle w:val="ParaFirstLine-Ind"/>
      </w:pPr>
      <w:r w:rsidRPr="000F2931">
        <w:t>Once the counselor has harnessed all the available resources, techniques, and tools, it becomes feasible to harness their collective power to address the potential obstacles that arise when different professional systems intersect. This marks a significant milestone in achieving more effective time management. The initial step in this process involves engaging with significant individuals in the counselor's time management sphere. By engaging in discussions about common time management challenges and identifying specific areas of conflict, a supportive and facilitative framework gradually takes shape. It is at this point that the management of interconnected time systems starts to come under the counselor's control, allowing for more efficient coordination and utilization of time resources</w:t>
      </w:r>
      <w:r w:rsidR="007B5C4C" w:rsidRPr="000F2931">
        <w:t>.</w:t>
      </w:r>
    </w:p>
    <w:p w14:paraId="2440E040" w14:textId="40BDCE84" w:rsidR="001A155F" w:rsidRPr="000F2931" w:rsidRDefault="001A155F" w:rsidP="001F1A39">
      <w:pPr>
        <w:pStyle w:val="ParaFirstLine-Ind"/>
      </w:pPr>
      <w:r w:rsidRPr="000F2931">
        <w:t xml:space="preserve">The principle of </w:t>
      </w:r>
      <w:r w:rsidRPr="000F2931">
        <w:rPr>
          <w:b/>
          <w:bCs/>
        </w:rPr>
        <w:t>self-reinforcement</w:t>
      </w:r>
      <w:r w:rsidRPr="000F2931">
        <w:t xml:space="preserve"> for action requires careful monitoring to avoid misapplication, which can hinder progress. It is essential to remember that self-reinforcement should primarily focus on action structuring, which refers to the purposeful and goal-directed initiation of the first forward step by counselors. While acknowledging the completion of individual tasks is important, it is crucial to avoid providing deep, gratifying rewards.</w:t>
      </w:r>
    </w:p>
    <w:p w14:paraId="0EE1398C" w14:textId="70E37589" w:rsidR="007B5C4C" w:rsidRPr="000F2931" w:rsidRDefault="001A155F" w:rsidP="001F1A39">
      <w:pPr>
        <w:pStyle w:val="ParaFirstLine-Ind"/>
      </w:pPr>
      <w:r w:rsidRPr="000F2931">
        <w:t>Historically, reinforcements have often been strongly tied to specific outcomes, task completion, or maze solving. However, this approach can be highly detrimental to human motivation</w:t>
      </w:r>
      <w:r w:rsidR="00314177" w:rsidRPr="000F2931">
        <w:t xml:space="preserve"> (</w:t>
      </w:r>
      <w:proofErr w:type="spellStart"/>
      <w:r w:rsidR="00314177" w:rsidRPr="00BC0B69">
        <w:rPr>
          <w:rStyle w:val="citebib"/>
        </w:rPr>
        <w:t>Dezfouli</w:t>
      </w:r>
      <w:proofErr w:type="spellEnd"/>
      <w:r w:rsidR="00314177" w:rsidRPr="00BC0B69">
        <w:rPr>
          <w:rStyle w:val="citebib"/>
        </w:rPr>
        <w:t>, et al., 2020</w:t>
      </w:r>
      <w:r w:rsidR="00314177" w:rsidRPr="000F2931">
        <w:rPr>
          <w:rFonts w:ascii="Source Sans Pro" w:hAnsi="Source Sans Pro"/>
          <w:color w:val="3A3A3A"/>
          <w:shd w:val="clear" w:color="auto" w:fill="FFFFFF"/>
        </w:rPr>
        <w:t xml:space="preserve">).  </w:t>
      </w:r>
      <w:r w:rsidRPr="000F2931">
        <w:t xml:space="preserve">The reliance on gratification during the process can temporarily immobilize individuals due to the closure effect. As a result, elaborate reward systems are not suitable for initial action-setting endeavors. Instead, by circumventing this effect and experiencing only minimal yet satisfying positive feelings when taking the first movement towards structuring a new action step, common obstacles to effective time management, such as procrastination and </w:t>
      </w:r>
      <w:proofErr w:type="spellStart"/>
      <w:r w:rsidRPr="000F2931">
        <w:t>nonmotivational</w:t>
      </w:r>
      <w:proofErr w:type="spellEnd"/>
      <w:r w:rsidRPr="000F2931">
        <w:t xml:space="preserve"> inactivity, become less menacing and less likely to impede progress.</w:t>
      </w:r>
      <w:r w:rsidR="007B5C4C" w:rsidRPr="000F2931">
        <w:t xml:space="preserve"> </w:t>
      </w:r>
    </w:p>
    <w:p w14:paraId="71697205" w14:textId="28CEAC65" w:rsidR="007B5C4C" w:rsidRPr="000F2931" w:rsidRDefault="00BA0F48" w:rsidP="001F1A39">
      <w:pPr>
        <w:pStyle w:val="ParaFirstLine-Ind"/>
      </w:pPr>
      <w:r w:rsidRPr="000F2931">
        <w:t>Lastly, it is crucial to initiate action structuring based on a solid management foundation. Without proper planning, organizing, directing, coordinating, and controlling, effective action is unlikely to occur. It is important to remember that in the pursuit of end goals, without a clear plan for action, any path can lead to an outcome. This implies that inefficient routes will arise as frequently as efficient ones, and the costs associated with taking such paths will become evident. Therefore, prioritizing strategic planning and implementing efficient management practices becomes imperative for achieving optimal results</w:t>
      </w:r>
      <w:r w:rsidR="007B5C4C" w:rsidRPr="000F2931">
        <w:t xml:space="preserve">. </w:t>
      </w:r>
    </w:p>
    <w:p w14:paraId="75481290" w14:textId="64C02267" w:rsidR="007B5C4C" w:rsidRPr="000F2931" w:rsidRDefault="007B5C4C" w:rsidP="001F1A39">
      <w:pPr>
        <w:pStyle w:val="Head2"/>
      </w:pPr>
      <w:r w:rsidRPr="000F2931">
        <w:t>Reevaluation</w:t>
      </w:r>
      <w:r w:rsidR="00BA0F48" w:rsidRPr="000F2931">
        <w:t xml:space="preserve"> and Interfaced Systems</w:t>
      </w:r>
    </w:p>
    <w:p w14:paraId="46EFD6C4" w14:textId="7451AC1F" w:rsidR="00BA0F48" w:rsidRPr="000F2931" w:rsidRDefault="00BA0F48" w:rsidP="001F1A39">
      <w:pPr>
        <w:pStyle w:val="Para-FL"/>
      </w:pPr>
      <w:r w:rsidRPr="000F2931">
        <w:t xml:space="preserve">In reality, it is the system that connects all other elements together to formalize them. The principle of </w:t>
      </w:r>
      <w:r w:rsidRPr="000F2931">
        <w:rPr>
          <w:b/>
          <w:bCs/>
        </w:rPr>
        <w:t>reevaluation</w:t>
      </w:r>
      <w:r w:rsidRPr="000F2931">
        <w:t xml:space="preserve"> emphasizes that an effective time management system can only be as successful as the extent to which its interactions are regularly reassessed. If a counselor's activities are based on outdated data, perceptions, and information, achieving effectiveness will remain a challenging endeavor. To maintain a proactive approach, the effective time manager must continuously evaluate current conditions, forces, and issues, as well as stay updated on others' perspectives. By engaging in reevaluation activities, the counselor enhances problem-prevention efforts and reduces the frequency of time-consuming crises or "fire-fighting" situations</w:t>
      </w:r>
      <w:r w:rsidR="00364D89" w:rsidRPr="000F2931">
        <w:t xml:space="preserve"> (</w:t>
      </w:r>
      <w:r w:rsidR="00364D89" w:rsidRPr="00BC0B69">
        <w:rPr>
          <w:rStyle w:val="citebib"/>
        </w:rPr>
        <w:t xml:space="preserve">Grubbs, </w:t>
      </w:r>
      <w:proofErr w:type="spellStart"/>
      <w:r w:rsidR="00364D89" w:rsidRPr="00BC0B69">
        <w:rPr>
          <w:rStyle w:val="citebib"/>
        </w:rPr>
        <w:t>Cassell</w:t>
      </w:r>
      <w:proofErr w:type="spellEnd"/>
      <w:r w:rsidR="00364D89" w:rsidRPr="00BC0B69">
        <w:rPr>
          <w:rStyle w:val="citebib"/>
        </w:rPr>
        <w:t xml:space="preserve"> &amp; </w:t>
      </w:r>
      <w:proofErr w:type="spellStart"/>
      <w:r w:rsidR="00364D89" w:rsidRPr="00BC0B69">
        <w:rPr>
          <w:rStyle w:val="citebib"/>
        </w:rPr>
        <w:t>Mulkey</w:t>
      </w:r>
      <w:proofErr w:type="spellEnd"/>
      <w:r w:rsidR="00364D89" w:rsidRPr="00BC0B69">
        <w:rPr>
          <w:rStyle w:val="citebib"/>
        </w:rPr>
        <w:t>, 2006</w:t>
      </w:r>
      <w:r w:rsidR="00364D89" w:rsidRPr="000F2931">
        <w:t>)</w:t>
      </w:r>
      <w:r w:rsidRPr="000F2931">
        <w:t>.</w:t>
      </w:r>
    </w:p>
    <w:p w14:paraId="512C83D6" w14:textId="15049057" w:rsidR="007B5C4C" w:rsidRPr="000F2931" w:rsidRDefault="00BA0F48" w:rsidP="001F1A39">
      <w:pPr>
        <w:pStyle w:val="ParaFirstLine-Ind"/>
      </w:pPr>
      <w:r w:rsidRPr="000F2931">
        <w:t xml:space="preserve">The </w:t>
      </w:r>
      <w:r w:rsidRPr="000F2931">
        <w:rPr>
          <w:b/>
          <w:bCs/>
        </w:rPr>
        <w:t>practice of reevaluation</w:t>
      </w:r>
      <w:r w:rsidRPr="000F2931">
        <w:t xml:space="preserve"> involves developing self-awareness cues and making vigilance an integral part of everyday activities. It entails assessing questions such as "Where have I been?", "Where am I now?", and "What am I progressing toward?" These self-reflective guideposts may initially seem time-consuming and draining, but with consistent commitment to these principles, they soon become timesaving and energy-conserving practices. The act of reevaluation empowers the counselor to stay on track, adapt to changing circumstances, and make informed decisions that align with their goals.</w:t>
      </w:r>
      <w:r w:rsidR="007B5C4C" w:rsidRPr="000F2931">
        <w:t xml:space="preserve">  </w:t>
      </w:r>
    </w:p>
    <w:p w14:paraId="740F0472" w14:textId="7DF0AEE1" w:rsidR="007B5C4C" w:rsidRPr="000F2931" w:rsidRDefault="0061788E" w:rsidP="001F1A39">
      <w:pPr>
        <w:pStyle w:val="ParaFirstLine-Ind"/>
      </w:pPr>
      <w:r w:rsidRPr="000F2931">
        <w:t xml:space="preserve">In conclusion, recognizing the impact of interfaced time systems is crucial for establishing effective strategies to manage time more efficiently. Ultimately, without a clear understanding of how time is being utilized, it is impossible to gain control over time management issues. By acquiring the necessary skills to manage </w:t>
      </w:r>
      <w:proofErr w:type="gramStart"/>
      <w:r w:rsidRPr="000F2931">
        <w:t>oneself</w:t>
      </w:r>
      <w:proofErr w:type="gramEnd"/>
      <w:r w:rsidRPr="000F2931">
        <w:t xml:space="preserve"> efficiently and effectively, counselors will find that they have more time available to accomplish tasks that previously required significant sacrifice and were often left unfinished. Taking proactive steps towards better time management will lead to increased productivity and a sense of accomplishment in both personal and professional endeavors</w:t>
      </w:r>
      <w:r w:rsidR="00C90369" w:rsidRPr="000F2931">
        <w:t>.</w:t>
      </w:r>
    </w:p>
    <w:p w14:paraId="66A23ED8" w14:textId="0D2D7FC2" w:rsidR="007B5C4C" w:rsidRPr="000F2931" w:rsidRDefault="00764C5C" w:rsidP="001F1A39">
      <w:pPr>
        <w:pStyle w:val="Head1"/>
      </w:pPr>
      <w:r w:rsidRPr="000F2931">
        <w:t>CATEGORIZED TIME USE</w:t>
      </w:r>
    </w:p>
    <w:p w14:paraId="7951CE6A" w14:textId="7B5745B6" w:rsidR="007B5C4C" w:rsidRPr="000F2931" w:rsidRDefault="009A7D3C" w:rsidP="001F1A39">
      <w:pPr>
        <w:pStyle w:val="Para-FL"/>
      </w:pPr>
      <w:r w:rsidRPr="000F2931">
        <w:t xml:space="preserve">In order to foster an intuitive understanding of time management, counselors often need to recognize the patterns of </w:t>
      </w:r>
      <w:r w:rsidRPr="000F2931">
        <w:rPr>
          <w:b/>
          <w:bCs/>
        </w:rPr>
        <w:t>time motivation</w:t>
      </w:r>
      <w:r w:rsidRPr="000F2931">
        <w:t xml:space="preserve"> that shape their behaviors. This entails classifying time into different motivational elements to establish a coherent framework for addressing the challenges at hand</w:t>
      </w:r>
      <w:r w:rsidR="007B5C4C" w:rsidRPr="000F2931">
        <w:t xml:space="preserve">.  </w:t>
      </w:r>
    </w:p>
    <w:p w14:paraId="5268B291" w14:textId="2671163B" w:rsidR="007B5C4C" w:rsidRPr="000F2931" w:rsidRDefault="009A7D3C" w:rsidP="001F1A39">
      <w:pPr>
        <w:pStyle w:val="ParaFirstLine-Ind"/>
      </w:pPr>
      <w:r w:rsidRPr="000F2931">
        <w:t xml:space="preserve">Historically, </w:t>
      </w:r>
      <w:r w:rsidR="007B5C4C" w:rsidRPr="00BC0B69">
        <w:rPr>
          <w:rStyle w:val="citebib"/>
        </w:rPr>
        <w:t>Bliss (1976</w:t>
      </w:r>
      <w:r w:rsidRPr="00BC0B69">
        <w:rPr>
          <w:rStyle w:val="citebib"/>
        </w:rPr>
        <w:t>)</w:t>
      </w:r>
      <w:r w:rsidR="007B5C4C" w:rsidRPr="000F2931">
        <w:t xml:space="preserve"> conceptualized five basic categories of which four </w:t>
      </w:r>
      <w:r w:rsidRPr="000F2931">
        <w:t xml:space="preserve">necessitate </w:t>
      </w:r>
      <w:r w:rsidR="007B5C4C" w:rsidRPr="000F2931">
        <w:t>the time manager</w:t>
      </w:r>
      <w:r w:rsidRPr="000F2931">
        <w:t xml:space="preserve"> </w:t>
      </w:r>
      <w:r w:rsidR="007B5C4C" w:rsidRPr="000F2931">
        <w:t xml:space="preserve">to </w:t>
      </w:r>
      <w:r w:rsidRPr="000F2931">
        <w:t>effectively navigate the demands associated with each category</w:t>
      </w:r>
      <w:r w:rsidR="007B5C4C" w:rsidRPr="000F2931">
        <w:t xml:space="preserve">.  </w:t>
      </w:r>
    </w:p>
    <w:p w14:paraId="15973A79" w14:textId="24CF205A" w:rsidR="007B5C4C" w:rsidRPr="000F2931" w:rsidRDefault="007B5C4C" w:rsidP="00085237">
      <w:pPr>
        <w:pStyle w:val="NumberList1-first"/>
        <w:numPr>
          <w:ilvl w:val="0"/>
          <w:numId w:val="0"/>
        </w:numPr>
        <w:ind w:left="720"/>
      </w:pPr>
      <w:r w:rsidRPr="000F2931">
        <w:t>I.</w:t>
      </w:r>
      <w:r w:rsidRPr="000F2931">
        <w:tab/>
      </w:r>
      <w:r w:rsidRPr="000F2931">
        <w:rPr>
          <w:i/>
        </w:rPr>
        <w:t>Important and urgent</w:t>
      </w:r>
      <w:r w:rsidRPr="000F2931">
        <w:t xml:space="preserve">.  </w:t>
      </w:r>
      <w:r w:rsidR="009A7D3C" w:rsidRPr="000F2931">
        <w:t>The category of "important and urgent" tasks is easily identifiable and clearly requires immediate attention. Counselors readily recognize these time-related challenges as genuine crisis situations. Caseload managers typically face minimal obstacles when it comes to taking prompt action on such time problems. These situations demand and receive immediate attention</w:t>
      </w:r>
      <w:r w:rsidR="00085237">
        <w:t>.</w:t>
      </w:r>
    </w:p>
    <w:p w14:paraId="13A0E8C9" w14:textId="20F9D180" w:rsidR="009A7D3C" w:rsidRPr="000F2931" w:rsidRDefault="007B5C4C" w:rsidP="00085237">
      <w:pPr>
        <w:pStyle w:val="NumberList1"/>
        <w:numPr>
          <w:ilvl w:val="0"/>
          <w:numId w:val="0"/>
        </w:numPr>
        <w:ind w:left="720"/>
      </w:pPr>
      <w:r w:rsidRPr="000F2931">
        <w:t>II.</w:t>
      </w:r>
      <w:r w:rsidRPr="000F2931">
        <w:tab/>
      </w:r>
      <w:r w:rsidRPr="000F2931">
        <w:rPr>
          <w:i/>
        </w:rPr>
        <w:t>Important but low in urgency</w:t>
      </w:r>
      <w:r w:rsidRPr="000F2931">
        <w:t xml:space="preserve">.  </w:t>
      </w:r>
      <w:r w:rsidR="009A7D3C" w:rsidRPr="000F2931">
        <w:t xml:space="preserve">This particular category of time usage can indeed pose challenges for counselors. The majority of activities or demands on counselors' time, although highly important, lack urgency. As a result, there is a tendency to postpone taking action. Unfortunately, what we postpone often ends up being abandoned altogether. In cases where action is not abandoned, counselors often resort to a "crisis style" of functioning, relying on adrenaline rushes to propel </w:t>
      </w:r>
      <w:proofErr w:type="gramStart"/>
      <w:r w:rsidR="009A7D3C" w:rsidRPr="000F2931">
        <w:t>themselves</w:t>
      </w:r>
      <w:proofErr w:type="gramEnd"/>
      <w:r w:rsidR="009A7D3C" w:rsidRPr="000F2931">
        <w:t xml:space="preserve"> into action when the appropriate time arrives. However, this approach does not constitute effective management.</w:t>
      </w:r>
    </w:p>
    <w:p w14:paraId="65AAE69B" w14:textId="30D742AF" w:rsidR="007B5C4C" w:rsidRPr="000F2931" w:rsidRDefault="009A7D3C" w:rsidP="00085237">
      <w:pPr>
        <w:pStyle w:val="NumberList1-Para-FL"/>
      </w:pPr>
      <w:r w:rsidRPr="000F2931">
        <w:t>Ultimately, it becomes crucial for counselors to cultivate their own sense of urgency. According to Bliss’s observation, if our activities are driven solely by other people's priorities or externally imposed deadlines that create a sense of urgency, we will never find the time to address our own priorities (</w:t>
      </w:r>
      <w:r w:rsidRPr="00BC0B69">
        <w:rPr>
          <w:rStyle w:val="citebib"/>
        </w:rPr>
        <w:t>Bliss, 1976</w:t>
      </w:r>
      <w:r w:rsidRPr="000F2931">
        <w:t>)</w:t>
      </w:r>
      <w:r w:rsidR="00027080">
        <w:t>.</w:t>
      </w:r>
    </w:p>
    <w:p w14:paraId="685DC06B" w14:textId="10B420A5" w:rsidR="007B5C4C" w:rsidRPr="000F2931" w:rsidRDefault="007B5C4C" w:rsidP="00085237">
      <w:pPr>
        <w:pStyle w:val="NumberList1"/>
        <w:numPr>
          <w:ilvl w:val="0"/>
          <w:numId w:val="0"/>
        </w:numPr>
        <w:ind w:left="720"/>
      </w:pPr>
      <w:r w:rsidRPr="000F2931">
        <w:t>III.</w:t>
      </w:r>
      <w:r w:rsidRPr="000F2931">
        <w:tab/>
      </w:r>
      <w:r w:rsidRPr="000F2931">
        <w:rPr>
          <w:i/>
        </w:rPr>
        <w:t>High urgency-low importance</w:t>
      </w:r>
      <w:r w:rsidR="00D11D5B">
        <w:t xml:space="preserve">. </w:t>
      </w:r>
      <w:proofErr w:type="gramStart"/>
      <w:r w:rsidR="009A7D3C" w:rsidRPr="000F2931">
        <w:t>his</w:t>
      </w:r>
      <w:proofErr w:type="gramEnd"/>
      <w:r w:rsidR="009A7D3C" w:rsidRPr="000F2931">
        <w:t xml:space="preserve"> category of time usage encompasses those activities that initially appear to be urgent but upon closer examination or clarification, are actually of much lower priority. These situations are characterized by what </w:t>
      </w:r>
      <w:r w:rsidR="009A7D3C" w:rsidRPr="00BC0B69">
        <w:rPr>
          <w:rStyle w:val="citebib"/>
        </w:rPr>
        <w:t>Mackenzie (1972)</w:t>
      </w:r>
      <w:r w:rsidR="009A7D3C" w:rsidRPr="000F2931">
        <w:t xml:space="preserve"> referred to as a "tyranny of urgency." The urgent-but-not-important scenario can frequently mask low-value tasks as high-priority projects that demand immediate attention.  Counselors often encounter a large number of these demands, which usually belong to someone else's A-list, or come from individuals in positions of authority, or from someone to whom the counselors feel an elevated </w:t>
      </w:r>
      <w:proofErr w:type="gramStart"/>
      <w:r w:rsidR="009A7D3C" w:rsidRPr="000F2931">
        <w:t>degree</w:t>
      </w:r>
      <w:proofErr w:type="gramEnd"/>
      <w:r w:rsidR="009A7D3C" w:rsidRPr="000F2931">
        <w:t xml:space="preserve"> of responsibility.</w:t>
      </w:r>
    </w:p>
    <w:p w14:paraId="6FABA93A" w14:textId="15ADE259" w:rsidR="007B5C4C" w:rsidRPr="000F2931" w:rsidRDefault="007B5C4C" w:rsidP="00085237">
      <w:pPr>
        <w:pStyle w:val="NumberList1"/>
        <w:numPr>
          <w:ilvl w:val="0"/>
          <w:numId w:val="0"/>
        </w:numPr>
        <w:ind w:left="720"/>
      </w:pPr>
      <w:proofErr w:type="gramStart"/>
      <w:r w:rsidRPr="000F2931">
        <w:t>IV</w:t>
      </w:r>
      <w:r w:rsidRPr="000F2931">
        <w:tab/>
      </w:r>
      <w:r w:rsidRPr="000F2931">
        <w:rPr>
          <w:i/>
        </w:rPr>
        <w:t>Diversionary work</w:t>
      </w:r>
      <w:r w:rsidRPr="000F2931">
        <w:t>.</w:t>
      </w:r>
      <w:proofErr w:type="gramEnd"/>
      <w:r w:rsidRPr="000F2931">
        <w:t xml:space="preserve">  </w:t>
      </w:r>
      <w:r w:rsidR="00660DC3" w:rsidRPr="000F2931">
        <w:t xml:space="preserve">This category encompasses the busywork activities that counselors often find themselves engaged in. It involves dedicating time to the numerous C's that tend to dominate daily To-Do Lists. </w:t>
      </w:r>
      <w:r w:rsidR="00660DC3" w:rsidRPr="00BC0B69">
        <w:rPr>
          <w:rStyle w:val="citebib"/>
        </w:rPr>
        <w:t>Bliss (1976)</w:t>
      </w:r>
      <w:r w:rsidR="00660DC3" w:rsidRPr="000F2931">
        <w:t xml:space="preserve"> </w:t>
      </w:r>
      <w:proofErr w:type="gramStart"/>
      <w:r w:rsidR="00660DC3" w:rsidRPr="000F2931">
        <w:t>points out that working in this area provides</w:t>
      </w:r>
      <w:proofErr w:type="gramEnd"/>
      <w:r w:rsidR="00660DC3" w:rsidRPr="000F2931">
        <w:t xml:space="preserve"> an excuse to postpone tackling tasks from Category II, which are the tasks that offer a significantly higher payoff for the counselor</w:t>
      </w:r>
      <w:r w:rsidRPr="000F2931">
        <w:t xml:space="preserve">.  </w:t>
      </w:r>
    </w:p>
    <w:p w14:paraId="2788068A" w14:textId="0D7E1522" w:rsidR="007B5C4C" w:rsidRPr="000F2931" w:rsidRDefault="007B5C4C" w:rsidP="00085237">
      <w:pPr>
        <w:pStyle w:val="NumberList1-last"/>
        <w:numPr>
          <w:ilvl w:val="0"/>
          <w:numId w:val="0"/>
        </w:numPr>
        <w:ind w:left="720"/>
      </w:pPr>
      <w:r w:rsidRPr="000F2931">
        <w:t>V.</w:t>
      </w:r>
      <w:r w:rsidRPr="000F2931">
        <w:tab/>
      </w:r>
      <w:r w:rsidRPr="000F2931">
        <w:rPr>
          <w:i/>
        </w:rPr>
        <w:t>Wasted time</w:t>
      </w:r>
      <w:r w:rsidRPr="000F2931">
        <w:t xml:space="preserve">.  </w:t>
      </w:r>
      <w:r w:rsidR="00660DC3" w:rsidRPr="000F2931">
        <w:t>This category poses fewer challenges compared to the more disguised Categories III and IV mentioned earlier. Wasted time in this category is usually apparent to most individuals without much effort. There is often an immediate awareness of wasted time when a negative feeling arises after completing an activity, indicating that the time could have been utilized for something far more productive.</w:t>
      </w:r>
      <w:r w:rsidRPr="000F2931">
        <w:t xml:space="preserve">  </w:t>
      </w:r>
    </w:p>
    <w:p w14:paraId="286FA856" w14:textId="77777777" w:rsidR="007B5C4C" w:rsidRPr="000F2931" w:rsidRDefault="007B5C4C" w:rsidP="00B2775D">
      <w:pPr>
        <w:pStyle w:val="Head2"/>
      </w:pPr>
      <w:r w:rsidRPr="000F2931">
        <w:t>Time-Use Laws</w:t>
      </w:r>
    </w:p>
    <w:p w14:paraId="5E99BAAA" w14:textId="7B2133A1" w:rsidR="007B5C4C" w:rsidRPr="000F2931" w:rsidRDefault="00CB5182" w:rsidP="00B2775D">
      <w:pPr>
        <w:pStyle w:val="Para-FL"/>
      </w:pPr>
      <w:r w:rsidRPr="000F2931">
        <w:t xml:space="preserve">A caseload manager's approach to time utilization can be influenced positively or negatively based on their understanding and wise application of two daily operating laws or principles that impact their efforts. Two examples of such </w:t>
      </w:r>
      <w:r w:rsidRPr="000F2931">
        <w:rPr>
          <w:b/>
          <w:bCs/>
        </w:rPr>
        <w:t>Time-Use Laws</w:t>
      </w:r>
      <w:r w:rsidRPr="000F2931">
        <w:t xml:space="preserve"> that are often discussed are (a) </w:t>
      </w:r>
      <w:r w:rsidRPr="000F2931">
        <w:rPr>
          <w:b/>
          <w:bCs/>
        </w:rPr>
        <w:t>Parkinson's Law</w:t>
      </w:r>
      <w:r w:rsidRPr="000F2931">
        <w:t xml:space="preserve"> and (b) </w:t>
      </w:r>
      <w:r w:rsidRPr="000F2931">
        <w:rPr>
          <w:b/>
          <w:bCs/>
        </w:rPr>
        <w:t>Pareto's Law</w:t>
      </w:r>
      <w:r w:rsidR="007B5C4C" w:rsidRPr="000F2931">
        <w:t xml:space="preserve">. </w:t>
      </w:r>
    </w:p>
    <w:p w14:paraId="4A9AFA47" w14:textId="77777777" w:rsidR="007B5C4C" w:rsidRPr="007B2848" w:rsidRDefault="007B5C4C" w:rsidP="00B2775D">
      <w:pPr>
        <w:pStyle w:val="Head3"/>
        <w:rPr>
          <w:iCs/>
        </w:rPr>
      </w:pPr>
      <w:r w:rsidRPr="007B2848">
        <w:t>Parkinson’s Law</w:t>
      </w:r>
    </w:p>
    <w:p w14:paraId="5906390F" w14:textId="6F87FB92" w:rsidR="00364D89" w:rsidRPr="000F2931" w:rsidRDefault="00CB5182" w:rsidP="00B2775D">
      <w:pPr>
        <w:pStyle w:val="Para-FL"/>
      </w:pPr>
      <w:r w:rsidRPr="000F2931">
        <w:rPr>
          <w:b/>
          <w:bCs/>
        </w:rPr>
        <w:t>Parkinson's Law</w:t>
      </w:r>
      <w:r w:rsidRPr="000F2931">
        <w:t xml:space="preserve">, a critical principle of time management, states that tasks will naturally expand or take longer to complete if more time is made available for their completion. This can be a fallacy because the counselor might continue to add finishing touches or improve the task under the guise of achieving perfection. This can result in the counselor spinning their wheels and wasting time. Although they might argue that they are serving the best interests of their clients and the agency, this argument is usually weak. To overcome Parkinson's Law, counselors must set deadlines, establish a daily plan without mental margins of error, and limit the time available for specific tasks. Once these deadlines are set, they must be strictly adhered to, and tasks must be completed within the established time frame. </w:t>
      </w:r>
      <w:r w:rsidR="00364D89" w:rsidRPr="00BC0B69">
        <w:rPr>
          <w:rStyle w:val="citebib"/>
        </w:rPr>
        <w:t>Darnell, et al. (2022)</w:t>
      </w:r>
      <w:r w:rsidR="007B5C4C" w:rsidRPr="000F2931">
        <w:t xml:space="preserve"> posits</w:t>
      </w:r>
      <w:r w:rsidR="00364D89" w:rsidRPr="000F2931">
        <w:t xml:space="preserve"> not allowing perfection to</w:t>
      </w:r>
      <w:r w:rsidR="00764C5C" w:rsidRPr="000F2931">
        <w:t xml:space="preserve"> be the enemy of </w:t>
      </w:r>
      <w:r w:rsidR="00364D89" w:rsidRPr="000F2931">
        <w:t xml:space="preserve">what is good or correct, but to focus on supporting this change in mindset to strive for excellence rather than perfection.  </w:t>
      </w:r>
    </w:p>
    <w:p w14:paraId="45F4B78D" w14:textId="6EFC1D8A" w:rsidR="007B5C4C" w:rsidRPr="007B2848" w:rsidRDefault="007B5C4C" w:rsidP="00B2775D">
      <w:pPr>
        <w:pStyle w:val="Head3"/>
        <w:rPr>
          <w:iCs/>
        </w:rPr>
      </w:pPr>
      <w:r w:rsidRPr="007B2848">
        <w:t>Pareto’s “Law”</w:t>
      </w:r>
    </w:p>
    <w:p w14:paraId="43EB4955" w14:textId="51FC0BA4" w:rsidR="00CB5182" w:rsidRPr="000F2931" w:rsidRDefault="00CB5182" w:rsidP="00B2775D">
      <w:pPr>
        <w:pStyle w:val="Para-FL"/>
      </w:pPr>
      <w:proofErr w:type="spellStart"/>
      <w:r w:rsidRPr="000F2931">
        <w:t>Vilfredo</w:t>
      </w:r>
      <w:proofErr w:type="spellEnd"/>
      <w:r w:rsidRPr="000F2931">
        <w:t xml:space="preserve"> Pareto, an Italian sociologist from the nineteenth century, introduced a significant principle that is often regarded as a law. </w:t>
      </w:r>
      <w:r w:rsidRPr="000F2931">
        <w:rPr>
          <w:b/>
          <w:bCs/>
        </w:rPr>
        <w:t>Pareto's principle</w:t>
      </w:r>
      <w:r w:rsidRPr="000F2931">
        <w:t xml:space="preserve"> asserts that a small portion of items within a group holds the greatest significance and value, while the majority of items are relatively insignificant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1985</w:t>
      </w:r>
      <w:r w:rsidRPr="000F2931">
        <w:t xml:space="preserve">; </w:t>
      </w:r>
      <w:r w:rsidRPr="00BC0B69">
        <w:rPr>
          <w:rStyle w:val="citebib"/>
        </w:rPr>
        <w:t xml:space="preserve">Grubbs,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2006</w:t>
      </w:r>
      <w:r w:rsidRPr="000F2931">
        <w:t>). This principle is also referred to as the "Trivial Many" versus the "Vital Few" (</w:t>
      </w:r>
      <w:r w:rsidRPr="00BC0B69">
        <w:rPr>
          <w:rStyle w:val="citebib"/>
        </w:rPr>
        <w:t>Mackenzie, 1970</w:t>
      </w:r>
      <w:r w:rsidRPr="000F2931">
        <w:t>) or the 80/20 Rule (</w:t>
      </w:r>
      <w:proofErr w:type="spellStart"/>
      <w:r w:rsidRPr="00BC0B69">
        <w:rPr>
          <w:rStyle w:val="citebib"/>
        </w:rPr>
        <w:t>Lakein</w:t>
      </w:r>
      <w:proofErr w:type="spellEnd"/>
      <w:r w:rsidRPr="00BC0B69">
        <w:rPr>
          <w:rStyle w:val="citebib"/>
        </w:rPr>
        <w:t>, 1973</w:t>
      </w:r>
      <w:r w:rsidRPr="000F2931">
        <w:t>). It provides insight into many aspects of our daily and professional activities. For instance:</w:t>
      </w:r>
    </w:p>
    <w:p w14:paraId="34692755" w14:textId="77777777" w:rsidR="00CB5182" w:rsidRPr="000F2931" w:rsidRDefault="00CB5182" w:rsidP="00B2775D">
      <w:pPr>
        <w:pStyle w:val="NumberList1-first"/>
        <w:numPr>
          <w:ilvl w:val="0"/>
          <w:numId w:val="21"/>
        </w:numPr>
      </w:pPr>
      <w:r w:rsidRPr="000F2931">
        <w:t>Around 80% of phone calls received by counselors originate from just 20% of the callers.</w:t>
      </w:r>
    </w:p>
    <w:p w14:paraId="4116BF78" w14:textId="77777777" w:rsidR="00CB5182" w:rsidRPr="000F2931" w:rsidRDefault="00CB5182" w:rsidP="00B2775D">
      <w:pPr>
        <w:pStyle w:val="NumberList1"/>
        <w:numPr>
          <w:ilvl w:val="0"/>
          <w:numId w:val="21"/>
        </w:numPr>
      </w:pPr>
      <w:r w:rsidRPr="000F2931">
        <w:t>Approximately 80% of a counselor's time is dedicated to working on 20% of the cases in their caseload.</w:t>
      </w:r>
    </w:p>
    <w:p w14:paraId="20BC4566" w14:textId="77777777" w:rsidR="00CB5182" w:rsidRPr="000F2931" w:rsidRDefault="00CB5182" w:rsidP="00B2775D">
      <w:pPr>
        <w:pStyle w:val="NumberList1"/>
        <w:numPr>
          <w:ilvl w:val="0"/>
          <w:numId w:val="21"/>
        </w:numPr>
      </w:pPr>
      <w:r w:rsidRPr="000F2931">
        <w:t>Roughly 80% of grocery expenses are allocated to 20% of the meat and grocery items purchased.</w:t>
      </w:r>
    </w:p>
    <w:p w14:paraId="71BF159F" w14:textId="77777777" w:rsidR="00CB5182" w:rsidRPr="000F2931" w:rsidRDefault="00CB5182" w:rsidP="00B2775D">
      <w:pPr>
        <w:pStyle w:val="NumberList1"/>
        <w:numPr>
          <w:ilvl w:val="0"/>
          <w:numId w:val="21"/>
        </w:numPr>
      </w:pPr>
      <w:r w:rsidRPr="000F2931">
        <w:t>The majority of eating out, about 80%, occurs at only 20% of the favorite restaurants available.</w:t>
      </w:r>
    </w:p>
    <w:p w14:paraId="4AAD5E1C" w14:textId="77777777" w:rsidR="00CB5182" w:rsidRPr="000F2931" w:rsidRDefault="00CB5182" w:rsidP="00B2775D">
      <w:pPr>
        <w:pStyle w:val="NumberList1"/>
        <w:numPr>
          <w:ilvl w:val="0"/>
          <w:numId w:val="21"/>
        </w:numPr>
      </w:pPr>
      <w:r w:rsidRPr="000F2931">
        <w:t>When reading a newspaper, roughly 80% of one's time is spent on 20% of the pages.</w:t>
      </w:r>
    </w:p>
    <w:p w14:paraId="780040FE" w14:textId="77777777" w:rsidR="00CB5182" w:rsidRPr="000F2931" w:rsidRDefault="00CB5182" w:rsidP="00B2775D">
      <w:pPr>
        <w:pStyle w:val="NumberList1"/>
        <w:numPr>
          <w:ilvl w:val="0"/>
          <w:numId w:val="21"/>
        </w:numPr>
      </w:pPr>
      <w:r w:rsidRPr="000F2931">
        <w:t>About 80% of employee absenteeism can be attributed to just 20% of the employees.</w:t>
      </w:r>
    </w:p>
    <w:p w14:paraId="455DF5F4" w14:textId="3851AA4A" w:rsidR="00CB5182" w:rsidRPr="000F2931" w:rsidRDefault="00CB5182" w:rsidP="00B2775D">
      <w:pPr>
        <w:pStyle w:val="NumberList1-last"/>
        <w:numPr>
          <w:ilvl w:val="0"/>
          <w:numId w:val="21"/>
        </w:numPr>
      </w:pPr>
      <w:r w:rsidRPr="000F2931">
        <w:t>During a training session, approximately 80% of the discussion originates from 20% of the participants.</w:t>
      </w:r>
    </w:p>
    <w:p w14:paraId="6F694608" w14:textId="72A45C19" w:rsidR="007B5C4C" w:rsidRPr="000F2931" w:rsidRDefault="00CB5182" w:rsidP="00B2775D">
      <w:pPr>
        <w:pStyle w:val="ParaFirstLine-Ind"/>
      </w:pPr>
      <w:r w:rsidRPr="000F2931">
        <w:t xml:space="preserve">This principle can be applied to time management, where it becomes evident that a counselor's extensive investment of time, energy, and effort is often consumed by numerous trivial problems or situations, which make up around 80% of their time. Surprisingly, these efforts yield only about 20% of the overall results achieved. On the other hand, the critical situations or problems that require the counselor's attention typically account for only 20% of their time. However, this focused 20% of time generates around 80% of the total results achieved.  Similarly, when a counselor has a long list of, let's </w:t>
      </w:r>
      <w:proofErr w:type="gramStart"/>
      <w:r w:rsidRPr="000F2931">
        <w:t>say,</w:t>
      </w:r>
      <w:proofErr w:type="gramEnd"/>
      <w:r w:rsidRPr="000F2931">
        <w:t xml:space="preserve"> twenty tasks to accomplish, by prioritizing and working on four of these tasks, they can achieve the highest value, utilizing approximately 80% of their time effectively, provided their priorities are well-defined and valid.</w:t>
      </w:r>
    </w:p>
    <w:p w14:paraId="34B099FE" w14:textId="6EB4E3DD" w:rsidR="007B5C4C" w:rsidRPr="000F2931" w:rsidRDefault="00CB5182" w:rsidP="00B2775D">
      <w:pPr>
        <w:pStyle w:val="ParaFirstLine-Ind"/>
      </w:pPr>
      <w:r w:rsidRPr="000F2931">
        <w:t xml:space="preserve">To effectively apply Pareto's principle, several steps can be taken. Firstly, it is important to establish clear boundaries and define the scope of work, such as by creating a list of tasks. Secondly, prioritize the tasks using a method like the A, B, </w:t>
      </w:r>
      <w:proofErr w:type="gramStart"/>
      <w:r w:rsidRPr="000F2931">
        <w:t>C</w:t>
      </w:r>
      <w:proofErr w:type="gramEnd"/>
      <w:r w:rsidRPr="000F2931">
        <w:t xml:space="preserve"> system. Finally, identify the two or three most crucial items (the "vital few") that will yield the highest results. Dedicate a significant block of time to these tasks and remain focused until completion.  By concentrating efforts on this concentrated period of time and effort, even small improvements (e.g., from 20% to 23% or 25%) can lead to tremendous overall output increase in the long run. If counselors are facing frustrations and anxieties regarding meeting new and heightened production goals set for a specific period, they can find the solution by harnessing the positive power of Pareto's principle and implementing it effectively.</w:t>
      </w:r>
    </w:p>
    <w:p w14:paraId="76106D20" w14:textId="6C57C31C" w:rsidR="007B5C4C" w:rsidRPr="000F2931" w:rsidRDefault="005B111E" w:rsidP="00B2775D">
      <w:pPr>
        <w:pStyle w:val="Head1"/>
      </w:pPr>
      <w:r w:rsidRPr="000F2931">
        <w:t>TIME TRAPS</w:t>
      </w:r>
    </w:p>
    <w:p w14:paraId="70198F35" w14:textId="1ED2B793" w:rsidR="00A42560" w:rsidRPr="000F2931" w:rsidRDefault="00A42560" w:rsidP="00B2775D">
      <w:pPr>
        <w:pStyle w:val="Para-FL"/>
      </w:pPr>
      <w:r w:rsidRPr="000F2931">
        <w:t xml:space="preserve">No matter how diligently counselors strive to measure time, analyze activities, and establish action plans, there are various processes and situations that can undermine their efforts and diminish their efficiency. These obstacles form a group characterized by their tendency to cause significant time loss for counselors. However, it is possible to gain control over these </w:t>
      </w:r>
      <w:r w:rsidRPr="000F2931">
        <w:rPr>
          <w:b/>
          <w:bCs/>
        </w:rPr>
        <w:t xml:space="preserve">time traps </w:t>
      </w:r>
      <w:r w:rsidRPr="000F2931">
        <w:t>by adopting an intuitive and personalized approach</w:t>
      </w:r>
      <w:r w:rsidR="00200F59" w:rsidRPr="000F2931">
        <w:t xml:space="preserve"> (</w:t>
      </w:r>
      <w:r w:rsidR="00200F59" w:rsidRPr="00BC0B69">
        <w:rPr>
          <w:rStyle w:val="citebib"/>
        </w:rPr>
        <w:t xml:space="preserve">Grubbs, </w:t>
      </w:r>
      <w:proofErr w:type="spellStart"/>
      <w:r w:rsidR="00200F59" w:rsidRPr="00BC0B69">
        <w:rPr>
          <w:rStyle w:val="citebib"/>
        </w:rPr>
        <w:t>Cassell</w:t>
      </w:r>
      <w:proofErr w:type="spellEnd"/>
      <w:r w:rsidR="00200F59" w:rsidRPr="00BC0B69">
        <w:rPr>
          <w:rStyle w:val="citebib"/>
        </w:rPr>
        <w:t xml:space="preserve"> &amp; </w:t>
      </w:r>
      <w:proofErr w:type="spellStart"/>
      <w:r w:rsidR="00200F59" w:rsidRPr="00BC0B69">
        <w:rPr>
          <w:rStyle w:val="citebib"/>
        </w:rPr>
        <w:t>Mulkey</w:t>
      </w:r>
      <w:proofErr w:type="spellEnd"/>
      <w:r w:rsidR="00200F59" w:rsidRPr="00BC0B69">
        <w:rPr>
          <w:rStyle w:val="citebib"/>
        </w:rPr>
        <w:t>, 2006</w:t>
      </w:r>
      <w:r w:rsidR="00200F59" w:rsidRPr="000F2931">
        <w:t>)</w:t>
      </w:r>
      <w:r w:rsidRPr="000F2931">
        <w:t>.</w:t>
      </w:r>
    </w:p>
    <w:p w14:paraId="3C407E09" w14:textId="250FDE14" w:rsidR="007B5C4C" w:rsidRPr="000F2931" w:rsidRDefault="00A42560" w:rsidP="00B2775D">
      <w:pPr>
        <w:pStyle w:val="ParaFirstLine-Ind"/>
      </w:pPr>
      <w:r w:rsidRPr="000F2931">
        <w:t xml:space="preserve">Having conducted training sessions with counselors for several years, the authors have identified a collection of time traps that are consistently voiced by participants. The following list outlines </w:t>
      </w:r>
      <w:r w:rsidR="00071681" w:rsidRPr="000F2931">
        <w:t>eight</w:t>
      </w:r>
      <w:r w:rsidRPr="000F2931">
        <w:t xml:space="preserve"> of these common time traps:</w:t>
      </w:r>
    </w:p>
    <w:p w14:paraId="112FEE52" w14:textId="77777777" w:rsidR="007B5C4C" w:rsidRPr="000F2931" w:rsidRDefault="007B5C4C" w:rsidP="00B2775D">
      <w:pPr>
        <w:pStyle w:val="NumberList1-first"/>
        <w:numPr>
          <w:ilvl w:val="0"/>
          <w:numId w:val="0"/>
        </w:numPr>
        <w:ind w:left="360"/>
      </w:pPr>
      <w:r w:rsidRPr="000F2931">
        <w:t>1.</w:t>
      </w:r>
      <w:r w:rsidRPr="000F2931">
        <w:tab/>
        <w:t xml:space="preserve">Interruptions, </w:t>
      </w:r>
    </w:p>
    <w:p w14:paraId="76D68B77" w14:textId="77777777" w:rsidR="007B5C4C" w:rsidRPr="000F2931" w:rsidRDefault="007B5C4C" w:rsidP="00B2775D">
      <w:pPr>
        <w:pStyle w:val="NumberList1"/>
        <w:numPr>
          <w:ilvl w:val="0"/>
          <w:numId w:val="0"/>
        </w:numPr>
        <w:ind w:left="360"/>
      </w:pPr>
      <w:r w:rsidRPr="000F2931">
        <w:t>2.</w:t>
      </w:r>
      <w:r w:rsidRPr="000F2931">
        <w:tab/>
        <w:t xml:space="preserve">Procrastination, </w:t>
      </w:r>
    </w:p>
    <w:p w14:paraId="6DE1DC05" w14:textId="45980F42" w:rsidR="007B5C4C" w:rsidRPr="000F2931" w:rsidRDefault="007B5C4C" w:rsidP="00B2775D">
      <w:pPr>
        <w:pStyle w:val="NumberList1"/>
        <w:numPr>
          <w:ilvl w:val="0"/>
          <w:numId w:val="0"/>
        </w:numPr>
        <w:ind w:left="360"/>
      </w:pPr>
      <w:r w:rsidRPr="000F2931">
        <w:t>3.</w:t>
      </w:r>
      <w:r w:rsidRPr="000F2931">
        <w:tab/>
        <w:t xml:space="preserve">Drop-ins,  </w:t>
      </w:r>
    </w:p>
    <w:p w14:paraId="237EEB4B" w14:textId="278ABEFB" w:rsidR="007B5C4C" w:rsidRPr="000F2931" w:rsidRDefault="00071681" w:rsidP="00B2775D">
      <w:pPr>
        <w:pStyle w:val="NumberList1"/>
        <w:numPr>
          <w:ilvl w:val="0"/>
          <w:numId w:val="0"/>
        </w:numPr>
        <w:ind w:left="360"/>
      </w:pPr>
      <w:r w:rsidRPr="000F2931">
        <w:t>4</w:t>
      </w:r>
      <w:r w:rsidR="007B5C4C" w:rsidRPr="000F2931">
        <w:t>.</w:t>
      </w:r>
      <w:r w:rsidR="007B5C4C" w:rsidRPr="000F2931">
        <w:tab/>
        <w:t xml:space="preserve">Incomplete information, </w:t>
      </w:r>
    </w:p>
    <w:p w14:paraId="571555F1" w14:textId="30DB7F0F" w:rsidR="007B5C4C" w:rsidRPr="000F2931" w:rsidRDefault="00071681" w:rsidP="00B2775D">
      <w:pPr>
        <w:pStyle w:val="NumberList1"/>
        <w:numPr>
          <w:ilvl w:val="0"/>
          <w:numId w:val="0"/>
        </w:numPr>
        <w:ind w:left="360"/>
      </w:pPr>
      <w:r w:rsidRPr="000F2931">
        <w:t>5</w:t>
      </w:r>
      <w:r w:rsidR="007B5C4C" w:rsidRPr="000F2931">
        <w:t>.</w:t>
      </w:r>
      <w:r w:rsidR="007B5C4C" w:rsidRPr="000F2931">
        <w:tab/>
      </w:r>
      <w:proofErr w:type="spellStart"/>
      <w:r w:rsidR="007B5C4C" w:rsidRPr="000F2931">
        <w:t>Overcommitment</w:t>
      </w:r>
      <w:proofErr w:type="spellEnd"/>
      <w:r w:rsidR="007B5C4C" w:rsidRPr="000F2931">
        <w:t xml:space="preserve">,  </w:t>
      </w:r>
    </w:p>
    <w:p w14:paraId="688ED325" w14:textId="556CAB30" w:rsidR="007B5C4C" w:rsidRPr="000F2931" w:rsidRDefault="00071681" w:rsidP="00B2775D">
      <w:pPr>
        <w:pStyle w:val="NumberList1"/>
        <w:numPr>
          <w:ilvl w:val="0"/>
          <w:numId w:val="0"/>
        </w:numPr>
        <w:ind w:left="360"/>
      </w:pPr>
      <w:r w:rsidRPr="000F2931">
        <w:t>6</w:t>
      </w:r>
      <w:r w:rsidR="007B5C4C" w:rsidRPr="000F2931">
        <w:t>.</w:t>
      </w:r>
      <w:r w:rsidR="007B5C4C" w:rsidRPr="000F2931">
        <w:tab/>
        <w:t xml:space="preserve">Poor communication,  </w:t>
      </w:r>
    </w:p>
    <w:p w14:paraId="4A470F0D" w14:textId="4B5C456E" w:rsidR="007B5C4C" w:rsidRPr="000F2931" w:rsidRDefault="00071681" w:rsidP="00B2775D">
      <w:pPr>
        <w:pStyle w:val="NumberList1"/>
        <w:numPr>
          <w:ilvl w:val="0"/>
          <w:numId w:val="0"/>
        </w:numPr>
        <w:ind w:left="360"/>
      </w:pPr>
      <w:r w:rsidRPr="000F2931">
        <w:t>7</w:t>
      </w:r>
      <w:r w:rsidR="007B5C4C" w:rsidRPr="000F2931">
        <w:t>.</w:t>
      </w:r>
      <w:r w:rsidR="007B5C4C" w:rsidRPr="000F2931">
        <w:tab/>
        <w:t xml:space="preserve">Meetings, and </w:t>
      </w:r>
    </w:p>
    <w:p w14:paraId="2319530C" w14:textId="1838B117" w:rsidR="007B5C4C" w:rsidRPr="000F2931" w:rsidRDefault="00071681" w:rsidP="00B2775D">
      <w:pPr>
        <w:pStyle w:val="NumberList1-last"/>
        <w:numPr>
          <w:ilvl w:val="0"/>
          <w:numId w:val="0"/>
        </w:numPr>
        <w:ind w:left="360"/>
      </w:pPr>
      <w:r w:rsidRPr="000F2931">
        <w:t>8</w:t>
      </w:r>
      <w:r w:rsidR="007B5C4C" w:rsidRPr="000F2931">
        <w:t>.</w:t>
      </w:r>
      <w:r w:rsidR="007B5C4C" w:rsidRPr="000F2931">
        <w:tab/>
        <w:t xml:space="preserve">Personal disorganization.  </w:t>
      </w:r>
    </w:p>
    <w:p w14:paraId="1D93A75D" w14:textId="6A633F7A" w:rsidR="007B5C4C" w:rsidRPr="000F2931" w:rsidRDefault="00A42560" w:rsidP="00B2775D">
      <w:pPr>
        <w:pStyle w:val="ParaFirstLine-Ind"/>
      </w:pPr>
      <w:r w:rsidRPr="000F2931">
        <w:t>In order to provide caseload managers with a starting point for understanding and addressing these time robbers, each of the ten traps will be discussed briefly. It is important to note that this initial understanding serves as a foundation and should be followed by a well-thought-out and implemented time management program.</w:t>
      </w:r>
    </w:p>
    <w:p w14:paraId="44885082" w14:textId="77777777" w:rsidR="007B5C4C" w:rsidRPr="007B2848" w:rsidRDefault="007B5C4C" w:rsidP="00B2775D">
      <w:pPr>
        <w:pStyle w:val="Head2"/>
      </w:pPr>
      <w:r w:rsidRPr="007B2848">
        <w:t>Interruptions</w:t>
      </w:r>
    </w:p>
    <w:p w14:paraId="18603AAB" w14:textId="0BDA60C3" w:rsidR="00FA77EB" w:rsidRPr="000F2931" w:rsidRDefault="00FA77EB" w:rsidP="00B2775D">
      <w:pPr>
        <w:pStyle w:val="Para-FL"/>
      </w:pPr>
      <w:r w:rsidRPr="000F2931">
        <w:t xml:space="preserve">There are two primary types of </w:t>
      </w:r>
      <w:r w:rsidRPr="000F2931">
        <w:rPr>
          <w:b/>
          <w:bCs/>
        </w:rPr>
        <w:t>interruptions</w:t>
      </w:r>
      <w:r w:rsidRPr="000F2931">
        <w:t>: self-initiated interruptions and interruptions initiated by others. It is crucial for rehabilitation caseload managers to understand the significant impact these interruptions can have on a time management program. It is common to experience multiple interruptions throughout the day (</w:t>
      </w:r>
      <w:proofErr w:type="spellStart"/>
      <w:r w:rsidRPr="00BC0B69">
        <w:rPr>
          <w:rStyle w:val="citebib"/>
        </w:rPr>
        <w:t>Cassell</w:t>
      </w:r>
      <w:proofErr w:type="spellEnd"/>
      <w:r w:rsidRPr="00BC0B69">
        <w:rPr>
          <w:rStyle w:val="citebib"/>
        </w:rPr>
        <w:t xml:space="preserve"> &amp; </w:t>
      </w:r>
      <w:proofErr w:type="spellStart"/>
      <w:r w:rsidRPr="00BC0B69">
        <w:rPr>
          <w:rStyle w:val="citebib"/>
        </w:rPr>
        <w:t>Mulkey</w:t>
      </w:r>
      <w:proofErr w:type="spellEnd"/>
      <w:r w:rsidRPr="00BC0B69">
        <w:rPr>
          <w:rStyle w:val="citebib"/>
        </w:rPr>
        <w:t>, 1985</w:t>
      </w:r>
      <w:r w:rsidRPr="000F2931">
        <w:t xml:space="preserve">; </w:t>
      </w:r>
      <w:r w:rsidRPr="00BC0B69">
        <w:rPr>
          <w:rStyle w:val="citebib"/>
        </w:rPr>
        <w:t>Riley et al., 1976</w:t>
      </w:r>
      <w:r w:rsidRPr="000F2931">
        <w:t xml:space="preserve">; </w:t>
      </w:r>
      <w:r w:rsidRPr="00BC0B69">
        <w:rPr>
          <w:rStyle w:val="citebib"/>
        </w:rPr>
        <w:t>Smith, 1994</w:t>
      </w:r>
      <w:r w:rsidRPr="000F2931">
        <w:t xml:space="preserve">; </w:t>
      </w:r>
      <w:r w:rsidRPr="00BC0B69">
        <w:rPr>
          <w:rStyle w:val="citebib"/>
        </w:rPr>
        <w:t xml:space="preserve">Woodside &amp; </w:t>
      </w:r>
      <w:proofErr w:type="spellStart"/>
      <w:r w:rsidRPr="00BC0B69">
        <w:rPr>
          <w:rStyle w:val="citebib"/>
        </w:rPr>
        <w:t>McClam</w:t>
      </w:r>
      <w:proofErr w:type="spellEnd"/>
      <w:r w:rsidRPr="00BC0B69">
        <w:rPr>
          <w:rStyle w:val="citebib"/>
        </w:rPr>
        <w:t>, 2003</w:t>
      </w:r>
      <w:r w:rsidRPr="000F2931">
        <w:t>), emphasizing the high time cost associated with them.</w:t>
      </w:r>
    </w:p>
    <w:p w14:paraId="53BEC6EB" w14:textId="1168F6DF" w:rsidR="00FA77EB" w:rsidRPr="000F2931" w:rsidRDefault="00FA77EB" w:rsidP="003F2053">
      <w:pPr>
        <w:spacing w:line="480" w:lineRule="auto"/>
        <w:ind w:firstLine="720"/>
        <w:jc w:val="center"/>
        <w:rPr>
          <w:b/>
          <w:bCs/>
          <w:sz w:val="22"/>
          <w:szCs w:val="22"/>
        </w:rPr>
      </w:pPr>
      <w:r w:rsidRPr="000F2931">
        <w:rPr>
          <w:b/>
          <w:bCs/>
          <w:sz w:val="22"/>
          <w:szCs w:val="22"/>
        </w:rPr>
        <w:t>&lt;INSERT FIGURE 7.2&gt;</w:t>
      </w:r>
    </w:p>
    <w:p w14:paraId="264F3D36" w14:textId="7671EE92" w:rsidR="00FA77EB" w:rsidRPr="000F2931" w:rsidRDefault="00FA77EB" w:rsidP="009A103C">
      <w:pPr>
        <w:pStyle w:val="ParaFirstLine-Ind"/>
      </w:pPr>
      <w:r w:rsidRPr="000F2931">
        <w:t>One reason interruptions are so time-consuming is because of the nature of most interruptions. Figure 7.2 illustrates the anatomy of an interruption, revealing that the overhead portions of an interruption (Technical and Social Overhead) consume a significantly larger proportion of time compared to the actual purpose or content for which the interruption was initiated (</w:t>
      </w:r>
      <w:r w:rsidRPr="00BC0B69">
        <w:rPr>
          <w:rStyle w:val="citebib"/>
        </w:rPr>
        <w:t>Riley et al., 1976</w:t>
      </w:r>
      <w:r w:rsidRPr="000F2931">
        <w:t>). Typically, the Technical Overhead (e.g., preparing papers and gathering notes) and the Social Overhead (e.g., lengthy greetings and warm-up conversations) exist in ratios of 2:1, 3:1, or even 10:1 in relation to the core of the interruption.  Furthermore, interruptions often arise from issues within the communication process. If clients, parents, vendors, employers, and other professionals do not fully grasp the required actions or procedures after communicating with the counselor, it leads to frequent renewed contacts, some of which occur as interruptions.</w:t>
      </w:r>
    </w:p>
    <w:p w14:paraId="5F2F707F" w14:textId="2C4F52A8" w:rsidR="00FA77EB" w:rsidRPr="000F2931" w:rsidRDefault="00FA77EB" w:rsidP="009A103C">
      <w:pPr>
        <w:pStyle w:val="ParaFirstLine-Ind"/>
      </w:pPr>
      <w:r w:rsidRPr="000F2931">
        <w:t>To control interruptions, several strategies can be employed: (a) practicing self-discipline, (b) blocking specific time periods for dedicated activities and allowing only genuine crises to interrupt (remember, one uninterrupted hour can be worth 2 to 3 uncontrolled hours), (c) permitting interruptions or interrupting others only when vital and urgent matters are at stake, (d) arranging desks and office furniture in a way that discourages interruptions, (e) using body language and attitudes that convey a polite busyness, and (f) giving due respect and attention to the communication process</w:t>
      </w:r>
      <w:r w:rsidR="007B5C4C" w:rsidRPr="000F2931">
        <w:t xml:space="preserve">. </w:t>
      </w:r>
    </w:p>
    <w:p w14:paraId="15F6A16D" w14:textId="3C2B2B78" w:rsidR="007B5C4C" w:rsidRPr="000F2931" w:rsidRDefault="007B5C4C" w:rsidP="009A103C">
      <w:pPr>
        <w:pStyle w:val="Head2"/>
      </w:pPr>
      <w:r w:rsidRPr="000F2931">
        <w:t>Procrastination</w:t>
      </w:r>
    </w:p>
    <w:p w14:paraId="4D45D13A" w14:textId="16F9D23A" w:rsidR="00652029" w:rsidRPr="000F2931" w:rsidRDefault="00652029" w:rsidP="009A103C">
      <w:pPr>
        <w:pStyle w:val="Para-FL"/>
      </w:pPr>
      <w:r w:rsidRPr="000F2931">
        <w:t xml:space="preserve">Interruptions are a common form of time robbery inflicted by others, while </w:t>
      </w:r>
      <w:r w:rsidRPr="000F2931">
        <w:rPr>
          <w:b/>
          <w:bCs/>
        </w:rPr>
        <w:t>procrastination</w:t>
      </w:r>
      <w:r w:rsidRPr="000F2931">
        <w:t xml:space="preserve"> is the most prevalent self-inflicted time robber (</w:t>
      </w:r>
      <w:r w:rsidR="00E03A2A" w:rsidRPr="00BC0B69">
        <w:rPr>
          <w:rStyle w:val="citebib"/>
        </w:rPr>
        <w:t xml:space="preserve">Van </w:t>
      </w:r>
      <w:proofErr w:type="spellStart"/>
      <w:r w:rsidR="00E03A2A" w:rsidRPr="00BC0B69">
        <w:rPr>
          <w:rStyle w:val="citebib"/>
        </w:rPr>
        <w:t>Eerde</w:t>
      </w:r>
      <w:proofErr w:type="spellEnd"/>
      <w:r w:rsidR="00E03A2A" w:rsidRPr="00BC0B69">
        <w:rPr>
          <w:rStyle w:val="citebib"/>
        </w:rPr>
        <w:t>, 2015</w:t>
      </w:r>
      <w:r w:rsidRPr="000F2931">
        <w:t>). Procrastination can stem from various causes, such as a lack of confidence, the pursuit of perfection, resentment towards task requirements, fear of failure, or a generally passive and low-keyed approach (a characteristic of true procrastinators)</w:t>
      </w:r>
      <w:r w:rsidR="007B5C4C" w:rsidRPr="000F2931">
        <w:t>.  Fear tends to greatly exaggerate the problems and barriers a counselor experiences.  “Putting it off” has probably caused more failure than all other management problems combined (</w:t>
      </w:r>
      <w:r w:rsidR="007B5C4C" w:rsidRPr="00BC0B69">
        <w:rPr>
          <w:rStyle w:val="citebib"/>
        </w:rPr>
        <w:t>Smith, 1994</w:t>
      </w:r>
      <w:r w:rsidR="00463DD2" w:rsidRPr="000F2931">
        <w:t xml:space="preserve">; </w:t>
      </w:r>
      <w:proofErr w:type="spellStart"/>
      <w:r w:rsidR="00463DD2" w:rsidRPr="00BC0B69">
        <w:rPr>
          <w:rStyle w:val="citebib"/>
        </w:rPr>
        <w:t>Southerton</w:t>
      </w:r>
      <w:proofErr w:type="spellEnd"/>
      <w:r w:rsidR="00463DD2" w:rsidRPr="00BC0B69">
        <w:rPr>
          <w:rStyle w:val="citebib"/>
        </w:rPr>
        <w:t>, 2003</w:t>
      </w:r>
      <w:r w:rsidR="007B5C4C" w:rsidRPr="000F2931">
        <w:t xml:space="preserve">).  </w:t>
      </w:r>
      <w:r w:rsidRPr="000F2931">
        <w:t>Consequently, procrastination often results in feelings of guilt due to perceived inaction.</w:t>
      </w:r>
    </w:p>
    <w:p w14:paraId="319B8999" w14:textId="7AED0ADA" w:rsidR="007B5C4C" w:rsidRPr="000F2931" w:rsidRDefault="00652029" w:rsidP="009A103C">
      <w:pPr>
        <w:pStyle w:val="ParaFirstLine-Ind"/>
      </w:pPr>
      <w:r w:rsidRPr="000F2931">
        <w:t>If counselors were to ask others the straightforward question, "Do you see me as a procrastinator?" the answer would likely confirm that the real adversity lies in the guilt rather than the act of procrastination itself. To confront procrastination, it is important to (a) embrace the notion that errors are valuable learning experiences and not to fear them, (b) establish a prioritizing system and have faith in it, (c) begin each day by tackling the most unpleasant task (not necessarily the most important) first, and (d) avoid ending the day feeling insufficiently accomplished to prevent falling into the guilt syndrome. Remember, if your management system is effectively working for you, it means you have filled your day with all the high-priority activities it could accommodate, and other important tasks will have to wait for another day.</w:t>
      </w:r>
    </w:p>
    <w:p w14:paraId="36FA727F" w14:textId="77777777" w:rsidR="007B5C4C" w:rsidRPr="000F2931" w:rsidRDefault="007B5C4C" w:rsidP="009A103C">
      <w:pPr>
        <w:pStyle w:val="Head2"/>
      </w:pPr>
      <w:r w:rsidRPr="000F2931">
        <w:t>Drop-ins</w:t>
      </w:r>
    </w:p>
    <w:p w14:paraId="263647E0" w14:textId="2509616C" w:rsidR="000C087C" w:rsidRPr="000F2931" w:rsidRDefault="000C087C" w:rsidP="009A103C">
      <w:pPr>
        <w:pStyle w:val="Para-FL"/>
      </w:pPr>
      <w:r w:rsidRPr="000F2931">
        <w:t>Drop-ins can be categorized into two main groups: (a) clients, including new, current, or former clients, and (b) others, such as fellow counselors. During the day, it may be necessary to tolerate some drop-ins from new clients. Occasional drop-ins from former or current clients may also need to be accommodated, but steps can be taken to train them to respect time management and prioritize their interactions. The "others" mentioned earlier can be tactfully trained to recognize and respect a counselor's efforts in establishing an effective time management program.</w:t>
      </w:r>
    </w:p>
    <w:p w14:paraId="410749A7" w14:textId="257C44BD" w:rsidR="007B5C4C" w:rsidRPr="000F2931" w:rsidRDefault="000C087C" w:rsidP="009A103C">
      <w:pPr>
        <w:pStyle w:val="ParaFirstLine-Ind"/>
      </w:pPr>
      <w:r w:rsidRPr="000F2931">
        <w:t>There are several effective strategies for dealing with drop-ins: (a) maintain tactful honesty when communicating with drop-ins, as their recognition of your honesty can influence their own time management practices, (b) suggest scheduling meetings with them later in their offices, (c) occasionally close your door to convey your focus and availability, (d) if possible, remain standing during the interaction to signal a brief and time-limited encounter, (e) train support staff to assist drop-ins by scheduling appointments and providing requested information, and (f) designate intake counselors in a rehabilitation unit to handle drop-ins on a rotating basis, particularly for new clients.</w:t>
      </w:r>
      <w:r w:rsidR="007B5C4C" w:rsidRPr="000F2931">
        <w:t xml:space="preserve">  </w:t>
      </w:r>
    </w:p>
    <w:p w14:paraId="63FD5451" w14:textId="77777777" w:rsidR="007B5C4C" w:rsidRPr="000F2931" w:rsidRDefault="007B5C4C" w:rsidP="009A103C">
      <w:pPr>
        <w:pStyle w:val="Head2"/>
      </w:pPr>
      <w:r w:rsidRPr="000F2931">
        <w:t>Incomplete Information</w:t>
      </w:r>
    </w:p>
    <w:p w14:paraId="08989B32" w14:textId="77777777" w:rsidR="007B5C4C" w:rsidRPr="000F2931" w:rsidRDefault="007B5C4C" w:rsidP="009A103C">
      <w:pPr>
        <w:pStyle w:val="Para-FL"/>
      </w:pPr>
      <w:r w:rsidRPr="000F2931">
        <w:t xml:space="preserve">This time trap can have the counselor chasing around expending time at an enormous rate.  However, as was learned earlier, one characteristic of internally controlled counselors is the drive to attain more information in order to be more cognizant and in greater command of their situation.  This gathering of complete information will improve the decision-making process, ensure more valid planning, and lower risk-taking and inference-based action.  The time used for seeking out further and more complete information is a trade-off for a larger portion of time saved later on.  </w:t>
      </w:r>
    </w:p>
    <w:p w14:paraId="618672A0" w14:textId="5FC7F977" w:rsidR="007B5C4C" w:rsidRPr="000F2931" w:rsidRDefault="007B5C4C" w:rsidP="009A103C">
      <w:pPr>
        <w:pStyle w:val="Head2"/>
      </w:pPr>
      <w:proofErr w:type="spellStart"/>
      <w:r w:rsidRPr="000F2931">
        <w:t>Overcommitment</w:t>
      </w:r>
      <w:proofErr w:type="spellEnd"/>
    </w:p>
    <w:p w14:paraId="187088AC" w14:textId="43D56E6F" w:rsidR="00061A10" w:rsidRPr="000F2931" w:rsidRDefault="00D053EC" w:rsidP="009A103C">
      <w:pPr>
        <w:pStyle w:val="Para-FL"/>
      </w:pPr>
      <w:r w:rsidRPr="000F2931">
        <w:t>The</w:t>
      </w:r>
      <w:r w:rsidR="00061A10" w:rsidRPr="000F2931">
        <w:t xml:space="preserve"> experience of </w:t>
      </w:r>
      <w:proofErr w:type="spellStart"/>
      <w:r w:rsidR="00061A10" w:rsidRPr="000F2931">
        <w:rPr>
          <w:b/>
          <w:bCs/>
        </w:rPr>
        <w:t>overcommitment</w:t>
      </w:r>
      <w:proofErr w:type="spellEnd"/>
      <w:r w:rsidR="00061A10" w:rsidRPr="000F2931">
        <w:t xml:space="preserve"> is perhaps the most significant time trap faced by vocational rehabilitation counselors. These counselors are responsible for managing caseloads that bring them into contact with a wide range of systems, each with its own unique requirements and demands on the counselor's time. In addition to addressing a client's personal values, attitudes, and psychological conditions, counselors must also navigate interactions and responses to various systems, including social services, parental and familial systems, community and organizational systems, medical/psychological examinations and treatments, industry and placement systems, vocational evaluation training, tracking and follow-up systems, and attorney and judicial demands for clients</w:t>
      </w:r>
      <w:r w:rsidR="00B8155E" w:rsidRPr="000F2931">
        <w:t xml:space="preserve"> (</w:t>
      </w:r>
      <w:proofErr w:type="spellStart"/>
      <w:r w:rsidR="00B8155E" w:rsidRPr="00BC0B69">
        <w:rPr>
          <w:rStyle w:val="citebib"/>
        </w:rPr>
        <w:t>Rothbard</w:t>
      </w:r>
      <w:proofErr w:type="spellEnd"/>
      <w:r w:rsidR="00B8155E" w:rsidRPr="00BC0B69">
        <w:rPr>
          <w:rStyle w:val="citebib"/>
        </w:rPr>
        <w:t xml:space="preserve"> &amp; </w:t>
      </w:r>
      <w:proofErr w:type="spellStart"/>
      <w:r w:rsidR="00B8155E" w:rsidRPr="00BC0B69">
        <w:rPr>
          <w:rStyle w:val="citebib"/>
        </w:rPr>
        <w:t>Ollier-Malaterre</w:t>
      </w:r>
      <w:proofErr w:type="spellEnd"/>
      <w:r w:rsidR="00B8155E" w:rsidRPr="00BC0B69">
        <w:rPr>
          <w:rStyle w:val="citebib"/>
        </w:rPr>
        <w:t>, 2016</w:t>
      </w:r>
      <w:r w:rsidR="00B8155E" w:rsidRPr="000F2931">
        <w:t>)</w:t>
      </w:r>
      <w:r w:rsidR="00061A10" w:rsidRPr="000F2931">
        <w:t xml:space="preserve">. Each of these systems necessitates acquiring knowledge and establishing ongoing relationships. It is no surprise, then, that </w:t>
      </w:r>
      <w:proofErr w:type="spellStart"/>
      <w:r w:rsidR="00061A10" w:rsidRPr="000F2931">
        <w:t>overcommitment</w:t>
      </w:r>
      <w:proofErr w:type="spellEnd"/>
      <w:r w:rsidR="00061A10" w:rsidRPr="000F2931">
        <w:t xml:space="preserve"> can become a challenge.</w:t>
      </w:r>
    </w:p>
    <w:p w14:paraId="56554816" w14:textId="63D8AEBF" w:rsidR="007B5C4C" w:rsidRPr="000F2931" w:rsidRDefault="00061A10" w:rsidP="009A103C">
      <w:pPr>
        <w:pStyle w:val="ParaFirstLine-Ind"/>
      </w:pPr>
      <w:r w:rsidRPr="000F2931">
        <w:t xml:space="preserve">Effectively managing </w:t>
      </w:r>
      <w:proofErr w:type="spellStart"/>
      <w:r w:rsidRPr="000F2931">
        <w:t>overcommitment</w:t>
      </w:r>
      <w:proofErr w:type="spellEnd"/>
      <w:r w:rsidRPr="000F2931">
        <w:t xml:space="preserve"> requires the development of comprehensive management skills that complement the counselor's existing expertise. The alternative approach of superficially dealing with some systems while giving greater attention to others is only a temporary solution and ultimately leads to reduced quality and quantity of outcomes. Therefore, counselors must strive to establish viable and complete management skills to effectively navigate and balance their commitments to these various systems.</w:t>
      </w:r>
      <w:r w:rsidR="007B5C4C" w:rsidRPr="000F2931">
        <w:t xml:space="preserve"> </w:t>
      </w:r>
    </w:p>
    <w:p w14:paraId="20BB490A" w14:textId="77777777" w:rsidR="007B5C4C" w:rsidRPr="000F2931" w:rsidRDefault="007B5C4C" w:rsidP="009A103C">
      <w:pPr>
        <w:pStyle w:val="Head2"/>
      </w:pPr>
      <w:r w:rsidRPr="000F2931">
        <w:t>Poor Communication</w:t>
      </w:r>
    </w:p>
    <w:p w14:paraId="487795AA" w14:textId="7DE4F7EA" w:rsidR="005B111E" w:rsidRPr="000F2931" w:rsidRDefault="005B111E" w:rsidP="009A103C">
      <w:pPr>
        <w:pStyle w:val="Para-FL"/>
      </w:pPr>
      <w:r w:rsidRPr="000F2931">
        <w:t>The consequences of this time trap manifest in a consistent pattern of client interruptions, duplicated efforts by counselors (when communication breakdown occurs downward in the organization), duplicated efforts by clients, and the burden of shouldering others' responsibilities. A vigilant caseload manager should be able to recognize these patterns as indicators of a flawed communication process.</w:t>
      </w:r>
    </w:p>
    <w:p w14:paraId="01F946C0" w14:textId="56A0AC8C" w:rsidR="005B111E" w:rsidRPr="000F2931" w:rsidRDefault="005B111E" w:rsidP="009A103C">
      <w:pPr>
        <w:pStyle w:val="ParaFirstLine-Ind"/>
      </w:pPr>
      <w:r w:rsidRPr="000F2931">
        <w:rPr>
          <w:b/>
          <w:bCs/>
        </w:rPr>
        <w:t>Poor communication</w:t>
      </w:r>
      <w:r w:rsidRPr="000F2931">
        <w:t xml:space="preserve"> networks with others arise from various problem areas that have reached critical levels. These problem areas include conflicting value systems, which lead individuals to only perceive what aligns with their own beliefs, </w:t>
      </w:r>
      <w:proofErr w:type="spellStart"/>
      <w:r w:rsidRPr="000F2931">
        <w:t>overcommitment</w:t>
      </w:r>
      <w:proofErr w:type="spellEnd"/>
      <w:r w:rsidRPr="000F2931">
        <w:t xml:space="preserve"> that weakens connections with communication targets, inattention to detail (often resulting from basing actions on assumptions rather than observations), and anxieties arising from the struggle to prioritize effectively.</w:t>
      </w:r>
    </w:p>
    <w:p w14:paraId="6FDE951D" w14:textId="2FA073B0" w:rsidR="005B111E" w:rsidRPr="000F2931" w:rsidRDefault="005B111E" w:rsidP="009A103C">
      <w:pPr>
        <w:pStyle w:val="ParaFirstLine-Ind"/>
      </w:pPr>
      <w:r w:rsidRPr="000F2931">
        <w:t xml:space="preserve">Historically, </w:t>
      </w:r>
      <w:proofErr w:type="spellStart"/>
      <w:r w:rsidRPr="00BC0B69">
        <w:rPr>
          <w:rStyle w:val="citebib"/>
        </w:rPr>
        <w:t>Treon</w:t>
      </w:r>
      <w:proofErr w:type="spellEnd"/>
      <w:r w:rsidRPr="00BC0B69">
        <w:rPr>
          <w:rStyle w:val="citebib"/>
        </w:rPr>
        <w:t xml:space="preserve"> (1979)</w:t>
      </w:r>
      <w:r w:rsidRPr="000F2931">
        <w:t xml:space="preserve"> illustrates the cost of poor communication for caseload managers, particularly in the context of private rehabilitation for injured individuals. He points out that rehabilitation professionals and lawyers representing injured individuals often fail to understand each other and lack a shared perspective. </w:t>
      </w:r>
      <w:proofErr w:type="spellStart"/>
      <w:r w:rsidRPr="000F2931">
        <w:t>Treon</w:t>
      </w:r>
      <w:proofErr w:type="spellEnd"/>
      <w:r w:rsidRPr="000F2931">
        <w:t xml:space="preserve"> states that better understanding and communication would greatly improve client service.</w:t>
      </w:r>
    </w:p>
    <w:p w14:paraId="73D3A829" w14:textId="2D38888D" w:rsidR="007B5C4C" w:rsidRPr="000F2931" w:rsidRDefault="005B111E" w:rsidP="009A103C">
      <w:pPr>
        <w:pStyle w:val="ParaFirstLine-Ind"/>
      </w:pPr>
      <w:r w:rsidRPr="000F2931">
        <w:t>Addressing poor communication issues begins by incorporating positive forms of redundancy into the communication process. This includes actively seeking clarity from communicators during interactions and confirming understanding through mental or verbal assessments of the transaction. By striving for clarity and reinforcing understanding, caseload managers can rectify communication problems and foster more effective interactions.</w:t>
      </w:r>
    </w:p>
    <w:p w14:paraId="19E70FCD" w14:textId="77777777" w:rsidR="007B5C4C" w:rsidRPr="000F2931" w:rsidRDefault="007B5C4C" w:rsidP="009A103C">
      <w:pPr>
        <w:pStyle w:val="Head2"/>
      </w:pPr>
      <w:r w:rsidRPr="000F2931">
        <w:t>Meetings</w:t>
      </w:r>
    </w:p>
    <w:p w14:paraId="50319FAC" w14:textId="77777777" w:rsidR="005B111E" w:rsidRPr="000F2931" w:rsidRDefault="005B111E" w:rsidP="009A103C">
      <w:pPr>
        <w:pStyle w:val="Para-FL"/>
        <w:rPr>
          <w:b/>
          <w:bCs/>
        </w:rPr>
      </w:pPr>
      <w:r w:rsidRPr="009A103C">
        <w:rPr>
          <w:b/>
          <w:bCs/>
        </w:rPr>
        <w:t>Meetings</w:t>
      </w:r>
      <w:r w:rsidRPr="000F2931">
        <w:t xml:space="preserve"> are often met with disdain by almost everyone involved. However, conscientious managers understand the importance of being prepared for specific meetings and actively contribute to keeping the meeting focused and progressing at a reasonable pace. They provide progress summaries when the meeting seems to be unproductive and opt for standing meetings to maintain engagement. Additionally, effective caseload managers set clear objectives for meetings and acquire knowledge about the psychology of group processes. In certain situations, it may be more productive for a counselor to receive meeting minutes later rather than attend in person. A counselor with a mature mindset will regularly ask themselves, "What is the most valuable use of my time at this moment?" and make appropriate decisions based on that assessment.</w:t>
      </w:r>
    </w:p>
    <w:p w14:paraId="0DBDAF42" w14:textId="76A91904" w:rsidR="007B5C4C" w:rsidRPr="00CD460F" w:rsidRDefault="007B5C4C" w:rsidP="009A103C">
      <w:pPr>
        <w:pStyle w:val="Head2"/>
      </w:pPr>
      <w:r w:rsidRPr="00CD460F">
        <w:t>Personal Disorganization</w:t>
      </w:r>
    </w:p>
    <w:p w14:paraId="2E1214D5" w14:textId="5CED2CA3" w:rsidR="00C90369" w:rsidRPr="000F2931" w:rsidRDefault="005B111E" w:rsidP="009A103C">
      <w:pPr>
        <w:pStyle w:val="Para-FL"/>
      </w:pPr>
      <w:r w:rsidRPr="000F2931">
        <w:rPr>
          <w:b/>
          <w:bCs/>
        </w:rPr>
        <w:t>Personal disorganization</w:t>
      </w:r>
      <w:r w:rsidRPr="000F2931">
        <w:t xml:space="preserve"> is a comprehensive concept that encompasses many of the time traps discussed above, emphasizing the importance of implementing coping strategies to deal with time-related issues. Although time problems often originate from external sources, it is crucial to first look inward and focus on areas that can be easily controlled to achieve immediate results. To become a time manager rather than a "time subordinate," counselors must make a strong personal commitment to consistently applying a management system. The cost of time lost to these time traps is so high that it is surprising any significant work can be accomplished. However, even minimal management efforts can result in immediate payoffs in terms of productivity and personal job satisfaction</w:t>
      </w:r>
      <w:r w:rsidR="007B5C4C" w:rsidRPr="000F2931">
        <w:t xml:space="preserve">.  </w:t>
      </w:r>
    </w:p>
    <w:p w14:paraId="4A8F98AA" w14:textId="3D9057E1" w:rsidR="00C90369" w:rsidRPr="000F2931" w:rsidRDefault="007B4726" w:rsidP="009A103C">
      <w:pPr>
        <w:pStyle w:val="Head1"/>
      </w:pPr>
      <w:r w:rsidRPr="000F2931">
        <w:t>PRIORITIZATION</w:t>
      </w:r>
    </w:p>
    <w:p w14:paraId="21A5C27F" w14:textId="29FC8FED" w:rsidR="00745011" w:rsidRPr="000F2931" w:rsidRDefault="00745011" w:rsidP="009A103C">
      <w:pPr>
        <w:pStyle w:val="Para-FL"/>
      </w:pPr>
      <w:r w:rsidRPr="000F2931">
        <w:t xml:space="preserve">In today's fast-paced world, time has become an increasingly valuable commodity. As a result, it is essential to manage time effectively in order to maximize productivity and achieve one's goals. </w:t>
      </w:r>
      <w:r w:rsidRPr="000F2931">
        <w:rPr>
          <w:b/>
          <w:bCs/>
        </w:rPr>
        <w:t>Prioritization</w:t>
      </w:r>
      <w:r w:rsidRPr="000F2931">
        <w:t xml:space="preserve"> is a key component of time management and involves identifying tasks and activities that are most important and need to be completed first</w:t>
      </w:r>
      <w:r w:rsidR="006C2E85" w:rsidRPr="000F2931">
        <w:t xml:space="preserve"> (</w:t>
      </w:r>
      <w:r w:rsidR="006C2E85" w:rsidRPr="00BC0B69">
        <w:rPr>
          <w:rStyle w:val="citebib"/>
        </w:rPr>
        <w:t>Forsyth, 2013</w:t>
      </w:r>
      <w:r w:rsidR="006C2E85" w:rsidRPr="000F2931">
        <w:t>)</w:t>
      </w:r>
      <w:r w:rsidRPr="000F2931">
        <w:t>. By prioritizing effectively, individuals can make the most of their time, increase efficiency, reduce stress, and achieve their desired outcomes</w:t>
      </w:r>
      <w:r w:rsidR="006C2E85" w:rsidRPr="000F2931">
        <w:t>.</w:t>
      </w:r>
    </w:p>
    <w:p w14:paraId="23268B26" w14:textId="76C86D8D" w:rsidR="007B4726" w:rsidRPr="000F2931" w:rsidRDefault="007B4726" w:rsidP="009A103C">
      <w:pPr>
        <w:pStyle w:val="Head2"/>
      </w:pPr>
      <w:r w:rsidRPr="000F2931">
        <w:t>Tickler System as a Prioritization Approach</w:t>
      </w:r>
    </w:p>
    <w:p w14:paraId="309222CE" w14:textId="6AD4BFF4" w:rsidR="007B4726" w:rsidRPr="000F2931" w:rsidRDefault="00745011" w:rsidP="009A103C">
      <w:pPr>
        <w:pStyle w:val="Para-FL"/>
      </w:pPr>
      <w:r w:rsidRPr="000F2931">
        <w:rPr>
          <w:b/>
          <w:bCs/>
        </w:rPr>
        <w:t>Tickler systems</w:t>
      </w:r>
      <w:r w:rsidRPr="000F2931">
        <w:t xml:space="preserve"> are excellent examples of prioritization in time management. A tickler system is a method used to organize and prioritize tasks, reminders, and deadlines. It involves setting up a system that prompts individuals to act on specific dates or at predetermined intervals. With a tickler system, tasks and deadlines are categorized and scheduled in a way that ensures important items are addressed in a timely manner. This method allows individuals to prioritize their workload, ensuring that critical tasks are completed on time while also providing a structure for managing future obligations</w:t>
      </w:r>
      <w:r w:rsidR="006C2E85" w:rsidRPr="000F2931">
        <w:t xml:space="preserve"> (</w:t>
      </w:r>
      <w:proofErr w:type="spellStart"/>
      <w:r w:rsidR="006C2E85" w:rsidRPr="00BC0B69">
        <w:rPr>
          <w:rStyle w:val="citebib"/>
        </w:rPr>
        <w:t>Cassell</w:t>
      </w:r>
      <w:proofErr w:type="spellEnd"/>
      <w:r w:rsidR="006C2E85" w:rsidRPr="00BC0B69">
        <w:rPr>
          <w:rStyle w:val="citebib"/>
        </w:rPr>
        <w:t xml:space="preserve"> &amp; </w:t>
      </w:r>
      <w:proofErr w:type="spellStart"/>
      <w:r w:rsidR="006C2E85" w:rsidRPr="00BC0B69">
        <w:rPr>
          <w:rStyle w:val="citebib"/>
        </w:rPr>
        <w:t>Mulkey</w:t>
      </w:r>
      <w:proofErr w:type="spellEnd"/>
      <w:r w:rsidR="006C2E85" w:rsidRPr="00BC0B69">
        <w:rPr>
          <w:rStyle w:val="citebib"/>
        </w:rPr>
        <w:t>, 1985</w:t>
      </w:r>
      <w:r w:rsidR="006C2E85" w:rsidRPr="000F2931">
        <w:t xml:space="preserve">; </w:t>
      </w:r>
      <w:r w:rsidR="006C2E85" w:rsidRPr="00BC0B69">
        <w:rPr>
          <w:rStyle w:val="citebib"/>
        </w:rPr>
        <w:t xml:space="preserve">Grubbs, </w:t>
      </w:r>
      <w:proofErr w:type="spellStart"/>
      <w:r w:rsidR="006C2E85" w:rsidRPr="00BC0B69">
        <w:rPr>
          <w:rStyle w:val="citebib"/>
        </w:rPr>
        <w:t>Cassell</w:t>
      </w:r>
      <w:proofErr w:type="spellEnd"/>
      <w:r w:rsidR="006C2E85" w:rsidRPr="00BC0B69">
        <w:rPr>
          <w:rStyle w:val="citebib"/>
        </w:rPr>
        <w:t xml:space="preserve"> &amp; </w:t>
      </w:r>
      <w:proofErr w:type="spellStart"/>
      <w:r w:rsidR="006C2E85" w:rsidRPr="00BC0B69">
        <w:rPr>
          <w:rStyle w:val="citebib"/>
        </w:rPr>
        <w:t>Mulkey</w:t>
      </w:r>
      <w:proofErr w:type="spellEnd"/>
      <w:r w:rsidR="006C2E85" w:rsidRPr="00BC0B69">
        <w:rPr>
          <w:rStyle w:val="citebib"/>
        </w:rPr>
        <w:t>, 2006</w:t>
      </w:r>
      <w:r w:rsidR="006C2E85" w:rsidRPr="000F2931">
        <w:t xml:space="preserve">; </w:t>
      </w:r>
      <w:proofErr w:type="spellStart"/>
      <w:r w:rsidR="006C2E85" w:rsidRPr="00BC0B69">
        <w:rPr>
          <w:rStyle w:val="citebib"/>
        </w:rPr>
        <w:t>Pollar</w:t>
      </w:r>
      <w:proofErr w:type="spellEnd"/>
      <w:r w:rsidR="006C2E85" w:rsidRPr="00BC0B69">
        <w:rPr>
          <w:rStyle w:val="citebib"/>
        </w:rPr>
        <w:t>, et al., 1998</w:t>
      </w:r>
      <w:r w:rsidR="006C2E85" w:rsidRPr="000F2931">
        <w:t>)</w:t>
      </w:r>
      <w:r w:rsidRPr="000F2931">
        <w:t xml:space="preserve">.  </w:t>
      </w:r>
      <w:r w:rsidR="007B4726" w:rsidRPr="000F2931">
        <w:t>Here's how a tickler system typically works:</w:t>
      </w:r>
    </w:p>
    <w:p w14:paraId="714E0D47" w14:textId="77777777" w:rsidR="007B4726" w:rsidRPr="000F2931" w:rsidRDefault="007B4726" w:rsidP="009A103C">
      <w:pPr>
        <w:pStyle w:val="NumberList1-first"/>
        <w:numPr>
          <w:ilvl w:val="0"/>
          <w:numId w:val="22"/>
        </w:numPr>
      </w:pPr>
      <w:r w:rsidRPr="000F2931">
        <w:t>Centralized System: The tickler system consists of a centralized location, such as a physical folder or a digital calendar or task management app, where all time-sensitive items are stored.</w:t>
      </w:r>
    </w:p>
    <w:p w14:paraId="5A6051D4" w14:textId="77777777" w:rsidR="007B4726" w:rsidRPr="000F2931" w:rsidRDefault="007B4726" w:rsidP="009A103C">
      <w:pPr>
        <w:pStyle w:val="NumberList1"/>
        <w:numPr>
          <w:ilvl w:val="0"/>
          <w:numId w:val="22"/>
        </w:numPr>
      </w:pPr>
      <w:r w:rsidRPr="000F2931">
        <w:t>Date-Based Organization: The system is organized based on dates. It typically includes 31 folders for each day of the month and 12 folders for each month of the year. Some tickler systems may also have additional folders for long-term planning, such as a "Next Year" folder.</w:t>
      </w:r>
    </w:p>
    <w:p w14:paraId="3C3027BB" w14:textId="77777777" w:rsidR="007B4726" w:rsidRPr="000F2931" w:rsidRDefault="007B4726" w:rsidP="009A103C">
      <w:pPr>
        <w:pStyle w:val="NumberList1"/>
        <w:numPr>
          <w:ilvl w:val="0"/>
          <w:numId w:val="22"/>
        </w:numPr>
      </w:pPr>
      <w:r w:rsidRPr="000F2931">
        <w:t>File and Retrieve: Items are filed in the corresponding date or month folders based on when they need to be addressed or revisited. For example, if you have a meeting scheduled for July 10th, you would file any relevant documents or notes in the "July" folder or specifically in the "10th" folder if needed.</w:t>
      </w:r>
    </w:p>
    <w:p w14:paraId="1E70F220" w14:textId="77777777" w:rsidR="007B4726" w:rsidRPr="000F2931" w:rsidRDefault="007B4726" w:rsidP="009A103C">
      <w:pPr>
        <w:pStyle w:val="NumberList1"/>
        <w:numPr>
          <w:ilvl w:val="0"/>
          <w:numId w:val="22"/>
        </w:numPr>
      </w:pPr>
      <w:r w:rsidRPr="000F2931">
        <w:t>Daily Review: At the beginning of each day, you review the contents of the current day's folder to see what tasks or appointments are scheduled for that day. This helps you stay focused on what needs to be done and ensures that important items are not overlooked.</w:t>
      </w:r>
    </w:p>
    <w:p w14:paraId="6E056A26" w14:textId="77777777" w:rsidR="007B4726" w:rsidRPr="000F2931" w:rsidRDefault="007B4726" w:rsidP="009A103C">
      <w:pPr>
        <w:pStyle w:val="NumberList1-last"/>
        <w:numPr>
          <w:ilvl w:val="0"/>
          <w:numId w:val="22"/>
        </w:numPr>
      </w:pPr>
      <w:r w:rsidRPr="000F2931">
        <w:t>Future Planning: As you come across items or commitments that need attention in the future, you file them in the corresponding date or month folder so that they can be retrieved when the time comes. This allows you to offload future tasks from your immediate to-do list while ensuring they won't be forgotten.</w:t>
      </w:r>
    </w:p>
    <w:p w14:paraId="0840704E" w14:textId="37BD86BA" w:rsidR="007B4726" w:rsidRPr="000F2931" w:rsidRDefault="00745011" w:rsidP="009A103C">
      <w:pPr>
        <w:pStyle w:val="ParaFirstLine-Ind"/>
      </w:pPr>
      <w:r w:rsidRPr="000F2931">
        <w:t>A tickler system offers individuals a range of options for prioritizing their tasks and obligations. By incorporating a tickler system into their time management approach, individuals can effectively organize their workload and stay on top of critical deadlines and appointments. This systematic approach minimizes the chances of overlooking important events or tasks, ensuring that all necessary actions are completed in a timely manner. With a tickler system in place, individuals can confidently prioritize their responsibilities and maintain a proactive and organized approach to managing their time</w:t>
      </w:r>
      <w:r w:rsidR="007B4726" w:rsidRPr="000F2931">
        <w:t xml:space="preserve">.  </w:t>
      </w:r>
    </w:p>
    <w:p w14:paraId="01FC6B1D" w14:textId="20CE656F" w:rsidR="00071681" w:rsidRPr="000F2931" w:rsidRDefault="005B111E" w:rsidP="009A103C">
      <w:pPr>
        <w:pStyle w:val="Head1"/>
      </w:pPr>
      <w:r w:rsidRPr="000F2931">
        <w:t>SELF-CARE:  AN ESSENTIAL TIME MANAGEMENT TOOL</w:t>
      </w:r>
    </w:p>
    <w:p w14:paraId="0F8CC948" w14:textId="20823FAF" w:rsidR="00714E20" w:rsidRPr="000F2931" w:rsidRDefault="00E20843" w:rsidP="009A103C">
      <w:pPr>
        <w:pStyle w:val="Para-FL"/>
      </w:pPr>
      <w:r w:rsidRPr="000F2931">
        <w:t xml:space="preserve">Incorporating </w:t>
      </w:r>
      <w:r w:rsidRPr="000F2931">
        <w:rPr>
          <w:b/>
          <w:bCs/>
        </w:rPr>
        <w:t>self-care</w:t>
      </w:r>
      <w:r w:rsidRPr="000F2931">
        <w:t xml:space="preserve"> is not only essential for our overall well-being, but it also plays a crucial role in effective time management. </w:t>
      </w:r>
      <w:r w:rsidR="00181703" w:rsidRPr="000F2931">
        <w:t>Research suggests the several important aspects of time management and relationship to a health in order to foster a well-rounded work-life balance (</w:t>
      </w:r>
      <w:r w:rsidR="00181703" w:rsidRPr="00BC0B69">
        <w:rPr>
          <w:rStyle w:val="citebib"/>
        </w:rPr>
        <w:t>Aeon, et al, 2021</w:t>
      </w:r>
      <w:r w:rsidR="00181703" w:rsidRPr="000F2931">
        <w:t>).</w:t>
      </w:r>
      <w:r w:rsidRPr="000F2931">
        <w:t xml:space="preserve">Taking care of ourselves physically, mentally, and emotionally allows us to maintain a high level of energy, focus, and productivity. By integrating self-care activities into our daily routines, we can recharge, reduce stress, and improve our overall time management skills. This may include activities such as exercise, proper nutrition, adequate sleep, mindfulness practices, </w:t>
      </w:r>
      <w:proofErr w:type="gramStart"/>
      <w:r w:rsidRPr="000F2931">
        <w:t>relaxation</w:t>
      </w:r>
      <w:proofErr w:type="gramEnd"/>
      <w:r w:rsidRPr="000F2931">
        <w:t xml:space="preserve"> techniques, hobbies, socializing, and setting boundaries to protect our personal time. Prioritizing self-care means investing in our own well-being, which in turn enhances our ability to manage time effectively and achieve greater balance in all areas of life.</w:t>
      </w:r>
    </w:p>
    <w:p w14:paraId="1B89F485" w14:textId="343D7CC9" w:rsidR="00C658EF" w:rsidRPr="000F2931" w:rsidRDefault="00C658EF" w:rsidP="009A103C">
      <w:pPr>
        <w:pStyle w:val="Head2"/>
      </w:pPr>
      <w:r w:rsidRPr="000F2931">
        <w:t>Self-</w:t>
      </w:r>
      <w:r w:rsidR="004169EE">
        <w:t>C</w:t>
      </w:r>
      <w:r w:rsidRPr="000F2931">
        <w:t>are and Rehabilitation Counseling</w:t>
      </w:r>
    </w:p>
    <w:p w14:paraId="076F3855" w14:textId="446B8D6A" w:rsidR="00C658EF" w:rsidRPr="000F2931" w:rsidRDefault="00C658EF" w:rsidP="009A103C">
      <w:pPr>
        <w:pStyle w:val="Para-FL"/>
      </w:pPr>
      <w:r w:rsidRPr="000F2931">
        <w:t>Self-care is of utmost importance in the field of rehabilitation counseling. As rehabilitation counselors, we often work with individuals facing various challenges, and it is essential for us to prioritize our own well-being to effectively support others. Engaging in self-care practices allows us to maintain our physical, mental, and emotional well-being, which directly impacts our ability to provide quality care to our clients. By taking time for ourselves, practicing self-reflection, seeking support when needed, and engaging in activities that recharge us, we can ensure that we are in a better position to help others navigate their rehabilitation journeys. Self-care not only benefits us as individuals but also strengthens our ability to make a positive impact on the lives of those we serve.</w:t>
      </w:r>
    </w:p>
    <w:p w14:paraId="0C848972" w14:textId="6D1D01C8" w:rsidR="00C90369" w:rsidRPr="000F2931" w:rsidRDefault="005B111E" w:rsidP="009A103C">
      <w:pPr>
        <w:pStyle w:val="Head1"/>
      </w:pPr>
      <w:r w:rsidRPr="000F2931">
        <w:t>TECHNOLOGY AS A TIME MANAGEMENT TOOL</w:t>
      </w:r>
    </w:p>
    <w:p w14:paraId="115462C2" w14:textId="1F7A6397" w:rsidR="00C658EF" w:rsidRPr="000F2931" w:rsidRDefault="00C658EF" w:rsidP="009A103C">
      <w:pPr>
        <w:pStyle w:val="Para-FL"/>
      </w:pPr>
      <w:r w:rsidRPr="000F2931">
        <w:t xml:space="preserve">Technology has revolutionized the way we manage our time, offering numerous tools and resources to enhance productivity and efficiency. </w:t>
      </w:r>
      <w:r w:rsidR="00871282" w:rsidRPr="000F2931">
        <w:t>One of the challenges of living in a network connected society is using available time effectively.  Time is regarded as something that must be carefully planned in the context of a day full of tasks to complete, roles to be played and information to be processed (</w:t>
      </w:r>
      <w:bookmarkStart w:id="0" w:name="_GoBack"/>
      <w:proofErr w:type="spellStart"/>
      <w:r w:rsidR="00871282" w:rsidRPr="00BC0B69">
        <w:rPr>
          <w:rStyle w:val="citebib"/>
        </w:rPr>
        <w:t>Stoilov</w:t>
      </w:r>
      <w:proofErr w:type="spellEnd"/>
      <w:r w:rsidR="00871282" w:rsidRPr="00BC0B69">
        <w:rPr>
          <w:rStyle w:val="citebib"/>
        </w:rPr>
        <w:t>, 2012</w:t>
      </w:r>
      <w:bookmarkEnd w:id="0"/>
      <w:r w:rsidR="00871282" w:rsidRPr="000F2931">
        <w:t xml:space="preserve">).  </w:t>
      </w:r>
      <w:r w:rsidRPr="000F2931">
        <w:t xml:space="preserve">Utilizing </w:t>
      </w:r>
      <w:r w:rsidRPr="000F2931">
        <w:rPr>
          <w:b/>
          <w:bCs/>
        </w:rPr>
        <w:t>technology</w:t>
      </w:r>
      <w:r w:rsidRPr="000F2931">
        <w:t xml:space="preserve"> as a time management tool can significantly improve our ability to organize tasks, streamline processes, and stay on track. Here are some examples of how technology can be utilized for effective time management:</w:t>
      </w:r>
    </w:p>
    <w:p w14:paraId="6D5D71EF" w14:textId="77777777" w:rsidR="00C658EF" w:rsidRPr="000F2931" w:rsidRDefault="00C658EF" w:rsidP="009A103C">
      <w:pPr>
        <w:pStyle w:val="NumberList1-first"/>
        <w:numPr>
          <w:ilvl w:val="0"/>
          <w:numId w:val="23"/>
        </w:numPr>
      </w:pPr>
      <w:r w:rsidRPr="000F2931">
        <w:t>Calendar and scheduling apps: Applications like Google Calendar, Microsoft Outlook, or Apple Calendar allow us to schedule and manage our appointments, meetings, and deadlines in one centralized place. They offer reminders and notifications to keep us on track and ensure we don't miss important events.</w:t>
      </w:r>
    </w:p>
    <w:p w14:paraId="34E8C646" w14:textId="77777777" w:rsidR="00C658EF" w:rsidRPr="000F2931" w:rsidRDefault="00C658EF" w:rsidP="009A103C">
      <w:pPr>
        <w:pStyle w:val="NumberList1"/>
        <w:numPr>
          <w:ilvl w:val="0"/>
          <w:numId w:val="23"/>
        </w:numPr>
      </w:pPr>
      <w:r w:rsidRPr="000F2931">
        <w:t xml:space="preserve">Task management software: Tools such as </w:t>
      </w:r>
      <w:proofErr w:type="spellStart"/>
      <w:r w:rsidRPr="000F2931">
        <w:t>Trello</w:t>
      </w:r>
      <w:proofErr w:type="spellEnd"/>
      <w:r w:rsidRPr="000F2931">
        <w:t xml:space="preserve">, Asana, or </w:t>
      </w:r>
      <w:proofErr w:type="spellStart"/>
      <w:r w:rsidRPr="000F2931">
        <w:t>Todoist</w:t>
      </w:r>
      <w:proofErr w:type="spellEnd"/>
      <w:r w:rsidRPr="000F2931">
        <w:t xml:space="preserve"> help us create task lists, set priorities, and track progress. These platforms often provide features like due dates, reminders, and the ability to collaborate with others, making it easier to manage and prioritize our work.</w:t>
      </w:r>
    </w:p>
    <w:p w14:paraId="610B4D5C" w14:textId="425B2828" w:rsidR="00C658EF" w:rsidRPr="000F2931" w:rsidRDefault="00C658EF" w:rsidP="009A103C">
      <w:pPr>
        <w:pStyle w:val="NumberList1"/>
        <w:numPr>
          <w:ilvl w:val="0"/>
          <w:numId w:val="23"/>
        </w:numPr>
      </w:pPr>
      <w:r w:rsidRPr="000F2931">
        <w:t>Time tracking apps: Applications like Rescue</w:t>
      </w:r>
      <w:r w:rsidR="005E2A66" w:rsidRPr="000F2931">
        <w:t xml:space="preserve"> </w:t>
      </w:r>
      <w:proofErr w:type="gramStart"/>
      <w:r w:rsidRPr="000F2931">
        <w:t xml:space="preserve">Time </w:t>
      </w:r>
      <w:r w:rsidR="005E2A66" w:rsidRPr="000F2931">
        <w:t>,</w:t>
      </w:r>
      <w:proofErr w:type="gramEnd"/>
      <w:r w:rsidR="005E2A66" w:rsidRPr="000F2931">
        <w:t xml:space="preserve"> </w:t>
      </w:r>
      <w:proofErr w:type="spellStart"/>
      <w:r w:rsidR="005E2A66" w:rsidRPr="000F2931">
        <w:t>timeBro</w:t>
      </w:r>
      <w:proofErr w:type="spellEnd"/>
      <w:r w:rsidR="005E2A66" w:rsidRPr="000F2931">
        <w:t xml:space="preserve">, </w:t>
      </w:r>
      <w:r w:rsidRPr="000F2931">
        <w:t xml:space="preserve">or </w:t>
      </w:r>
      <w:proofErr w:type="spellStart"/>
      <w:r w:rsidRPr="000F2931">
        <w:t>Toggl</w:t>
      </w:r>
      <w:proofErr w:type="spellEnd"/>
      <w:r w:rsidRPr="000F2931">
        <w:t xml:space="preserve"> can help us monitor how we spend our time by tracking activities and providing detailed reports. This insight allows us to identify time-wasting habits, optimize productivity, and allocate our time more effectively.</w:t>
      </w:r>
    </w:p>
    <w:p w14:paraId="09A3ABC6" w14:textId="77777777" w:rsidR="00C658EF" w:rsidRPr="000F2931" w:rsidRDefault="00C658EF" w:rsidP="009A103C">
      <w:pPr>
        <w:pStyle w:val="NumberList1"/>
        <w:numPr>
          <w:ilvl w:val="0"/>
          <w:numId w:val="23"/>
        </w:numPr>
      </w:pPr>
      <w:r w:rsidRPr="000F2931">
        <w:t xml:space="preserve">Project management tools: Platforms such as Basecamp, </w:t>
      </w:r>
      <w:proofErr w:type="spellStart"/>
      <w:r w:rsidRPr="000F2931">
        <w:t>Jira</w:t>
      </w:r>
      <w:proofErr w:type="spellEnd"/>
      <w:r w:rsidRPr="000F2931">
        <w:t>, or Monday.com assist in planning and managing complex projects. They enable us to assign tasks, track progress, set deadlines, and facilitate collaboration among team members, ensuring that projects stay on schedule.</w:t>
      </w:r>
    </w:p>
    <w:p w14:paraId="67018D3D" w14:textId="77777777" w:rsidR="00C658EF" w:rsidRPr="000F2931" w:rsidRDefault="00C658EF" w:rsidP="009A103C">
      <w:pPr>
        <w:pStyle w:val="NumberList1"/>
        <w:numPr>
          <w:ilvl w:val="0"/>
          <w:numId w:val="23"/>
        </w:numPr>
      </w:pPr>
      <w:r w:rsidRPr="000F2931">
        <w:t>Communication and collaboration tools: Technologies like Slack, Microsoft Teams, or Zoom provide efficient communication channels for team collaboration, reducing the need for lengthy email threads. Real-time messaging, video conferencing, and file sharing features enable effective communication and quick decision-making.</w:t>
      </w:r>
    </w:p>
    <w:p w14:paraId="2C26523B" w14:textId="77777777" w:rsidR="00C658EF" w:rsidRPr="000F2931" w:rsidRDefault="00C658EF" w:rsidP="009A103C">
      <w:pPr>
        <w:pStyle w:val="NumberList1-last"/>
        <w:numPr>
          <w:ilvl w:val="0"/>
          <w:numId w:val="23"/>
        </w:numPr>
      </w:pPr>
      <w:r w:rsidRPr="000F2931">
        <w:t xml:space="preserve">Note-taking apps: Applications like </w:t>
      </w:r>
      <w:proofErr w:type="spellStart"/>
      <w:r w:rsidRPr="000F2931">
        <w:t>Evernote</w:t>
      </w:r>
      <w:proofErr w:type="spellEnd"/>
      <w:r w:rsidRPr="000F2931">
        <w:t>, OneNote, or Notion help us capture and organize our ideas, meeting notes, and important information in a digital format. These apps allow us to easily search and retrieve information, eliminating the need for paper-based notes and ensuring everything is accessible at our fingertips.</w:t>
      </w:r>
    </w:p>
    <w:p w14:paraId="374FCA70" w14:textId="591C1A92" w:rsidR="00C90369" w:rsidRPr="000F2931" w:rsidRDefault="00C658EF" w:rsidP="009A103C">
      <w:pPr>
        <w:pStyle w:val="ParaFirstLine-Ind"/>
      </w:pPr>
      <w:r w:rsidRPr="000F2931">
        <w:t>Remember, while technology can be a powerful time management tool, it is important to choose the tools that align with your needs and preferences. Embrace technology that enhances your productivity, but also be mindful of not getting overwhelmed by excessive digital distractions.</w:t>
      </w:r>
    </w:p>
    <w:p w14:paraId="312C3DD5" w14:textId="0C4C3896" w:rsidR="007B5C4C" w:rsidRPr="000F2931" w:rsidRDefault="000F2931" w:rsidP="009A103C">
      <w:pPr>
        <w:pStyle w:val="Head1"/>
        <w:rPr>
          <w:i/>
          <w:iCs/>
        </w:rPr>
      </w:pPr>
      <w:r>
        <w:t>SUMMARY</w:t>
      </w:r>
    </w:p>
    <w:p w14:paraId="26AC21F8" w14:textId="611C3310" w:rsidR="000F2931" w:rsidRDefault="007B5C4C" w:rsidP="009A103C">
      <w:pPr>
        <w:pStyle w:val="Para-FL"/>
      </w:pPr>
      <w:r w:rsidRPr="000F2931">
        <w:t xml:space="preserve">In summary, </w:t>
      </w:r>
      <w:r w:rsidR="00375F21" w:rsidRPr="000F2931">
        <w:t>this chapter highlighted the importance of developing techniques and practices for effective time management in order to achieve desired outcomes. It provided a comprehensive overview of time management, covering dimensions and properties of time, principles for effectiveness, interfaced systems, time laws, time traps, self-care, and technology. By understanding the finite nature of time and implementing strategies to optimize productivity, individuals can make the most of their time and achieve a healthy work-life balance. The concept of interfaced systems emphasized the significance of communication and collaboration in efficient time management. Additionally, recognizing common time traps and employing strategies to overcome them can help individuals stay focused on important tasks. The chapter also emphasized the importance of self-care for maintaining high energy levels and productivity. Lastly, technology was identified as a valuable tool, providing examples of how it can streamline processes and improve time management efficiency. By applying the principles and strategies discussed in this chapter, individuals can develop effective time management skills, increase productivity, and attain greater balance in both their personal and professional lives.</w:t>
      </w:r>
    </w:p>
    <w:p w14:paraId="2855D76E" w14:textId="3819A5A1" w:rsidR="000F2931" w:rsidRPr="000F2931" w:rsidRDefault="000F2931" w:rsidP="009A103C">
      <w:pPr>
        <w:pStyle w:val="EOC-Heading1"/>
      </w:pPr>
      <w:r>
        <w:t>QUESTIONS FOR DISCUSSION</w:t>
      </w:r>
    </w:p>
    <w:p w14:paraId="00366B56" w14:textId="77777777" w:rsidR="000F2931" w:rsidRPr="000F2931" w:rsidRDefault="000F2931" w:rsidP="009A103C">
      <w:pPr>
        <w:pStyle w:val="EOC-NumberList1"/>
      </w:pPr>
      <w:r w:rsidRPr="000F2931">
        <w:t>What are some common time management challenges faced by rehabilitation counselors? How do these challenges affect their overall productivity and effectiveness?</w:t>
      </w:r>
    </w:p>
    <w:p w14:paraId="42C07A97" w14:textId="77777777" w:rsidR="000F2931" w:rsidRPr="000F2931" w:rsidRDefault="000F2931" w:rsidP="009A103C">
      <w:pPr>
        <w:pStyle w:val="EOC-NumberList1"/>
      </w:pPr>
      <w:r w:rsidRPr="000F2931">
        <w:t>How does the principle of concentration contribute to effective time management? What strategies can counselors employ to enhance their ability to concentrate on tasks?</w:t>
      </w:r>
    </w:p>
    <w:p w14:paraId="6D2BBD1C" w14:textId="77777777" w:rsidR="000F2931" w:rsidRPr="000F2931" w:rsidRDefault="000F2931" w:rsidP="009A103C">
      <w:pPr>
        <w:pStyle w:val="EOC-NumberList1"/>
      </w:pPr>
      <w:r w:rsidRPr="000F2931">
        <w:t>The chapter discusses the "tyranny of the urgent" as a time management principle. How can counselors avoid falling into the trap of constantly prioritizing urgent tasks over important ones? What strategies can be employed to strike a balance between urgent and important responsibilities?</w:t>
      </w:r>
    </w:p>
    <w:p w14:paraId="4202C39F" w14:textId="77777777" w:rsidR="000F2931" w:rsidRPr="000F2931" w:rsidRDefault="000F2931" w:rsidP="009A103C">
      <w:pPr>
        <w:pStyle w:val="EOC-NumberList1"/>
      </w:pPr>
      <w:r w:rsidRPr="000F2931">
        <w:t xml:space="preserve">The ICE principle (Insulate, Concentrate, </w:t>
      </w:r>
      <w:proofErr w:type="gramStart"/>
      <w:r w:rsidRPr="000F2931">
        <w:t>Eliminate</w:t>
      </w:r>
      <w:proofErr w:type="gramEnd"/>
      <w:r w:rsidRPr="000F2931">
        <w:t>) is introduced as a time management strategy. How can counselors apply this principle to their daily routines? Can you think of specific examples where each component of the ICE principle can be utilized?</w:t>
      </w:r>
    </w:p>
    <w:p w14:paraId="7F178CB1" w14:textId="77777777" w:rsidR="000F2931" w:rsidRPr="000F2931" w:rsidRDefault="000F2931" w:rsidP="009A103C">
      <w:pPr>
        <w:pStyle w:val="EOC-NumberList1"/>
      </w:pPr>
      <w:r w:rsidRPr="000F2931">
        <w:t>The concept of self-reinforcement for action is discussed. How can counselors effectively use self-reinforcement to stay motivated and maintain momentum in their time management efforts? Are there any potential pitfalls or challenges associated with self-reinforcement?</w:t>
      </w:r>
    </w:p>
    <w:p w14:paraId="457D4BA6" w14:textId="77777777" w:rsidR="000F2931" w:rsidRPr="000F2931" w:rsidRDefault="000F2931" w:rsidP="009A103C">
      <w:pPr>
        <w:pStyle w:val="EOC-NumberList1"/>
      </w:pPr>
      <w:r w:rsidRPr="000F2931">
        <w:t>The chapter emphasizes the importance of reevaluation in time management. Why is ongoing reevaluation necessary? How can rehabilitation counselors incorporate reevaluation into their routines to ensure continuous improvement in their time management practices?</w:t>
      </w:r>
    </w:p>
    <w:p w14:paraId="72CC0820" w14:textId="77777777" w:rsidR="000F2931" w:rsidRPr="000F2931" w:rsidRDefault="000F2931" w:rsidP="009A103C">
      <w:pPr>
        <w:pStyle w:val="EOC-NumberList1"/>
      </w:pPr>
      <w:r w:rsidRPr="000F2931">
        <w:t>Reflecting on the chapter, what are some practical steps rehabilitation counselors can take to formalize their time management systems and bring their time use within manageable limits? How can they gain an objective understanding of their current use of time?</w:t>
      </w:r>
    </w:p>
    <w:p w14:paraId="1860B840" w14:textId="77777777" w:rsidR="000F2931" w:rsidRPr="000F2931" w:rsidRDefault="000F2931" w:rsidP="009A103C">
      <w:pPr>
        <w:pStyle w:val="EOC-NumberList1"/>
      </w:pPr>
      <w:r w:rsidRPr="000F2931">
        <w:t>How can counselors balance the demands of their professional responsibilities with their personal lives? What strategies can be employed to prevent work-life imbalance and ensure a healthy integration of both aspects?</w:t>
      </w:r>
    </w:p>
    <w:p w14:paraId="494F8FD7" w14:textId="77777777" w:rsidR="000F2931" w:rsidRDefault="000F2931" w:rsidP="009A103C">
      <w:pPr>
        <w:pStyle w:val="EOC-NumberList1"/>
      </w:pPr>
      <w:r w:rsidRPr="000F2931">
        <w:t>What are some potential barriers or obstacles that counselors may face when implementing effective time management strategies? How can these barriers be overcome?</w:t>
      </w:r>
    </w:p>
    <w:p w14:paraId="742674FC" w14:textId="1380A53B" w:rsidR="000F2931" w:rsidRPr="000F2931" w:rsidRDefault="000F2931" w:rsidP="009A103C">
      <w:pPr>
        <w:pStyle w:val="EOC-NumberList1"/>
      </w:pPr>
      <w:r w:rsidRPr="000F2931">
        <w:t>How might the principles and strategies discussed in this chapter be applicable to individuals in other professions or fields beyond rehabilitation counseling? Are there any specific adaptations or modifications that would be necessary?</w:t>
      </w:r>
    </w:p>
    <w:sdt>
      <w:sdtPr>
        <w:alias w:val="BOX2"/>
        <w:tag w:val="1"/>
        <w:id w:val="1940948750"/>
        <w:placeholder>
          <w:docPart w:val="DefaultPlaceholder_1082065158"/>
        </w:placeholder>
      </w:sdtPr>
      <w:sdtEndPr>
        <w:rPr>
          <w:b w:val="0"/>
          <w:bCs w:val="0"/>
        </w:rPr>
      </w:sdtEndPr>
      <w:sdtContent>
        <w:p w14:paraId="1BB1507B" w14:textId="11F9EA50" w:rsidR="00912F46" w:rsidRDefault="00912F46" w:rsidP="00B05C36">
          <w:pPr>
            <w:pStyle w:val="FE-01-Title"/>
          </w:pPr>
          <w:r>
            <w:t>PUTTING IT INTO PRACTICE</w:t>
          </w:r>
        </w:p>
        <w:p w14:paraId="140A25CB" w14:textId="77777777" w:rsidR="00130E49" w:rsidRPr="00130E49" w:rsidRDefault="00130E49" w:rsidP="00B05C36">
          <w:pPr>
            <w:pStyle w:val="FE-01-Para-FL"/>
          </w:pPr>
          <w:r w:rsidRPr="00130E49">
            <w:t>Ask yourself these questions to target issues or concerns with the operational management of time.</w:t>
          </w:r>
        </w:p>
        <w:p w14:paraId="379E557B" w14:textId="02BDEE58" w:rsidR="00130E49" w:rsidRPr="00130E49" w:rsidRDefault="00130E49" w:rsidP="00B05C36">
          <w:pPr>
            <w:pStyle w:val="FE-01-NumberList1"/>
          </w:pPr>
          <w:r w:rsidRPr="00130E49">
            <w:t>How do you personally manage interruptions throughout your day while working on rehabilitation tasks and responsibilities? Interruptions can be quite disruptive, so what strategies do you employ to handle them effectively at all levels?</w:t>
          </w:r>
        </w:p>
        <w:p w14:paraId="1411F8EF" w14:textId="12C55EF8" w:rsidR="00130E49" w:rsidRPr="00130E49" w:rsidRDefault="00130E49" w:rsidP="00B05C36">
          <w:pPr>
            <w:pStyle w:val="FE-01-NumberList1"/>
          </w:pPr>
          <w:r w:rsidRPr="00130E49">
            <w:t>Technology plays a significant role in our daily lives, both inside and outside of the workplace. Considering the technology utilized regularly; is it viewed as a helpful ally or a hindrance when it comes to accomplishing your case and caseload tasks and responsibilities?</w:t>
          </w:r>
        </w:p>
        <w:p w14:paraId="6B96567A" w14:textId="2DFE5B1B" w:rsidR="00912F46" w:rsidRPr="00130E49" w:rsidRDefault="00130E49" w:rsidP="00B05C36">
          <w:pPr>
            <w:pStyle w:val="FE-01-NumberList1"/>
          </w:pPr>
          <w:r w:rsidRPr="00130E49">
            <w:t>Self-care is often overlooked but crucial in the field of rehabilitation counseling. What steps are you taking to practice self-care on a daily basis? Additionally, what aspects of your self-care routine do you believe need improvement to enhance your overall effectiveness in the workplace?</w:t>
          </w:r>
        </w:p>
      </w:sdtContent>
    </w:sdt>
    <w:sdt>
      <w:sdtPr>
        <w:alias w:val="BOX3"/>
        <w:tag w:val="1"/>
        <w:id w:val="-551617370"/>
        <w:placeholder>
          <w:docPart w:val="DefaultPlaceholder_1082065158"/>
        </w:placeholder>
      </w:sdtPr>
      <w:sdtEndPr>
        <w:rPr>
          <w:b w:val="0"/>
          <w:bCs w:val="0"/>
        </w:rPr>
      </w:sdtEndPr>
      <w:sdtContent>
        <w:p w14:paraId="60841515" w14:textId="0026E79B" w:rsidR="00411408" w:rsidRPr="000D4665" w:rsidRDefault="00B05C36" w:rsidP="004862D7">
          <w:pPr>
            <w:pStyle w:val="CaseStudyTitle"/>
          </w:pPr>
          <w:r>
            <w:t>CASE STUDY</w:t>
          </w:r>
        </w:p>
        <w:p w14:paraId="4629B7FF" w14:textId="77777777" w:rsidR="00411408" w:rsidRDefault="00411408" w:rsidP="004862D7">
          <w:pPr>
            <w:pStyle w:val="CaseStudy-Para-FL"/>
          </w:pPr>
          <w:r w:rsidRPr="000D4665">
            <w:t>Laura is a counselor who works in a busy community mental health center. She finds herself constantly overwhelmed with a high caseload and numerous administrative tasks. Her time management skills are lacking, and she struggles to prioritize her tasks effectively. As a result, she often feels stressed and unable to meet deadlines.</w:t>
          </w:r>
        </w:p>
        <w:p w14:paraId="498484A8" w14:textId="74137016" w:rsidR="00411408" w:rsidRPr="000D4665" w:rsidRDefault="00411408" w:rsidP="004862D7">
          <w:pPr>
            <w:pStyle w:val="CaseStudy-Heading1"/>
          </w:pPr>
          <w:r w:rsidRPr="000D4665">
            <w:t>Case Study Questions</w:t>
          </w:r>
        </w:p>
        <w:p w14:paraId="7BE204C2" w14:textId="77777777" w:rsidR="00411408" w:rsidRPr="000D4665" w:rsidRDefault="00411408" w:rsidP="004862D7">
          <w:pPr>
            <w:pStyle w:val="CaseStudy-NumberList1-first"/>
          </w:pPr>
          <w:r w:rsidRPr="000D4665">
            <w:t>What specific challenges or tasks contribute to Laura's feeling of being overwhelmed?</w:t>
          </w:r>
        </w:p>
        <w:p w14:paraId="28DD7D9D" w14:textId="77777777" w:rsidR="00411408" w:rsidRPr="000D4665" w:rsidRDefault="00411408" w:rsidP="004862D7">
          <w:pPr>
            <w:pStyle w:val="CaseStudy-NumberList1"/>
          </w:pPr>
          <w:r w:rsidRPr="000D4665">
            <w:t>How does Laura currently prioritize her workload? Are there any patterns or strategies she uses?</w:t>
          </w:r>
        </w:p>
        <w:p w14:paraId="5428C2AE" w14:textId="77777777" w:rsidR="00411408" w:rsidRPr="000D4665" w:rsidRDefault="00411408" w:rsidP="004862D7">
          <w:pPr>
            <w:pStyle w:val="CaseStudy-NumberList1"/>
          </w:pPr>
          <w:r w:rsidRPr="000D4665">
            <w:t>What are the consequences of Laura's poor time management skills on her work and overall well-being?</w:t>
          </w:r>
        </w:p>
        <w:p w14:paraId="3AC17476" w14:textId="77777777" w:rsidR="00411408" w:rsidRPr="000D4665" w:rsidRDefault="00411408" w:rsidP="004862D7">
          <w:pPr>
            <w:pStyle w:val="CaseStudy-NumberList1"/>
          </w:pPr>
          <w:r w:rsidRPr="000D4665">
            <w:t>Are there any external factors or organizational issues that may be contributing to Laura's workload and time management challenges?</w:t>
          </w:r>
        </w:p>
        <w:p w14:paraId="2A9DB83F" w14:textId="77777777" w:rsidR="00411408" w:rsidRPr="000D4665" w:rsidRDefault="00411408" w:rsidP="004862D7">
          <w:pPr>
            <w:pStyle w:val="CaseStudy-NumberList1"/>
          </w:pPr>
          <w:r w:rsidRPr="000D4665">
            <w:t>What strategies or techniques has Laura tried in the past to improve her time management? What were the results?</w:t>
          </w:r>
        </w:p>
        <w:p w14:paraId="7FB21982" w14:textId="10ED7179" w:rsidR="00411408" w:rsidRPr="000D4665" w:rsidRDefault="00411408" w:rsidP="004862D7">
          <w:pPr>
            <w:pStyle w:val="CaseStudy-NumberList1-last"/>
          </w:pPr>
          <w:r w:rsidRPr="000D4665">
            <w:t>How does Laura's lack of effective time management impact her ability to provide quality care to her clients?</w:t>
          </w:r>
        </w:p>
      </w:sdtContent>
    </w:sdt>
    <w:p w14:paraId="0CB0E85E" w14:textId="77777777" w:rsidR="000F2931" w:rsidRPr="000F2931" w:rsidRDefault="000F2931" w:rsidP="00F52419">
      <w:pPr>
        <w:pStyle w:val="ReferencesHeading1"/>
      </w:pPr>
      <w:r w:rsidRPr="00BC4A3A">
        <w:t>REFERENCES</w:t>
      </w:r>
    </w:p>
    <w:p w14:paraId="16C150B8" w14:textId="77777777" w:rsidR="00675B0E" w:rsidRDefault="00675B0E" w:rsidP="00675B0E">
      <w:pPr>
        <w:pStyle w:val="Reference-Alphabetical"/>
      </w:pPr>
      <w:bookmarkStart w:id="1" w:name="MS_AuthorGroup100001"/>
      <w:bookmarkStart w:id="2" w:name="para10001"/>
      <w:proofErr w:type="gramStart"/>
      <w:r>
        <w:rPr>
          <w:rStyle w:val="bibsurname"/>
        </w:rPr>
        <w:t>Aeon</w:t>
      </w:r>
      <w:r>
        <w:t xml:space="preserve">, </w:t>
      </w:r>
      <w:r>
        <w:rPr>
          <w:rStyle w:val="bibfname"/>
        </w:rPr>
        <w:t>B</w:t>
      </w:r>
      <w:bookmarkEnd w:id="1"/>
      <w:r>
        <w:rPr>
          <w:rStyle w:val="bibfname"/>
        </w:rPr>
        <w:t>.</w:t>
      </w:r>
      <w:r>
        <w:t xml:space="preserve">, </w:t>
      </w:r>
      <w:bookmarkStart w:id="3" w:name="MS_AuthorGroup100002"/>
      <w:r>
        <w:rPr>
          <w:rStyle w:val="bibsurname"/>
        </w:rPr>
        <w:t>Faber</w:t>
      </w:r>
      <w:r>
        <w:t xml:space="preserve">, </w:t>
      </w:r>
      <w:r>
        <w:rPr>
          <w:rStyle w:val="bibfname"/>
        </w:rPr>
        <w:t>A</w:t>
      </w:r>
      <w:bookmarkEnd w:id="3"/>
      <w:r>
        <w:rPr>
          <w:rStyle w:val="bibfname"/>
        </w:rPr>
        <w:t>.</w:t>
      </w:r>
      <w:r>
        <w:t xml:space="preserve">, </w:t>
      </w:r>
      <w:r>
        <w:rPr>
          <w:rStyle w:val="Untag"/>
          <w:rFonts w:eastAsia="Palatino Linotype"/>
        </w:rPr>
        <w:t>&amp;</w:t>
      </w:r>
      <w:r>
        <w:t xml:space="preserve"> </w:t>
      </w:r>
      <w:bookmarkStart w:id="4" w:name="MS_AuthorGroup100003"/>
      <w:proofErr w:type="spellStart"/>
      <w:r>
        <w:rPr>
          <w:rStyle w:val="bibsurname"/>
        </w:rPr>
        <w:t>Panaccio</w:t>
      </w:r>
      <w:proofErr w:type="spellEnd"/>
      <w:r>
        <w:t xml:space="preserve">, </w:t>
      </w:r>
      <w:r>
        <w:rPr>
          <w:rStyle w:val="bibfname"/>
        </w:rPr>
        <w:t>A</w:t>
      </w:r>
      <w:bookmarkEnd w:id="4"/>
      <w:r>
        <w:rPr>
          <w:rStyle w:val="bibfname"/>
        </w:rPr>
        <w:t>.</w:t>
      </w:r>
      <w:r>
        <w:t xml:space="preserve"> (</w:t>
      </w:r>
      <w:r>
        <w:rPr>
          <w:rStyle w:val="bibyear"/>
        </w:rPr>
        <w:t>2021</w:t>
      </w:r>
      <w:r>
        <w:t>).</w:t>
      </w:r>
      <w:proofErr w:type="gramEnd"/>
      <w:r>
        <w:t xml:space="preserve"> </w:t>
      </w:r>
      <w:r>
        <w:rPr>
          <w:rStyle w:val="bibarticle"/>
          <w:rFonts w:eastAsia="Book Antiqua"/>
        </w:rPr>
        <w:t>Does time management work</w:t>
      </w:r>
      <w:r>
        <w:t xml:space="preserve">? </w:t>
      </w:r>
      <w:proofErr w:type="gramStart"/>
      <w:r>
        <w:rPr>
          <w:rStyle w:val="bibarticle"/>
          <w:rFonts w:eastAsia="Book Antiqua"/>
        </w:rPr>
        <w:t>A meta-analysis</w:t>
      </w:r>
      <w:r>
        <w:rPr>
          <w:rStyle w:val="bibjournal"/>
        </w:rPr>
        <w:t>.</w:t>
      </w:r>
      <w:proofErr w:type="gramEnd"/>
      <w:r>
        <w:rPr>
          <w:rStyle w:val="bibjournal"/>
        </w:rPr>
        <w:t xml:space="preserve"> </w:t>
      </w:r>
      <w:proofErr w:type="spellStart"/>
      <w:proofErr w:type="gramStart"/>
      <w:r>
        <w:rPr>
          <w:rStyle w:val="bibjournal"/>
          <w:i/>
          <w:iCs/>
        </w:rPr>
        <w:t>PloS</w:t>
      </w:r>
      <w:proofErr w:type="spellEnd"/>
      <w:r>
        <w:rPr>
          <w:rStyle w:val="bibjournal"/>
          <w:i/>
          <w:iCs/>
        </w:rPr>
        <w:t xml:space="preserve"> One</w:t>
      </w:r>
      <w:r>
        <w:t xml:space="preserve">, </w:t>
      </w:r>
      <w:r>
        <w:rPr>
          <w:rStyle w:val="bibvolume"/>
        </w:rPr>
        <w:t>1</w:t>
      </w:r>
      <w:bookmarkStart w:id="5" w:name="BB100000"/>
      <w:r>
        <w:rPr>
          <w:rStyle w:val="bibvolume"/>
        </w:rPr>
        <w:t>6</w:t>
      </w:r>
      <w:r>
        <w:t>(</w:t>
      </w:r>
      <w:bookmarkEnd w:id="5"/>
      <w:r>
        <w:rPr>
          <w:rStyle w:val="bibissue"/>
        </w:rPr>
        <w:t>1</w:t>
      </w:r>
      <w:r>
        <w:t xml:space="preserve">), </w:t>
      </w:r>
      <w:r>
        <w:rPr>
          <w:rStyle w:val="bibfpage"/>
        </w:rPr>
        <w:t>e0245066</w:t>
      </w:r>
      <w:r>
        <w:t>–</w:t>
      </w:r>
      <w:r>
        <w:rPr>
          <w:rStyle w:val="biblpage"/>
        </w:rPr>
        <w:t>e0245066</w:t>
      </w:r>
      <w:r>
        <w:t>.</w:t>
      </w:r>
      <w:proofErr w:type="gramEnd"/>
      <w:r>
        <w:t xml:space="preserve"> </w:t>
      </w:r>
      <w:hyperlink r:id="rId11" w:history="1">
        <w:r>
          <w:rPr>
            <w:rStyle w:val="bibdoi"/>
          </w:rPr>
          <w:t>https://doi.org/10.1371/journal.pone.0245066</w:t>
        </w:r>
      </w:hyperlink>
      <w:r>
        <w:t>.</w:t>
      </w:r>
      <w:bookmarkEnd w:id="2"/>
    </w:p>
    <w:p w14:paraId="114266CF" w14:textId="77777777" w:rsidR="00675B0E" w:rsidRDefault="00675B0E" w:rsidP="00675B0E">
      <w:pPr>
        <w:pStyle w:val="Reference-Alphabetical"/>
      </w:pPr>
      <w:bookmarkStart w:id="6" w:name="MS_AuthorGroup100004"/>
      <w:bookmarkStart w:id="7" w:name="para10002"/>
      <w:r>
        <w:rPr>
          <w:rStyle w:val="bibsurname"/>
        </w:rPr>
        <w:t>Avnet</w:t>
      </w:r>
      <w:r>
        <w:t xml:space="preserve">, </w:t>
      </w:r>
      <w:r>
        <w:rPr>
          <w:rStyle w:val="bibfname"/>
        </w:rPr>
        <w:t>T</w:t>
      </w:r>
      <w:bookmarkEnd w:id="6"/>
      <w:r>
        <w:rPr>
          <w:rStyle w:val="bibfname"/>
        </w:rPr>
        <w:t>.</w:t>
      </w:r>
      <w:r>
        <w:t xml:space="preserve">, </w:t>
      </w:r>
      <w:r>
        <w:rPr>
          <w:rStyle w:val="Untag"/>
          <w:rFonts w:eastAsia="Palatino Linotype"/>
        </w:rPr>
        <w:t>&amp;</w:t>
      </w:r>
      <w:r>
        <w:t xml:space="preserve"> </w:t>
      </w:r>
      <w:bookmarkStart w:id="8" w:name="MS_AuthorGroup100005"/>
      <w:proofErr w:type="spellStart"/>
      <w:r>
        <w:rPr>
          <w:rStyle w:val="bibsurname"/>
        </w:rPr>
        <w:t>Sellier</w:t>
      </w:r>
      <w:proofErr w:type="spellEnd"/>
      <w:r>
        <w:t xml:space="preserve">, </w:t>
      </w:r>
      <w:r>
        <w:rPr>
          <w:rStyle w:val="bibfname"/>
        </w:rPr>
        <w:t>A.-L</w:t>
      </w:r>
      <w:bookmarkEnd w:id="8"/>
      <w:r>
        <w:rPr>
          <w:rStyle w:val="bibfname"/>
        </w:rPr>
        <w:t>.</w:t>
      </w:r>
      <w:r>
        <w:t xml:space="preserve"> (</w:t>
      </w:r>
      <w:r>
        <w:rPr>
          <w:rStyle w:val="bibyear"/>
        </w:rPr>
        <w:t>2011</w:t>
      </w:r>
      <w:r>
        <w:t xml:space="preserve">). </w:t>
      </w:r>
      <w:r>
        <w:rPr>
          <w:rStyle w:val="bibarticle"/>
          <w:rFonts w:eastAsia="Book Antiqua"/>
        </w:rPr>
        <w:t>Clock time vs</w:t>
      </w:r>
      <w:r>
        <w:t xml:space="preserve">. </w:t>
      </w:r>
      <w:r>
        <w:rPr>
          <w:rStyle w:val="bibarticle"/>
          <w:rFonts w:eastAsia="Book Antiqua"/>
        </w:rPr>
        <w:t>Event time: Temporal culture or self-regulation</w:t>
      </w:r>
      <w:r>
        <w:t>?</w:t>
      </w:r>
      <w:r>
        <w:rPr>
          <w:rStyle w:val="apple-converted-space"/>
        </w:rPr>
        <w:t> </w:t>
      </w:r>
      <w:r>
        <w:rPr>
          <w:rStyle w:val="bibjournal"/>
        </w:rPr>
        <w:t>Journal of Experimental Social Psychology</w:t>
      </w:r>
      <w:r>
        <w:rPr>
          <w:rStyle w:val="Emphasis"/>
        </w:rPr>
        <w:t xml:space="preserve">, </w:t>
      </w:r>
      <w:r>
        <w:rPr>
          <w:rStyle w:val="bibvolume"/>
        </w:rPr>
        <w:t>47</w:t>
      </w:r>
      <w:r>
        <w:t>(</w:t>
      </w:r>
      <w:r>
        <w:rPr>
          <w:rStyle w:val="bibissue"/>
        </w:rPr>
        <w:t>3</w:t>
      </w:r>
      <w:r>
        <w:t xml:space="preserve">), </w:t>
      </w:r>
      <w:r>
        <w:rPr>
          <w:rStyle w:val="bibfpage"/>
        </w:rPr>
        <w:t>665</w:t>
      </w:r>
      <w:r>
        <w:t>–</w:t>
      </w:r>
      <w:r>
        <w:rPr>
          <w:rStyle w:val="biblpage"/>
        </w:rPr>
        <w:t>667</w:t>
      </w:r>
      <w:r>
        <w:t>.</w:t>
      </w:r>
      <w:r>
        <w:rPr>
          <w:rStyle w:val="apple-converted-space"/>
        </w:rPr>
        <w:t> </w:t>
      </w:r>
      <w:hyperlink r:id="rId12" w:tgtFrame="_blank" w:history="1">
        <w:r>
          <w:rPr>
            <w:rStyle w:val="bibdoi"/>
            <w:color w:val="2C72B7"/>
          </w:rPr>
          <w:t>https://doi.org/10.1016/j.jesp.2011.01.006</w:t>
        </w:r>
      </w:hyperlink>
      <w:bookmarkEnd w:id="7"/>
    </w:p>
    <w:p w14:paraId="3B6EBD03" w14:textId="77777777" w:rsidR="00675B0E" w:rsidRDefault="00675B0E" w:rsidP="00675B0E">
      <w:pPr>
        <w:pStyle w:val="Reference-Alphabetical"/>
        <w:rPr>
          <w:color w:val="000000"/>
        </w:rPr>
      </w:pPr>
      <w:bookmarkStart w:id="9" w:name="para10003"/>
      <w:r>
        <w:rPr>
          <w:color w:val="000000"/>
        </w:rPr>
        <w:t>*</w:t>
      </w:r>
      <w:bookmarkStart w:id="10" w:name="MS_AuthorGroup100007"/>
      <w:r>
        <w:rPr>
          <w:rStyle w:val="bibsurname"/>
          <w:color w:val="000000"/>
        </w:rPr>
        <w:t>Bliss</w:t>
      </w:r>
      <w:r>
        <w:rPr>
          <w:color w:val="000000"/>
        </w:rPr>
        <w:t xml:space="preserve">, </w:t>
      </w:r>
      <w:r>
        <w:rPr>
          <w:rStyle w:val="bibfname"/>
          <w:color w:val="000000"/>
        </w:rPr>
        <w:t>E. C</w:t>
      </w:r>
      <w:bookmarkEnd w:id="10"/>
      <w:r>
        <w:rPr>
          <w:rStyle w:val="bibfname"/>
          <w:color w:val="000000"/>
        </w:rPr>
        <w:t>.</w:t>
      </w:r>
      <w:r>
        <w:rPr>
          <w:color w:val="000000"/>
        </w:rPr>
        <w:t xml:space="preserve"> (</w:t>
      </w:r>
      <w:r>
        <w:rPr>
          <w:rStyle w:val="bibyear"/>
          <w:color w:val="000000"/>
        </w:rPr>
        <w:t>1976</w:t>
      </w:r>
      <w:r>
        <w:rPr>
          <w:color w:val="000000"/>
        </w:rPr>
        <w:t xml:space="preserve">). </w:t>
      </w:r>
      <w:proofErr w:type="gramStart"/>
      <w:r>
        <w:rPr>
          <w:rStyle w:val="bibbook"/>
          <w:i/>
          <w:iCs/>
          <w:color w:val="000000"/>
        </w:rPr>
        <w:t>Getting things done: The ABC's of time management</w:t>
      </w:r>
      <w:r>
        <w:rPr>
          <w:color w:val="000000"/>
        </w:rPr>
        <w:t>.</w:t>
      </w:r>
      <w:proofErr w:type="gramEnd"/>
      <w:r>
        <w:rPr>
          <w:color w:val="000000"/>
        </w:rPr>
        <w:t xml:space="preserve"> </w:t>
      </w:r>
      <w:r>
        <w:rPr>
          <w:rStyle w:val="biblocation"/>
          <w:color w:val="000000"/>
        </w:rPr>
        <w:t>New York</w:t>
      </w:r>
      <w:r>
        <w:rPr>
          <w:color w:val="000000"/>
        </w:rPr>
        <w:t xml:space="preserve">: </w:t>
      </w:r>
      <w:r>
        <w:rPr>
          <w:rStyle w:val="bibpublisher"/>
          <w:color w:val="000000"/>
        </w:rPr>
        <w:t>Bantam Books</w:t>
      </w:r>
      <w:r>
        <w:rPr>
          <w:color w:val="000000"/>
        </w:rPr>
        <w:t>.</w:t>
      </w:r>
      <w:bookmarkEnd w:id="9"/>
    </w:p>
    <w:p w14:paraId="2255DD34" w14:textId="77777777" w:rsidR="00675B0E" w:rsidRDefault="00675B0E" w:rsidP="00675B0E">
      <w:pPr>
        <w:pStyle w:val="Reference-Alphabetical"/>
        <w:rPr>
          <w:color w:val="000000"/>
        </w:rPr>
      </w:pPr>
      <w:bookmarkStart w:id="11" w:name="MS_AuthorGroup100011"/>
      <w:bookmarkStart w:id="12" w:name="para10004"/>
      <w:r>
        <w:rPr>
          <w:rStyle w:val="bibsurname"/>
          <w:color w:val="3A3A3A"/>
        </w:rPr>
        <w:t>Cannon</w:t>
      </w:r>
      <w:r>
        <w:rPr>
          <w:color w:val="3A3A3A"/>
        </w:rPr>
        <w:t xml:space="preserve">, </w:t>
      </w:r>
      <w:r>
        <w:rPr>
          <w:rStyle w:val="bibfname"/>
          <w:color w:val="3A3A3A"/>
        </w:rPr>
        <w:t>B</w:t>
      </w:r>
      <w:bookmarkEnd w:id="11"/>
      <w:r>
        <w:rPr>
          <w:rStyle w:val="bibfname"/>
          <w:color w:val="3A3A3A"/>
        </w:rPr>
        <w:t>.</w:t>
      </w:r>
      <w:r>
        <w:rPr>
          <w:color w:val="3A3A3A"/>
        </w:rPr>
        <w:t xml:space="preserve"> (</w:t>
      </w:r>
      <w:r>
        <w:rPr>
          <w:rStyle w:val="bibyear"/>
          <w:color w:val="3A3A3A"/>
        </w:rPr>
        <w:t>2004</w:t>
      </w:r>
      <w:r>
        <w:rPr>
          <w:color w:val="3A3A3A"/>
        </w:rPr>
        <w:t xml:space="preserve">). </w:t>
      </w:r>
      <w:proofErr w:type="gramStart"/>
      <w:r>
        <w:rPr>
          <w:rStyle w:val="bibarticle"/>
          <w:rFonts w:eastAsia="Book Antiqua"/>
          <w:color w:val="3A3A3A"/>
        </w:rPr>
        <w:t>Tyranny of the urgent</w:t>
      </w:r>
      <w:r>
        <w:rPr>
          <w:color w:val="3A3A3A"/>
        </w:rPr>
        <w:t>.</w:t>
      </w:r>
      <w:proofErr w:type="gramEnd"/>
      <w:r>
        <w:rPr>
          <w:color w:val="3A3A3A"/>
        </w:rPr>
        <w:t> </w:t>
      </w:r>
      <w:proofErr w:type="gramStart"/>
      <w:r>
        <w:rPr>
          <w:rStyle w:val="bibjournal"/>
          <w:i/>
          <w:iCs/>
          <w:color w:val="3A3A3A"/>
        </w:rPr>
        <w:t>Motor Age</w:t>
      </w:r>
      <w:r>
        <w:rPr>
          <w:color w:val="3A3A3A"/>
        </w:rPr>
        <w:t>, </w:t>
      </w:r>
      <w:r>
        <w:rPr>
          <w:rStyle w:val="bibvolume"/>
          <w:color w:val="3A3A3A"/>
        </w:rPr>
        <w:t>12</w:t>
      </w:r>
      <w:bookmarkStart w:id="13" w:name="BB100008"/>
      <w:r>
        <w:rPr>
          <w:rStyle w:val="bibvolume"/>
          <w:color w:val="3A3A3A"/>
        </w:rPr>
        <w:t>3</w:t>
      </w:r>
      <w:r>
        <w:rPr>
          <w:color w:val="3A3A3A"/>
        </w:rPr>
        <w:t>(</w:t>
      </w:r>
      <w:bookmarkEnd w:id="13"/>
      <w:r>
        <w:rPr>
          <w:rStyle w:val="bibissue"/>
          <w:color w:val="3A3A3A"/>
        </w:rPr>
        <w:t>3</w:t>
      </w:r>
      <w:r>
        <w:rPr>
          <w:color w:val="3A3A3A"/>
        </w:rPr>
        <w:t>),</w:t>
      </w:r>
      <w:bookmarkStart w:id="14" w:name="BB100009"/>
      <w:r>
        <w:rPr>
          <w:color w:val="3A3A3A"/>
        </w:rPr>
        <w:t xml:space="preserve"> </w:t>
      </w:r>
      <w:bookmarkEnd w:id="14"/>
      <w:r>
        <w:rPr>
          <w:rStyle w:val="bibfpage"/>
          <w:color w:val="3A3A3A"/>
        </w:rPr>
        <w:t>4</w:t>
      </w:r>
      <w:r>
        <w:rPr>
          <w:color w:val="3A3A3A"/>
        </w:rPr>
        <w:t>.</w:t>
      </w:r>
      <w:bookmarkEnd w:id="12"/>
      <w:proofErr w:type="gramEnd"/>
    </w:p>
    <w:p w14:paraId="5313E7CF" w14:textId="77777777" w:rsidR="00675B0E" w:rsidRDefault="00675B0E" w:rsidP="00675B0E">
      <w:pPr>
        <w:pStyle w:val="Reference-Alphabetical"/>
        <w:rPr>
          <w:color w:val="000000"/>
        </w:rPr>
      </w:pPr>
      <w:bookmarkStart w:id="15" w:name="para10005"/>
      <w:r>
        <w:rPr>
          <w:color w:val="000000"/>
        </w:rPr>
        <w:t>*</w:t>
      </w:r>
      <w:bookmarkStart w:id="16" w:name="MS_AuthorGroup100013"/>
      <w:proofErr w:type="spellStart"/>
      <w:r>
        <w:rPr>
          <w:rStyle w:val="bibsurname"/>
          <w:color w:val="000000"/>
        </w:rPr>
        <w:t>Cassell</w:t>
      </w:r>
      <w:proofErr w:type="spellEnd"/>
      <w:r>
        <w:rPr>
          <w:color w:val="000000"/>
        </w:rPr>
        <w:t xml:space="preserve">, </w:t>
      </w:r>
      <w:r>
        <w:rPr>
          <w:rStyle w:val="bibfname"/>
          <w:color w:val="000000"/>
        </w:rPr>
        <w:t>J. L</w:t>
      </w:r>
      <w:bookmarkEnd w:id="16"/>
      <w:r>
        <w:rPr>
          <w:rStyle w:val="bibfname"/>
          <w:color w:val="000000"/>
        </w:rPr>
        <w:t>.</w:t>
      </w:r>
      <w:r>
        <w:rPr>
          <w:color w:val="000000"/>
        </w:rPr>
        <w:t xml:space="preserve"> </w:t>
      </w:r>
      <w:r>
        <w:rPr>
          <w:rStyle w:val="Untag"/>
          <w:rFonts w:eastAsia="Palatino Linotype"/>
          <w:color w:val="000000"/>
        </w:rPr>
        <w:t>&amp;</w:t>
      </w:r>
      <w:r>
        <w:rPr>
          <w:color w:val="000000"/>
        </w:rPr>
        <w:t xml:space="preserve"> </w:t>
      </w:r>
      <w:bookmarkStart w:id="17" w:name="MS_AuthorGroup100014"/>
      <w:proofErr w:type="spellStart"/>
      <w:r>
        <w:rPr>
          <w:rStyle w:val="bibsurname"/>
          <w:color w:val="000000"/>
        </w:rPr>
        <w:t>Mulkey</w:t>
      </w:r>
      <w:proofErr w:type="spellEnd"/>
      <w:r>
        <w:rPr>
          <w:color w:val="000000"/>
        </w:rPr>
        <w:t xml:space="preserve">, </w:t>
      </w:r>
      <w:r>
        <w:rPr>
          <w:rStyle w:val="bibfname"/>
          <w:color w:val="000000"/>
        </w:rPr>
        <w:t>S. W</w:t>
      </w:r>
      <w:bookmarkEnd w:id="17"/>
      <w:r>
        <w:rPr>
          <w:rStyle w:val="bibfname"/>
          <w:color w:val="000000"/>
        </w:rPr>
        <w:t>.</w:t>
      </w:r>
      <w:r>
        <w:rPr>
          <w:color w:val="000000"/>
        </w:rPr>
        <w:t xml:space="preserve"> (</w:t>
      </w:r>
      <w:r>
        <w:rPr>
          <w:rStyle w:val="bibyear"/>
          <w:color w:val="000000"/>
        </w:rPr>
        <w:t>1985</w:t>
      </w:r>
      <w:r>
        <w:rPr>
          <w:color w:val="000000"/>
        </w:rPr>
        <w:t xml:space="preserve">). </w:t>
      </w:r>
      <w:r>
        <w:rPr>
          <w:rStyle w:val="bibbook"/>
          <w:i/>
          <w:iCs/>
          <w:color w:val="000000"/>
        </w:rPr>
        <w:t>Rehabilitation caseload management: Concepts &amp; practice</w:t>
      </w:r>
      <w:r>
        <w:rPr>
          <w:i/>
          <w:iCs/>
          <w:color w:val="000000"/>
        </w:rPr>
        <w:t>.</w:t>
      </w:r>
      <w:r>
        <w:rPr>
          <w:color w:val="000000"/>
        </w:rPr>
        <w:t xml:space="preserve"> </w:t>
      </w:r>
      <w:r>
        <w:rPr>
          <w:rStyle w:val="biblocation"/>
          <w:color w:val="000000"/>
        </w:rPr>
        <w:t>Austin</w:t>
      </w:r>
      <w:r>
        <w:rPr>
          <w:color w:val="000000"/>
        </w:rPr>
        <w:t xml:space="preserve">: </w:t>
      </w:r>
      <w:r>
        <w:rPr>
          <w:rStyle w:val="bibpublisher"/>
          <w:color w:val="000000"/>
        </w:rPr>
        <w:t>Pro-Ed</w:t>
      </w:r>
      <w:r>
        <w:rPr>
          <w:color w:val="000000"/>
        </w:rPr>
        <w:t>.</w:t>
      </w:r>
      <w:bookmarkEnd w:id="15"/>
    </w:p>
    <w:p w14:paraId="3DB0DAD3" w14:textId="77777777" w:rsidR="00675B0E" w:rsidRDefault="00675B0E" w:rsidP="00675B0E">
      <w:pPr>
        <w:pStyle w:val="Reference-Alphabetical"/>
        <w:rPr>
          <w:color w:val="000000"/>
        </w:rPr>
      </w:pPr>
      <w:bookmarkStart w:id="18" w:name="para10006"/>
      <w:r>
        <w:rPr>
          <w:color w:val="000000"/>
        </w:rPr>
        <w:t>*</w:t>
      </w:r>
      <w:bookmarkStart w:id="19" w:name="MS_AuthorGroup100017"/>
      <w:proofErr w:type="spellStart"/>
      <w:r>
        <w:rPr>
          <w:rStyle w:val="bibsurname"/>
          <w:color w:val="000000"/>
        </w:rPr>
        <w:t>Cassell</w:t>
      </w:r>
      <w:proofErr w:type="spellEnd"/>
      <w:r>
        <w:rPr>
          <w:color w:val="000000"/>
        </w:rPr>
        <w:t xml:space="preserve">, </w:t>
      </w:r>
      <w:r>
        <w:rPr>
          <w:rStyle w:val="bibfname"/>
          <w:color w:val="000000"/>
        </w:rPr>
        <w:t>J. L</w:t>
      </w:r>
      <w:bookmarkEnd w:id="19"/>
      <w:r>
        <w:rPr>
          <w:rStyle w:val="bibfname"/>
          <w:color w:val="000000"/>
        </w:rPr>
        <w:t>.</w:t>
      </w:r>
      <w:r>
        <w:rPr>
          <w:color w:val="000000"/>
        </w:rPr>
        <w:t xml:space="preserve"> </w:t>
      </w:r>
      <w:r>
        <w:rPr>
          <w:rStyle w:val="Untag"/>
          <w:rFonts w:eastAsia="Palatino Linotype"/>
          <w:color w:val="000000"/>
        </w:rPr>
        <w:t>&amp;</w:t>
      </w:r>
      <w:r>
        <w:rPr>
          <w:color w:val="000000"/>
        </w:rPr>
        <w:t xml:space="preserve"> </w:t>
      </w:r>
      <w:bookmarkStart w:id="20" w:name="MS_AuthorGroup100018"/>
      <w:proofErr w:type="spellStart"/>
      <w:r>
        <w:rPr>
          <w:rStyle w:val="bibsurname"/>
          <w:color w:val="000000"/>
        </w:rPr>
        <w:t>Mulkey</w:t>
      </w:r>
      <w:proofErr w:type="spellEnd"/>
      <w:r>
        <w:rPr>
          <w:color w:val="000000"/>
        </w:rPr>
        <w:t xml:space="preserve"> </w:t>
      </w:r>
      <w:r>
        <w:rPr>
          <w:rStyle w:val="bibfname"/>
          <w:color w:val="000000"/>
        </w:rPr>
        <w:t>S</w:t>
      </w:r>
      <w:bookmarkEnd w:id="20"/>
      <w:r>
        <w:rPr>
          <w:rStyle w:val="bibfname"/>
          <w:color w:val="000000"/>
        </w:rPr>
        <w:t>.</w:t>
      </w:r>
      <w:r>
        <w:rPr>
          <w:color w:val="000000"/>
        </w:rPr>
        <w:t xml:space="preserve"> </w:t>
      </w:r>
      <w:r>
        <w:rPr>
          <w:rStyle w:val="Untag"/>
          <w:rFonts w:eastAsia="Palatino Linotype"/>
          <w:color w:val="000000"/>
        </w:rPr>
        <w:t>W</w:t>
      </w:r>
      <w:r>
        <w:rPr>
          <w:color w:val="000000"/>
        </w:rPr>
        <w:t>. (</w:t>
      </w:r>
      <w:r>
        <w:rPr>
          <w:rStyle w:val="bibyear"/>
          <w:color w:val="000000"/>
        </w:rPr>
        <w:t>2004</w:t>
      </w:r>
      <w:r>
        <w:rPr>
          <w:color w:val="000000"/>
        </w:rPr>
        <w:t xml:space="preserve">) </w:t>
      </w:r>
      <w:r w:rsidRPr="00984B58">
        <w:rPr>
          <w:rStyle w:val="bibchaptertitle"/>
        </w:rPr>
        <w:t>Caseload management</w:t>
      </w:r>
      <w:r>
        <w:rPr>
          <w:color w:val="000000"/>
        </w:rPr>
        <w:t>. </w:t>
      </w:r>
      <w:proofErr w:type="gramStart"/>
      <w:r w:rsidRPr="00984B58">
        <w:t xml:space="preserve">In </w:t>
      </w:r>
      <w:r w:rsidRPr="00984B58">
        <w:rPr>
          <w:rStyle w:val="bibed-fname"/>
        </w:rPr>
        <w:t>T. F</w:t>
      </w:r>
      <w:r w:rsidRPr="00984B58">
        <w:t xml:space="preserve">. </w:t>
      </w:r>
      <w:proofErr w:type="spellStart"/>
      <w:r w:rsidRPr="00984B58">
        <w:rPr>
          <w:rStyle w:val="bibed-surname"/>
        </w:rPr>
        <w:t>Riggar</w:t>
      </w:r>
      <w:proofErr w:type="spellEnd"/>
      <w:r w:rsidRPr="00984B58">
        <w:t xml:space="preserve"> &amp; </w:t>
      </w:r>
      <w:r w:rsidRPr="00984B58">
        <w:rPr>
          <w:rStyle w:val="bibed-fname"/>
        </w:rPr>
        <w:t>D.R</w:t>
      </w:r>
      <w:r w:rsidRPr="00984B58">
        <w:t xml:space="preserve">. </w:t>
      </w:r>
      <w:r w:rsidRPr="00984B58">
        <w:rPr>
          <w:rStyle w:val="bibed-surname"/>
        </w:rPr>
        <w:t>Maki</w:t>
      </w:r>
      <w:r w:rsidRPr="00984B58">
        <w:t xml:space="preserve"> (Eds.),</w:t>
      </w:r>
      <w:r>
        <w:rPr>
          <w:rStyle w:val="bibbook"/>
          <w:color w:val="000000"/>
        </w:rPr>
        <w:t xml:space="preserve"> </w:t>
      </w:r>
      <w:r>
        <w:rPr>
          <w:rStyle w:val="bibbook"/>
          <w:i/>
          <w:iCs/>
          <w:color w:val="000000"/>
        </w:rPr>
        <w:t>Handbook of Rehabilitation Counseling</w:t>
      </w:r>
      <w:r>
        <w:rPr>
          <w:color w:val="000000"/>
        </w:rPr>
        <w:t xml:space="preserve"> (pp. </w:t>
      </w:r>
      <w:r>
        <w:rPr>
          <w:rStyle w:val="bibfpage"/>
          <w:color w:val="000000"/>
        </w:rPr>
        <w:t>252</w:t>
      </w:r>
      <w:del w:id="21" w:author="Auto Process">
        <w:r>
          <w:rPr>
            <w:color w:val="000000"/>
          </w:rPr>
          <w:delText>-</w:delText>
        </w:r>
      </w:del>
      <w:ins w:id="22" w:author="Auto Process">
        <w:r>
          <w:rPr>
            <w:color w:val="000000"/>
          </w:rPr>
          <w:t>–</w:t>
        </w:r>
      </w:ins>
      <w:r>
        <w:rPr>
          <w:rStyle w:val="biblpage"/>
          <w:color w:val="000000"/>
        </w:rPr>
        <w:t>270</w:t>
      </w:r>
      <w:r>
        <w:rPr>
          <w:color w:val="000000"/>
        </w:rPr>
        <w:t>).</w:t>
      </w:r>
      <w:proofErr w:type="gramEnd"/>
      <w:r>
        <w:rPr>
          <w:color w:val="000000"/>
        </w:rPr>
        <w:t xml:space="preserve"> </w:t>
      </w:r>
      <w:r>
        <w:rPr>
          <w:rStyle w:val="biblocation"/>
          <w:color w:val="000000"/>
        </w:rPr>
        <w:t>New York</w:t>
      </w:r>
      <w:r>
        <w:rPr>
          <w:color w:val="000000"/>
        </w:rPr>
        <w:t>: </w:t>
      </w:r>
      <w:r>
        <w:rPr>
          <w:rStyle w:val="bibpublisher"/>
          <w:color w:val="000000"/>
        </w:rPr>
        <w:t>Springer Publishing</w:t>
      </w:r>
      <w:r>
        <w:rPr>
          <w:color w:val="000000"/>
        </w:rPr>
        <w:t>.</w:t>
      </w:r>
      <w:bookmarkEnd w:id="18"/>
    </w:p>
    <w:p w14:paraId="44C79656" w14:textId="77777777" w:rsidR="00675B0E" w:rsidRDefault="00675B0E" w:rsidP="00675B0E">
      <w:pPr>
        <w:pStyle w:val="Reference-Alphabetical"/>
        <w:rPr>
          <w:color w:val="3A3A3A"/>
        </w:rPr>
      </w:pPr>
      <w:bookmarkStart w:id="23" w:name="MS_AuthorGroup100021"/>
      <w:bookmarkStart w:id="24" w:name="para10007"/>
      <w:proofErr w:type="gramStart"/>
      <w:r w:rsidRPr="00984B58">
        <w:rPr>
          <w:rStyle w:val="biborganization"/>
        </w:rPr>
        <w:t>Content Engine LLC</w:t>
      </w:r>
      <w:bookmarkEnd w:id="23"/>
      <w:r>
        <w:rPr>
          <w:color w:val="3A3A3A"/>
        </w:rPr>
        <w:t>.</w:t>
      </w:r>
      <w:proofErr w:type="gramEnd"/>
      <w:r>
        <w:rPr>
          <w:color w:val="3A3A3A"/>
        </w:rPr>
        <w:t xml:space="preserve"> (</w:t>
      </w:r>
      <w:r>
        <w:rPr>
          <w:rStyle w:val="bibyear"/>
          <w:color w:val="3A3A3A"/>
        </w:rPr>
        <w:t>2023</w:t>
      </w:r>
      <w:r>
        <w:rPr>
          <w:color w:val="3A3A3A"/>
        </w:rPr>
        <w:t>). </w:t>
      </w:r>
      <w:proofErr w:type="spellStart"/>
      <w:r w:rsidRPr="00984B58">
        <w:rPr>
          <w:rStyle w:val="bibbook"/>
          <w:rFonts w:eastAsia="Book Antiqua"/>
          <w:i/>
          <w:iCs/>
        </w:rPr>
        <w:t>Pomodoro</w:t>
      </w:r>
      <w:proofErr w:type="spellEnd"/>
      <w:r w:rsidRPr="00984B58">
        <w:rPr>
          <w:rStyle w:val="bibbook"/>
          <w:rFonts w:eastAsia="Book Antiqua"/>
          <w:i/>
          <w:iCs/>
        </w:rPr>
        <w:t xml:space="preserve"> Technique: how does the methodology improve time management</w:t>
      </w:r>
      <w:r w:rsidRPr="00984B58">
        <w:rPr>
          <w:rStyle w:val="bibbook"/>
          <w:i/>
          <w:iCs/>
        </w:rPr>
        <w:t>?</w:t>
      </w:r>
      <w:r>
        <w:rPr>
          <w:color w:val="3A3A3A"/>
        </w:rPr>
        <w:t> (</w:t>
      </w:r>
      <w:r>
        <w:rPr>
          <w:rStyle w:val="Untag"/>
          <w:rFonts w:eastAsia="Palatino Linotype"/>
          <w:color w:val="3A3A3A"/>
        </w:rPr>
        <w:t>English</w:t>
      </w:r>
      <w:r>
        <w:rPr>
          <w:color w:val="3A3A3A"/>
        </w:rPr>
        <w:t xml:space="preserve"> </w:t>
      </w:r>
      <w:proofErr w:type="gramStart"/>
      <w:r>
        <w:rPr>
          <w:rStyle w:val="Untag"/>
          <w:rFonts w:eastAsia="Palatino Linotype"/>
          <w:color w:val="3A3A3A"/>
        </w:rPr>
        <w:t>ed</w:t>
      </w:r>
      <w:proofErr w:type="gramEnd"/>
      <w:r>
        <w:rPr>
          <w:color w:val="3A3A3A"/>
        </w:rPr>
        <w:t xml:space="preserve">.). </w:t>
      </w:r>
      <w:proofErr w:type="spellStart"/>
      <w:r w:rsidRPr="00984B58">
        <w:rPr>
          <w:rStyle w:val="bibpublisher"/>
          <w:rFonts w:eastAsia="Book Antiqua"/>
        </w:rPr>
        <w:t>ContentEngine</w:t>
      </w:r>
      <w:proofErr w:type="spellEnd"/>
      <w:r w:rsidRPr="00984B58">
        <w:rPr>
          <w:rStyle w:val="bibpublisher"/>
          <w:rFonts w:eastAsia="Book Antiqua"/>
        </w:rPr>
        <w:t xml:space="preserve"> LLC</w:t>
      </w:r>
      <w:r w:rsidRPr="00984B58">
        <w:rPr>
          <w:rStyle w:val="bibpublisher"/>
        </w:rPr>
        <w:t>, a Florida limited liability company</w:t>
      </w:r>
      <w:r>
        <w:rPr>
          <w:color w:val="3A3A3A"/>
        </w:rPr>
        <w:t xml:space="preserve">. </w:t>
      </w:r>
      <w:r>
        <w:rPr>
          <w:rStyle w:val="bibdoi"/>
          <w:color w:val="3A3A3A"/>
        </w:rPr>
        <w:t>doi:</w:t>
      </w:r>
      <w:bookmarkStart w:id="25" w:name="URL100020"/>
      <w:r>
        <w:rPr>
          <w:rStyle w:val="bibdoi"/>
          <w:color w:val="3A3A3A"/>
        </w:rPr>
        <w:t>https://www.proquest.com/docview/2779232232/fulltext/708637AECFB54BE9PQ/1?accountid=9255</w:t>
      </w:r>
      <w:bookmarkEnd w:id="24"/>
      <w:bookmarkEnd w:id="25"/>
    </w:p>
    <w:p w14:paraId="37DF383C" w14:textId="77777777" w:rsidR="00675B0E" w:rsidRDefault="00675B0E" w:rsidP="00675B0E">
      <w:pPr>
        <w:pStyle w:val="Reference-Alphabetical"/>
        <w:rPr>
          <w:color w:val="000000"/>
          <w:spacing w:val="-5"/>
        </w:rPr>
      </w:pPr>
      <w:bookmarkStart w:id="26" w:name="MS_AuthorGroup100023"/>
      <w:bookmarkStart w:id="27" w:name="para10008"/>
      <w:r>
        <w:rPr>
          <w:rStyle w:val="bibsurname"/>
          <w:color w:val="000000"/>
          <w:spacing w:val="-5"/>
        </w:rPr>
        <w:t>Cook</w:t>
      </w:r>
      <w:r>
        <w:rPr>
          <w:color w:val="000000"/>
          <w:spacing w:val="-5"/>
        </w:rPr>
        <w:t xml:space="preserve">, </w:t>
      </w:r>
      <w:r>
        <w:rPr>
          <w:rStyle w:val="bibfname"/>
          <w:color w:val="000000"/>
          <w:spacing w:val="-5"/>
        </w:rPr>
        <w:t>S</w:t>
      </w:r>
      <w:bookmarkEnd w:id="26"/>
      <w:r>
        <w:rPr>
          <w:rStyle w:val="bibfname"/>
          <w:color w:val="000000"/>
          <w:spacing w:val="-5"/>
        </w:rPr>
        <w:t>.</w:t>
      </w:r>
      <w:r>
        <w:rPr>
          <w:color w:val="000000"/>
          <w:spacing w:val="-5"/>
        </w:rPr>
        <w:t xml:space="preserve"> (</w:t>
      </w:r>
      <w:r>
        <w:rPr>
          <w:rStyle w:val="bibyear"/>
          <w:color w:val="000000"/>
          <w:spacing w:val="-5"/>
        </w:rPr>
        <w:t>2011</w:t>
      </w:r>
      <w:r>
        <w:rPr>
          <w:color w:val="000000"/>
          <w:spacing w:val="-5"/>
        </w:rPr>
        <w:t xml:space="preserve">). </w:t>
      </w:r>
      <w:r w:rsidRPr="00984B58">
        <w:rPr>
          <w:rStyle w:val="bibchaptertitle"/>
        </w:rPr>
        <w:t>How successful are you as a time manager?</w:t>
      </w:r>
      <w:r>
        <w:rPr>
          <w:color w:val="000000"/>
          <w:spacing w:val="-5"/>
        </w:rPr>
        <w:t xml:space="preserve"> </w:t>
      </w:r>
      <w:r>
        <w:rPr>
          <w:rStyle w:val="Untag"/>
          <w:rFonts w:eastAsia="Palatino Linotype"/>
          <w:color w:val="000000"/>
          <w:spacing w:val="-5"/>
        </w:rPr>
        <w:t>In</w:t>
      </w:r>
      <w:r>
        <w:rPr>
          <w:rStyle w:val="apple-converted-space"/>
          <w:color w:val="000000"/>
          <w:spacing w:val="-5"/>
        </w:rPr>
        <w:t> </w:t>
      </w:r>
      <w:r w:rsidRPr="00984B58">
        <w:rPr>
          <w:rStyle w:val="bibbook"/>
          <w:rFonts w:eastAsia="Palatino Linotype"/>
          <w:i/>
          <w:iCs/>
        </w:rPr>
        <w:t>Essential</w:t>
      </w:r>
      <w:r w:rsidRPr="00984B58">
        <w:rPr>
          <w:rStyle w:val="bibbook"/>
          <w:i/>
          <w:iCs/>
        </w:rPr>
        <w:t xml:space="preserve"> </w:t>
      </w:r>
      <w:r w:rsidRPr="00984B58">
        <w:rPr>
          <w:rStyle w:val="bibbook"/>
          <w:rFonts w:eastAsia="Palatino Linotype"/>
          <w:i/>
          <w:iCs/>
        </w:rPr>
        <w:t>Time</w:t>
      </w:r>
      <w:r w:rsidRPr="00984B58">
        <w:rPr>
          <w:rStyle w:val="bibbook"/>
          <w:i/>
          <w:iCs/>
        </w:rPr>
        <w:t xml:space="preserve"> </w:t>
      </w:r>
      <w:r w:rsidRPr="00984B58">
        <w:rPr>
          <w:rStyle w:val="bibbook"/>
          <w:rFonts w:eastAsia="Palatino Linotype"/>
          <w:i/>
          <w:iCs/>
        </w:rPr>
        <w:t>Management</w:t>
      </w:r>
      <w:r w:rsidRPr="00984B58">
        <w:rPr>
          <w:rStyle w:val="bibbook"/>
          <w:i/>
          <w:iCs/>
        </w:rPr>
        <w:t xml:space="preserve"> </w:t>
      </w:r>
      <w:r w:rsidRPr="00984B58">
        <w:rPr>
          <w:rStyle w:val="bibbook"/>
          <w:rFonts w:eastAsia="Palatino Linotype"/>
          <w:i/>
          <w:iCs/>
        </w:rPr>
        <w:t>and</w:t>
      </w:r>
      <w:r w:rsidRPr="00984B58">
        <w:rPr>
          <w:rStyle w:val="bibbook"/>
          <w:i/>
          <w:iCs/>
        </w:rPr>
        <w:t xml:space="preserve"> </w:t>
      </w:r>
      <w:r w:rsidRPr="00984B58">
        <w:rPr>
          <w:rStyle w:val="bibbook"/>
          <w:rFonts w:eastAsia="Palatino Linotype"/>
          <w:i/>
          <w:iCs/>
        </w:rPr>
        <w:t>Organization</w:t>
      </w:r>
      <w:r w:rsidRPr="00984B58">
        <w:rPr>
          <w:rStyle w:val="bibbook"/>
          <w:i/>
          <w:iCs/>
        </w:rPr>
        <w:t xml:space="preserve">: </w:t>
      </w:r>
      <w:r w:rsidRPr="00984B58">
        <w:rPr>
          <w:rStyle w:val="bibbook"/>
          <w:rFonts w:eastAsia="Palatino Linotype"/>
          <w:i/>
          <w:iCs/>
        </w:rPr>
        <w:t>A</w:t>
      </w:r>
      <w:r w:rsidRPr="00984B58">
        <w:rPr>
          <w:rStyle w:val="bibbook"/>
          <w:i/>
          <w:iCs/>
        </w:rPr>
        <w:t xml:space="preserve"> </w:t>
      </w:r>
      <w:r w:rsidRPr="00984B58">
        <w:rPr>
          <w:rStyle w:val="bibbook"/>
          <w:rFonts w:eastAsia="Palatino Linotype"/>
          <w:i/>
          <w:iCs/>
        </w:rPr>
        <w:t>Pocket</w:t>
      </w:r>
      <w:r w:rsidRPr="00984B58">
        <w:rPr>
          <w:rStyle w:val="bibbook"/>
          <w:i/>
          <w:iCs/>
        </w:rPr>
        <w:t xml:space="preserve"> </w:t>
      </w:r>
      <w:r w:rsidRPr="00984B58">
        <w:rPr>
          <w:rStyle w:val="bibbook"/>
          <w:rFonts w:eastAsia="Palatino Linotype"/>
          <w:i/>
          <w:iCs/>
        </w:rPr>
        <w:t>Guide</w:t>
      </w:r>
      <w:r>
        <w:rPr>
          <w:rStyle w:val="apple-converted-space"/>
          <w:color w:val="000000"/>
          <w:spacing w:val="-5"/>
        </w:rPr>
        <w:t> </w:t>
      </w:r>
      <w:r>
        <w:rPr>
          <w:color w:val="000000"/>
          <w:spacing w:val="-5"/>
        </w:rPr>
        <w:t xml:space="preserve">(pp. </w:t>
      </w:r>
      <w:r>
        <w:rPr>
          <w:rStyle w:val="bibfpage"/>
          <w:color w:val="000000"/>
          <w:spacing w:val="-5"/>
        </w:rPr>
        <w:t>10</w:t>
      </w:r>
      <w:r>
        <w:rPr>
          <w:color w:val="000000"/>
          <w:spacing w:val="-5"/>
        </w:rPr>
        <w:t>–</w:t>
      </w:r>
      <w:r>
        <w:rPr>
          <w:rStyle w:val="biblpage"/>
          <w:color w:val="000000"/>
          <w:spacing w:val="-5"/>
        </w:rPr>
        <w:t>15</w:t>
      </w:r>
      <w:r>
        <w:rPr>
          <w:color w:val="000000"/>
          <w:spacing w:val="-5"/>
        </w:rPr>
        <w:t xml:space="preserve">). </w:t>
      </w:r>
      <w:proofErr w:type="gramStart"/>
      <w:r w:rsidRPr="00984B58">
        <w:rPr>
          <w:rStyle w:val="bibpublisher"/>
          <w:rFonts w:eastAsia="Palatino Linotype"/>
        </w:rPr>
        <w:t>IT</w:t>
      </w:r>
      <w:r w:rsidRPr="00984B58">
        <w:rPr>
          <w:rStyle w:val="bibpublisher"/>
        </w:rPr>
        <w:t xml:space="preserve"> </w:t>
      </w:r>
      <w:r w:rsidRPr="00984B58">
        <w:rPr>
          <w:rStyle w:val="bibpublisher"/>
          <w:rFonts w:eastAsia="Palatino Linotype"/>
        </w:rPr>
        <w:t>Governance</w:t>
      </w:r>
      <w:r w:rsidRPr="00984B58">
        <w:rPr>
          <w:rStyle w:val="bibpublisher"/>
        </w:rPr>
        <w:t xml:space="preserve"> </w:t>
      </w:r>
      <w:r w:rsidRPr="00984B58">
        <w:rPr>
          <w:rStyle w:val="bibpublisher"/>
          <w:rFonts w:eastAsia="Palatino Linotype"/>
        </w:rPr>
        <w:t>Publishing</w:t>
      </w:r>
      <w:r>
        <w:rPr>
          <w:color w:val="000000"/>
          <w:spacing w:val="-5"/>
        </w:rPr>
        <w:t>.</w:t>
      </w:r>
      <w:proofErr w:type="gramEnd"/>
      <w:r>
        <w:rPr>
          <w:color w:val="000000"/>
          <w:spacing w:val="-5"/>
        </w:rPr>
        <w:t xml:space="preserve"> </w:t>
      </w:r>
      <w:hyperlink r:id="rId13" w:history="1">
        <w:bookmarkStart w:id="28" w:name="URL100022"/>
        <w:r>
          <w:rPr>
            <w:rStyle w:val="biburl"/>
            <w:spacing w:val="-5"/>
          </w:rPr>
          <w:t>http://www.jstor.org/stable/j.ctt5hh72n.6</w:t>
        </w:r>
        <w:bookmarkEnd w:id="28"/>
      </w:hyperlink>
      <w:bookmarkEnd w:id="27"/>
    </w:p>
    <w:p w14:paraId="097D2B38" w14:textId="77777777" w:rsidR="00675B0E" w:rsidRDefault="00675B0E" w:rsidP="00675B0E">
      <w:pPr>
        <w:pStyle w:val="Reference-Alphabetical"/>
        <w:rPr>
          <w:color w:val="000000"/>
          <w:spacing w:val="-5"/>
        </w:rPr>
      </w:pPr>
      <w:bookmarkStart w:id="29" w:name="MS_AuthorGroup100026"/>
      <w:bookmarkStart w:id="30" w:name="para10009"/>
      <w:r>
        <w:rPr>
          <w:rStyle w:val="bibsurname"/>
          <w:color w:val="212121"/>
        </w:rPr>
        <w:t>Darnell</w:t>
      </w:r>
      <w:r>
        <w:rPr>
          <w:color w:val="212121"/>
        </w:rPr>
        <w:t xml:space="preserve">, </w:t>
      </w:r>
      <w:r>
        <w:rPr>
          <w:rStyle w:val="bibfname"/>
          <w:color w:val="212121"/>
        </w:rPr>
        <w:t>J.S</w:t>
      </w:r>
      <w:bookmarkEnd w:id="29"/>
      <w:r>
        <w:rPr>
          <w:rStyle w:val="bibfname"/>
          <w:color w:val="212121"/>
        </w:rPr>
        <w:t>.</w:t>
      </w:r>
      <w:r>
        <w:rPr>
          <w:color w:val="212121"/>
        </w:rPr>
        <w:t xml:space="preserve">, </w:t>
      </w:r>
      <w:bookmarkStart w:id="31" w:name="MS_AuthorGroup100027"/>
      <w:r>
        <w:rPr>
          <w:rStyle w:val="bibsurname"/>
          <w:color w:val="212121"/>
        </w:rPr>
        <w:t>Perry</w:t>
      </w:r>
      <w:r>
        <w:rPr>
          <w:color w:val="212121"/>
        </w:rPr>
        <w:t xml:space="preserve"> </w:t>
      </w:r>
      <w:r>
        <w:rPr>
          <w:rStyle w:val="bibfname"/>
          <w:color w:val="212121"/>
        </w:rPr>
        <w:t>M</w:t>
      </w:r>
      <w:bookmarkEnd w:id="31"/>
      <w:r>
        <w:rPr>
          <w:rStyle w:val="bibfname"/>
          <w:color w:val="212121"/>
        </w:rPr>
        <w:t>.</w:t>
      </w:r>
      <w:r>
        <w:rPr>
          <w:color w:val="212121"/>
        </w:rPr>
        <w:t xml:space="preserve">, </w:t>
      </w:r>
      <w:bookmarkStart w:id="32" w:name="MS_AuthorGroup100028"/>
      <w:proofErr w:type="spellStart"/>
      <w:r>
        <w:rPr>
          <w:rStyle w:val="bibsurname"/>
          <w:color w:val="212121"/>
        </w:rPr>
        <w:t>Lamoureux</w:t>
      </w:r>
      <w:proofErr w:type="spellEnd"/>
      <w:r>
        <w:rPr>
          <w:color w:val="212121"/>
        </w:rPr>
        <w:t xml:space="preserve"> </w:t>
      </w:r>
      <w:r>
        <w:rPr>
          <w:rStyle w:val="bibfname"/>
          <w:color w:val="212121"/>
        </w:rPr>
        <w:t>N</w:t>
      </w:r>
      <w:bookmarkEnd w:id="32"/>
      <w:r>
        <w:rPr>
          <w:rStyle w:val="bibfname"/>
          <w:color w:val="212121"/>
        </w:rPr>
        <w:t>.</w:t>
      </w:r>
      <w:r>
        <w:rPr>
          <w:color w:val="212121"/>
        </w:rPr>
        <w:t xml:space="preserve">, </w:t>
      </w:r>
      <w:bookmarkStart w:id="33" w:name="MS_AuthorGroup100029"/>
      <w:r>
        <w:rPr>
          <w:rStyle w:val="bibsurname"/>
          <w:color w:val="212121"/>
        </w:rPr>
        <w:t>Lee</w:t>
      </w:r>
      <w:r>
        <w:rPr>
          <w:color w:val="212121"/>
        </w:rPr>
        <w:t xml:space="preserve"> </w:t>
      </w:r>
      <w:r>
        <w:rPr>
          <w:rStyle w:val="bibfname"/>
          <w:color w:val="212121"/>
        </w:rPr>
        <w:t>E</w:t>
      </w:r>
      <w:bookmarkEnd w:id="33"/>
      <w:r>
        <w:rPr>
          <w:rStyle w:val="bibfname"/>
          <w:color w:val="212121"/>
        </w:rPr>
        <w:t>.</w:t>
      </w:r>
      <w:r>
        <w:rPr>
          <w:color w:val="212121"/>
        </w:rPr>
        <w:t xml:space="preserve"> (</w:t>
      </w:r>
      <w:r>
        <w:rPr>
          <w:rStyle w:val="bibyear"/>
          <w:color w:val="212121"/>
        </w:rPr>
        <w:t>2022</w:t>
      </w:r>
      <w:r>
        <w:rPr>
          <w:color w:val="212121"/>
        </w:rPr>
        <w:t xml:space="preserve">) </w:t>
      </w:r>
      <w:r>
        <w:rPr>
          <w:rStyle w:val="bibarticle"/>
          <w:rFonts w:eastAsia="Book Antiqua"/>
          <w:color w:val="212121"/>
        </w:rPr>
        <w:t>Don't Let Perfect Be the Enemy of Good: A Proof of Concept for a Custom National Data Repository of Quality Measures for Free and Charitable Clinics</w:t>
      </w:r>
      <w:r>
        <w:rPr>
          <w:color w:val="212121"/>
        </w:rPr>
        <w:t xml:space="preserve">. </w:t>
      </w:r>
      <w:proofErr w:type="gramStart"/>
      <w:r>
        <w:rPr>
          <w:rStyle w:val="bibarticle"/>
          <w:rFonts w:eastAsia="Book Antiqua"/>
          <w:i/>
          <w:iCs/>
          <w:color w:val="212121"/>
        </w:rPr>
        <w:t>Health Equity</w:t>
      </w:r>
      <w:r>
        <w:rPr>
          <w:color w:val="212121"/>
        </w:rPr>
        <w:t>.</w:t>
      </w:r>
      <w:proofErr w:type="gramEnd"/>
      <w:r>
        <w:rPr>
          <w:color w:val="212121"/>
        </w:rPr>
        <w:t xml:space="preserve"> </w:t>
      </w:r>
      <w:r>
        <w:rPr>
          <w:rStyle w:val="bibjournal"/>
          <w:color w:val="212121"/>
        </w:rPr>
        <w:t>2022</w:t>
      </w:r>
      <w:r w:rsidRPr="00FB3D12">
        <w:t xml:space="preserve"> Sep 15</w:t>
      </w:r>
      <w:proofErr w:type="gramStart"/>
      <w:r>
        <w:rPr>
          <w:color w:val="212121"/>
        </w:rPr>
        <w:t>;</w:t>
      </w:r>
      <w:bookmarkStart w:id="34" w:name="BB100024"/>
      <w:r>
        <w:rPr>
          <w:rStyle w:val="bibvolume"/>
          <w:color w:val="212121"/>
        </w:rPr>
        <w:t>6</w:t>
      </w:r>
      <w:proofErr w:type="gramEnd"/>
      <w:r>
        <w:rPr>
          <w:color w:val="212121"/>
        </w:rPr>
        <w:t>(</w:t>
      </w:r>
      <w:bookmarkEnd w:id="34"/>
      <w:r>
        <w:rPr>
          <w:rStyle w:val="bibissue"/>
          <w:color w:val="212121"/>
        </w:rPr>
        <w:t>1</w:t>
      </w:r>
      <w:r>
        <w:rPr>
          <w:color w:val="212121"/>
        </w:rPr>
        <w:t>):</w:t>
      </w:r>
      <w:r>
        <w:rPr>
          <w:rStyle w:val="bibfpage"/>
          <w:color w:val="212121"/>
        </w:rPr>
        <w:t>708</w:t>
      </w:r>
      <w:del w:id="35" w:author="Auto Process">
        <w:r>
          <w:rPr>
            <w:color w:val="212121"/>
          </w:rPr>
          <w:delText>-</w:delText>
        </w:r>
      </w:del>
      <w:ins w:id="36" w:author="Auto Process">
        <w:r>
          <w:rPr>
            <w:color w:val="212121"/>
          </w:rPr>
          <w:t>–</w:t>
        </w:r>
      </w:ins>
      <w:r>
        <w:rPr>
          <w:rStyle w:val="biblpage"/>
          <w:color w:val="212121"/>
        </w:rPr>
        <w:t>716</w:t>
      </w:r>
      <w:r>
        <w:rPr>
          <w:color w:val="212121"/>
        </w:rPr>
        <w:t xml:space="preserve">. </w:t>
      </w:r>
      <w:proofErr w:type="spellStart"/>
      <w:proofErr w:type="gramStart"/>
      <w:r>
        <w:rPr>
          <w:rStyle w:val="bibdoi"/>
          <w:color w:val="212121"/>
        </w:rPr>
        <w:t>doi</w:t>
      </w:r>
      <w:proofErr w:type="spellEnd"/>
      <w:proofErr w:type="gramEnd"/>
      <w:r>
        <w:rPr>
          <w:rStyle w:val="bibdoi"/>
          <w:color w:val="212121"/>
        </w:rPr>
        <w:t>: 10.1089/heq.2022.0078.</w:t>
      </w:r>
      <w:r>
        <w:rPr>
          <w:color w:val="212121"/>
        </w:rPr>
        <w:t xml:space="preserve"> </w:t>
      </w:r>
      <w:r>
        <w:rPr>
          <w:rStyle w:val="Id"/>
          <w:color w:val="212121"/>
        </w:rPr>
        <w:t>PMID: 36225664</w:t>
      </w:r>
      <w:r>
        <w:rPr>
          <w:color w:val="212121"/>
        </w:rPr>
        <w:t xml:space="preserve">; </w:t>
      </w:r>
      <w:r>
        <w:rPr>
          <w:rStyle w:val="Untag"/>
          <w:rFonts w:eastAsia="Palatino Linotype"/>
          <w:color w:val="212121"/>
        </w:rPr>
        <w:t>PMCID</w:t>
      </w:r>
      <w:r>
        <w:rPr>
          <w:color w:val="212121"/>
        </w:rPr>
        <w:t xml:space="preserve">: </w:t>
      </w:r>
      <w:r>
        <w:rPr>
          <w:rStyle w:val="Untag"/>
          <w:rFonts w:eastAsia="Palatino Linotype"/>
          <w:color w:val="212121"/>
        </w:rPr>
        <w:t>PMC</w:t>
      </w:r>
      <w:r>
        <w:rPr>
          <w:color w:val="212121"/>
        </w:rPr>
        <w:t>9536336</w:t>
      </w:r>
      <w:bookmarkEnd w:id="30"/>
    </w:p>
    <w:p w14:paraId="21EFB985" w14:textId="77777777" w:rsidR="00675B0E" w:rsidRDefault="00675B0E" w:rsidP="00675B0E">
      <w:pPr>
        <w:pStyle w:val="Reference-Alphabetical"/>
        <w:rPr>
          <w:color w:val="000000"/>
          <w:spacing w:val="-5"/>
        </w:rPr>
      </w:pPr>
      <w:bookmarkStart w:id="37" w:name="MS_AuthorGroup100031"/>
      <w:bookmarkStart w:id="38" w:name="para10010"/>
      <w:proofErr w:type="spellStart"/>
      <w:proofErr w:type="gramStart"/>
      <w:r>
        <w:rPr>
          <w:rStyle w:val="bibsurname"/>
          <w:color w:val="3A3A3A"/>
        </w:rPr>
        <w:t>Dezfouli</w:t>
      </w:r>
      <w:proofErr w:type="spellEnd"/>
      <w:r>
        <w:rPr>
          <w:color w:val="3A3A3A"/>
        </w:rPr>
        <w:t xml:space="preserve">, </w:t>
      </w:r>
      <w:r>
        <w:rPr>
          <w:rStyle w:val="bibfname"/>
          <w:color w:val="3A3A3A"/>
        </w:rPr>
        <w:t>A</w:t>
      </w:r>
      <w:bookmarkEnd w:id="37"/>
      <w:r>
        <w:rPr>
          <w:rStyle w:val="bibfname"/>
          <w:color w:val="3A3A3A"/>
        </w:rPr>
        <w:t>.</w:t>
      </w:r>
      <w:r>
        <w:rPr>
          <w:color w:val="3A3A3A"/>
        </w:rPr>
        <w:t xml:space="preserve">, </w:t>
      </w:r>
      <w:bookmarkStart w:id="39" w:name="MS_AuthorGroup100032"/>
      <w:r>
        <w:rPr>
          <w:rStyle w:val="bibsurname"/>
          <w:color w:val="3A3A3A"/>
        </w:rPr>
        <w:t>Nock</w:t>
      </w:r>
      <w:r>
        <w:rPr>
          <w:color w:val="3A3A3A"/>
        </w:rPr>
        <w:t xml:space="preserve">, </w:t>
      </w:r>
      <w:r>
        <w:rPr>
          <w:rStyle w:val="bibfname"/>
          <w:color w:val="3A3A3A"/>
        </w:rPr>
        <w:t>R</w:t>
      </w:r>
      <w:bookmarkEnd w:id="39"/>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40" w:name="MS_AuthorGroup100033"/>
      <w:r>
        <w:rPr>
          <w:rStyle w:val="bibsurname"/>
          <w:color w:val="3A3A3A"/>
        </w:rPr>
        <w:t>Dayan</w:t>
      </w:r>
      <w:r>
        <w:rPr>
          <w:color w:val="3A3A3A"/>
        </w:rPr>
        <w:t xml:space="preserve">, </w:t>
      </w:r>
      <w:r>
        <w:rPr>
          <w:rStyle w:val="bibfname"/>
          <w:color w:val="3A3A3A"/>
        </w:rPr>
        <w:t>P</w:t>
      </w:r>
      <w:bookmarkEnd w:id="40"/>
      <w:r>
        <w:rPr>
          <w:rStyle w:val="bibfname"/>
          <w:color w:val="3A3A3A"/>
        </w:rPr>
        <w:t>.</w:t>
      </w:r>
      <w:r>
        <w:rPr>
          <w:color w:val="3A3A3A"/>
        </w:rPr>
        <w:t xml:space="preserve"> (</w:t>
      </w:r>
      <w:r>
        <w:rPr>
          <w:rStyle w:val="bibyear"/>
          <w:color w:val="3A3A3A"/>
        </w:rPr>
        <w:t>2020</w:t>
      </w:r>
      <w:r>
        <w:rPr>
          <w:color w:val="3A3A3A"/>
        </w:rPr>
        <w:t>).</w:t>
      </w:r>
      <w:proofErr w:type="gramEnd"/>
      <w:r>
        <w:rPr>
          <w:color w:val="3A3A3A"/>
        </w:rPr>
        <w:t xml:space="preserve"> </w:t>
      </w:r>
      <w:proofErr w:type="gramStart"/>
      <w:r>
        <w:rPr>
          <w:rStyle w:val="bibarticle"/>
          <w:rFonts w:eastAsia="Book Antiqua"/>
          <w:color w:val="3A3A3A"/>
        </w:rPr>
        <w:t>Adversarial vulnerabilities of human decision-making</w:t>
      </w:r>
      <w:r>
        <w:rPr>
          <w:color w:val="3A3A3A"/>
        </w:rPr>
        <w:t>.</w:t>
      </w:r>
      <w:proofErr w:type="gramEnd"/>
      <w:r>
        <w:rPr>
          <w:color w:val="3A3A3A"/>
        </w:rPr>
        <w:t> </w:t>
      </w:r>
      <w:r>
        <w:rPr>
          <w:rStyle w:val="bibjournal"/>
          <w:i/>
          <w:iCs/>
          <w:color w:val="3A3A3A"/>
        </w:rPr>
        <w:t>Proceedings of the National Academy of Sciences - PNAS</w:t>
      </w:r>
      <w:r>
        <w:rPr>
          <w:color w:val="3A3A3A"/>
        </w:rPr>
        <w:t>, </w:t>
      </w:r>
      <w:r>
        <w:rPr>
          <w:rStyle w:val="bibvolume"/>
          <w:i/>
          <w:iCs/>
          <w:color w:val="3A3A3A"/>
        </w:rPr>
        <w:t>117</w:t>
      </w:r>
      <w:r>
        <w:rPr>
          <w:color w:val="3A3A3A"/>
        </w:rPr>
        <w:t>(</w:t>
      </w:r>
      <w:r>
        <w:rPr>
          <w:rStyle w:val="bibissue"/>
          <w:color w:val="3A3A3A"/>
        </w:rPr>
        <w:t>46</w:t>
      </w:r>
      <w:r>
        <w:rPr>
          <w:color w:val="3A3A3A"/>
        </w:rPr>
        <w:t xml:space="preserve">), </w:t>
      </w:r>
      <w:r>
        <w:rPr>
          <w:rStyle w:val="bibfpage"/>
          <w:color w:val="3A3A3A"/>
        </w:rPr>
        <w:t>29221</w:t>
      </w:r>
      <w:r>
        <w:rPr>
          <w:color w:val="3A3A3A"/>
        </w:rPr>
        <w:t>–</w:t>
      </w:r>
      <w:r>
        <w:rPr>
          <w:rStyle w:val="biblpage"/>
          <w:color w:val="3A3A3A"/>
        </w:rPr>
        <w:t>29228</w:t>
      </w:r>
      <w:r>
        <w:rPr>
          <w:color w:val="3A3A3A"/>
        </w:rPr>
        <w:t xml:space="preserve">. </w:t>
      </w:r>
      <w:r>
        <w:rPr>
          <w:rStyle w:val="bibdoi"/>
          <w:color w:val="3A3A3A"/>
        </w:rPr>
        <w:t>https://doi.org/10.1073/pnas.2016921117</w:t>
      </w:r>
      <w:bookmarkEnd w:id="38"/>
    </w:p>
    <w:p w14:paraId="04ACE34F" w14:textId="77777777" w:rsidR="00675B0E" w:rsidRDefault="00675B0E" w:rsidP="00675B0E">
      <w:pPr>
        <w:pStyle w:val="Reference-Alphabetical"/>
        <w:rPr>
          <w:color w:val="3A3A3A"/>
        </w:rPr>
      </w:pPr>
      <w:bookmarkStart w:id="41" w:name="MS_AuthorGroup100034"/>
      <w:bookmarkStart w:id="42" w:name="para10011"/>
      <w:proofErr w:type="spellStart"/>
      <w:proofErr w:type="gramStart"/>
      <w:r>
        <w:rPr>
          <w:rStyle w:val="bibsurname"/>
          <w:color w:val="3A3A3A"/>
        </w:rPr>
        <w:t>Droit-Volet</w:t>
      </w:r>
      <w:proofErr w:type="spellEnd"/>
      <w:r>
        <w:rPr>
          <w:color w:val="3A3A3A"/>
        </w:rPr>
        <w:t xml:space="preserve">, </w:t>
      </w:r>
      <w:r>
        <w:rPr>
          <w:rStyle w:val="bibfname"/>
          <w:color w:val="3A3A3A"/>
        </w:rPr>
        <w:t>S</w:t>
      </w:r>
      <w:bookmarkEnd w:id="41"/>
      <w:r>
        <w:rPr>
          <w:rStyle w:val="bibfname"/>
          <w:color w:val="3A3A3A"/>
        </w:rPr>
        <w:t>.</w:t>
      </w:r>
      <w:r>
        <w:rPr>
          <w:color w:val="3A3A3A"/>
        </w:rPr>
        <w:t xml:space="preserve">, </w:t>
      </w:r>
      <w:bookmarkStart w:id="43" w:name="MS_AuthorGroup100035"/>
      <w:proofErr w:type="spellStart"/>
      <w:r>
        <w:rPr>
          <w:rStyle w:val="bibsurname"/>
          <w:color w:val="3A3A3A"/>
        </w:rPr>
        <w:t>Chaulet</w:t>
      </w:r>
      <w:proofErr w:type="spellEnd"/>
      <w:r>
        <w:rPr>
          <w:color w:val="3A3A3A"/>
        </w:rPr>
        <w:t xml:space="preserve">, </w:t>
      </w:r>
      <w:r>
        <w:rPr>
          <w:rStyle w:val="bibfname"/>
          <w:color w:val="3A3A3A"/>
        </w:rPr>
        <w:t>M</w:t>
      </w:r>
      <w:bookmarkEnd w:id="43"/>
      <w:r>
        <w:rPr>
          <w:rStyle w:val="bibfname"/>
          <w:color w:val="3A3A3A"/>
        </w:rPr>
        <w:t>.</w:t>
      </w:r>
      <w:r>
        <w:rPr>
          <w:color w:val="3A3A3A"/>
        </w:rPr>
        <w:t xml:space="preserve">, </w:t>
      </w:r>
      <w:bookmarkStart w:id="44" w:name="MS_AuthorGroup100036"/>
      <w:proofErr w:type="spellStart"/>
      <w:r>
        <w:rPr>
          <w:rStyle w:val="bibsurname"/>
          <w:color w:val="3A3A3A"/>
        </w:rPr>
        <w:t>Dutheil</w:t>
      </w:r>
      <w:proofErr w:type="spellEnd"/>
      <w:r>
        <w:rPr>
          <w:color w:val="3A3A3A"/>
        </w:rPr>
        <w:t xml:space="preserve">, </w:t>
      </w:r>
      <w:r>
        <w:rPr>
          <w:rStyle w:val="bibfname"/>
          <w:color w:val="3A3A3A"/>
        </w:rPr>
        <w:t>F</w:t>
      </w:r>
      <w:bookmarkEnd w:id="44"/>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45" w:name="MS_AuthorGroup100037"/>
      <w:proofErr w:type="spellStart"/>
      <w:r>
        <w:rPr>
          <w:rStyle w:val="bibsurname"/>
          <w:color w:val="3A3A3A"/>
        </w:rPr>
        <w:t>Dambrun</w:t>
      </w:r>
      <w:proofErr w:type="spellEnd"/>
      <w:r>
        <w:rPr>
          <w:color w:val="3A3A3A"/>
        </w:rPr>
        <w:t xml:space="preserve">, </w:t>
      </w:r>
      <w:r>
        <w:rPr>
          <w:rStyle w:val="bibfname"/>
          <w:color w:val="3A3A3A"/>
        </w:rPr>
        <w:t>M</w:t>
      </w:r>
      <w:bookmarkEnd w:id="45"/>
      <w:r>
        <w:rPr>
          <w:rStyle w:val="bibfname"/>
          <w:color w:val="3A3A3A"/>
        </w:rPr>
        <w:t>.</w:t>
      </w:r>
      <w:r>
        <w:rPr>
          <w:color w:val="3A3A3A"/>
        </w:rPr>
        <w:t xml:space="preserve"> (</w:t>
      </w:r>
      <w:r>
        <w:rPr>
          <w:rStyle w:val="bibyear"/>
          <w:color w:val="3A3A3A"/>
        </w:rPr>
        <w:t>2019</w:t>
      </w:r>
      <w:r>
        <w:rPr>
          <w:color w:val="3A3A3A"/>
        </w:rPr>
        <w:t>).</w:t>
      </w:r>
      <w:proofErr w:type="gramEnd"/>
      <w:r>
        <w:rPr>
          <w:color w:val="3A3A3A"/>
        </w:rPr>
        <w:t xml:space="preserve"> </w:t>
      </w:r>
      <w:r>
        <w:rPr>
          <w:rStyle w:val="bibarticle"/>
          <w:rFonts w:eastAsia="Book Antiqua"/>
          <w:color w:val="3A3A3A"/>
        </w:rPr>
        <w:t>Mindfulness meditation, time judgment and time experience: Importance of the time scale considered (seconds or minutes</w:t>
      </w:r>
      <w:r w:rsidRPr="00624DF2">
        <w:t>). </w:t>
      </w:r>
      <w:proofErr w:type="spellStart"/>
      <w:proofErr w:type="gramStart"/>
      <w:r>
        <w:rPr>
          <w:rStyle w:val="bibjournal"/>
          <w:i/>
          <w:iCs/>
          <w:color w:val="3A3A3A"/>
        </w:rPr>
        <w:t>PloS</w:t>
      </w:r>
      <w:proofErr w:type="spellEnd"/>
      <w:r>
        <w:rPr>
          <w:rStyle w:val="bibjournal"/>
          <w:i/>
          <w:iCs/>
          <w:color w:val="3A3A3A"/>
        </w:rPr>
        <w:t xml:space="preserve"> One</w:t>
      </w:r>
      <w:r>
        <w:rPr>
          <w:color w:val="3A3A3A"/>
        </w:rPr>
        <w:t>, </w:t>
      </w:r>
      <w:r>
        <w:rPr>
          <w:rStyle w:val="bibvolume"/>
          <w:i/>
          <w:iCs/>
          <w:color w:val="3A3A3A"/>
        </w:rPr>
        <w:t>14</w:t>
      </w:r>
      <w:r>
        <w:rPr>
          <w:color w:val="3A3A3A"/>
        </w:rPr>
        <w:t>(</w:t>
      </w:r>
      <w:r>
        <w:rPr>
          <w:rStyle w:val="bibissue"/>
          <w:color w:val="3A3A3A"/>
        </w:rPr>
        <w:t>10</w:t>
      </w:r>
      <w:r>
        <w:rPr>
          <w:color w:val="3A3A3A"/>
        </w:rPr>
        <w:t>).</w:t>
      </w:r>
      <w:proofErr w:type="gramEnd"/>
      <w:r>
        <w:rPr>
          <w:color w:val="3A3A3A"/>
        </w:rPr>
        <w:t xml:space="preserve"> </w:t>
      </w:r>
      <w:proofErr w:type="spellStart"/>
      <w:proofErr w:type="gramStart"/>
      <w:r>
        <w:rPr>
          <w:rStyle w:val="bibdoi"/>
          <w:color w:val="3A3A3A"/>
        </w:rPr>
        <w:t>doi</w:t>
      </w:r>
      <w:proofErr w:type="spellEnd"/>
      <w:proofErr w:type="gramEnd"/>
      <w:r>
        <w:rPr>
          <w:rStyle w:val="bibdoi"/>
          <w:color w:val="3A3A3A"/>
        </w:rPr>
        <w:t xml:space="preserve">: </w:t>
      </w:r>
      <w:hyperlink r:id="rId14" w:history="1">
        <w:r>
          <w:rPr>
            <w:rStyle w:val="bibdoi"/>
          </w:rPr>
          <w:t>https://doi.org/10.1371/journal.pone.0223567</w:t>
        </w:r>
      </w:hyperlink>
      <w:r>
        <w:rPr>
          <w:rStyle w:val="bibdoi"/>
          <w:color w:val="3A3A3A"/>
        </w:rPr>
        <w:t>.</w:t>
      </w:r>
      <w:bookmarkEnd w:id="42"/>
    </w:p>
    <w:p w14:paraId="779905D1" w14:textId="77777777" w:rsidR="00675B0E" w:rsidRDefault="00675B0E" w:rsidP="00675B0E">
      <w:pPr>
        <w:pStyle w:val="Reference-Alphabetical"/>
      </w:pPr>
      <w:bookmarkStart w:id="46" w:name="para10012"/>
      <w:r>
        <w:t>*</w:t>
      </w:r>
      <w:bookmarkStart w:id="47" w:name="MS_AuthorGroup100039"/>
      <w:r>
        <w:rPr>
          <w:rStyle w:val="bibsurname"/>
        </w:rPr>
        <w:t>Forsyth</w:t>
      </w:r>
      <w:r>
        <w:t xml:space="preserve">, </w:t>
      </w:r>
      <w:r>
        <w:rPr>
          <w:rStyle w:val="bibfname"/>
        </w:rPr>
        <w:t>P</w:t>
      </w:r>
      <w:bookmarkEnd w:id="47"/>
      <w:r>
        <w:rPr>
          <w:rStyle w:val="bibfname"/>
        </w:rPr>
        <w:t>.</w:t>
      </w:r>
      <w:r>
        <w:t xml:space="preserve"> (</w:t>
      </w:r>
      <w:r>
        <w:rPr>
          <w:rStyle w:val="bibyear"/>
        </w:rPr>
        <w:t>2013</w:t>
      </w:r>
      <w:r>
        <w:t>). </w:t>
      </w:r>
      <w:proofErr w:type="gramStart"/>
      <w:r>
        <w:rPr>
          <w:rStyle w:val="bibbook"/>
          <w:i/>
          <w:iCs/>
        </w:rPr>
        <w:t>Successful time management</w:t>
      </w:r>
      <w:r>
        <w:rPr>
          <w:i/>
          <w:iCs/>
        </w:rPr>
        <w:t>.</w:t>
      </w:r>
      <w:proofErr w:type="gramEnd"/>
      <w:r>
        <w:t> (</w:t>
      </w:r>
      <w:r>
        <w:rPr>
          <w:rStyle w:val="bibeditionno"/>
        </w:rPr>
        <w:t xml:space="preserve">3rd </w:t>
      </w:r>
      <w:proofErr w:type="gramStart"/>
      <w:r>
        <w:rPr>
          <w:rStyle w:val="bibeditionno"/>
        </w:rPr>
        <w:t>ed</w:t>
      </w:r>
      <w:proofErr w:type="gramEnd"/>
      <w:r>
        <w:rPr>
          <w:rStyle w:val="bibeditionno"/>
        </w:rPr>
        <w:t>.</w:t>
      </w:r>
      <w:r>
        <w:t xml:space="preserve">). </w:t>
      </w:r>
      <w:proofErr w:type="spellStart"/>
      <w:r w:rsidRPr="00FB3D12">
        <w:rPr>
          <w:rStyle w:val="bibpublisher"/>
          <w:rFonts w:eastAsia="Palatino Linotype"/>
        </w:rPr>
        <w:t>Kogan</w:t>
      </w:r>
      <w:proofErr w:type="spellEnd"/>
      <w:r w:rsidRPr="00FB3D12">
        <w:rPr>
          <w:rStyle w:val="bibpublisher"/>
        </w:rPr>
        <w:t xml:space="preserve"> </w:t>
      </w:r>
      <w:r w:rsidRPr="00FB3D12">
        <w:rPr>
          <w:rStyle w:val="bibpublisher"/>
          <w:rFonts w:eastAsia="Palatino Linotype"/>
        </w:rPr>
        <w:t>Page</w:t>
      </w:r>
      <w:bookmarkStart w:id="48" w:name="BB100038"/>
      <w:r w:rsidRPr="00FB3D12">
        <w:rPr>
          <w:rStyle w:val="bibpublisher"/>
        </w:rPr>
        <w:t xml:space="preserve"> </w:t>
      </w:r>
      <w:bookmarkEnd w:id="48"/>
      <w:r w:rsidRPr="00FB3D12">
        <w:rPr>
          <w:rStyle w:val="bibpublisher"/>
          <w:rFonts w:eastAsia="Palatino Linotype"/>
        </w:rPr>
        <w:t>Ltd</w:t>
      </w:r>
      <w:r>
        <w:t>.</w:t>
      </w:r>
      <w:bookmarkEnd w:id="46"/>
    </w:p>
    <w:p w14:paraId="44812500" w14:textId="77777777" w:rsidR="00675B0E" w:rsidRDefault="00675B0E" w:rsidP="00675B0E">
      <w:pPr>
        <w:pStyle w:val="Reference-Alphabetical"/>
        <w:rPr>
          <w:color w:val="3A3A3A"/>
        </w:rPr>
      </w:pPr>
      <w:bookmarkStart w:id="49" w:name="para10013"/>
      <w:r>
        <w:rPr>
          <w:color w:val="3A3A3A"/>
        </w:rPr>
        <w:t>*</w:t>
      </w:r>
      <w:bookmarkStart w:id="50" w:name="MS_AuthorGroup100040"/>
      <w:r>
        <w:rPr>
          <w:rStyle w:val="bibsurname"/>
          <w:color w:val="3A3A3A"/>
        </w:rPr>
        <w:t>Grissom</w:t>
      </w:r>
      <w:r>
        <w:rPr>
          <w:color w:val="3A3A3A"/>
        </w:rPr>
        <w:t xml:space="preserve">, </w:t>
      </w:r>
      <w:r>
        <w:rPr>
          <w:rStyle w:val="bibfname"/>
          <w:color w:val="3A3A3A"/>
        </w:rPr>
        <w:t>J. A</w:t>
      </w:r>
      <w:bookmarkEnd w:id="50"/>
      <w:r>
        <w:rPr>
          <w:rStyle w:val="bibfname"/>
          <w:color w:val="3A3A3A"/>
        </w:rPr>
        <w:t>.</w:t>
      </w:r>
      <w:r>
        <w:rPr>
          <w:color w:val="3A3A3A"/>
        </w:rPr>
        <w:t xml:space="preserve">, </w:t>
      </w:r>
      <w:bookmarkStart w:id="51" w:name="MS_AuthorGroup100041"/>
      <w:r>
        <w:rPr>
          <w:rStyle w:val="bibsurname"/>
          <w:color w:val="3A3A3A"/>
        </w:rPr>
        <w:t>Loeb</w:t>
      </w:r>
      <w:r>
        <w:rPr>
          <w:color w:val="3A3A3A"/>
        </w:rPr>
        <w:t xml:space="preserve">, </w:t>
      </w:r>
      <w:r>
        <w:rPr>
          <w:rStyle w:val="bibfname"/>
          <w:color w:val="3A3A3A"/>
        </w:rPr>
        <w:t>S</w:t>
      </w:r>
      <w:bookmarkEnd w:id="51"/>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52" w:name="MS_AuthorGroup100042"/>
      <w:proofErr w:type="spellStart"/>
      <w:r>
        <w:rPr>
          <w:rStyle w:val="bibsurname"/>
          <w:color w:val="3A3A3A"/>
        </w:rPr>
        <w:t>Mitani</w:t>
      </w:r>
      <w:proofErr w:type="spellEnd"/>
      <w:r>
        <w:rPr>
          <w:color w:val="3A3A3A"/>
        </w:rPr>
        <w:t xml:space="preserve">, </w:t>
      </w:r>
      <w:r>
        <w:rPr>
          <w:rStyle w:val="bibfname"/>
          <w:color w:val="3A3A3A"/>
        </w:rPr>
        <w:t>H</w:t>
      </w:r>
      <w:bookmarkEnd w:id="52"/>
      <w:r>
        <w:rPr>
          <w:rStyle w:val="bibfname"/>
          <w:color w:val="3A3A3A"/>
        </w:rPr>
        <w:t>.</w:t>
      </w:r>
      <w:r>
        <w:rPr>
          <w:color w:val="3A3A3A"/>
        </w:rPr>
        <w:t xml:space="preserve"> (</w:t>
      </w:r>
      <w:r>
        <w:rPr>
          <w:rStyle w:val="bibyear"/>
          <w:color w:val="3A3A3A"/>
        </w:rPr>
        <w:t>2015</w:t>
      </w:r>
      <w:r>
        <w:rPr>
          <w:color w:val="3A3A3A"/>
        </w:rPr>
        <w:t xml:space="preserve">). </w:t>
      </w:r>
      <w:r>
        <w:rPr>
          <w:rStyle w:val="bibarticle"/>
          <w:rFonts w:eastAsia="Book Antiqua"/>
          <w:color w:val="3A3A3A"/>
        </w:rPr>
        <w:t>Principal time management skills: Explaining patterns in principals’ time use, job stress, and perceived effectiveness</w:t>
      </w:r>
      <w:r>
        <w:rPr>
          <w:color w:val="3A3A3A"/>
        </w:rPr>
        <w:t>. </w:t>
      </w:r>
      <w:r>
        <w:rPr>
          <w:rStyle w:val="bibjournal"/>
          <w:i/>
          <w:iCs/>
          <w:color w:val="3A3A3A"/>
        </w:rPr>
        <w:t>Journal of Educational Administration</w:t>
      </w:r>
      <w:r>
        <w:rPr>
          <w:color w:val="3A3A3A"/>
        </w:rPr>
        <w:t>, </w:t>
      </w:r>
      <w:r>
        <w:rPr>
          <w:rStyle w:val="bibvolume"/>
          <w:i/>
          <w:iCs/>
          <w:color w:val="3A3A3A"/>
        </w:rPr>
        <w:t>53</w:t>
      </w:r>
      <w:r>
        <w:rPr>
          <w:color w:val="3A3A3A"/>
        </w:rPr>
        <w:t>(</w:t>
      </w:r>
      <w:r>
        <w:rPr>
          <w:rStyle w:val="bibissue"/>
          <w:color w:val="3A3A3A"/>
        </w:rPr>
        <w:t>6</w:t>
      </w:r>
      <w:r>
        <w:rPr>
          <w:color w:val="3A3A3A"/>
        </w:rPr>
        <w:t xml:space="preserve">), </w:t>
      </w:r>
      <w:r>
        <w:rPr>
          <w:rStyle w:val="bibfpage"/>
          <w:color w:val="3A3A3A"/>
        </w:rPr>
        <w:t>773</w:t>
      </w:r>
      <w:r>
        <w:rPr>
          <w:color w:val="3A3A3A"/>
        </w:rPr>
        <w:t>–</w:t>
      </w:r>
      <w:r>
        <w:rPr>
          <w:rStyle w:val="biblpage"/>
          <w:color w:val="3A3A3A"/>
        </w:rPr>
        <w:t>793</w:t>
      </w:r>
      <w:r>
        <w:rPr>
          <w:color w:val="3A3A3A"/>
        </w:rPr>
        <w:t xml:space="preserve">. </w:t>
      </w:r>
      <w:hyperlink r:id="rId15" w:history="1">
        <w:r>
          <w:rPr>
            <w:rStyle w:val="bibdoi"/>
          </w:rPr>
          <w:t>https://doi.org/10.1108/JEA-09-2014-0117</w:t>
        </w:r>
      </w:hyperlink>
      <w:r>
        <w:rPr>
          <w:color w:val="3A3A3A"/>
        </w:rPr>
        <w:t>.</w:t>
      </w:r>
      <w:bookmarkEnd w:id="49"/>
    </w:p>
    <w:p w14:paraId="2975576E" w14:textId="77777777" w:rsidR="00675B0E" w:rsidRDefault="00675B0E" w:rsidP="00675B0E">
      <w:pPr>
        <w:pStyle w:val="Reference-Alphabetical"/>
        <w:rPr>
          <w:color w:val="3A3A3A"/>
        </w:rPr>
      </w:pPr>
      <w:bookmarkStart w:id="53" w:name="para10014"/>
      <w:r>
        <w:rPr>
          <w:color w:val="3A3A3A"/>
        </w:rPr>
        <w:t>*</w:t>
      </w:r>
      <w:bookmarkStart w:id="54" w:name="MS_AuthorGroup100045"/>
      <w:r>
        <w:rPr>
          <w:rStyle w:val="bibsurname"/>
          <w:color w:val="3A3A3A"/>
        </w:rPr>
        <w:t>Grubbs</w:t>
      </w:r>
      <w:r>
        <w:rPr>
          <w:color w:val="3A3A3A"/>
        </w:rPr>
        <w:t xml:space="preserve">, </w:t>
      </w:r>
      <w:r>
        <w:rPr>
          <w:rStyle w:val="bibfname"/>
          <w:color w:val="3A3A3A"/>
        </w:rPr>
        <w:t>L.A</w:t>
      </w:r>
      <w:bookmarkEnd w:id="54"/>
      <w:r>
        <w:rPr>
          <w:rStyle w:val="bibfname"/>
          <w:color w:val="3A3A3A"/>
        </w:rPr>
        <w:t>.</w:t>
      </w:r>
      <w:r>
        <w:rPr>
          <w:color w:val="3A3A3A"/>
        </w:rPr>
        <w:t xml:space="preserve">, </w:t>
      </w:r>
      <w:bookmarkStart w:id="55" w:name="MS_AuthorGroup100046"/>
      <w:proofErr w:type="spellStart"/>
      <w:r>
        <w:rPr>
          <w:rStyle w:val="bibsurname"/>
          <w:color w:val="3A3A3A"/>
        </w:rPr>
        <w:t>Cassell</w:t>
      </w:r>
      <w:proofErr w:type="spellEnd"/>
      <w:r>
        <w:rPr>
          <w:color w:val="3A3A3A"/>
        </w:rPr>
        <w:t xml:space="preserve">, </w:t>
      </w:r>
      <w:r>
        <w:rPr>
          <w:rStyle w:val="bibfname"/>
          <w:color w:val="3A3A3A"/>
        </w:rPr>
        <w:t>J</w:t>
      </w:r>
      <w:bookmarkEnd w:id="55"/>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56" w:name="MS_AuthorGroup100047"/>
      <w:proofErr w:type="spellStart"/>
      <w:r>
        <w:rPr>
          <w:rStyle w:val="bibsurname"/>
          <w:color w:val="3A3A3A"/>
        </w:rPr>
        <w:t>Mulkey</w:t>
      </w:r>
      <w:proofErr w:type="spellEnd"/>
      <w:r>
        <w:rPr>
          <w:color w:val="3A3A3A"/>
        </w:rPr>
        <w:t xml:space="preserve">, </w:t>
      </w:r>
      <w:r>
        <w:rPr>
          <w:rStyle w:val="bibfname"/>
          <w:color w:val="3A3A3A"/>
        </w:rPr>
        <w:t>S. W</w:t>
      </w:r>
      <w:bookmarkEnd w:id="56"/>
      <w:r>
        <w:rPr>
          <w:rStyle w:val="bibfname"/>
          <w:color w:val="3A3A3A"/>
        </w:rPr>
        <w:t>.</w:t>
      </w:r>
      <w:r>
        <w:rPr>
          <w:color w:val="3A3A3A"/>
        </w:rPr>
        <w:t xml:space="preserve"> (</w:t>
      </w:r>
      <w:r>
        <w:rPr>
          <w:rStyle w:val="bibyear"/>
          <w:color w:val="3A3A3A"/>
        </w:rPr>
        <w:t>2006</w:t>
      </w:r>
      <w:r>
        <w:rPr>
          <w:color w:val="3A3A3A"/>
        </w:rPr>
        <w:t xml:space="preserve">). </w:t>
      </w:r>
      <w:r w:rsidRPr="00C135BF">
        <w:rPr>
          <w:rStyle w:val="bibbook"/>
          <w:rFonts w:eastAsia="Palatino Linotype"/>
          <w:i/>
          <w:iCs/>
        </w:rPr>
        <w:t>Rehabilitation</w:t>
      </w:r>
      <w:r w:rsidRPr="00C135BF">
        <w:rPr>
          <w:rStyle w:val="bibbook"/>
          <w:i/>
          <w:iCs/>
        </w:rPr>
        <w:t xml:space="preserve"> </w:t>
      </w:r>
      <w:r w:rsidRPr="00C135BF">
        <w:rPr>
          <w:rStyle w:val="bibbook"/>
          <w:rFonts w:eastAsia="Palatino Linotype"/>
          <w:i/>
          <w:iCs/>
        </w:rPr>
        <w:t>caseload</w:t>
      </w:r>
      <w:r w:rsidRPr="00C135BF">
        <w:rPr>
          <w:rStyle w:val="bibbook"/>
          <w:i/>
          <w:iCs/>
        </w:rPr>
        <w:t xml:space="preserve"> </w:t>
      </w:r>
      <w:r w:rsidRPr="00C135BF">
        <w:rPr>
          <w:rStyle w:val="bibbook"/>
          <w:rFonts w:eastAsia="Palatino Linotype"/>
          <w:i/>
          <w:iCs/>
        </w:rPr>
        <w:t>management</w:t>
      </w:r>
      <w:r w:rsidRPr="00C135BF">
        <w:rPr>
          <w:rStyle w:val="bibbook"/>
          <w:i/>
          <w:iCs/>
        </w:rPr>
        <w:t xml:space="preserve">: </w:t>
      </w:r>
      <w:r w:rsidRPr="00C135BF">
        <w:rPr>
          <w:rStyle w:val="bibbook"/>
          <w:rFonts w:eastAsia="Palatino Linotype"/>
          <w:i/>
          <w:iCs/>
        </w:rPr>
        <w:t>Concepts</w:t>
      </w:r>
      <w:r w:rsidRPr="00C135BF">
        <w:rPr>
          <w:rStyle w:val="bibbook"/>
          <w:i/>
          <w:iCs/>
        </w:rPr>
        <w:t xml:space="preserve"> </w:t>
      </w:r>
      <w:r w:rsidRPr="00C135BF">
        <w:rPr>
          <w:rStyle w:val="bibbook"/>
          <w:rFonts w:eastAsia="Palatino Linotype"/>
          <w:i/>
          <w:iCs/>
        </w:rPr>
        <w:t>&amp;</w:t>
      </w:r>
      <w:r w:rsidRPr="00C135BF">
        <w:rPr>
          <w:rStyle w:val="bibbook"/>
          <w:i/>
          <w:iCs/>
        </w:rPr>
        <w:t xml:space="preserve"> </w:t>
      </w:r>
      <w:r w:rsidRPr="00C135BF">
        <w:rPr>
          <w:rStyle w:val="bibbook"/>
          <w:rFonts w:eastAsia="Palatino Linotype"/>
          <w:i/>
          <w:iCs/>
        </w:rPr>
        <w:t>practice</w:t>
      </w:r>
      <w:r>
        <w:rPr>
          <w:i/>
          <w:iCs/>
          <w:color w:val="3A3A3A"/>
        </w:rPr>
        <w:t xml:space="preserve"> (</w:t>
      </w:r>
      <w:r>
        <w:rPr>
          <w:rStyle w:val="bibeditionno"/>
          <w:i/>
          <w:iCs/>
          <w:color w:val="3A3A3A"/>
        </w:rPr>
        <w:t>2</w:t>
      </w:r>
      <w:r>
        <w:rPr>
          <w:rStyle w:val="bibeditionno"/>
          <w:i/>
          <w:iCs/>
          <w:color w:val="3A3A3A"/>
          <w:vertAlign w:val="superscript"/>
        </w:rPr>
        <w:t>nd</w:t>
      </w:r>
      <w:r>
        <w:rPr>
          <w:rStyle w:val="bibeditionno"/>
          <w:i/>
          <w:iCs/>
          <w:color w:val="3A3A3A"/>
        </w:rPr>
        <w:t xml:space="preserve"> </w:t>
      </w:r>
      <w:proofErr w:type="gramStart"/>
      <w:r>
        <w:rPr>
          <w:rStyle w:val="bibeditionno"/>
          <w:i/>
          <w:iCs/>
          <w:color w:val="3A3A3A"/>
        </w:rPr>
        <w:t>ed</w:t>
      </w:r>
      <w:proofErr w:type="gramEnd"/>
      <w:r>
        <w:rPr>
          <w:rStyle w:val="bibeditionno"/>
          <w:i/>
          <w:iCs/>
          <w:color w:val="3A3A3A"/>
        </w:rPr>
        <w:t>.</w:t>
      </w:r>
      <w:r>
        <w:rPr>
          <w:i/>
          <w:iCs/>
          <w:color w:val="3A3A3A"/>
        </w:rPr>
        <w:t>)</w:t>
      </w:r>
      <w:r>
        <w:rPr>
          <w:color w:val="3A3A3A"/>
        </w:rPr>
        <w:t xml:space="preserve">. </w:t>
      </w:r>
      <w:r>
        <w:rPr>
          <w:rStyle w:val="biblocation"/>
          <w:color w:val="3A3A3A"/>
        </w:rPr>
        <w:t>New York</w:t>
      </w:r>
      <w:r>
        <w:rPr>
          <w:color w:val="3A3A3A"/>
        </w:rPr>
        <w:t xml:space="preserve">: </w:t>
      </w:r>
      <w:r>
        <w:rPr>
          <w:rStyle w:val="bibpublisher"/>
          <w:color w:val="3A3A3A"/>
        </w:rPr>
        <w:t>Springer Publishing Company</w:t>
      </w:r>
      <w:r>
        <w:rPr>
          <w:color w:val="3A3A3A"/>
        </w:rPr>
        <w:t>.</w:t>
      </w:r>
      <w:bookmarkEnd w:id="53"/>
    </w:p>
    <w:p w14:paraId="15A7D60E" w14:textId="77777777" w:rsidR="00675B0E" w:rsidRDefault="00675B0E" w:rsidP="00675B0E">
      <w:pPr>
        <w:pStyle w:val="Reference-Alphabetical"/>
        <w:rPr>
          <w:color w:val="3A3A3A"/>
        </w:rPr>
      </w:pPr>
      <w:bookmarkStart w:id="57" w:name="para10015"/>
      <w:r>
        <w:rPr>
          <w:color w:val="3A3A3A"/>
        </w:rPr>
        <w:t>*</w:t>
      </w:r>
      <w:bookmarkStart w:id="58" w:name="MS_AuthorGroup100050"/>
      <w:r>
        <w:rPr>
          <w:rStyle w:val="bibsurname"/>
          <w:color w:val="3A3A3A"/>
        </w:rPr>
        <w:t>Hummel</w:t>
      </w:r>
      <w:r>
        <w:rPr>
          <w:color w:val="3A3A3A"/>
        </w:rPr>
        <w:t xml:space="preserve">, </w:t>
      </w:r>
      <w:r>
        <w:rPr>
          <w:rStyle w:val="bibfname"/>
          <w:color w:val="3A3A3A"/>
        </w:rPr>
        <w:t>C</w:t>
      </w:r>
      <w:bookmarkEnd w:id="58"/>
      <w:r>
        <w:rPr>
          <w:rStyle w:val="bibfname"/>
          <w:color w:val="3A3A3A"/>
        </w:rPr>
        <w:t>.</w:t>
      </w:r>
      <w:r>
        <w:rPr>
          <w:color w:val="3A3A3A"/>
        </w:rPr>
        <w:t xml:space="preserve"> (</w:t>
      </w:r>
      <w:r>
        <w:rPr>
          <w:rStyle w:val="bibyear"/>
          <w:color w:val="3A3A3A"/>
        </w:rPr>
        <w:t>1967</w:t>
      </w:r>
      <w:r>
        <w:rPr>
          <w:color w:val="3A3A3A"/>
        </w:rPr>
        <w:t xml:space="preserve">). </w:t>
      </w:r>
      <w:proofErr w:type="gramStart"/>
      <w:r>
        <w:rPr>
          <w:rStyle w:val="bibbook"/>
          <w:i/>
          <w:iCs/>
          <w:color w:val="3A3A3A"/>
        </w:rPr>
        <w:t>Tyranny of the urgent</w:t>
      </w:r>
      <w:r>
        <w:rPr>
          <w:color w:val="3A3A3A"/>
        </w:rPr>
        <w:t>.</w:t>
      </w:r>
      <w:proofErr w:type="gramEnd"/>
      <w:r>
        <w:rPr>
          <w:color w:val="3A3A3A"/>
        </w:rPr>
        <w:t xml:space="preserve"> </w:t>
      </w:r>
      <w:r>
        <w:rPr>
          <w:rStyle w:val="biblocation"/>
          <w:color w:val="3A3A3A"/>
        </w:rPr>
        <w:t>Madison, WI</w:t>
      </w:r>
      <w:r>
        <w:rPr>
          <w:color w:val="3A3A3A"/>
        </w:rPr>
        <w:t xml:space="preserve">: </w:t>
      </w:r>
      <w:proofErr w:type="spellStart"/>
      <w:r>
        <w:rPr>
          <w:rStyle w:val="bibpublisher"/>
          <w:color w:val="3A3A3A"/>
        </w:rPr>
        <w:t>InterVarsity</w:t>
      </w:r>
      <w:proofErr w:type="spellEnd"/>
      <w:r>
        <w:rPr>
          <w:rStyle w:val="bibpublisher"/>
          <w:color w:val="3A3A3A"/>
        </w:rPr>
        <w:t xml:space="preserve"> Press</w:t>
      </w:r>
      <w:r>
        <w:rPr>
          <w:color w:val="3A3A3A"/>
        </w:rPr>
        <w:t>.</w:t>
      </w:r>
      <w:bookmarkEnd w:id="57"/>
    </w:p>
    <w:p w14:paraId="62CB8850" w14:textId="77777777" w:rsidR="00675B0E" w:rsidRDefault="00675B0E" w:rsidP="00675B0E">
      <w:pPr>
        <w:pStyle w:val="Reference-Alphabetical"/>
        <w:rPr>
          <w:color w:val="3A3A3A"/>
        </w:rPr>
      </w:pPr>
      <w:bookmarkStart w:id="59" w:name="MS_AuthorGroup100054"/>
      <w:bookmarkStart w:id="60" w:name="para10016"/>
      <w:proofErr w:type="spellStart"/>
      <w:proofErr w:type="gramStart"/>
      <w:r>
        <w:rPr>
          <w:rStyle w:val="bibsurname"/>
          <w:color w:val="3A3A3A"/>
        </w:rPr>
        <w:t>Kwapinska</w:t>
      </w:r>
      <w:proofErr w:type="spellEnd"/>
      <w:r>
        <w:rPr>
          <w:color w:val="3A3A3A"/>
        </w:rPr>
        <w:t xml:space="preserve">, </w:t>
      </w:r>
      <w:r>
        <w:rPr>
          <w:rStyle w:val="bibfname"/>
          <w:color w:val="3A3A3A"/>
        </w:rPr>
        <w:t>M.S</w:t>
      </w:r>
      <w:bookmarkEnd w:id="59"/>
      <w:r>
        <w:rPr>
          <w:rStyle w:val="bibfname"/>
          <w:color w:val="3A3A3A"/>
        </w:rPr>
        <w:t>.</w:t>
      </w:r>
      <w:r>
        <w:rPr>
          <w:color w:val="3A3A3A"/>
        </w:rPr>
        <w:t xml:space="preserve">, </w:t>
      </w:r>
      <w:bookmarkStart w:id="61" w:name="MS_AuthorGroup100055"/>
      <w:r>
        <w:rPr>
          <w:rStyle w:val="bibsurname"/>
          <w:color w:val="3A3A3A"/>
        </w:rPr>
        <w:t>Jankowski</w:t>
      </w:r>
      <w:r>
        <w:rPr>
          <w:color w:val="3A3A3A"/>
        </w:rPr>
        <w:t xml:space="preserve">, </w:t>
      </w:r>
      <w:r>
        <w:rPr>
          <w:rStyle w:val="bibfname"/>
          <w:color w:val="3A3A3A"/>
        </w:rPr>
        <w:t>T</w:t>
      </w:r>
      <w:bookmarkEnd w:id="61"/>
      <w:r>
        <w:rPr>
          <w:rStyle w:val="bibfname"/>
          <w:color w:val="3A3A3A"/>
        </w:rPr>
        <w:t>.</w:t>
      </w:r>
      <w:r>
        <w:rPr>
          <w:color w:val="3A3A3A"/>
        </w:rPr>
        <w:t xml:space="preserve">, </w:t>
      </w:r>
      <w:bookmarkStart w:id="62" w:name="MS_AuthorGroup100056"/>
      <w:proofErr w:type="spellStart"/>
      <w:r>
        <w:rPr>
          <w:rStyle w:val="bibsurname"/>
          <w:color w:val="3A3A3A"/>
        </w:rPr>
        <w:t>Przepiorka</w:t>
      </w:r>
      <w:proofErr w:type="spellEnd"/>
      <w:r>
        <w:rPr>
          <w:color w:val="3A3A3A"/>
        </w:rPr>
        <w:t xml:space="preserve">, </w:t>
      </w:r>
      <w:r>
        <w:rPr>
          <w:rStyle w:val="bibfname"/>
          <w:color w:val="3A3A3A"/>
        </w:rPr>
        <w:t>A</w:t>
      </w:r>
      <w:bookmarkEnd w:id="62"/>
      <w:r>
        <w:rPr>
          <w:rStyle w:val="bibfname"/>
          <w:color w:val="3A3A3A"/>
        </w:rPr>
        <w:t>.</w:t>
      </w:r>
      <w:r>
        <w:rPr>
          <w:color w:val="3A3A3A"/>
        </w:rPr>
        <w:t xml:space="preserve">, </w:t>
      </w:r>
      <w:bookmarkStart w:id="63" w:name="MS_AuthorGroup100057"/>
      <w:proofErr w:type="spellStart"/>
      <w:r>
        <w:rPr>
          <w:rStyle w:val="bibsurname"/>
          <w:color w:val="3A3A3A"/>
        </w:rPr>
        <w:t>Oinyshi</w:t>
      </w:r>
      <w:proofErr w:type="spellEnd"/>
      <w:r>
        <w:rPr>
          <w:color w:val="3A3A3A"/>
        </w:rPr>
        <w:t xml:space="preserve">, </w:t>
      </w:r>
      <w:r>
        <w:rPr>
          <w:rStyle w:val="bibfname"/>
          <w:color w:val="3A3A3A"/>
        </w:rPr>
        <w:t>I</w:t>
      </w:r>
      <w:bookmarkEnd w:id="63"/>
      <w:r>
        <w:rPr>
          <w:rStyle w:val="bibfname"/>
          <w:color w:val="3A3A3A"/>
        </w:rPr>
        <w:t>.</w:t>
      </w:r>
      <w:r>
        <w:rPr>
          <w:color w:val="3A3A3A"/>
        </w:rPr>
        <w:t xml:space="preserve">, </w:t>
      </w:r>
      <w:bookmarkStart w:id="64" w:name="MS_AuthorGroup100058"/>
      <w:proofErr w:type="spellStart"/>
      <w:r>
        <w:rPr>
          <w:rStyle w:val="bibsurname"/>
          <w:color w:val="3A3A3A"/>
        </w:rPr>
        <w:t>Sorokowski</w:t>
      </w:r>
      <w:proofErr w:type="spellEnd"/>
      <w:r>
        <w:rPr>
          <w:color w:val="3A3A3A"/>
        </w:rPr>
        <w:t xml:space="preserve">, </w:t>
      </w:r>
      <w:r>
        <w:rPr>
          <w:rStyle w:val="bibfname"/>
          <w:color w:val="3A3A3A"/>
        </w:rPr>
        <w:t>P</w:t>
      </w:r>
      <w:bookmarkEnd w:id="64"/>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65" w:name="MS_AuthorGroup100059"/>
      <w:proofErr w:type="spellStart"/>
      <w:r>
        <w:rPr>
          <w:rStyle w:val="bibsurname"/>
          <w:color w:val="3A3A3A"/>
        </w:rPr>
        <w:t>Zimbardo</w:t>
      </w:r>
      <w:proofErr w:type="spellEnd"/>
      <w:r>
        <w:rPr>
          <w:color w:val="3A3A3A"/>
        </w:rPr>
        <w:t xml:space="preserve">, </w:t>
      </w:r>
      <w:r>
        <w:rPr>
          <w:rStyle w:val="bibfname"/>
          <w:color w:val="3A3A3A"/>
        </w:rPr>
        <w:t>P</w:t>
      </w:r>
      <w:bookmarkEnd w:id="65"/>
      <w:r>
        <w:rPr>
          <w:rStyle w:val="bibfname"/>
          <w:color w:val="3A3A3A"/>
        </w:rPr>
        <w:t>.</w:t>
      </w:r>
      <w:r>
        <w:rPr>
          <w:color w:val="3A3A3A"/>
        </w:rPr>
        <w:t xml:space="preserve"> (</w:t>
      </w:r>
      <w:r>
        <w:rPr>
          <w:rStyle w:val="bibyear"/>
          <w:color w:val="3A3A3A"/>
        </w:rPr>
        <w:t>2018</w:t>
      </w:r>
      <w:r>
        <w:rPr>
          <w:color w:val="3A3A3A"/>
        </w:rPr>
        <w:t>).</w:t>
      </w:r>
      <w:proofErr w:type="gramEnd"/>
      <w:r>
        <w:rPr>
          <w:color w:val="3A3A3A"/>
        </w:rPr>
        <w:t xml:space="preserve"> </w:t>
      </w:r>
      <w:r w:rsidRPr="00B442A7">
        <w:rPr>
          <w:rStyle w:val="bibarticle"/>
          <w:rFonts w:eastAsia="Book Antiqua"/>
        </w:rPr>
        <w:t>What is the structure of time</w:t>
      </w:r>
      <w:r w:rsidRPr="00B442A7">
        <w:rPr>
          <w:rStyle w:val="bibarticle"/>
        </w:rPr>
        <w:t xml:space="preserve">? </w:t>
      </w:r>
      <w:proofErr w:type="gramStart"/>
      <w:r w:rsidRPr="00B442A7">
        <w:rPr>
          <w:rStyle w:val="bibarticle"/>
          <w:rFonts w:eastAsia="Palatino Linotype"/>
        </w:rPr>
        <w:t>A</w:t>
      </w:r>
      <w:r w:rsidRPr="00B442A7">
        <w:rPr>
          <w:rStyle w:val="bibarticle"/>
        </w:rPr>
        <w:t xml:space="preserve"> </w:t>
      </w:r>
      <w:r w:rsidRPr="00B442A7">
        <w:rPr>
          <w:rStyle w:val="bibarticle"/>
          <w:rFonts w:eastAsia="Palatino Linotype"/>
        </w:rPr>
        <w:t>study</w:t>
      </w:r>
      <w:r w:rsidRPr="00B442A7">
        <w:rPr>
          <w:rStyle w:val="bibarticle"/>
        </w:rPr>
        <w:t xml:space="preserve"> </w:t>
      </w:r>
      <w:r w:rsidRPr="00B442A7">
        <w:rPr>
          <w:rStyle w:val="bibarticle"/>
          <w:rFonts w:eastAsia="Palatino Linotype"/>
        </w:rPr>
        <w:t>on</w:t>
      </w:r>
      <w:r w:rsidRPr="00B442A7">
        <w:rPr>
          <w:rStyle w:val="bibarticle"/>
        </w:rPr>
        <w:t xml:space="preserve"> </w:t>
      </w:r>
      <w:r w:rsidRPr="00B442A7">
        <w:rPr>
          <w:rStyle w:val="bibarticle"/>
          <w:rFonts w:eastAsia="Palatino Linotype"/>
        </w:rPr>
        <w:t>time</w:t>
      </w:r>
      <w:r w:rsidRPr="00B442A7">
        <w:rPr>
          <w:rStyle w:val="bibarticle"/>
        </w:rPr>
        <w:t xml:space="preserve"> </w:t>
      </w:r>
      <w:r w:rsidRPr="00B442A7">
        <w:rPr>
          <w:rStyle w:val="bibarticle"/>
          <w:rFonts w:eastAsia="Palatino Linotype"/>
        </w:rPr>
        <w:t>perspective</w:t>
      </w:r>
      <w:r w:rsidRPr="00B442A7">
        <w:rPr>
          <w:rStyle w:val="bibarticle"/>
        </w:rPr>
        <w:t xml:space="preserve"> </w:t>
      </w:r>
      <w:r w:rsidRPr="00B442A7">
        <w:rPr>
          <w:rStyle w:val="bibarticle"/>
          <w:rFonts w:eastAsia="Palatino Linotype"/>
        </w:rPr>
        <w:t>in</w:t>
      </w:r>
      <w:r w:rsidRPr="00B442A7">
        <w:rPr>
          <w:rStyle w:val="bibarticle"/>
        </w:rPr>
        <w:t xml:space="preserve"> </w:t>
      </w:r>
      <w:r w:rsidRPr="00B442A7">
        <w:rPr>
          <w:rStyle w:val="bibarticle"/>
          <w:rFonts w:eastAsia="Palatino Linotype"/>
        </w:rPr>
        <w:t>the</w:t>
      </w:r>
      <w:r w:rsidRPr="00B442A7">
        <w:rPr>
          <w:rStyle w:val="bibarticle"/>
        </w:rPr>
        <w:t xml:space="preserve"> </w:t>
      </w:r>
      <w:r w:rsidRPr="00B442A7">
        <w:rPr>
          <w:rStyle w:val="bibarticle"/>
          <w:rFonts w:eastAsia="Palatino Linotype"/>
        </w:rPr>
        <w:t>United</w:t>
      </w:r>
      <w:r w:rsidRPr="00B442A7">
        <w:rPr>
          <w:rStyle w:val="bibarticle"/>
        </w:rPr>
        <w:t xml:space="preserve"> </w:t>
      </w:r>
      <w:r w:rsidRPr="00B442A7">
        <w:rPr>
          <w:rStyle w:val="bibarticle"/>
          <w:rFonts w:eastAsia="Palatino Linotype"/>
        </w:rPr>
        <w:t>States</w:t>
      </w:r>
      <w:r w:rsidRPr="00B442A7">
        <w:rPr>
          <w:rStyle w:val="bibarticle"/>
        </w:rPr>
        <w:t xml:space="preserve">, </w:t>
      </w:r>
      <w:r w:rsidRPr="00B442A7">
        <w:rPr>
          <w:rStyle w:val="bibarticle"/>
          <w:rFonts w:eastAsia="Book Antiqua"/>
        </w:rPr>
        <w:t>Poland and Nigeria</w:t>
      </w:r>
      <w:r>
        <w:rPr>
          <w:color w:val="3A3A3A"/>
        </w:rPr>
        <w:t>.</w:t>
      </w:r>
      <w:proofErr w:type="gramEnd"/>
      <w:r>
        <w:rPr>
          <w:color w:val="3A3A3A"/>
        </w:rPr>
        <w:t xml:space="preserve"> </w:t>
      </w:r>
      <w:r>
        <w:rPr>
          <w:rStyle w:val="bibjournal"/>
          <w:color w:val="3A3A3A"/>
        </w:rPr>
        <w:t>Frontiers in Psychology</w:t>
      </w:r>
      <w:r>
        <w:rPr>
          <w:color w:val="3A3A3A"/>
        </w:rPr>
        <w:t xml:space="preserve">, </w:t>
      </w:r>
      <w:r>
        <w:rPr>
          <w:rStyle w:val="bibvolume"/>
          <w:color w:val="3A3A3A"/>
        </w:rPr>
        <w:t>9</w:t>
      </w:r>
      <w:r>
        <w:rPr>
          <w:color w:val="3A3A3A"/>
        </w:rPr>
        <w:t xml:space="preserve"> (</w:t>
      </w:r>
      <w:r w:rsidRPr="00B442A7">
        <w:rPr>
          <w:rStyle w:val="bibissue"/>
          <w:rFonts w:eastAsia="Palatino Linotype"/>
        </w:rPr>
        <w:t>Article</w:t>
      </w:r>
      <w:r w:rsidRPr="00B442A7">
        <w:rPr>
          <w:rStyle w:val="bibissue"/>
        </w:rPr>
        <w:t xml:space="preserve"> </w:t>
      </w:r>
      <w:r w:rsidRPr="00B442A7">
        <w:rPr>
          <w:rStyle w:val="bibissue"/>
          <w:rFonts w:eastAsia="Palatino Linotype"/>
        </w:rPr>
        <w:t>2078</w:t>
      </w:r>
      <w:r>
        <w:rPr>
          <w:color w:val="3A3A3A"/>
        </w:rPr>
        <w:t xml:space="preserve">), </w:t>
      </w:r>
      <w:proofErr w:type="spellStart"/>
      <w:r>
        <w:rPr>
          <w:rStyle w:val="bibdoi"/>
          <w:color w:val="3A3A3A"/>
        </w:rPr>
        <w:t>doi</w:t>
      </w:r>
      <w:proofErr w:type="spellEnd"/>
      <w:r>
        <w:rPr>
          <w:rStyle w:val="bibdoi"/>
          <w:color w:val="3A3A3A"/>
        </w:rPr>
        <w:t xml:space="preserve">: </w:t>
      </w:r>
      <w:hyperlink r:id="rId16" w:history="1">
        <w:r>
          <w:rPr>
            <w:rStyle w:val="bibdoi"/>
          </w:rPr>
          <w:t>https://doi.org/10.3389/fpsyg.2018.02078</w:t>
        </w:r>
      </w:hyperlink>
      <w:bookmarkEnd w:id="60"/>
    </w:p>
    <w:p w14:paraId="35394BDD" w14:textId="77777777" w:rsidR="00675B0E" w:rsidRDefault="00675B0E" w:rsidP="00675B0E">
      <w:pPr>
        <w:pStyle w:val="Reference-Alphabetical"/>
        <w:rPr>
          <w:color w:val="000000"/>
        </w:rPr>
      </w:pPr>
      <w:bookmarkStart w:id="66" w:name="para10017"/>
      <w:r>
        <w:rPr>
          <w:color w:val="000000"/>
        </w:rPr>
        <w:t>*</w:t>
      </w:r>
      <w:bookmarkStart w:id="67" w:name="MS_AuthorGroup100061"/>
      <w:proofErr w:type="spellStart"/>
      <w:r>
        <w:rPr>
          <w:rStyle w:val="bibsurname"/>
          <w:color w:val="000000"/>
        </w:rPr>
        <w:t>Lakein</w:t>
      </w:r>
      <w:proofErr w:type="spellEnd"/>
      <w:r>
        <w:rPr>
          <w:color w:val="000000"/>
        </w:rPr>
        <w:t xml:space="preserve">, </w:t>
      </w:r>
      <w:r>
        <w:rPr>
          <w:rStyle w:val="bibfname"/>
          <w:color w:val="000000"/>
        </w:rPr>
        <w:t>A</w:t>
      </w:r>
      <w:bookmarkEnd w:id="67"/>
      <w:r>
        <w:rPr>
          <w:rStyle w:val="bibfname"/>
          <w:color w:val="000000"/>
        </w:rPr>
        <w:t>.</w:t>
      </w:r>
      <w:r>
        <w:rPr>
          <w:color w:val="000000"/>
        </w:rPr>
        <w:t xml:space="preserve"> (</w:t>
      </w:r>
      <w:r>
        <w:rPr>
          <w:rStyle w:val="bibyear"/>
          <w:color w:val="000000"/>
        </w:rPr>
        <w:t>1973</w:t>
      </w:r>
      <w:r>
        <w:rPr>
          <w:color w:val="000000"/>
        </w:rPr>
        <w:t xml:space="preserve">). </w:t>
      </w:r>
      <w:proofErr w:type="gramStart"/>
      <w:r>
        <w:rPr>
          <w:rStyle w:val="bibbook"/>
          <w:i/>
          <w:iCs/>
          <w:color w:val="000000"/>
        </w:rPr>
        <w:t>How to get control of your time and your life</w:t>
      </w:r>
      <w:r>
        <w:rPr>
          <w:i/>
          <w:iCs/>
          <w:color w:val="000000"/>
        </w:rPr>
        <w:t>.</w:t>
      </w:r>
      <w:proofErr w:type="gramEnd"/>
      <w:r>
        <w:rPr>
          <w:i/>
          <w:iCs/>
          <w:color w:val="000000"/>
        </w:rPr>
        <w:t xml:space="preserve"> </w:t>
      </w:r>
      <w:r>
        <w:rPr>
          <w:rStyle w:val="biblocation"/>
          <w:color w:val="000000"/>
        </w:rPr>
        <w:t>New York</w:t>
      </w:r>
      <w:r>
        <w:rPr>
          <w:color w:val="000000"/>
        </w:rPr>
        <w:t xml:space="preserve">: </w:t>
      </w:r>
      <w:r>
        <w:rPr>
          <w:rStyle w:val="bibpublisher"/>
          <w:color w:val="000000"/>
        </w:rPr>
        <w:t>Signet</w:t>
      </w:r>
      <w:r>
        <w:rPr>
          <w:color w:val="000000"/>
        </w:rPr>
        <w:t>.</w:t>
      </w:r>
      <w:bookmarkEnd w:id="66"/>
    </w:p>
    <w:p w14:paraId="72203F37" w14:textId="77777777" w:rsidR="00675B0E" w:rsidRDefault="00675B0E" w:rsidP="00675B0E">
      <w:pPr>
        <w:pStyle w:val="Reference-Alphabetical"/>
        <w:rPr>
          <w:color w:val="000000"/>
        </w:rPr>
      </w:pPr>
      <w:bookmarkStart w:id="68" w:name="para10018"/>
      <w:r>
        <w:rPr>
          <w:color w:val="000000"/>
        </w:rPr>
        <w:t>*</w:t>
      </w:r>
      <w:bookmarkStart w:id="69" w:name="MS_AuthorGroup100063"/>
      <w:r>
        <w:rPr>
          <w:rStyle w:val="bibsurname"/>
          <w:color w:val="000000"/>
        </w:rPr>
        <w:t>Mackenzie</w:t>
      </w:r>
      <w:r>
        <w:rPr>
          <w:color w:val="000000"/>
        </w:rPr>
        <w:t xml:space="preserve">, </w:t>
      </w:r>
      <w:r>
        <w:rPr>
          <w:rStyle w:val="bibfname"/>
          <w:color w:val="000000"/>
        </w:rPr>
        <w:t>R. A</w:t>
      </w:r>
      <w:bookmarkEnd w:id="69"/>
      <w:r>
        <w:rPr>
          <w:rStyle w:val="bibfname"/>
          <w:color w:val="000000"/>
        </w:rPr>
        <w:t>.</w:t>
      </w:r>
      <w:r>
        <w:rPr>
          <w:color w:val="000000"/>
        </w:rPr>
        <w:t xml:space="preserve"> (</w:t>
      </w:r>
      <w:r>
        <w:rPr>
          <w:rStyle w:val="bibyear"/>
          <w:color w:val="000000"/>
        </w:rPr>
        <w:t>1970</w:t>
      </w:r>
      <w:r>
        <w:rPr>
          <w:color w:val="000000"/>
        </w:rPr>
        <w:t xml:space="preserve">). </w:t>
      </w:r>
      <w:proofErr w:type="gramStart"/>
      <w:r w:rsidRPr="008133D1">
        <w:rPr>
          <w:rStyle w:val="bibbook"/>
          <w:i/>
          <w:iCs/>
        </w:rPr>
        <w:t>Managing time at the top</w:t>
      </w:r>
      <w:r>
        <w:rPr>
          <w:i/>
          <w:iCs/>
          <w:color w:val="000000"/>
        </w:rPr>
        <w:t>.</w:t>
      </w:r>
      <w:proofErr w:type="gramEnd"/>
      <w:r>
        <w:rPr>
          <w:i/>
          <w:iCs/>
          <w:color w:val="000000"/>
        </w:rPr>
        <w:t xml:space="preserve"> </w:t>
      </w:r>
      <w:r w:rsidRPr="00B442A7">
        <w:rPr>
          <w:rStyle w:val="biblocation"/>
          <w:rFonts w:eastAsia="Palatino Linotype"/>
        </w:rPr>
        <w:t>New</w:t>
      </w:r>
      <w:r w:rsidRPr="00B442A7">
        <w:rPr>
          <w:rStyle w:val="biblocation"/>
        </w:rPr>
        <w:t xml:space="preserve"> </w:t>
      </w:r>
      <w:r w:rsidRPr="00B442A7">
        <w:rPr>
          <w:rStyle w:val="biblocation"/>
          <w:rFonts w:eastAsia="Palatino Linotype"/>
        </w:rPr>
        <w:t>York</w:t>
      </w:r>
      <w:r>
        <w:rPr>
          <w:color w:val="000000"/>
        </w:rPr>
        <w:t xml:space="preserve">: </w:t>
      </w:r>
      <w:r w:rsidRPr="00B442A7">
        <w:rPr>
          <w:rStyle w:val="bibpublisher"/>
          <w:rFonts w:eastAsia="Palatino Linotype"/>
        </w:rPr>
        <w:t>The</w:t>
      </w:r>
      <w:r w:rsidRPr="00B442A7">
        <w:rPr>
          <w:rStyle w:val="bibpublisher"/>
        </w:rPr>
        <w:t xml:space="preserve"> </w:t>
      </w:r>
      <w:r w:rsidRPr="00B442A7">
        <w:rPr>
          <w:rStyle w:val="bibpublisher"/>
          <w:rFonts w:eastAsia="Palatino Linotype"/>
        </w:rPr>
        <w:t>President's</w:t>
      </w:r>
      <w:r w:rsidRPr="00B442A7">
        <w:rPr>
          <w:rStyle w:val="bibpublisher"/>
        </w:rPr>
        <w:t xml:space="preserve"> </w:t>
      </w:r>
      <w:r w:rsidRPr="00B442A7">
        <w:rPr>
          <w:rStyle w:val="bibpublisher"/>
          <w:rFonts w:eastAsia="Palatino Linotype"/>
        </w:rPr>
        <w:t>Association</w:t>
      </w:r>
      <w:r>
        <w:rPr>
          <w:color w:val="000000"/>
        </w:rPr>
        <w:t>.</w:t>
      </w:r>
      <w:bookmarkEnd w:id="68"/>
    </w:p>
    <w:p w14:paraId="5A260A54" w14:textId="77777777" w:rsidR="00675B0E" w:rsidRDefault="00675B0E" w:rsidP="00675B0E">
      <w:pPr>
        <w:pStyle w:val="Reference-Alphabetical"/>
        <w:rPr>
          <w:color w:val="000000"/>
        </w:rPr>
      </w:pPr>
      <w:bookmarkStart w:id="70" w:name="para10019"/>
      <w:r>
        <w:rPr>
          <w:color w:val="000000"/>
        </w:rPr>
        <w:t>*</w:t>
      </w:r>
      <w:bookmarkStart w:id="71" w:name="MS_AuthorGroup100065"/>
      <w:r>
        <w:rPr>
          <w:rStyle w:val="bibsurname"/>
          <w:color w:val="000000"/>
        </w:rPr>
        <w:t>Mackenzie</w:t>
      </w:r>
      <w:r>
        <w:rPr>
          <w:color w:val="000000"/>
        </w:rPr>
        <w:t xml:space="preserve">, </w:t>
      </w:r>
      <w:r>
        <w:rPr>
          <w:rStyle w:val="bibfname"/>
          <w:color w:val="000000"/>
        </w:rPr>
        <w:t>R. A</w:t>
      </w:r>
      <w:bookmarkEnd w:id="71"/>
      <w:r>
        <w:rPr>
          <w:rStyle w:val="bibfname"/>
          <w:color w:val="000000"/>
        </w:rPr>
        <w:t>.</w:t>
      </w:r>
      <w:r>
        <w:rPr>
          <w:color w:val="000000"/>
        </w:rPr>
        <w:t xml:space="preserve"> (</w:t>
      </w:r>
      <w:r>
        <w:rPr>
          <w:rStyle w:val="bibyear"/>
          <w:color w:val="000000"/>
        </w:rPr>
        <w:t>1972</w:t>
      </w:r>
      <w:r>
        <w:rPr>
          <w:color w:val="000000"/>
        </w:rPr>
        <w:t xml:space="preserve">). </w:t>
      </w:r>
      <w:proofErr w:type="gramStart"/>
      <w:r>
        <w:rPr>
          <w:rStyle w:val="bibbook"/>
          <w:i/>
          <w:iCs/>
          <w:color w:val="000000"/>
        </w:rPr>
        <w:t>The time trap</w:t>
      </w:r>
      <w:r>
        <w:rPr>
          <w:i/>
          <w:iCs/>
          <w:color w:val="000000"/>
        </w:rPr>
        <w:t>.</w:t>
      </w:r>
      <w:proofErr w:type="gramEnd"/>
      <w:r>
        <w:rPr>
          <w:i/>
          <w:iCs/>
          <w:color w:val="000000"/>
        </w:rPr>
        <w:t xml:space="preserve"> </w:t>
      </w:r>
      <w:proofErr w:type="gramStart"/>
      <w:r w:rsidRPr="00B442A7">
        <w:rPr>
          <w:rStyle w:val="biblocation"/>
          <w:rFonts w:eastAsia="Palatino Linotype"/>
        </w:rPr>
        <w:t>New</w:t>
      </w:r>
      <w:r w:rsidRPr="00B442A7">
        <w:rPr>
          <w:rStyle w:val="biblocation"/>
        </w:rPr>
        <w:t xml:space="preserve"> </w:t>
      </w:r>
      <w:r w:rsidRPr="00B442A7">
        <w:rPr>
          <w:rStyle w:val="biblocation"/>
          <w:rFonts w:eastAsia="Palatino Linotype"/>
        </w:rPr>
        <w:t>York</w:t>
      </w:r>
      <w:r>
        <w:rPr>
          <w:color w:val="000000"/>
        </w:rPr>
        <w:t xml:space="preserve">; </w:t>
      </w:r>
      <w:r>
        <w:rPr>
          <w:rStyle w:val="bibpublisher"/>
          <w:color w:val="000000"/>
        </w:rPr>
        <w:t>McGraw-Hill</w:t>
      </w:r>
      <w:r>
        <w:rPr>
          <w:color w:val="000000"/>
        </w:rPr>
        <w:t>.</w:t>
      </w:r>
      <w:bookmarkEnd w:id="70"/>
      <w:proofErr w:type="gramEnd"/>
    </w:p>
    <w:p w14:paraId="00672132" w14:textId="77777777" w:rsidR="00675B0E" w:rsidRDefault="00675B0E" w:rsidP="00675B0E">
      <w:pPr>
        <w:pStyle w:val="Reference-Alphabetical"/>
      </w:pPr>
      <w:bookmarkStart w:id="72" w:name="MS_AuthorGroup100071"/>
      <w:bookmarkStart w:id="73" w:name="para10020"/>
      <w:proofErr w:type="spellStart"/>
      <w:proofErr w:type="gramStart"/>
      <w:r>
        <w:rPr>
          <w:rStyle w:val="bibsurname"/>
          <w:color w:val="000000"/>
        </w:rPr>
        <w:t>Mandal</w:t>
      </w:r>
      <w:proofErr w:type="spellEnd"/>
      <w:r>
        <w:rPr>
          <w:color w:val="000000"/>
        </w:rPr>
        <w:t xml:space="preserve">, </w:t>
      </w:r>
      <w:r>
        <w:rPr>
          <w:rStyle w:val="bibfname"/>
          <w:color w:val="000000"/>
        </w:rPr>
        <w:t>A</w:t>
      </w:r>
      <w:bookmarkEnd w:id="72"/>
      <w:r>
        <w:rPr>
          <w:rStyle w:val="bibfname"/>
          <w:color w:val="000000"/>
        </w:rPr>
        <w:t>.</w:t>
      </w:r>
      <w:r>
        <w:rPr>
          <w:color w:val="000000"/>
        </w:rPr>
        <w:t xml:space="preserve"> (</w:t>
      </w:r>
      <w:r>
        <w:rPr>
          <w:rStyle w:val="bibyear"/>
          <w:color w:val="000000"/>
        </w:rPr>
        <w:t>2020</w:t>
      </w:r>
      <w:r>
        <w:rPr>
          <w:color w:val="000000"/>
        </w:rPr>
        <w:t>).</w:t>
      </w:r>
      <w:proofErr w:type="gramEnd"/>
      <w:r>
        <w:rPr>
          <w:color w:val="000000"/>
        </w:rPr>
        <w:t xml:space="preserve"> </w:t>
      </w:r>
      <w:r>
        <w:rPr>
          <w:rStyle w:val="bibarticle"/>
          <w:rFonts w:eastAsia="Book Antiqua"/>
          <w:color w:val="000000"/>
        </w:rPr>
        <w:t xml:space="preserve">The </w:t>
      </w:r>
      <w:proofErr w:type="spellStart"/>
      <w:r>
        <w:rPr>
          <w:rStyle w:val="bibarticle"/>
          <w:rFonts w:eastAsia="Book Antiqua"/>
          <w:color w:val="000000"/>
        </w:rPr>
        <w:t>pomodoro</w:t>
      </w:r>
      <w:proofErr w:type="spellEnd"/>
      <w:r>
        <w:rPr>
          <w:rStyle w:val="bibarticle"/>
          <w:rFonts w:eastAsia="Book Antiqua"/>
          <w:color w:val="000000"/>
        </w:rPr>
        <w:t xml:space="preserve"> technique: An effective time management tool</w:t>
      </w:r>
      <w:r>
        <w:rPr>
          <w:color w:val="000000"/>
        </w:rPr>
        <w:t xml:space="preserve">. </w:t>
      </w:r>
      <w:proofErr w:type="gramStart"/>
      <w:r>
        <w:rPr>
          <w:rStyle w:val="bibjournal"/>
          <w:i/>
          <w:iCs/>
          <w:color w:val="000000"/>
        </w:rPr>
        <w:t>The NICHD Connection</w:t>
      </w:r>
      <w:r>
        <w:rPr>
          <w:color w:val="000000"/>
        </w:rPr>
        <w:t xml:space="preserve">, </w:t>
      </w:r>
      <w:r>
        <w:rPr>
          <w:rStyle w:val="bibvolume"/>
          <w:color w:val="000000"/>
        </w:rPr>
        <w:t>1</w:t>
      </w:r>
      <w:bookmarkStart w:id="74" w:name="BB100067"/>
      <w:r>
        <w:rPr>
          <w:rStyle w:val="bibvolume"/>
          <w:color w:val="000000"/>
        </w:rPr>
        <w:t>1</w:t>
      </w:r>
      <w:r>
        <w:rPr>
          <w:color w:val="000000"/>
        </w:rPr>
        <w:t>(</w:t>
      </w:r>
      <w:bookmarkEnd w:id="74"/>
      <w:r>
        <w:rPr>
          <w:rStyle w:val="bibissue"/>
          <w:color w:val="000000"/>
        </w:rPr>
        <w:t>120</w:t>
      </w:r>
      <w:r>
        <w:rPr>
          <w:color w:val="000000"/>
        </w:rPr>
        <w:t>).</w:t>
      </w:r>
      <w:proofErr w:type="gramEnd"/>
      <w:r>
        <w:rPr>
          <w:color w:val="000000"/>
        </w:rPr>
        <w:t xml:space="preserve"> </w:t>
      </w:r>
      <w:r>
        <w:rPr>
          <w:rStyle w:val="RetrievedDate"/>
          <w:color w:val="000000"/>
        </w:rPr>
        <w:t>Retrieved May 16, 2023</w:t>
      </w:r>
      <w:r>
        <w:rPr>
          <w:color w:val="000000"/>
        </w:rPr>
        <w:t xml:space="preserve">, </w:t>
      </w:r>
      <w:hyperlink r:id="rId17" w:history="1">
        <w:bookmarkStart w:id="75" w:name="URL100066"/>
        <w:r>
          <w:rPr>
            <w:rStyle w:val="biburl"/>
          </w:rPr>
          <w:t>https://science.nichd.nih.gov/confluence/display/newsletter/2020/05/07/The+Pomodoro+Technique%3A+An+Effective+Time+Management+Tool</w:t>
        </w:r>
        <w:bookmarkEnd w:id="75"/>
      </w:hyperlink>
      <w:bookmarkEnd w:id="73"/>
    </w:p>
    <w:p w14:paraId="0F712521" w14:textId="77777777" w:rsidR="00675B0E" w:rsidRDefault="00675B0E" w:rsidP="00675B0E">
      <w:pPr>
        <w:pStyle w:val="Reference-Alphabetical"/>
        <w:rPr>
          <w:color w:val="000000"/>
        </w:rPr>
      </w:pPr>
      <w:bookmarkStart w:id="76" w:name="MS_AuthorGroup100072"/>
      <w:bookmarkStart w:id="77" w:name="para10021"/>
      <w:proofErr w:type="spellStart"/>
      <w:proofErr w:type="gramStart"/>
      <w:r>
        <w:rPr>
          <w:rStyle w:val="bibsurname"/>
          <w:color w:val="3A3A3A"/>
        </w:rPr>
        <w:t>Pollar</w:t>
      </w:r>
      <w:proofErr w:type="spellEnd"/>
      <w:r>
        <w:rPr>
          <w:color w:val="3A3A3A"/>
        </w:rPr>
        <w:t xml:space="preserve">, </w:t>
      </w:r>
      <w:r>
        <w:rPr>
          <w:rStyle w:val="bibfname"/>
          <w:color w:val="3A3A3A"/>
        </w:rPr>
        <w:t>O</w:t>
      </w:r>
      <w:bookmarkEnd w:id="76"/>
      <w:r>
        <w:rPr>
          <w:rStyle w:val="bibfname"/>
          <w:color w:val="3A3A3A"/>
        </w:rPr>
        <w:t>.</w:t>
      </w:r>
      <w:r>
        <w:rPr>
          <w:color w:val="3A3A3A"/>
        </w:rPr>
        <w:t xml:space="preserve">, </w:t>
      </w:r>
      <w:bookmarkStart w:id="78" w:name="MS_AuthorGroup100073"/>
      <w:r>
        <w:rPr>
          <w:rStyle w:val="bibsurname"/>
          <w:color w:val="3A3A3A"/>
        </w:rPr>
        <w:t>Woodbury</w:t>
      </w:r>
      <w:r>
        <w:rPr>
          <w:color w:val="3A3A3A"/>
        </w:rPr>
        <w:t xml:space="preserve">, </w:t>
      </w:r>
      <w:r>
        <w:rPr>
          <w:rStyle w:val="bibfname"/>
          <w:color w:val="3A3A3A"/>
        </w:rPr>
        <w:t>D</w:t>
      </w:r>
      <w:bookmarkEnd w:id="78"/>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79" w:name="MS_AuthorGroup100074"/>
      <w:proofErr w:type="spellStart"/>
      <w:r>
        <w:rPr>
          <w:rStyle w:val="bibsurname"/>
          <w:color w:val="3A3A3A"/>
        </w:rPr>
        <w:t>Mapson</w:t>
      </w:r>
      <w:proofErr w:type="spellEnd"/>
      <w:r>
        <w:rPr>
          <w:color w:val="3A3A3A"/>
        </w:rPr>
        <w:t xml:space="preserve">, </w:t>
      </w:r>
      <w:r>
        <w:rPr>
          <w:rStyle w:val="bibfname"/>
          <w:color w:val="3A3A3A"/>
        </w:rPr>
        <w:t>R</w:t>
      </w:r>
      <w:bookmarkEnd w:id="79"/>
      <w:r>
        <w:rPr>
          <w:rStyle w:val="bibfname"/>
          <w:color w:val="3A3A3A"/>
        </w:rPr>
        <w:t>.</w:t>
      </w:r>
      <w:r>
        <w:rPr>
          <w:color w:val="3A3A3A"/>
        </w:rPr>
        <w:t xml:space="preserve"> (</w:t>
      </w:r>
      <w:r>
        <w:rPr>
          <w:rStyle w:val="bibyear"/>
          <w:color w:val="3A3A3A"/>
        </w:rPr>
        <w:t>1998</w:t>
      </w:r>
      <w:r>
        <w:rPr>
          <w:color w:val="3A3A3A"/>
        </w:rPr>
        <w:t>).</w:t>
      </w:r>
      <w:proofErr w:type="gramEnd"/>
      <w:r>
        <w:rPr>
          <w:color w:val="3A3A3A"/>
        </w:rPr>
        <w:t> </w:t>
      </w:r>
      <w:proofErr w:type="gramStart"/>
      <w:r>
        <w:rPr>
          <w:rStyle w:val="bibarticle"/>
          <w:rFonts w:eastAsia="Book Antiqua"/>
          <w:i/>
          <w:iCs/>
          <w:color w:val="3A3A3A"/>
        </w:rPr>
        <w:t>Organizing Your Workspace: A Guide to Personal Productivity</w:t>
      </w:r>
      <w:r>
        <w:rPr>
          <w:i/>
          <w:iCs/>
          <w:color w:val="3A3A3A"/>
        </w:rPr>
        <w:t>.</w:t>
      </w:r>
      <w:proofErr w:type="gramEnd"/>
      <w:r>
        <w:rPr>
          <w:color w:val="3A3A3A"/>
        </w:rPr>
        <w:t> </w:t>
      </w:r>
      <w:proofErr w:type="gramStart"/>
      <w:r>
        <w:rPr>
          <w:rStyle w:val="bibjournal"/>
          <w:color w:val="3A3A3A"/>
        </w:rPr>
        <w:t>Course Technology Crisp</w:t>
      </w:r>
      <w:r>
        <w:rPr>
          <w:color w:val="3A3A3A"/>
        </w:rPr>
        <w:t>.</w:t>
      </w:r>
      <w:bookmarkEnd w:id="77"/>
      <w:proofErr w:type="gramEnd"/>
    </w:p>
    <w:p w14:paraId="02AA0BAE" w14:textId="77777777" w:rsidR="00675B0E" w:rsidRDefault="00675B0E" w:rsidP="00675B0E">
      <w:pPr>
        <w:pStyle w:val="Reference-Alphabetical"/>
        <w:rPr>
          <w:color w:val="000000"/>
        </w:rPr>
      </w:pPr>
      <w:bookmarkStart w:id="80" w:name="MS_AuthorGroup100076"/>
      <w:bookmarkStart w:id="81" w:name="para10022"/>
      <w:proofErr w:type="gramStart"/>
      <w:r>
        <w:rPr>
          <w:rStyle w:val="bibsurname"/>
          <w:color w:val="000000"/>
        </w:rPr>
        <w:t>Riley</w:t>
      </w:r>
      <w:r>
        <w:rPr>
          <w:color w:val="000000"/>
        </w:rPr>
        <w:t xml:space="preserve">, </w:t>
      </w:r>
      <w:r>
        <w:rPr>
          <w:rStyle w:val="bibfname"/>
          <w:color w:val="000000"/>
        </w:rPr>
        <w:t>R. T</w:t>
      </w:r>
      <w:bookmarkEnd w:id="80"/>
      <w:r>
        <w:rPr>
          <w:rStyle w:val="bibfname"/>
          <w:color w:val="000000"/>
        </w:rPr>
        <w:t>.</w:t>
      </w:r>
      <w:r>
        <w:rPr>
          <w:color w:val="000000"/>
        </w:rPr>
        <w:t xml:space="preserve">, </w:t>
      </w:r>
      <w:bookmarkStart w:id="82" w:name="MS_AuthorGroup100077"/>
      <w:r>
        <w:rPr>
          <w:rStyle w:val="bibsurname"/>
          <w:color w:val="000000"/>
        </w:rPr>
        <w:t>McKinney</w:t>
      </w:r>
      <w:r>
        <w:rPr>
          <w:color w:val="000000"/>
        </w:rPr>
        <w:t xml:space="preserve">, </w:t>
      </w:r>
      <w:r>
        <w:rPr>
          <w:rStyle w:val="bibfname"/>
          <w:color w:val="000000"/>
        </w:rPr>
        <w:t>J. M</w:t>
      </w:r>
      <w:bookmarkEnd w:id="82"/>
      <w:r>
        <w:rPr>
          <w:rStyle w:val="bibfname"/>
          <w:color w:val="000000"/>
        </w:rPr>
        <w:t>.</w:t>
      </w:r>
      <w:r>
        <w:rPr>
          <w:color w:val="000000"/>
        </w:rPr>
        <w:t xml:space="preserve">, </w:t>
      </w:r>
      <w:r>
        <w:rPr>
          <w:rStyle w:val="Untag"/>
          <w:rFonts w:eastAsia="Palatino Linotype"/>
          <w:color w:val="000000"/>
        </w:rPr>
        <w:t>&amp;</w:t>
      </w:r>
      <w:r>
        <w:rPr>
          <w:color w:val="000000"/>
        </w:rPr>
        <w:t xml:space="preserve"> </w:t>
      </w:r>
      <w:bookmarkStart w:id="83" w:name="MS_AuthorGroup100078"/>
      <w:r>
        <w:rPr>
          <w:rStyle w:val="bibsurname"/>
          <w:color w:val="000000"/>
        </w:rPr>
        <w:t>Mantel</w:t>
      </w:r>
      <w:r>
        <w:rPr>
          <w:color w:val="000000"/>
        </w:rPr>
        <w:t xml:space="preserve">, </w:t>
      </w:r>
      <w:r>
        <w:rPr>
          <w:rStyle w:val="bibfname"/>
          <w:color w:val="000000"/>
        </w:rPr>
        <w:t>S. J</w:t>
      </w:r>
      <w:bookmarkEnd w:id="83"/>
      <w:r w:rsidRPr="00735144">
        <w:t>., Jr.</w:t>
      </w:r>
      <w:r>
        <w:rPr>
          <w:color w:val="000000"/>
        </w:rPr>
        <w:t xml:space="preserve"> (</w:t>
      </w:r>
      <w:r>
        <w:rPr>
          <w:rStyle w:val="bibyear"/>
          <w:color w:val="000000"/>
        </w:rPr>
        <w:t>1976</w:t>
      </w:r>
      <w:r>
        <w:rPr>
          <w:color w:val="000000"/>
        </w:rPr>
        <w:t>).</w:t>
      </w:r>
      <w:proofErr w:type="gramEnd"/>
      <w:r>
        <w:rPr>
          <w:color w:val="000000"/>
        </w:rPr>
        <w:t xml:space="preserve"> </w:t>
      </w:r>
      <w:r>
        <w:rPr>
          <w:rStyle w:val="bibbook"/>
          <w:i/>
          <w:iCs/>
          <w:color w:val="000000"/>
        </w:rPr>
        <w:t>Time management: Concepts and techniques for doing more in less time (a workbook</w:t>
      </w:r>
      <w:r>
        <w:rPr>
          <w:i/>
          <w:iCs/>
          <w:color w:val="000000"/>
        </w:rPr>
        <w:t xml:space="preserve">). </w:t>
      </w:r>
      <w:r>
        <w:rPr>
          <w:rStyle w:val="biblocation"/>
          <w:color w:val="000000"/>
        </w:rPr>
        <w:t>Cleveland, OH</w:t>
      </w:r>
      <w:r>
        <w:rPr>
          <w:color w:val="000000"/>
        </w:rPr>
        <w:t xml:space="preserve">: </w:t>
      </w:r>
      <w:r w:rsidRPr="00C07C64">
        <w:rPr>
          <w:rStyle w:val="bibpublisher"/>
        </w:rPr>
        <w:t xml:space="preserve">Penton Publishing </w:t>
      </w:r>
      <w:r w:rsidRPr="00C07C64">
        <w:rPr>
          <w:rStyle w:val="bibpublisher"/>
          <w:rFonts w:eastAsia="Palatino Linotype"/>
        </w:rPr>
        <w:t>Company</w:t>
      </w:r>
      <w:r>
        <w:rPr>
          <w:color w:val="000000"/>
        </w:rPr>
        <w:t>.</w:t>
      </w:r>
      <w:bookmarkEnd w:id="81"/>
    </w:p>
    <w:p w14:paraId="508EC5E4" w14:textId="77777777" w:rsidR="00675B0E" w:rsidRDefault="00675B0E" w:rsidP="00675B0E">
      <w:pPr>
        <w:pStyle w:val="Reference-Alphabetical"/>
        <w:rPr>
          <w:color w:val="000000"/>
        </w:rPr>
      </w:pPr>
      <w:bookmarkStart w:id="84" w:name="MS_AuthorGroup100079"/>
      <w:bookmarkStart w:id="85" w:name="para10023"/>
      <w:proofErr w:type="spellStart"/>
      <w:proofErr w:type="gramStart"/>
      <w:r>
        <w:rPr>
          <w:rStyle w:val="bibsurname"/>
          <w:color w:val="000000"/>
        </w:rPr>
        <w:t>Rothbard</w:t>
      </w:r>
      <w:proofErr w:type="spellEnd"/>
      <w:r>
        <w:rPr>
          <w:color w:val="000000"/>
        </w:rPr>
        <w:t xml:space="preserve">, </w:t>
      </w:r>
      <w:r>
        <w:rPr>
          <w:rStyle w:val="bibfname"/>
          <w:color w:val="000000"/>
        </w:rPr>
        <w:t>N. P</w:t>
      </w:r>
      <w:bookmarkEnd w:id="84"/>
      <w:r>
        <w:rPr>
          <w:rStyle w:val="bibfname"/>
          <w:color w:val="000000"/>
        </w:rPr>
        <w:t>.</w:t>
      </w:r>
      <w:r>
        <w:rPr>
          <w:color w:val="000000"/>
        </w:rPr>
        <w:t xml:space="preserve">, </w:t>
      </w:r>
      <w:r>
        <w:rPr>
          <w:rStyle w:val="Untag"/>
          <w:rFonts w:eastAsia="Palatino Linotype"/>
          <w:color w:val="000000"/>
        </w:rPr>
        <w:t>&amp;</w:t>
      </w:r>
      <w:r>
        <w:rPr>
          <w:color w:val="000000"/>
        </w:rPr>
        <w:t xml:space="preserve"> </w:t>
      </w:r>
      <w:bookmarkStart w:id="86" w:name="MS_AuthorGroup100080"/>
      <w:proofErr w:type="spellStart"/>
      <w:r>
        <w:rPr>
          <w:rStyle w:val="bibsurname"/>
          <w:color w:val="000000"/>
        </w:rPr>
        <w:t>Ollier-Malaterre</w:t>
      </w:r>
      <w:proofErr w:type="spellEnd"/>
      <w:r>
        <w:rPr>
          <w:color w:val="000000"/>
        </w:rPr>
        <w:t xml:space="preserve">, </w:t>
      </w:r>
      <w:r>
        <w:rPr>
          <w:rStyle w:val="bibfname"/>
          <w:color w:val="000000"/>
        </w:rPr>
        <w:t>A</w:t>
      </w:r>
      <w:bookmarkEnd w:id="86"/>
      <w:r>
        <w:rPr>
          <w:rStyle w:val="bibfname"/>
          <w:color w:val="000000"/>
        </w:rPr>
        <w:t>.</w:t>
      </w:r>
      <w:r>
        <w:rPr>
          <w:color w:val="000000"/>
        </w:rPr>
        <w:t xml:space="preserve"> (</w:t>
      </w:r>
      <w:r>
        <w:rPr>
          <w:rStyle w:val="bibyear"/>
          <w:color w:val="000000"/>
        </w:rPr>
        <w:t>2016</w:t>
      </w:r>
      <w:r>
        <w:rPr>
          <w:color w:val="000000"/>
        </w:rPr>
        <w:t>).</w:t>
      </w:r>
      <w:proofErr w:type="gramEnd"/>
      <w:r>
        <w:rPr>
          <w:color w:val="000000"/>
        </w:rPr>
        <w:t xml:space="preserve"> </w:t>
      </w:r>
      <w:proofErr w:type="gramStart"/>
      <w:r w:rsidRPr="004755B8">
        <w:rPr>
          <w:rStyle w:val="bibchaptertitle"/>
        </w:rPr>
        <w:t>Boundary management</w:t>
      </w:r>
      <w:r>
        <w:rPr>
          <w:color w:val="000000"/>
        </w:rPr>
        <w:t>.</w:t>
      </w:r>
      <w:proofErr w:type="gramEnd"/>
      <w:r>
        <w:rPr>
          <w:color w:val="000000"/>
        </w:rPr>
        <w:t xml:space="preserve"> </w:t>
      </w:r>
      <w:proofErr w:type="gramStart"/>
      <w:r w:rsidRPr="004755B8">
        <w:t xml:space="preserve">In </w:t>
      </w:r>
      <w:r w:rsidRPr="004755B8">
        <w:rPr>
          <w:rStyle w:val="bibed-fname"/>
        </w:rPr>
        <w:t>T. D</w:t>
      </w:r>
      <w:r w:rsidRPr="004755B8">
        <w:t xml:space="preserve">. </w:t>
      </w:r>
      <w:r w:rsidRPr="004755B8">
        <w:rPr>
          <w:rStyle w:val="bibed-surname"/>
        </w:rPr>
        <w:t>Allen</w:t>
      </w:r>
      <w:r w:rsidRPr="004755B8">
        <w:t xml:space="preserve"> &amp; </w:t>
      </w:r>
      <w:r w:rsidRPr="004755B8">
        <w:rPr>
          <w:rStyle w:val="bibed-fname"/>
        </w:rPr>
        <w:t>L. T</w:t>
      </w:r>
      <w:r w:rsidRPr="004755B8">
        <w:t xml:space="preserve">. </w:t>
      </w:r>
      <w:proofErr w:type="spellStart"/>
      <w:r w:rsidRPr="004755B8">
        <w:rPr>
          <w:rStyle w:val="bibed-surname"/>
        </w:rPr>
        <w:t>Eby</w:t>
      </w:r>
      <w:proofErr w:type="spellEnd"/>
      <w:r w:rsidRPr="004755B8">
        <w:t xml:space="preserve"> (Eds.), </w:t>
      </w:r>
      <w:r>
        <w:rPr>
          <w:rStyle w:val="bibbook"/>
          <w:i/>
          <w:iCs/>
          <w:color w:val="000000"/>
        </w:rPr>
        <w:t>The Oxford handbook of work and family</w:t>
      </w:r>
      <w:r>
        <w:rPr>
          <w:color w:val="000000"/>
        </w:rPr>
        <w:t xml:space="preserve"> (pp. </w:t>
      </w:r>
      <w:r>
        <w:rPr>
          <w:rStyle w:val="bibfpage"/>
          <w:color w:val="000000"/>
        </w:rPr>
        <w:t>109</w:t>
      </w:r>
      <w:r>
        <w:rPr>
          <w:color w:val="000000"/>
        </w:rPr>
        <w:t>–</w:t>
      </w:r>
      <w:r>
        <w:rPr>
          <w:rStyle w:val="biblpage"/>
          <w:color w:val="000000"/>
        </w:rPr>
        <w:t>122</w:t>
      </w:r>
      <w:r>
        <w:rPr>
          <w:color w:val="000000"/>
        </w:rPr>
        <w:t>).</w:t>
      </w:r>
      <w:proofErr w:type="gramEnd"/>
      <w:r>
        <w:rPr>
          <w:color w:val="000000"/>
        </w:rPr>
        <w:t xml:space="preserve"> </w:t>
      </w:r>
      <w:r>
        <w:rPr>
          <w:rStyle w:val="biblocation"/>
          <w:color w:val="000000"/>
        </w:rPr>
        <w:t>New York</w:t>
      </w:r>
      <w:r>
        <w:rPr>
          <w:color w:val="000000"/>
        </w:rPr>
        <w:t xml:space="preserve">: </w:t>
      </w:r>
      <w:r>
        <w:rPr>
          <w:rStyle w:val="bibpublisher"/>
          <w:color w:val="000000"/>
        </w:rPr>
        <w:t>Oxford University Press</w:t>
      </w:r>
      <w:r>
        <w:rPr>
          <w:color w:val="000000"/>
        </w:rPr>
        <w:t>.</w:t>
      </w:r>
      <w:bookmarkEnd w:id="85"/>
    </w:p>
    <w:p w14:paraId="104AAA42" w14:textId="77777777" w:rsidR="00675B0E" w:rsidRDefault="00675B0E" w:rsidP="00675B0E">
      <w:pPr>
        <w:pStyle w:val="Reference-Alphabetical"/>
        <w:rPr>
          <w:color w:val="000000"/>
        </w:rPr>
      </w:pPr>
      <w:bookmarkStart w:id="87" w:name="MS_AuthorGroup100085"/>
      <w:bookmarkStart w:id="88" w:name="para10024"/>
      <w:r>
        <w:rPr>
          <w:rStyle w:val="bibsurname"/>
          <w:color w:val="000000"/>
        </w:rPr>
        <w:t>Smith</w:t>
      </w:r>
      <w:r>
        <w:rPr>
          <w:color w:val="000000"/>
        </w:rPr>
        <w:t xml:space="preserve">, </w:t>
      </w:r>
      <w:r>
        <w:rPr>
          <w:rStyle w:val="bibfname"/>
          <w:color w:val="000000"/>
        </w:rPr>
        <w:t>H. W</w:t>
      </w:r>
      <w:bookmarkEnd w:id="87"/>
      <w:r>
        <w:rPr>
          <w:rStyle w:val="bibfname"/>
          <w:color w:val="000000"/>
        </w:rPr>
        <w:t>.</w:t>
      </w:r>
      <w:r>
        <w:rPr>
          <w:color w:val="000000"/>
        </w:rPr>
        <w:t xml:space="preserve"> (</w:t>
      </w:r>
      <w:r>
        <w:rPr>
          <w:rStyle w:val="bibyear"/>
          <w:color w:val="000000"/>
        </w:rPr>
        <w:t>1994</w:t>
      </w:r>
      <w:r>
        <w:rPr>
          <w:color w:val="000000"/>
        </w:rPr>
        <w:t>). </w:t>
      </w:r>
      <w:r w:rsidRPr="00D103E0">
        <w:rPr>
          <w:rStyle w:val="bibbook"/>
          <w:i/>
          <w:iCs/>
        </w:rPr>
        <w:t>The 10 natural laws of successful time and life management: Proven strategies for increased productivity and inner peace</w:t>
      </w:r>
      <w:r>
        <w:rPr>
          <w:color w:val="000000"/>
        </w:rPr>
        <w:t>. </w:t>
      </w:r>
      <w:r w:rsidRPr="00D103E0">
        <w:rPr>
          <w:rStyle w:val="biblocation"/>
          <w:rFonts w:eastAsia="Palatino Linotype"/>
        </w:rPr>
        <w:t>New</w:t>
      </w:r>
      <w:r w:rsidRPr="00D103E0">
        <w:rPr>
          <w:rStyle w:val="biblocation"/>
        </w:rPr>
        <w:t xml:space="preserve"> </w:t>
      </w:r>
      <w:r w:rsidRPr="00D103E0">
        <w:rPr>
          <w:rStyle w:val="biblocation"/>
          <w:rFonts w:eastAsia="Palatino Linotype"/>
        </w:rPr>
        <w:t>York</w:t>
      </w:r>
      <w:r>
        <w:rPr>
          <w:color w:val="000000"/>
        </w:rPr>
        <w:t>: </w:t>
      </w:r>
      <w:r w:rsidRPr="00D103E0">
        <w:rPr>
          <w:rStyle w:val="bibpublisher"/>
          <w:rFonts w:eastAsia="Palatino Linotype"/>
        </w:rPr>
        <w:t>Warner</w:t>
      </w:r>
      <w:r w:rsidRPr="00D103E0">
        <w:rPr>
          <w:rStyle w:val="bibpublisher"/>
        </w:rPr>
        <w:t xml:space="preserve"> </w:t>
      </w:r>
      <w:r w:rsidRPr="00D103E0">
        <w:rPr>
          <w:rStyle w:val="bibpublisher"/>
          <w:rFonts w:eastAsia="Palatino Linotype"/>
        </w:rPr>
        <w:t>Books</w:t>
      </w:r>
      <w:r>
        <w:rPr>
          <w:color w:val="000000"/>
        </w:rPr>
        <w:t>.</w:t>
      </w:r>
      <w:bookmarkEnd w:id="88"/>
    </w:p>
    <w:p w14:paraId="1B726E49" w14:textId="77777777" w:rsidR="00675B0E" w:rsidRDefault="00675B0E" w:rsidP="00675B0E">
      <w:pPr>
        <w:pStyle w:val="Reference-Alphabetical"/>
        <w:rPr>
          <w:color w:val="000000"/>
        </w:rPr>
      </w:pPr>
      <w:bookmarkStart w:id="89" w:name="MS_AuthorGroup100087"/>
      <w:bookmarkStart w:id="90" w:name="para10025"/>
      <w:proofErr w:type="spellStart"/>
      <w:r>
        <w:rPr>
          <w:rStyle w:val="bibsurname"/>
          <w:color w:val="000000"/>
        </w:rPr>
        <w:t>Southerton</w:t>
      </w:r>
      <w:proofErr w:type="spellEnd"/>
      <w:r>
        <w:rPr>
          <w:color w:val="000000"/>
        </w:rPr>
        <w:t xml:space="preserve">, </w:t>
      </w:r>
      <w:r>
        <w:rPr>
          <w:rStyle w:val="bibfname"/>
          <w:color w:val="000000"/>
        </w:rPr>
        <w:t>D</w:t>
      </w:r>
      <w:bookmarkEnd w:id="89"/>
      <w:r>
        <w:rPr>
          <w:rStyle w:val="bibfname"/>
          <w:color w:val="000000"/>
        </w:rPr>
        <w:t>.</w:t>
      </w:r>
      <w:r>
        <w:rPr>
          <w:color w:val="000000"/>
        </w:rPr>
        <w:t xml:space="preserve"> (</w:t>
      </w:r>
      <w:r>
        <w:rPr>
          <w:rStyle w:val="bibyear"/>
          <w:color w:val="000000"/>
        </w:rPr>
        <w:t>2003</w:t>
      </w:r>
      <w:r>
        <w:rPr>
          <w:color w:val="000000"/>
        </w:rPr>
        <w:t>). “</w:t>
      </w:r>
      <w:r>
        <w:rPr>
          <w:rStyle w:val="bibarticle"/>
          <w:rFonts w:eastAsia="Book Antiqua"/>
          <w:color w:val="000000"/>
        </w:rPr>
        <w:t>Squeezing time</w:t>
      </w:r>
      <w:r>
        <w:rPr>
          <w:color w:val="000000"/>
        </w:rPr>
        <w:t xml:space="preserve">”: </w:t>
      </w:r>
      <w:r>
        <w:rPr>
          <w:rStyle w:val="bibarticle"/>
          <w:rFonts w:eastAsia="Book Antiqua"/>
          <w:color w:val="000000"/>
        </w:rPr>
        <w:t>Allocating practices, coordinating networks and scheduling society</w:t>
      </w:r>
      <w:r>
        <w:rPr>
          <w:color w:val="000000"/>
        </w:rPr>
        <w:t xml:space="preserve">. </w:t>
      </w:r>
      <w:r>
        <w:rPr>
          <w:rStyle w:val="bibjournal"/>
          <w:i/>
          <w:iCs/>
          <w:color w:val="000000"/>
        </w:rPr>
        <w:t>Time &amp; Society</w:t>
      </w:r>
      <w:r>
        <w:rPr>
          <w:color w:val="000000"/>
        </w:rPr>
        <w:t xml:space="preserve">, </w:t>
      </w:r>
      <w:r>
        <w:rPr>
          <w:rStyle w:val="bibvolume"/>
          <w:color w:val="000000"/>
        </w:rPr>
        <w:t>12</w:t>
      </w:r>
      <w:r>
        <w:rPr>
          <w:color w:val="000000"/>
        </w:rPr>
        <w:t>,</w:t>
      </w:r>
      <w:bookmarkStart w:id="91" w:name="BB100086"/>
      <w:r>
        <w:rPr>
          <w:color w:val="000000"/>
        </w:rPr>
        <w:t xml:space="preserve"> </w:t>
      </w:r>
      <w:bookmarkEnd w:id="91"/>
      <w:r>
        <w:rPr>
          <w:rStyle w:val="bibfpage"/>
          <w:color w:val="000000"/>
        </w:rPr>
        <w:t>5</w:t>
      </w:r>
      <w:r>
        <w:rPr>
          <w:color w:val="000000"/>
        </w:rPr>
        <w:t>–</w:t>
      </w:r>
      <w:r>
        <w:rPr>
          <w:rStyle w:val="biblpage"/>
          <w:color w:val="000000"/>
        </w:rPr>
        <w:t>25</w:t>
      </w:r>
      <w:r>
        <w:rPr>
          <w:color w:val="000000"/>
        </w:rPr>
        <w:t>.</w:t>
      </w:r>
      <w:bookmarkEnd w:id="90"/>
    </w:p>
    <w:p w14:paraId="0FFDA4DD" w14:textId="77777777" w:rsidR="00675B0E" w:rsidRDefault="00675B0E" w:rsidP="00675B0E">
      <w:pPr>
        <w:pStyle w:val="Reference-Alphabetical"/>
        <w:rPr>
          <w:color w:val="000000"/>
        </w:rPr>
      </w:pPr>
      <w:bookmarkStart w:id="92" w:name="MS_AuthorGroup100089"/>
      <w:bookmarkStart w:id="93" w:name="para10026"/>
      <w:proofErr w:type="spellStart"/>
      <w:proofErr w:type="gramStart"/>
      <w:r>
        <w:rPr>
          <w:rStyle w:val="bibsurname"/>
          <w:color w:val="000000"/>
        </w:rPr>
        <w:t>Stoilov</w:t>
      </w:r>
      <w:proofErr w:type="spellEnd"/>
      <w:r>
        <w:rPr>
          <w:color w:val="000000"/>
        </w:rPr>
        <w:t xml:space="preserve">, </w:t>
      </w:r>
      <w:r>
        <w:rPr>
          <w:rStyle w:val="bibfname"/>
          <w:color w:val="000000"/>
        </w:rPr>
        <w:t>T</w:t>
      </w:r>
      <w:bookmarkEnd w:id="92"/>
      <w:r>
        <w:rPr>
          <w:rStyle w:val="bibfname"/>
          <w:color w:val="000000"/>
        </w:rPr>
        <w:t>.</w:t>
      </w:r>
      <w:r>
        <w:rPr>
          <w:color w:val="000000"/>
        </w:rPr>
        <w:t>, (</w:t>
      </w:r>
      <w:r>
        <w:rPr>
          <w:rStyle w:val="bibyear"/>
          <w:color w:val="000000"/>
        </w:rPr>
        <w:t>2012</w:t>
      </w:r>
      <w:r>
        <w:rPr>
          <w:color w:val="000000"/>
        </w:rPr>
        <w:t>).</w:t>
      </w:r>
      <w:proofErr w:type="gramEnd"/>
      <w:r>
        <w:rPr>
          <w:color w:val="000000"/>
        </w:rPr>
        <w:t xml:space="preserve"> </w:t>
      </w:r>
      <w:proofErr w:type="gramStart"/>
      <w:r>
        <w:rPr>
          <w:rStyle w:val="bibarticle"/>
          <w:rFonts w:eastAsia="Book Antiqua"/>
          <w:i/>
          <w:iCs/>
          <w:color w:val="000000"/>
        </w:rPr>
        <w:t>Time Management</w:t>
      </w:r>
      <w:r>
        <w:rPr>
          <w:i/>
          <w:iCs/>
          <w:color w:val="000000"/>
        </w:rPr>
        <w:t>.</w:t>
      </w:r>
      <w:proofErr w:type="gramEnd"/>
      <w:r>
        <w:rPr>
          <w:color w:val="000000"/>
        </w:rPr>
        <w:t xml:space="preserve"> </w:t>
      </w:r>
      <w:proofErr w:type="spellStart"/>
      <w:proofErr w:type="gramStart"/>
      <w:r>
        <w:rPr>
          <w:rStyle w:val="bibjournal"/>
          <w:color w:val="000000"/>
        </w:rPr>
        <w:t>IntechOpen</w:t>
      </w:r>
      <w:proofErr w:type="spellEnd"/>
      <w:r>
        <w:rPr>
          <w:color w:val="000000"/>
        </w:rPr>
        <w:t>.</w:t>
      </w:r>
      <w:proofErr w:type="gramEnd"/>
      <w:r>
        <w:rPr>
          <w:color w:val="000000"/>
        </w:rPr>
        <w:t xml:space="preserve"> </w:t>
      </w:r>
      <w:proofErr w:type="spellStart"/>
      <w:proofErr w:type="gramStart"/>
      <w:r>
        <w:rPr>
          <w:rStyle w:val="bibdoi"/>
          <w:color w:val="000000"/>
        </w:rPr>
        <w:t>doi</w:t>
      </w:r>
      <w:proofErr w:type="spellEnd"/>
      <w:proofErr w:type="gramEnd"/>
      <w:r>
        <w:rPr>
          <w:rStyle w:val="bibdoi"/>
          <w:color w:val="000000"/>
        </w:rPr>
        <w:t>: http://dx.doi.org/10.5772/2280.</w:t>
      </w:r>
      <w:bookmarkEnd w:id="93"/>
    </w:p>
    <w:p w14:paraId="10AA6A8F" w14:textId="77777777" w:rsidR="00675B0E" w:rsidRDefault="00675B0E" w:rsidP="00675B0E">
      <w:pPr>
        <w:pStyle w:val="Reference-Alphabetical"/>
        <w:rPr>
          <w:color w:val="000000"/>
        </w:rPr>
      </w:pPr>
      <w:bookmarkStart w:id="94" w:name="MS_AuthorGroup100094"/>
      <w:bookmarkStart w:id="95" w:name="para10027"/>
      <w:r>
        <w:rPr>
          <w:rStyle w:val="bibsurname"/>
          <w:color w:val="000000"/>
        </w:rPr>
        <w:t>Tracy</w:t>
      </w:r>
      <w:r>
        <w:rPr>
          <w:color w:val="000000"/>
        </w:rPr>
        <w:t xml:space="preserve">, </w:t>
      </w:r>
      <w:r>
        <w:rPr>
          <w:rStyle w:val="bibfname"/>
          <w:color w:val="000000"/>
        </w:rPr>
        <w:t>B</w:t>
      </w:r>
      <w:bookmarkEnd w:id="94"/>
      <w:r>
        <w:rPr>
          <w:rStyle w:val="bibfname"/>
          <w:color w:val="000000"/>
        </w:rPr>
        <w:t>.</w:t>
      </w:r>
      <w:r>
        <w:rPr>
          <w:color w:val="000000"/>
        </w:rPr>
        <w:t xml:space="preserve"> (</w:t>
      </w:r>
      <w:r>
        <w:rPr>
          <w:rStyle w:val="bibyear"/>
          <w:color w:val="000000"/>
        </w:rPr>
        <w:t>2014</w:t>
      </w:r>
      <w:r>
        <w:rPr>
          <w:color w:val="000000"/>
        </w:rPr>
        <w:t xml:space="preserve">). </w:t>
      </w:r>
      <w:proofErr w:type="gramStart"/>
      <w:r>
        <w:rPr>
          <w:rStyle w:val="bibarticle"/>
          <w:rFonts w:eastAsia="Book Antiqua"/>
          <w:i/>
          <w:iCs/>
          <w:color w:val="000000"/>
        </w:rPr>
        <w:t>Time management</w:t>
      </w:r>
      <w:r>
        <w:rPr>
          <w:color w:val="000000"/>
        </w:rPr>
        <w:t>.</w:t>
      </w:r>
      <w:proofErr w:type="gramEnd"/>
      <w:r>
        <w:rPr>
          <w:color w:val="000000"/>
        </w:rPr>
        <w:t xml:space="preserve"> </w:t>
      </w:r>
      <w:proofErr w:type="gramStart"/>
      <w:r>
        <w:rPr>
          <w:rStyle w:val="bibarticle"/>
          <w:rFonts w:eastAsia="Book Antiqua"/>
          <w:color w:val="000000"/>
        </w:rPr>
        <w:t>AMACOM</w:t>
      </w:r>
      <w:r>
        <w:rPr>
          <w:rStyle w:val="bibjournal"/>
          <w:color w:val="000000"/>
        </w:rPr>
        <w:t>.</w:t>
      </w:r>
      <w:proofErr w:type="gramEnd"/>
      <w:r>
        <w:rPr>
          <w:rStyle w:val="bibjournal"/>
          <w:color w:val="000000"/>
        </w:rPr>
        <w:t xml:space="preserve"> </w:t>
      </w:r>
      <w:proofErr w:type="spellStart"/>
      <w:r>
        <w:rPr>
          <w:rStyle w:val="bibjournal"/>
          <w:color w:val="000000"/>
        </w:rPr>
        <w:t>ProQuest</w:t>
      </w:r>
      <w:proofErr w:type="spellEnd"/>
      <w:r>
        <w:rPr>
          <w:rStyle w:val="bibjournal"/>
          <w:color w:val="000000"/>
        </w:rPr>
        <w:t xml:space="preserve"> </w:t>
      </w:r>
      <w:proofErr w:type="spellStart"/>
      <w:r>
        <w:rPr>
          <w:rStyle w:val="bibjournal"/>
          <w:color w:val="000000"/>
        </w:rPr>
        <w:t>Ebook</w:t>
      </w:r>
      <w:proofErr w:type="spellEnd"/>
      <w:r>
        <w:rPr>
          <w:rStyle w:val="bibjournal"/>
          <w:color w:val="000000"/>
        </w:rPr>
        <w:t xml:space="preserve"> Central</w:t>
      </w:r>
      <w:r>
        <w:rPr>
          <w:color w:val="000000"/>
        </w:rPr>
        <w:t xml:space="preserve">, </w:t>
      </w:r>
      <w:proofErr w:type="spellStart"/>
      <w:r>
        <w:rPr>
          <w:rStyle w:val="bibdoi"/>
          <w:color w:val="000000"/>
        </w:rPr>
        <w:t>doi</w:t>
      </w:r>
      <w:proofErr w:type="spellEnd"/>
      <w:r>
        <w:rPr>
          <w:rStyle w:val="bibdoi"/>
          <w:color w:val="000000"/>
        </w:rPr>
        <w:t>:</w:t>
      </w:r>
      <w:r>
        <w:rPr>
          <w:color w:val="000000"/>
        </w:rPr>
        <w:t xml:space="preserve"> </w:t>
      </w:r>
      <w:hyperlink r:id="rId18" w:history="1">
        <w:bookmarkStart w:id="96" w:name="URL100090"/>
        <w:r>
          <w:rPr>
            <w:rStyle w:val="biburl"/>
          </w:rPr>
          <w:t>https://ebookcentral.proquest.com/lib/uws-ebooks/detail.action?docID=1390903</w:t>
        </w:r>
        <w:bookmarkEnd w:id="96"/>
      </w:hyperlink>
      <w:r>
        <w:rPr>
          <w:color w:val="000000"/>
        </w:rPr>
        <w:t>.</w:t>
      </w:r>
      <w:bookmarkEnd w:id="95"/>
    </w:p>
    <w:p w14:paraId="74C6B33B" w14:textId="77777777" w:rsidR="00675B0E" w:rsidRDefault="00675B0E" w:rsidP="00675B0E">
      <w:pPr>
        <w:pStyle w:val="Reference-Alphabetical"/>
        <w:rPr>
          <w:color w:val="000000"/>
        </w:rPr>
      </w:pPr>
      <w:bookmarkStart w:id="97" w:name="MS_AuthorGroup100096"/>
      <w:bookmarkStart w:id="98" w:name="para10028"/>
      <w:proofErr w:type="spellStart"/>
      <w:r>
        <w:rPr>
          <w:rStyle w:val="bibsurname"/>
          <w:color w:val="000000"/>
        </w:rPr>
        <w:t>Treon</w:t>
      </w:r>
      <w:proofErr w:type="spellEnd"/>
      <w:r>
        <w:rPr>
          <w:color w:val="000000"/>
        </w:rPr>
        <w:t xml:space="preserve">, </w:t>
      </w:r>
      <w:r>
        <w:rPr>
          <w:rStyle w:val="bibfname"/>
          <w:color w:val="000000"/>
        </w:rPr>
        <w:t>R. T</w:t>
      </w:r>
      <w:bookmarkEnd w:id="97"/>
      <w:r>
        <w:rPr>
          <w:rStyle w:val="bibfname"/>
          <w:color w:val="000000"/>
        </w:rPr>
        <w:t>.</w:t>
      </w:r>
      <w:r>
        <w:rPr>
          <w:color w:val="000000"/>
        </w:rPr>
        <w:t xml:space="preserve"> (</w:t>
      </w:r>
      <w:r>
        <w:rPr>
          <w:rStyle w:val="bibyear"/>
          <w:color w:val="000000"/>
        </w:rPr>
        <w:t>1979</w:t>
      </w:r>
      <w:r>
        <w:rPr>
          <w:color w:val="000000"/>
        </w:rPr>
        <w:t xml:space="preserve">). </w:t>
      </w:r>
      <w:r>
        <w:rPr>
          <w:rStyle w:val="bibarticle"/>
          <w:rFonts w:eastAsia="Book Antiqua"/>
          <w:color w:val="000000"/>
        </w:rPr>
        <w:t>Private rehabilitation of injured persons: A plaintiff lawyer's perspective</w:t>
      </w:r>
      <w:r>
        <w:rPr>
          <w:color w:val="000000"/>
        </w:rPr>
        <w:t xml:space="preserve">. </w:t>
      </w:r>
      <w:r>
        <w:rPr>
          <w:rStyle w:val="bibjournal"/>
          <w:i/>
          <w:iCs/>
          <w:color w:val="000000"/>
        </w:rPr>
        <w:t>Journal of Rehabilitation</w:t>
      </w:r>
      <w:r w:rsidRPr="0006246E">
        <w:t xml:space="preserve">, </w:t>
      </w:r>
      <w:r>
        <w:rPr>
          <w:rStyle w:val="bibvolume"/>
          <w:i/>
          <w:iCs/>
          <w:color w:val="000000"/>
        </w:rPr>
        <w:t>45</w:t>
      </w:r>
      <w:r>
        <w:rPr>
          <w:color w:val="000000"/>
        </w:rPr>
        <w:t>(</w:t>
      </w:r>
      <w:r>
        <w:rPr>
          <w:rStyle w:val="bibissue"/>
          <w:color w:val="000000"/>
        </w:rPr>
        <w:t>3</w:t>
      </w:r>
      <w:r>
        <w:rPr>
          <w:color w:val="000000"/>
        </w:rPr>
        <w:t xml:space="preserve">), </w:t>
      </w:r>
      <w:r>
        <w:rPr>
          <w:rStyle w:val="bibfpage"/>
          <w:color w:val="000000"/>
        </w:rPr>
        <w:t>34</w:t>
      </w:r>
      <w:del w:id="99" w:author="Auto Process">
        <w:r>
          <w:rPr>
            <w:color w:val="000000"/>
          </w:rPr>
          <w:delText>-</w:delText>
        </w:r>
      </w:del>
      <w:ins w:id="100" w:author="Auto Process">
        <w:r>
          <w:rPr>
            <w:color w:val="000000"/>
          </w:rPr>
          <w:t>–</w:t>
        </w:r>
      </w:ins>
      <w:r>
        <w:rPr>
          <w:rStyle w:val="biblpage"/>
          <w:color w:val="000000"/>
        </w:rPr>
        <w:t>36</w:t>
      </w:r>
      <w:r>
        <w:rPr>
          <w:color w:val="000000"/>
        </w:rPr>
        <w:t>.</w:t>
      </w:r>
      <w:bookmarkEnd w:id="98"/>
    </w:p>
    <w:p w14:paraId="05D6E2FC" w14:textId="77777777" w:rsidR="00675B0E" w:rsidRDefault="00675B0E" w:rsidP="00675B0E">
      <w:pPr>
        <w:pStyle w:val="Reference-Alphabetical"/>
        <w:rPr>
          <w:color w:val="000000"/>
        </w:rPr>
      </w:pPr>
      <w:bookmarkStart w:id="101" w:name="para10029"/>
      <w:proofErr w:type="gramStart"/>
      <w:r>
        <w:rPr>
          <w:color w:val="000000"/>
        </w:rPr>
        <w:t>*</w:t>
      </w:r>
      <w:bookmarkStart w:id="102" w:name="MS_AuthorGroup100098"/>
      <w:r>
        <w:rPr>
          <w:rStyle w:val="bibsurname"/>
          <w:color w:val="000000"/>
        </w:rPr>
        <w:t xml:space="preserve">Van </w:t>
      </w:r>
      <w:proofErr w:type="spellStart"/>
      <w:r>
        <w:rPr>
          <w:rStyle w:val="bibsurname"/>
          <w:color w:val="000000"/>
        </w:rPr>
        <w:t>Eerde</w:t>
      </w:r>
      <w:proofErr w:type="spellEnd"/>
      <w:r>
        <w:rPr>
          <w:color w:val="000000"/>
        </w:rPr>
        <w:t xml:space="preserve">, </w:t>
      </w:r>
      <w:r>
        <w:rPr>
          <w:rStyle w:val="bibfname"/>
          <w:color w:val="000000"/>
        </w:rPr>
        <w:t>W</w:t>
      </w:r>
      <w:bookmarkEnd w:id="102"/>
      <w:r>
        <w:rPr>
          <w:rStyle w:val="bibfname"/>
          <w:color w:val="000000"/>
        </w:rPr>
        <w:t>.</w:t>
      </w:r>
      <w:r>
        <w:rPr>
          <w:color w:val="000000"/>
        </w:rPr>
        <w:t xml:space="preserve"> (</w:t>
      </w:r>
      <w:r>
        <w:rPr>
          <w:rStyle w:val="bibyear"/>
          <w:color w:val="000000"/>
        </w:rPr>
        <w:t>2015</w:t>
      </w:r>
      <w:r>
        <w:rPr>
          <w:color w:val="000000"/>
        </w:rPr>
        <w:t>).</w:t>
      </w:r>
      <w:proofErr w:type="gramEnd"/>
      <w:r>
        <w:rPr>
          <w:color w:val="000000"/>
        </w:rPr>
        <w:t xml:space="preserve"> </w:t>
      </w:r>
      <w:proofErr w:type="gramStart"/>
      <w:r w:rsidRPr="0006246E">
        <w:rPr>
          <w:rStyle w:val="bibchaptertitle"/>
        </w:rPr>
        <w:t>Time management and procrastination</w:t>
      </w:r>
      <w:r>
        <w:rPr>
          <w:color w:val="000000"/>
        </w:rPr>
        <w:t>.</w:t>
      </w:r>
      <w:proofErr w:type="gramEnd"/>
      <w:r>
        <w:rPr>
          <w:color w:val="000000"/>
        </w:rPr>
        <w:t xml:space="preserve"> </w:t>
      </w:r>
      <w:r w:rsidRPr="0006246E">
        <w:t xml:space="preserve">In </w:t>
      </w:r>
      <w:r w:rsidRPr="0006246E">
        <w:rPr>
          <w:rStyle w:val="bibed-fname"/>
        </w:rPr>
        <w:t>M. D</w:t>
      </w:r>
      <w:r w:rsidRPr="0006246E">
        <w:t xml:space="preserve">. </w:t>
      </w:r>
      <w:r w:rsidRPr="0006246E">
        <w:rPr>
          <w:rStyle w:val="bibed-surname"/>
        </w:rPr>
        <w:t>Mumford</w:t>
      </w:r>
      <w:r w:rsidRPr="0006246E">
        <w:t xml:space="preserve"> &amp; </w:t>
      </w:r>
      <w:r w:rsidRPr="0006246E">
        <w:rPr>
          <w:rStyle w:val="bibed-fname"/>
        </w:rPr>
        <w:t>M</w:t>
      </w:r>
      <w:r w:rsidRPr="0006246E">
        <w:t xml:space="preserve">. </w:t>
      </w:r>
      <w:proofErr w:type="spellStart"/>
      <w:r w:rsidRPr="0006246E">
        <w:rPr>
          <w:rStyle w:val="bibed-surname"/>
        </w:rPr>
        <w:t>Frese</w:t>
      </w:r>
      <w:proofErr w:type="spellEnd"/>
      <w:r w:rsidRPr="0006246E">
        <w:t xml:space="preserve"> (Eds.), </w:t>
      </w:r>
      <w:proofErr w:type="gramStart"/>
      <w:r>
        <w:rPr>
          <w:rStyle w:val="bibbook"/>
          <w:i/>
          <w:iCs/>
          <w:color w:val="000000"/>
        </w:rPr>
        <w:t>The</w:t>
      </w:r>
      <w:proofErr w:type="gramEnd"/>
      <w:r>
        <w:rPr>
          <w:rStyle w:val="bibbook"/>
          <w:i/>
          <w:iCs/>
          <w:color w:val="000000"/>
        </w:rPr>
        <w:t xml:space="preserve"> psychology of planning in organizations: Research and applications</w:t>
      </w:r>
      <w:r>
        <w:rPr>
          <w:color w:val="000000"/>
        </w:rPr>
        <w:t xml:space="preserve"> (pp. </w:t>
      </w:r>
      <w:r>
        <w:rPr>
          <w:rStyle w:val="bibfpage"/>
          <w:color w:val="000000"/>
        </w:rPr>
        <w:t>312</w:t>
      </w:r>
      <w:r>
        <w:rPr>
          <w:color w:val="000000"/>
        </w:rPr>
        <w:t>–</w:t>
      </w:r>
      <w:r>
        <w:rPr>
          <w:rStyle w:val="biblpage"/>
          <w:color w:val="000000"/>
        </w:rPr>
        <w:t>333</w:t>
      </w:r>
      <w:r>
        <w:rPr>
          <w:color w:val="000000"/>
        </w:rPr>
        <w:t xml:space="preserve">). </w:t>
      </w:r>
      <w:r>
        <w:rPr>
          <w:rStyle w:val="biblocation"/>
          <w:color w:val="000000"/>
        </w:rPr>
        <w:t>London</w:t>
      </w:r>
      <w:r>
        <w:rPr>
          <w:color w:val="000000"/>
        </w:rPr>
        <w:t xml:space="preserve">: </w:t>
      </w:r>
      <w:proofErr w:type="spellStart"/>
      <w:r>
        <w:rPr>
          <w:rStyle w:val="bibpublisher"/>
          <w:color w:val="000000"/>
        </w:rPr>
        <w:t>Routledge</w:t>
      </w:r>
      <w:proofErr w:type="spellEnd"/>
      <w:r>
        <w:rPr>
          <w:color w:val="000000"/>
        </w:rPr>
        <w:t>.</w:t>
      </w:r>
      <w:bookmarkEnd w:id="101"/>
    </w:p>
    <w:p w14:paraId="1FCE9D77" w14:textId="77777777" w:rsidR="00675B0E" w:rsidRDefault="00675B0E" w:rsidP="00675B0E">
      <w:pPr>
        <w:pStyle w:val="Reference-Alphabetical"/>
        <w:rPr>
          <w:color w:val="000000"/>
        </w:rPr>
      </w:pPr>
      <w:bookmarkStart w:id="103" w:name="para10030"/>
      <w:r>
        <w:rPr>
          <w:color w:val="3A3A3A"/>
        </w:rPr>
        <w:t>*</w:t>
      </w:r>
      <w:bookmarkStart w:id="104" w:name="MS_AuthorGroup100099"/>
      <w:proofErr w:type="spellStart"/>
      <w:r>
        <w:rPr>
          <w:rStyle w:val="bibsurname"/>
          <w:color w:val="3A3A3A"/>
        </w:rPr>
        <w:t>Wolters</w:t>
      </w:r>
      <w:proofErr w:type="spellEnd"/>
      <w:r>
        <w:rPr>
          <w:color w:val="3A3A3A"/>
        </w:rPr>
        <w:t xml:space="preserve">, </w:t>
      </w:r>
      <w:r>
        <w:rPr>
          <w:rStyle w:val="bibfname"/>
          <w:color w:val="3A3A3A"/>
        </w:rPr>
        <w:t>C. A</w:t>
      </w:r>
      <w:bookmarkEnd w:id="104"/>
      <w:r>
        <w:rPr>
          <w:rStyle w:val="bibfname"/>
          <w:color w:val="3A3A3A"/>
        </w:rPr>
        <w:t>.</w:t>
      </w:r>
      <w:r>
        <w:rPr>
          <w:color w:val="3A3A3A"/>
        </w:rPr>
        <w:t xml:space="preserve">, </w:t>
      </w:r>
      <w:r>
        <w:rPr>
          <w:rStyle w:val="Untag"/>
          <w:rFonts w:eastAsia="Palatino Linotype"/>
          <w:color w:val="3A3A3A"/>
        </w:rPr>
        <w:t>&amp;</w:t>
      </w:r>
      <w:r>
        <w:rPr>
          <w:color w:val="3A3A3A"/>
        </w:rPr>
        <w:t xml:space="preserve"> </w:t>
      </w:r>
      <w:bookmarkStart w:id="105" w:name="MS_AuthorGroup100100"/>
      <w:r>
        <w:rPr>
          <w:rStyle w:val="bibsurname"/>
          <w:color w:val="3A3A3A"/>
        </w:rPr>
        <w:t>Brady</w:t>
      </w:r>
      <w:r>
        <w:rPr>
          <w:color w:val="3A3A3A"/>
        </w:rPr>
        <w:t xml:space="preserve">, </w:t>
      </w:r>
      <w:r>
        <w:rPr>
          <w:rStyle w:val="bibfname"/>
          <w:color w:val="3A3A3A"/>
        </w:rPr>
        <w:t>A. C</w:t>
      </w:r>
      <w:bookmarkEnd w:id="105"/>
      <w:r>
        <w:rPr>
          <w:rStyle w:val="bibfname"/>
          <w:color w:val="3A3A3A"/>
        </w:rPr>
        <w:t>.</w:t>
      </w:r>
      <w:r>
        <w:rPr>
          <w:color w:val="3A3A3A"/>
        </w:rPr>
        <w:t xml:space="preserve"> (</w:t>
      </w:r>
      <w:r>
        <w:rPr>
          <w:rStyle w:val="bibyear"/>
          <w:color w:val="3A3A3A"/>
        </w:rPr>
        <w:t>2021</w:t>
      </w:r>
      <w:r>
        <w:rPr>
          <w:color w:val="3A3A3A"/>
        </w:rPr>
        <w:t xml:space="preserve">). </w:t>
      </w:r>
      <w:r>
        <w:rPr>
          <w:rStyle w:val="bibarticle"/>
          <w:rFonts w:eastAsia="Book Antiqua"/>
          <w:color w:val="3A3A3A"/>
        </w:rPr>
        <w:t>College students’ time management: A self-regulated learning perspective</w:t>
      </w:r>
      <w:r>
        <w:rPr>
          <w:color w:val="3A3A3A"/>
        </w:rPr>
        <w:t>. </w:t>
      </w:r>
      <w:r>
        <w:rPr>
          <w:rStyle w:val="bibjournal"/>
          <w:i/>
          <w:iCs/>
          <w:color w:val="3A3A3A"/>
        </w:rPr>
        <w:t>Educational Psychology Review</w:t>
      </w:r>
      <w:r>
        <w:rPr>
          <w:color w:val="3A3A3A"/>
        </w:rPr>
        <w:t>, </w:t>
      </w:r>
      <w:r>
        <w:rPr>
          <w:rStyle w:val="bibvolume"/>
          <w:i/>
          <w:iCs/>
          <w:color w:val="3A3A3A"/>
        </w:rPr>
        <w:t>33</w:t>
      </w:r>
      <w:r>
        <w:rPr>
          <w:color w:val="3A3A3A"/>
        </w:rPr>
        <w:t>(</w:t>
      </w:r>
      <w:r>
        <w:rPr>
          <w:rStyle w:val="bibissue"/>
          <w:color w:val="3A3A3A"/>
        </w:rPr>
        <w:t>4</w:t>
      </w:r>
      <w:r>
        <w:rPr>
          <w:color w:val="3A3A3A"/>
        </w:rPr>
        <w:t xml:space="preserve">), </w:t>
      </w:r>
      <w:r>
        <w:rPr>
          <w:rStyle w:val="bibfpage"/>
          <w:color w:val="3A3A3A"/>
        </w:rPr>
        <w:t>1319</w:t>
      </w:r>
      <w:r>
        <w:rPr>
          <w:color w:val="3A3A3A"/>
        </w:rPr>
        <w:t>–</w:t>
      </w:r>
      <w:r>
        <w:rPr>
          <w:rStyle w:val="biblpage"/>
          <w:color w:val="3A3A3A"/>
        </w:rPr>
        <w:t>1351</w:t>
      </w:r>
      <w:r>
        <w:rPr>
          <w:color w:val="3A3A3A"/>
        </w:rPr>
        <w:t xml:space="preserve">. </w:t>
      </w:r>
      <w:r>
        <w:rPr>
          <w:rStyle w:val="bibdoi"/>
          <w:color w:val="3A3A3A"/>
        </w:rPr>
        <w:t>https://doi.org/10.1007/s10648-020-09519-z</w:t>
      </w:r>
      <w:bookmarkEnd w:id="103"/>
    </w:p>
    <w:p w14:paraId="0F36717A" w14:textId="547B8F62" w:rsidR="00CD5B72" w:rsidRPr="000F2931" w:rsidRDefault="00675B0E" w:rsidP="00675B0E">
      <w:pPr>
        <w:pStyle w:val="Reference-Alphabetical"/>
        <w:rPr>
          <w:color w:val="000000"/>
        </w:rPr>
      </w:pPr>
      <w:bookmarkStart w:id="106" w:name="para10031"/>
      <w:r>
        <w:rPr>
          <w:color w:val="000000"/>
        </w:rPr>
        <w:t>*</w:t>
      </w:r>
      <w:bookmarkStart w:id="107" w:name="MS_AuthorGroup100105"/>
      <w:r>
        <w:rPr>
          <w:rStyle w:val="bibsurname"/>
          <w:color w:val="000000"/>
        </w:rPr>
        <w:t>Woodside</w:t>
      </w:r>
      <w:r>
        <w:rPr>
          <w:color w:val="000000"/>
        </w:rPr>
        <w:t xml:space="preserve">, </w:t>
      </w:r>
      <w:r>
        <w:rPr>
          <w:rStyle w:val="bibfname"/>
          <w:color w:val="000000"/>
        </w:rPr>
        <w:t>M</w:t>
      </w:r>
      <w:bookmarkEnd w:id="107"/>
      <w:r>
        <w:rPr>
          <w:rStyle w:val="bibfname"/>
          <w:color w:val="000000"/>
        </w:rPr>
        <w:t>.</w:t>
      </w:r>
      <w:r>
        <w:rPr>
          <w:color w:val="000000"/>
        </w:rPr>
        <w:t xml:space="preserve"> </w:t>
      </w:r>
      <w:r>
        <w:rPr>
          <w:rStyle w:val="Untag"/>
          <w:rFonts w:eastAsia="Palatino Linotype"/>
          <w:color w:val="000000"/>
        </w:rPr>
        <w:t>&amp;</w:t>
      </w:r>
      <w:r>
        <w:rPr>
          <w:color w:val="000000"/>
        </w:rPr>
        <w:t xml:space="preserve"> </w:t>
      </w:r>
      <w:bookmarkStart w:id="108" w:name="MS_AuthorGroup100106"/>
      <w:proofErr w:type="spellStart"/>
      <w:r>
        <w:rPr>
          <w:rStyle w:val="bibsurname"/>
          <w:color w:val="000000"/>
        </w:rPr>
        <w:t>McClam</w:t>
      </w:r>
      <w:proofErr w:type="spellEnd"/>
      <w:r>
        <w:rPr>
          <w:color w:val="000000"/>
        </w:rPr>
        <w:t xml:space="preserve">, </w:t>
      </w:r>
      <w:r>
        <w:rPr>
          <w:rStyle w:val="bibfname"/>
          <w:color w:val="000000"/>
        </w:rPr>
        <w:t>T</w:t>
      </w:r>
      <w:bookmarkEnd w:id="108"/>
      <w:r>
        <w:rPr>
          <w:rStyle w:val="bibfname"/>
          <w:color w:val="000000"/>
        </w:rPr>
        <w:t>.</w:t>
      </w:r>
      <w:r>
        <w:rPr>
          <w:color w:val="000000"/>
        </w:rPr>
        <w:t xml:space="preserve"> (</w:t>
      </w:r>
      <w:r>
        <w:rPr>
          <w:rStyle w:val="bibyear"/>
          <w:color w:val="000000"/>
        </w:rPr>
        <w:t>2003</w:t>
      </w:r>
      <w:r>
        <w:rPr>
          <w:color w:val="000000"/>
        </w:rPr>
        <w:t>). </w:t>
      </w:r>
      <w:r w:rsidRPr="00597082">
        <w:rPr>
          <w:rStyle w:val="bibbook"/>
          <w:rFonts w:eastAsia="Palatino Linotype"/>
          <w:i/>
          <w:iCs/>
        </w:rPr>
        <w:t>Generalist</w:t>
      </w:r>
      <w:r w:rsidRPr="00597082">
        <w:rPr>
          <w:rStyle w:val="bibbook"/>
          <w:i/>
          <w:iCs/>
        </w:rPr>
        <w:t xml:space="preserve"> </w:t>
      </w:r>
      <w:r w:rsidRPr="00597082">
        <w:rPr>
          <w:rStyle w:val="bibbook"/>
          <w:rFonts w:eastAsia="Palatino Linotype"/>
          <w:i/>
          <w:iCs/>
        </w:rPr>
        <w:t>case</w:t>
      </w:r>
      <w:r w:rsidRPr="00597082">
        <w:rPr>
          <w:rStyle w:val="bibbook"/>
          <w:i/>
          <w:iCs/>
        </w:rPr>
        <w:t xml:space="preserve"> </w:t>
      </w:r>
      <w:r w:rsidRPr="00597082">
        <w:rPr>
          <w:rStyle w:val="bibbook"/>
          <w:rFonts w:eastAsia="Palatino Linotype"/>
          <w:i/>
          <w:iCs/>
        </w:rPr>
        <w:t>management</w:t>
      </w:r>
      <w:r w:rsidRPr="00597082">
        <w:rPr>
          <w:rStyle w:val="bibbook"/>
          <w:i/>
          <w:iCs/>
        </w:rPr>
        <w:t>: </w:t>
      </w:r>
      <w:r w:rsidRPr="00597082">
        <w:rPr>
          <w:rStyle w:val="bibbook"/>
          <w:rFonts w:eastAsia="Palatino Linotype"/>
          <w:i/>
          <w:iCs/>
        </w:rPr>
        <w:t>A</w:t>
      </w:r>
      <w:r w:rsidRPr="00597082">
        <w:rPr>
          <w:rStyle w:val="bibbook"/>
          <w:i/>
          <w:iCs/>
        </w:rPr>
        <w:t xml:space="preserve"> </w:t>
      </w:r>
      <w:r w:rsidRPr="00597082">
        <w:rPr>
          <w:rStyle w:val="bibbook"/>
          <w:rFonts w:eastAsia="Palatino Linotype"/>
          <w:i/>
          <w:iCs/>
        </w:rPr>
        <w:t>method</w:t>
      </w:r>
      <w:r w:rsidRPr="00597082">
        <w:rPr>
          <w:rStyle w:val="bibbook"/>
          <w:i/>
          <w:iCs/>
        </w:rPr>
        <w:t xml:space="preserve"> </w:t>
      </w:r>
      <w:r w:rsidRPr="00597082">
        <w:rPr>
          <w:rStyle w:val="bibbook"/>
          <w:rFonts w:eastAsia="Palatino Linotype"/>
          <w:i/>
          <w:iCs/>
        </w:rPr>
        <w:t>of</w:t>
      </w:r>
      <w:r w:rsidRPr="00597082">
        <w:rPr>
          <w:rStyle w:val="bibbook"/>
          <w:i/>
          <w:iCs/>
        </w:rPr>
        <w:t xml:space="preserve"> </w:t>
      </w:r>
      <w:r w:rsidRPr="00597082">
        <w:rPr>
          <w:rStyle w:val="bibbook"/>
          <w:rFonts w:eastAsia="Palatino Linotype"/>
          <w:i/>
          <w:iCs/>
        </w:rPr>
        <w:t>human</w:t>
      </w:r>
      <w:r w:rsidRPr="00597082">
        <w:rPr>
          <w:rStyle w:val="bibbook"/>
          <w:i/>
          <w:iCs/>
        </w:rPr>
        <w:t xml:space="preserve"> </w:t>
      </w:r>
      <w:r w:rsidRPr="00597082">
        <w:rPr>
          <w:rStyle w:val="bibbook"/>
          <w:rFonts w:eastAsia="Palatino Linotype"/>
          <w:i/>
          <w:iCs/>
        </w:rPr>
        <w:t>service</w:t>
      </w:r>
      <w:r w:rsidRPr="00597082">
        <w:rPr>
          <w:rStyle w:val="bibbook"/>
          <w:i/>
          <w:iCs/>
        </w:rPr>
        <w:t xml:space="preserve"> </w:t>
      </w:r>
      <w:r w:rsidRPr="00597082">
        <w:rPr>
          <w:rStyle w:val="bibbook"/>
          <w:rFonts w:eastAsia="Palatino Linotype"/>
          <w:i/>
          <w:iCs/>
        </w:rPr>
        <w:t>delivery</w:t>
      </w:r>
      <w:r>
        <w:rPr>
          <w:color w:val="000000"/>
        </w:rPr>
        <w:t xml:space="preserve"> (</w:t>
      </w:r>
      <w:r>
        <w:rPr>
          <w:rStyle w:val="bibeditionno"/>
          <w:color w:val="000000"/>
        </w:rPr>
        <w:t>2</w:t>
      </w:r>
      <w:r>
        <w:rPr>
          <w:rStyle w:val="bibeditionno"/>
          <w:color w:val="000000"/>
          <w:vertAlign w:val="superscript"/>
        </w:rPr>
        <w:t>nd</w:t>
      </w:r>
      <w:r>
        <w:rPr>
          <w:rStyle w:val="bibeditionno"/>
          <w:color w:val="000000"/>
        </w:rPr>
        <w:t xml:space="preserve"> </w:t>
      </w:r>
      <w:proofErr w:type="gramStart"/>
      <w:r>
        <w:rPr>
          <w:rStyle w:val="bibeditionno"/>
          <w:color w:val="000000"/>
        </w:rPr>
        <w:t>ed</w:t>
      </w:r>
      <w:proofErr w:type="gramEnd"/>
      <w:r>
        <w:rPr>
          <w:rStyle w:val="bibeditionno"/>
          <w:color w:val="000000"/>
        </w:rPr>
        <w:t>.</w:t>
      </w:r>
      <w:r>
        <w:rPr>
          <w:color w:val="000000"/>
        </w:rPr>
        <w:t>). </w:t>
      </w:r>
      <w:r w:rsidRPr="00597082">
        <w:rPr>
          <w:rStyle w:val="biblocation"/>
          <w:rFonts w:eastAsia="Palatino Linotype"/>
        </w:rPr>
        <w:t>Pacific</w:t>
      </w:r>
      <w:r w:rsidRPr="00597082">
        <w:rPr>
          <w:rStyle w:val="biblocation"/>
        </w:rPr>
        <w:t xml:space="preserve"> </w:t>
      </w:r>
      <w:r w:rsidRPr="00597082">
        <w:rPr>
          <w:rStyle w:val="biblocation"/>
          <w:rFonts w:eastAsia="Palatino Linotype"/>
        </w:rPr>
        <w:t>Grove</w:t>
      </w:r>
      <w:r w:rsidRPr="00597082">
        <w:rPr>
          <w:rStyle w:val="biblocation"/>
        </w:rPr>
        <w:t>, CA</w:t>
      </w:r>
      <w:r>
        <w:rPr>
          <w:color w:val="000000"/>
        </w:rPr>
        <w:t>: </w:t>
      </w:r>
      <w:r>
        <w:rPr>
          <w:rStyle w:val="bibpublisher"/>
          <w:color w:val="000000"/>
        </w:rPr>
        <w:t>Brooks/Cole Publishing</w:t>
      </w:r>
      <w:r>
        <w:rPr>
          <w:color w:val="000000"/>
        </w:rPr>
        <w:t>.</w:t>
      </w:r>
      <w:bookmarkEnd w:id="106"/>
    </w:p>
    <w:p w14:paraId="1C7592B4" w14:textId="246DD070" w:rsidR="007B5C4C" w:rsidRPr="000F2931" w:rsidRDefault="000F2931" w:rsidP="003F2053">
      <w:pPr>
        <w:spacing w:line="480" w:lineRule="auto"/>
        <w:rPr>
          <w:b/>
          <w:bCs/>
          <w:sz w:val="22"/>
          <w:szCs w:val="22"/>
        </w:rPr>
      </w:pPr>
      <w:r w:rsidRPr="000F2931">
        <w:rPr>
          <w:b/>
          <w:bCs/>
          <w:sz w:val="22"/>
          <w:szCs w:val="22"/>
        </w:rPr>
        <w:t>FIGURES</w:t>
      </w:r>
    </w:p>
    <w:p w14:paraId="5E31CAFA" w14:textId="4598BED2" w:rsidR="005A2036" w:rsidRDefault="00652779" w:rsidP="003F2053">
      <w:pPr>
        <w:spacing w:line="480" w:lineRule="auto"/>
      </w:pPr>
      <w:r>
        <w:rPr>
          <w:noProof/>
          <w:lang w:val="en-IN" w:eastAsia="en-IN" w:bidi="ta-IN"/>
        </w:rPr>
        <w:drawing>
          <wp:inline distT="0" distB="0" distL="0" distR="0" wp14:anchorId="0FDD5642" wp14:editId="3942DEE5">
            <wp:extent cx="5486400" cy="3200400"/>
            <wp:effectExtent l="0" t="0" r="0" b="19050"/>
            <wp:docPr id="19926393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26172942" w14:textId="77777777" w:rsidR="002337CA" w:rsidRDefault="002337CA" w:rsidP="005D2F73">
      <w:pPr>
        <w:pStyle w:val="FigureLegend"/>
      </w:pPr>
      <w:r>
        <w:t xml:space="preserve">Figure 7.1 </w:t>
      </w:r>
      <w:proofErr w:type="gramStart"/>
      <w:r>
        <w:t>The</w:t>
      </w:r>
      <w:proofErr w:type="gramEnd"/>
      <w:r>
        <w:t xml:space="preserve"> Influence of Interfaced Time Systems</w:t>
      </w:r>
    </w:p>
    <w:p w14:paraId="58C5CB7A" w14:textId="427D205F" w:rsidR="00652779" w:rsidRDefault="00652779" w:rsidP="003F2053">
      <w:pPr>
        <w:spacing w:line="480" w:lineRule="auto"/>
      </w:pPr>
      <w:r>
        <w:rPr>
          <w:noProof/>
          <w:lang w:val="en-IN" w:eastAsia="en-IN" w:bidi="ta-IN"/>
        </w:rPr>
        <w:drawing>
          <wp:inline distT="0" distB="0" distL="0" distR="0" wp14:anchorId="554FA7E3" wp14:editId="60DB1F39">
            <wp:extent cx="5486400" cy="2674620"/>
            <wp:effectExtent l="0" t="0" r="0" b="0"/>
            <wp:docPr id="29476686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EB9E232" w14:textId="77777777" w:rsidR="002337CA" w:rsidRDefault="002337CA" w:rsidP="005D2F73">
      <w:pPr>
        <w:pStyle w:val="FigureLegend"/>
      </w:pPr>
      <w:r>
        <w:t xml:space="preserve">Figure 7.2 </w:t>
      </w:r>
      <w:proofErr w:type="gramStart"/>
      <w:r>
        <w:t>The</w:t>
      </w:r>
      <w:proofErr w:type="gramEnd"/>
      <w:r>
        <w:t xml:space="preserve"> Component Parts of an Interruption</w:t>
      </w:r>
    </w:p>
    <w:sectPr w:rsidR="002337CA">
      <w:headerReference w:type="even" r:id="rId29"/>
      <w:headerReference w:type="default" r:id="rId30"/>
      <w:footerReference w:type="even" r:id="rId31"/>
      <w:pgSz w:w="12240" w:h="15840"/>
      <w:pgMar w:top="1440" w:right="1440" w:bottom="1440" w:left="1440" w:header="720" w:footer="720" w:gutter="0"/>
      <w:pgNumType w:start="18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0C9844" w14:textId="77777777" w:rsidR="00B559D7" w:rsidRDefault="00B559D7">
      <w:r>
        <w:separator/>
      </w:r>
    </w:p>
  </w:endnote>
  <w:endnote w:type="continuationSeparator" w:id="0">
    <w:p w14:paraId="289925DC" w14:textId="77777777" w:rsidR="00B559D7" w:rsidRDefault="00B55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Cambria Math"/>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FCF971" w14:textId="77777777" w:rsidR="00FF65BB" w:rsidRDefault="00FF65BB">
    <w:pPr>
      <w:pStyle w:val="Footer"/>
      <w:framePr w:wrap="around" w:vAnchor="text" w:hAnchor="margin" w:xAlign="center" w:y="1"/>
    </w:pPr>
    <w:r>
      <w:fldChar w:fldCharType="begin"/>
    </w:r>
    <w:r>
      <w:instrText xml:space="preserve">PAGE  </w:instrText>
    </w:r>
    <w:r>
      <w:fldChar w:fldCharType="end"/>
    </w:r>
  </w:p>
  <w:p w14:paraId="10FA47B5" w14:textId="77777777" w:rsidR="00FF65BB" w:rsidRDefault="00FF65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A3D226" w14:textId="77777777" w:rsidR="00B559D7" w:rsidRDefault="00B559D7">
      <w:r>
        <w:separator/>
      </w:r>
    </w:p>
  </w:footnote>
  <w:footnote w:type="continuationSeparator" w:id="0">
    <w:p w14:paraId="134FE889" w14:textId="77777777" w:rsidR="00B559D7" w:rsidRDefault="00B559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9BC56" w14:textId="77777777" w:rsidR="00FF65BB" w:rsidRDefault="00FF65BB">
    <w:pPr>
      <w:pStyle w:val="Header"/>
      <w:framePr w:wrap="around" w:vAnchor="text" w:hAnchor="margin" w:xAlign="right" w:y="1"/>
    </w:pPr>
    <w:r>
      <w:fldChar w:fldCharType="begin"/>
    </w:r>
    <w:r>
      <w:instrText xml:space="preserve">PAGE  </w:instrText>
    </w:r>
    <w:r>
      <w:fldChar w:fldCharType="end"/>
    </w:r>
  </w:p>
  <w:p w14:paraId="700B0AE0" w14:textId="77777777" w:rsidR="00FF65BB" w:rsidRDefault="00FF65B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781CE2" w14:textId="77777777" w:rsidR="00FF65BB" w:rsidRDefault="00FF65BB" w:rsidP="00636D4B">
    <w:pPr>
      <w:pStyle w:val="Header"/>
      <w:framePr w:wrap="around" w:vAnchor="text" w:hAnchor="page" w:x="8081" w:y="1"/>
      <w:rPr>
        <w:sz w:val="24"/>
      </w:rPr>
    </w:pPr>
    <w:r>
      <w:rPr>
        <w:sz w:val="24"/>
      </w:rPr>
      <w:t xml:space="preserve"> </w:t>
    </w:r>
  </w:p>
  <w:p w14:paraId="6CF915B1" w14:textId="77777777" w:rsidR="00FF65BB" w:rsidRDefault="00FF65BB">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A0605"/>
    <w:multiLevelType w:val="hybridMultilevel"/>
    <w:tmpl w:val="F3DAAE54"/>
    <w:lvl w:ilvl="0" w:tplc="394C84FA">
      <w:start w:val="1"/>
      <w:numFmt w:val="decimal"/>
      <w:pStyle w:val="EOC-Number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D94D87"/>
    <w:multiLevelType w:val="hybridMultilevel"/>
    <w:tmpl w:val="BBDC8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A0022"/>
    <w:multiLevelType w:val="hybridMultilevel"/>
    <w:tmpl w:val="A4A28EB0"/>
    <w:lvl w:ilvl="0" w:tplc="8578DD66">
      <w:start w:val="1"/>
      <w:numFmt w:val="decimal"/>
      <w:pStyle w:val="CaseStudy-NumberList1-las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6E6EAB"/>
    <w:multiLevelType w:val="hybridMultilevel"/>
    <w:tmpl w:val="B8868B2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D152CA"/>
    <w:multiLevelType w:val="hybridMultilevel"/>
    <w:tmpl w:val="9EB078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3714389B"/>
    <w:multiLevelType w:val="hybridMultilevel"/>
    <w:tmpl w:val="A2CE697E"/>
    <w:lvl w:ilvl="0" w:tplc="669270CE">
      <w:start w:val="1"/>
      <w:numFmt w:val="decimal"/>
      <w:pStyle w:val="FE-01-NumberList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0B2FAB"/>
    <w:multiLevelType w:val="hybridMultilevel"/>
    <w:tmpl w:val="CE180136"/>
    <w:lvl w:ilvl="0" w:tplc="D0AE56FC">
      <w:start w:val="1"/>
      <w:numFmt w:val="bullet"/>
      <w:pStyle w:val="LearningObj-BulletList1-la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3CF37634"/>
    <w:multiLevelType w:val="hybridMultilevel"/>
    <w:tmpl w:val="DD383D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B1C48F2"/>
    <w:multiLevelType w:val="hybridMultilevel"/>
    <w:tmpl w:val="4F5872C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6131C2"/>
    <w:multiLevelType w:val="hybridMultilevel"/>
    <w:tmpl w:val="8B7A3766"/>
    <w:lvl w:ilvl="0" w:tplc="40A8C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856631"/>
    <w:multiLevelType w:val="hybridMultilevel"/>
    <w:tmpl w:val="AD3A3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545B74"/>
    <w:multiLevelType w:val="hybridMultilevel"/>
    <w:tmpl w:val="8C868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E34F00"/>
    <w:multiLevelType w:val="hybridMultilevel"/>
    <w:tmpl w:val="EB829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5B00C52"/>
    <w:multiLevelType w:val="hybridMultilevel"/>
    <w:tmpl w:val="9B104A24"/>
    <w:lvl w:ilvl="0" w:tplc="AC5A99CA">
      <w:start w:val="1"/>
      <w:numFmt w:val="decimal"/>
      <w:pStyle w:val="NumberList1-la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C64307"/>
    <w:multiLevelType w:val="multilevel"/>
    <w:tmpl w:val="27D4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E27253"/>
    <w:multiLevelType w:val="hybridMultilevel"/>
    <w:tmpl w:val="6F023342"/>
    <w:lvl w:ilvl="0" w:tplc="4BBCEB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56EE3DE0"/>
    <w:multiLevelType w:val="hybridMultilevel"/>
    <w:tmpl w:val="1812E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B743B3"/>
    <w:multiLevelType w:val="multilevel"/>
    <w:tmpl w:val="E652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4794ABE"/>
    <w:multiLevelType w:val="hybridMultilevel"/>
    <w:tmpl w:val="436CFA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8C92882"/>
    <w:multiLevelType w:val="hybridMultilevel"/>
    <w:tmpl w:val="7E04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D76BD0"/>
    <w:multiLevelType w:val="hybridMultilevel"/>
    <w:tmpl w:val="99ACC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B73503"/>
    <w:multiLevelType w:val="multilevel"/>
    <w:tmpl w:val="E072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EA3E2A"/>
    <w:multiLevelType w:val="multilevel"/>
    <w:tmpl w:val="487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9"/>
  </w:num>
  <w:num w:numId="3">
    <w:abstractNumId w:val="13"/>
  </w:num>
  <w:num w:numId="4">
    <w:abstractNumId w:val="7"/>
  </w:num>
  <w:num w:numId="5">
    <w:abstractNumId w:val="12"/>
  </w:num>
  <w:num w:numId="6">
    <w:abstractNumId w:val="18"/>
  </w:num>
  <w:num w:numId="7">
    <w:abstractNumId w:val="10"/>
  </w:num>
  <w:num w:numId="8">
    <w:abstractNumId w:val="16"/>
  </w:num>
  <w:num w:numId="9">
    <w:abstractNumId w:val="1"/>
  </w:num>
  <w:num w:numId="10">
    <w:abstractNumId w:val="0"/>
  </w:num>
  <w:num w:numId="11">
    <w:abstractNumId w:val="17"/>
  </w:num>
  <w:num w:numId="12">
    <w:abstractNumId w:val="21"/>
  </w:num>
  <w:num w:numId="13">
    <w:abstractNumId w:val="22"/>
  </w:num>
  <w:num w:numId="14">
    <w:abstractNumId w:val="14"/>
  </w:num>
  <w:num w:numId="15">
    <w:abstractNumId w:val="9"/>
  </w:num>
  <w:num w:numId="16">
    <w:abstractNumId w:val="6"/>
  </w:num>
  <w:num w:numId="17">
    <w:abstractNumId w:val="20"/>
  </w:num>
  <w:num w:numId="18">
    <w:abstractNumId w:val="2"/>
  </w:num>
  <w:num w:numId="19">
    <w:abstractNumId w:val="11"/>
  </w:num>
  <w:num w:numId="20">
    <w:abstractNumId w:val="5"/>
  </w:num>
  <w:num w:numId="21">
    <w:abstractNumId w:val="3"/>
  </w:num>
  <w:num w:numId="22">
    <w:abstractNumId w:val="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formsDesig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C4C"/>
    <w:rsid w:val="00012541"/>
    <w:rsid w:val="00012BE6"/>
    <w:rsid w:val="00020033"/>
    <w:rsid w:val="00027080"/>
    <w:rsid w:val="000471ED"/>
    <w:rsid w:val="00061A10"/>
    <w:rsid w:val="0006246E"/>
    <w:rsid w:val="00071681"/>
    <w:rsid w:val="00085237"/>
    <w:rsid w:val="000A0F70"/>
    <w:rsid w:val="000C087C"/>
    <w:rsid w:val="000D4665"/>
    <w:rsid w:val="000E3379"/>
    <w:rsid w:val="000E59B2"/>
    <w:rsid w:val="000F2931"/>
    <w:rsid w:val="000F3757"/>
    <w:rsid w:val="00130E49"/>
    <w:rsid w:val="001501CE"/>
    <w:rsid w:val="00181703"/>
    <w:rsid w:val="001A155F"/>
    <w:rsid w:val="001D306A"/>
    <w:rsid w:val="001D6F9C"/>
    <w:rsid w:val="001F1A39"/>
    <w:rsid w:val="00200F59"/>
    <w:rsid w:val="002337CA"/>
    <w:rsid w:val="00246491"/>
    <w:rsid w:val="00263A69"/>
    <w:rsid w:val="00277D29"/>
    <w:rsid w:val="00287542"/>
    <w:rsid w:val="00293F17"/>
    <w:rsid w:val="002A6B03"/>
    <w:rsid w:val="002B2B3A"/>
    <w:rsid w:val="002E5B93"/>
    <w:rsid w:val="00314177"/>
    <w:rsid w:val="003165BA"/>
    <w:rsid w:val="00316D6F"/>
    <w:rsid w:val="00364D89"/>
    <w:rsid w:val="00375F21"/>
    <w:rsid w:val="00397AFC"/>
    <w:rsid w:val="003F2053"/>
    <w:rsid w:val="003F6FBC"/>
    <w:rsid w:val="003F7A27"/>
    <w:rsid w:val="00410118"/>
    <w:rsid w:val="00411408"/>
    <w:rsid w:val="00411F4A"/>
    <w:rsid w:val="004162A5"/>
    <w:rsid w:val="004169EE"/>
    <w:rsid w:val="00424A61"/>
    <w:rsid w:val="00463DD2"/>
    <w:rsid w:val="004676F1"/>
    <w:rsid w:val="00473465"/>
    <w:rsid w:val="004755B8"/>
    <w:rsid w:val="00481174"/>
    <w:rsid w:val="004862D7"/>
    <w:rsid w:val="0049003F"/>
    <w:rsid w:val="004912D7"/>
    <w:rsid w:val="004A5CD9"/>
    <w:rsid w:val="004B4725"/>
    <w:rsid w:val="0050187F"/>
    <w:rsid w:val="005026E1"/>
    <w:rsid w:val="00514953"/>
    <w:rsid w:val="00523DAE"/>
    <w:rsid w:val="005572A0"/>
    <w:rsid w:val="00563393"/>
    <w:rsid w:val="005767C3"/>
    <w:rsid w:val="00597082"/>
    <w:rsid w:val="005A12E3"/>
    <w:rsid w:val="005A2036"/>
    <w:rsid w:val="005B111E"/>
    <w:rsid w:val="005D2F73"/>
    <w:rsid w:val="005E2A66"/>
    <w:rsid w:val="00600ED6"/>
    <w:rsid w:val="0060441B"/>
    <w:rsid w:val="00611EE0"/>
    <w:rsid w:val="0061788E"/>
    <w:rsid w:val="00624DF2"/>
    <w:rsid w:val="00640868"/>
    <w:rsid w:val="00652029"/>
    <w:rsid w:val="00652779"/>
    <w:rsid w:val="00660DC3"/>
    <w:rsid w:val="006637C2"/>
    <w:rsid w:val="00675B0E"/>
    <w:rsid w:val="006C2E85"/>
    <w:rsid w:val="00714E20"/>
    <w:rsid w:val="0073476C"/>
    <w:rsid w:val="00735144"/>
    <w:rsid w:val="00745011"/>
    <w:rsid w:val="00747217"/>
    <w:rsid w:val="00753D1B"/>
    <w:rsid w:val="00764C5C"/>
    <w:rsid w:val="007B2848"/>
    <w:rsid w:val="007B4726"/>
    <w:rsid w:val="007B5C4C"/>
    <w:rsid w:val="007D2809"/>
    <w:rsid w:val="008035B4"/>
    <w:rsid w:val="00812CC1"/>
    <w:rsid w:val="008133D1"/>
    <w:rsid w:val="00820DC3"/>
    <w:rsid w:val="0084482F"/>
    <w:rsid w:val="00871282"/>
    <w:rsid w:val="00885B47"/>
    <w:rsid w:val="008866CA"/>
    <w:rsid w:val="008D4062"/>
    <w:rsid w:val="008E10AA"/>
    <w:rsid w:val="008E6392"/>
    <w:rsid w:val="00900181"/>
    <w:rsid w:val="00912081"/>
    <w:rsid w:val="00912F46"/>
    <w:rsid w:val="00921A09"/>
    <w:rsid w:val="00984B58"/>
    <w:rsid w:val="009A103C"/>
    <w:rsid w:val="009A7D3C"/>
    <w:rsid w:val="009E7CB7"/>
    <w:rsid w:val="00A01350"/>
    <w:rsid w:val="00A205B3"/>
    <w:rsid w:val="00A42560"/>
    <w:rsid w:val="00A42B28"/>
    <w:rsid w:val="00A4792D"/>
    <w:rsid w:val="00A633D3"/>
    <w:rsid w:val="00A9447B"/>
    <w:rsid w:val="00AC30CB"/>
    <w:rsid w:val="00AE530A"/>
    <w:rsid w:val="00AF06D2"/>
    <w:rsid w:val="00AF2A17"/>
    <w:rsid w:val="00AF681F"/>
    <w:rsid w:val="00B05C36"/>
    <w:rsid w:val="00B1399E"/>
    <w:rsid w:val="00B25489"/>
    <w:rsid w:val="00B2775D"/>
    <w:rsid w:val="00B442A7"/>
    <w:rsid w:val="00B559D7"/>
    <w:rsid w:val="00B7762E"/>
    <w:rsid w:val="00B8155E"/>
    <w:rsid w:val="00B81F14"/>
    <w:rsid w:val="00B82B1A"/>
    <w:rsid w:val="00BA0F48"/>
    <w:rsid w:val="00BA7242"/>
    <w:rsid w:val="00BC0B69"/>
    <w:rsid w:val="00BC4A3A"/>
    <w:rsid w:val="00BD4912"/>
    <w:rsid w:val="00BE223A"/>
    <w:rsid w:val="00C0228E"/>
    <w:rsid w:val="00C07C64"/>
    <w:rsid w:val="00C135BF"/>
    <w:rsid w:val="00C158A8"/>
    <w:rsid w:val="00C26923"/>
    <w:rsid w:val="00C658EF"/>
    <w:rsid w:val="00C70E3B"/>
    <w:rsid w:val="00C90369"/>
    <w:rsid w:val="00CB5182"/>
    <w:rsid w:val="00CB728F"/>
    <w:rsid w:val="00CC284E"/>
    <w:rsid w:val="00CC46BB"/>
    <w:rsid w:val="00CC6E3C"/>
    <w:rsid w:val="00CD24ED"/>
    <w:rsid w:val="00CD460F"/>
    <w:rsid w:val="00CD5B72"/>
    <w:rsid w:val="00D053EC"/>
    <w:rsid w:val="00D103E0"/>
    <w:rsid w:val="00D10593"/>
    <w:rsid w:val="00D11D5B"/>
    <w:rsid w:val="00D130AB"/>
    <w:rsid w:val="00D23E8F"/>
    <w:rsid w:val="00D36E82"/>
    <w:rsid w:val="00D54D59"/>
    <w:rsid w:val="00E03A2A"/>
    <w:rsid w:val="00E1349F"/>
    <w:rsid w:val="00E20843"/>
    <w:rsid w:val="00E464FC"/>
    <w:rsid w:val="00E50508"/>
    <w:rsid w:val="00E76D82"/>
    <w:rsid w:val="00EB4ACC"/>
    <w:rsid w:val="00F017F3"/>
    <w:rsid w:val="00F05A45"/>
    <w:rsid w:val="00F42438"/>
    <w:rsid w:val="00F52419"/>
    <w:rsid w:val="00F866AE"/>
    <w:rsid w:val="00FA77EB"/>
    <w:rsid w:val="00FB3D12"/>
    <w:rsid w:val="00FB4742"/>
    <w:rsid w:val="00FC0E99"/>
    <w:rsid w:val="00FC6945"/>
    <w:rsid w:val="00FE26AA"/>
    <w:rsid w:val="00FF65B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C4C"/>
    <w:pPr>
      <w:autoSpaceDE w:val="0"/>
      <w:autoSpaceDN w:val="0"/>
      <w:adjustRightInd w:val="0"/>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7B5C4C"/>
    <w:pPr>
      <w:keepNext/>
      <w:jc w:val="center"/>
      <w:outlineLvl w:val="0"/>
    </w:pPr>
    <w:rPr>
      <w:b/>
      <w:i/>
      <w:iCs/>
      <w:sz w:val="28"/>
      <w:szCs w:val="24"/>
    </w:rPr>
  </w:style>
  <w:style w:type="paragraph" w:styleId="Heading3">
    <w:name w:val="heading 3"/>
    <w:basedOn w:val="Normal"/>
    <w:next w:val="Normal"/>
    <w:link w:val="Heading3Char"/>
    <w:qFormat/>
    <w:rsid w:val="007B5C4C"/>
    <w:pPr>
      <w:keepNext/>
      <w:widowControl w:val="0"/>
      <w:jc w:val="center"/>
      <w:outlineLvl w:val="2"/>
    </w:pPr>
    <w:rPr>
      <w:b/>
      <w:bCs/>
      <w:sz w:val="28"/>
      <w:szCs w:val="24"/>
    </w:rPr>
  </w:style>
  <w:style w:type="paragraph" w:styleId="Heading6">
    <w:name w:val="heading 6"/>
    <w:basedOn w:val="Normal"/>
    <w:next w:val="Normal"/>
    <w:link w:val="Heading6Char"/>
    <w:qFormat/>
    <w:rsid w:val="007B5C4C"/>
    <w:pPr>
      <w:keepNext/>
      <w:jc w:val="center"/>
      <w:outlineLvl w:val="5"/>
    </w:pPr>
    <w:rPr>
      <w:b/>
      <w:bCs/>
      <w:sz w:val="32"/>
      <w:szCs w:val="24"/>
    </w:rPr>
  </w:style>
  <w:style w:type="paragraph" w:styleId="Heading7">
    <w:name w:val="heading 7"/>
    <w:basedOn w:val="Normal"/>
    <w:next w:val="Normal"/>
    <w:link w:val="Heading7Char"/>
    <w:qFormat/>
    <w:rsid w:val="007B5C4C"/>
    <w:pPr>
      <w:keepNext/>
      <w:jc w:val="center"/>
      <w:outlineLvl w:val="6"/>
    </w:pPr>
    <w:rPr>
      <w:b/>
      <w:bCs/>
      <w:i/>
      <w:sz w:val="24"/>
      <w:szCs w:val="24"/>
    </w:rPr>
  </w:style>
  <w:style w:type="paragraph" w:styleId="Heading8">
    <w:name w:val="heading 8"/>
    <w:basedOn w:val="Normal"/>
    <w:next w:val="Normal"/>
    <w:link w:val="Heading8Char"/>
    <w:qFormat/>
    <w:rsid w:val="007B5C4C"/>
    <w:pPr>
      <w:keepNext/>
      <w:ind w:firstLine="720"/>
      <w:jc w:val="center"/>
      <w:outlineLvl w:val="7"/>
    </w:pPr>
    <w:rPr>
      <w:b/>
      <w:iCs/>
      <w:sz w:val="32"/>
      <w:szCs w:val="24"/>
    </w:rPr>
  </w:style>
  <w:style w:type="paragraph" w:styleId="Heading9">
    <w:name w:val="heading 9"/>
    <w:basedOn w:val="Normal"/>
    <w:next w:val="Normal"/>
    <w:link w:val="Heading9Char"/>
    <w:qFormat/>
    <w:rsid w:val="007B5C4C"/>
    <w:pPr>
      <w:keepNext/>
      <w:jc w:val="center"/>
      <w:outlineLvl w:val="8"/>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5C4C"/>
    <w:rPr>
      <w:rFonts w:ascii="Times New Roman" w:eastAsia="Times New Roman" w:hAnsi="Times New Roman" w:cs="Times New Roman"/>
      <w:b/>
      <w:i/>
      <w:iCs/>
      <w:sz w:val="28"/>
    </w:rPr>
  </w:style>
  <w:style w:type="character" w:customStyle="1" w:styleId="Heading3Char">
    <w:name w:val="Heading 3 Char"/>
    <w:basedOn w:val="DefaultParagraphFont"/>
    <w:link w:val="Heading3"/>
    <w:rsid w:val="007B5C4C"/>
    <w:rPr>
      <w:rFonts w:ascii="Times New Roman" w:eastAsia="Times New Roman" w:hAnsi="Times New Roman" w:cs="Times New Roman"/>
      <w:b/>
      <w:bCs/>
      <w:sz w:val="28"/>
    </w:rPr>
  </w:style>
  <w:style w:type="character" w:customStyle="1" w:styleId="Heading6Char">
    <w:name w:val="Heading 6 Char"/>
    <w:basedOn w:val="DefaultParagraphFont"/>
    <w:link w:val="Heading6"/>
    <w:rsid w:val="007B5C4C"/>
    <w:rPr>
      <w:rFonts w:ascii="Times New Roman" w:eastAsia="Times New Roman" w:hAnsi="Times New Roman" w:cs="Times New Roman"/>
      <w:b/>
      <w:bCs/>
      <w:sz w:val="32"/>
    </w:rPr>
  </w:style>
  <w:style w:type="character" w:customStyle="1" w:styleId="Heading7Char">
    <w:name w:val="Heading 7 Char"/>
    <w:basedOn w:val="DefaultParagraphFont"/>
    <w:link w:val="Heading7"/>
    <w:rsid w:val="007B5C4C"/>
    <w:rPr>
      <w:rFonts w:ascii="Times New Roman" w:eastAsia="Times New Roman" w:hAnsi="Times New Roman" w:cs="Times New Roman"/>
      <w:b/>
      <w:bCs/>
      <w:i/>
    </w:rPr>
  </w:style>
  <w:style w:type="character" w:customStyle="1" w:styleId="Heading8Char">
    <w:name w:val="Heading 8 Char"/>
    <w:basedOn w:val="DefaultParagraphFont"/>
    <w:link w:val="Heading8"/>
    <w:rsid w:val="007B5C4C"/>
    <w:rPr>
      <w:rFonts w:ascii="Times New Roman" w:eastAsia="Times New Roman" w:hAnsi="Times New Roman" w:cs="Times New Roman"/>
      <w:b/>
      <w:iCs/>
      <w:sz w:val="32"/>
    </w:rPr>
  </w:style>
  <w:style w:type="character" w:customStyle="1" w:styleId="Heading9Char">
    <w:name w:val="Heading 9 Char"/>
    <w:basedOn w:val="DefaultParagraphFont"/>
    <w:link w:val="Heading9"/>
    <w:rsid w:val="007B5C4C"/>
    <w:rPr>
      <w:rFonts w:ascii="Times New Roman" w:eastAsia="Times New Roman" w:hAnsi="Times New Roman" w:cs="Times New Roman"/>
    </w:rPr>
  </w:style>
  <w:style w:type="paragraph" w:styleId="Footer">
    <w:name w:val="footer"/>
    <w:basedOn w:val="Normal"/>
    <w:link w:val="FooterChar"/>
    <w:rsid w:val="007B5C4C"/>
    <w:pPr>
      <w:tabs>
        <w:tab w:val="center" w:pos="4320"/>
        <w:tab w:val="right" w:pos="8640"/>
      </w:tabs>
    </w:pPr>
  </w:style>
  <w:style w:type="character" w:customStyle="1" w:styleId="FooterChar">
    <w:name w:val="Footer Char"/>
    <w:basedOn w:val="DefaultParagraphFont"/>
    <w:link w:val="Footer"/>
    <w:rsid w:val="007B5C4C"/>
    <w:rPr>
      <w:rFonts w:ascii="Times New Roman" w:eastAsia="Times New Roman" w:hAnsi="Times New Roman" w:cs="Times New Roman"/>
      <w:sz w:val="20"/>
      <w:szCs w:val="20"/>
    </w:rPr>
  </w:style>
  <w:style w:type="paragraph" w:customStyle="1" w:styleId="NumberList1-first">
    <w:name w:val="NumberList1-first"/>
    <w:basedOn w:val="ListParagraph"/>
    <w:qFormat/>
    <w:rsid w:val="001F1A39"/>
    <w:pPr>
      <w:numPr>
        <w:numId w:val="3"/>
      </w:numPr>
      <w:spacing w:line="480" w:lineRule="auto"/>
    </w:pPr>
    <w:rPr>
      <w:sz w:val="22"/>
      <w:szCs w:val="22"/>
    </w:rPr>
  </w:style>
  <w:style w:type="paragraph" w:styleId="BodyTextIndent">
    <w:name w:val="Body Text Indent"/>
    <w:basedOn w:val="Normal"/>
    <w:link w:val="BodyTextIndentChar"/>
    <w:rsid w:val="007B5C4C"/>
    <w:pPr>
      <w:ind w:firstLine="720"/>
      <w:jc w:val="both"/>
    </w:pPr>
    <w:rPr>
      <w:sz w:val="24"/>
      <w:szCs w:val="24"/>
    </w:rPr>
  </w:style>
  <w:style w:type="character" w:customStyle="1" w:styleId="BodyTextIndentChar">
    <w:name w:val="Body Text Indent Char"/>
    <w:basedOn w:val="DefaultParagraphFont"/>
    <w:link w:val="BodyTextIndent"/>
    <w:rsid w:val="007B5C4C"/>
    <w:rPr>
      <w:rFonts w:ascii="Times New Roman" w:eastAsia="Times New Roman" w:hAnsi="Times New Roman" w:cs="Times New Roman"/>
    </w:rPr>
  </w:style>
  <w:style w:type="paragraph" w:styleId="BodyText">
    <w:name w:val="Body Text"/>
    <w:basedOn w:val="Normal"/>
    <w:link w:val="BodyTextChar"/>
    <w:rsid w:val="007B5C4C"/>
    <w:pPr>
      <w:jc w:val="both"/>
    </w:pPr>
    <w:rPr>
      <w:sz w:val="24"/>
      <w:szCs w:val="24"/>
    </w:rPr>
  </w:style>
  <w:style w:type="character" w:customStyle="1" w:styleId="BodyTextChar">
    <w:name w:val="Body Text Char"/>
    <w:basedOn w:val="DefaultParagraphFont"/>
    <w:link w:val="BodyText"/>
    <w:rsid w:val="007B5C4C"/>
    <w:rPr>
      <w:rFonts w:ascii="Times New Roman" w:eastAsia="Times New Roman" w:hAnsi="Times New Roman" w:cs="Times New Roman"/>
    </w:rPr>
  </w:style>
  <w:style w:type="paragraph" w:styleId="Header">
    <w:name w:val="header"/>
    <w:basedOn w:val="Normal"/>
    <w:link w:val="HeaderChar"/>
    <w:rsid w:val="007B5C4C"/>
    <w:pPr>
      <w:tabs>
        <w:tab w:val="center" w:pos="4320"/>
        <w:tab w:val="right" w:pos="8640"/>
      </w:tabs>
    </w:pPr>
  </w:style>
  <w:style w:type="character" w:customStyle="1" w:styleId="HeaderChar">
    <w:name w:val="Header Char"/>
    <w:basedOn w:val="DefaultParagraphFont"/>
    <w:link w:val="Header"/>
    <w:rsid w:val="007B5C4C"/>
    <w:rPr>
      <w:rFonts w:ascii="Times New Roman" w:eastAsia="Times New Roman" w:hAnsi="Times New Roman" w:cs="Times New Roman"/>
      <w:sz w:val="20"/>
      <w:szCs w:val="20"/>
    </w:rPr>
  </w:style>
  <w:style w:type="paragraph" w:styleId="BodyText2">
    <w:name w:val="Body Text 2"/>
    <w:basedOn w:val="Normal"/>
    <w:link w:val="BodyText2Char"/>
    <w:rsid w:val="007B5C4C"/>
    <w:pPr>
      <w:spacing w:line="480" w:lineRule="auto"/>
    </w:pPr>
    <w:rPr>
      <w:sz w:val="24"/>
      <w:szCs w:val="24"/>
    </w:rPr>
  </w:style>
  <w:style w:type="character" w:customStyle="1" w:styleId="BodyText2Char">
    <w:name w:val="Body Text 2 Char"/>
    <w:basedOn w:val="DefaultParagraphFont"/>
    <w:link w:val="BodyText2"/>
    <w:rsid w:val="007B5C4C"/>
    <w:rPr>
      <w:rFonts w:ascii="Times New Roman" w:eastAsia="Times New Roman" w:hAnsi="Times New Roman" w:cs="Times New Roman"/>
    </w:rPr>
  </w:style>
  <w:style w:type="character" w:customStyle="1" w:styleId="Bodytext11BookAntiqua">
    <w:name w:val="Body text (11) + Book Antiqua"/>
    <w:rsid w:val="007B5C4C"/>
    <w:rPr>
      <w:rFonts w:ascii="Book Antiqua" w:eastAsia="Book Antiqua" w:hAnsi="Book Antiqua" w:cs="Book Antiqua"/>
      <w:sz w:val="25"/>
      <w:szCs w:val="25"/>
      <w:shd w:val="clear" w:color="auto" w:fill="FFFFFF"/>
    </w:rPr>
  </w:style>
  <w:style w:type="character" w:customStyle="1" w:styleId="Bodytext11">
    <w:name w:val="Body text (11)_"/>
    <w:link w:val="Bodytext110"/>
    <w:rsid w:val="007B5C4C"/>
    <w:rPr>
      <w:rFonts w:ascii="Palatino Linotype" w:eastAsia="Palatino Linotype" w:hAnsi="Palatino Linotype" w:cs="Palatino Linotype"/>
      <w:sz w:val="25"/>
      <w:szCs w:val="25"/>
      <w:shd w:val="clear" w:color="auto" w:fill="FFFFFF"/>
    </w:rPr>
  </w:style>
  <w:style w:type="paragraph" w:customStyle="1" w:styleId="Bodytext110">
    <w:name w:val="Body text (11)"/>
    <w:basedOn w:val="Normal"/>
    <w:link w:val="Bodytext11"/>
    <w:rsid w:val="007B5C4C"/>
    <w:pPr>
      <w:shd w:val="clear" w:color="auto" w:fill="FFFFFF"/>
      <w:autoSpaceDE/>
      <w:autoSpaceDN/>
      <w:adjustRightInd/>
      <w:spacing w:before="200" w:after="1740" w:line="0" w:lineRule="atLeast"/>
    </w:pPr>
    <w:rPr>
      <w:rFonts w:ascii="Palatino Linotype" w:eastAsia="Palatino Linotype" w:hAnsi="Palatino Linotype" w:cs="Palatino Linotype"/>
      <w:sz w:val="25"/>
      <w:szCs w:val="25"/>
    </w:rPr>
  </w:style>
  <w:style w:type="character" w:styleId="Hyperlink">
    <w:name w:val="Hyperlink"/>
    <w:basedOn w:val="DefaultParagraphFont"/>
    <w:uiPriority w:val="99"/>
    <w:unhideWhenUsed/>
    <w:rsid w:val="00CB728F"/>
    <w:rPr>
      <w:color w:val="0563C1" w:themeColor="hyperlink"/>
      <w:u w:val="single"/>
    </w:rPr>
  </w:style>
  <w:style w:type="character" w:customStyle="1" w:styleId="UnresolvedMention">
    <w:name w:val="Unresolved Mention"/>
    <w:basedOn w:val="DefaultParagraphFont"/>
    <w:uiPriority w:val="99"/>
    <w:semiHidden/>
    <w:unhideWhenUsed/>
    <w:rsid w:val="00CB728F"/>
    <w:rPr>
      <w:color w:val="605E5C"/>
      <w:shd w:val="clear" w:color="auto" w:fill="E1DFDD"/>
    </w:rPr>
  </w:style>
  <w:style w:type="character" w:customStyle="1" w:styleId="apple-converted-space">
    <w:name w:val="apple-converted-space"/>
    <w:basedOn w:val="DefaultParagraphFont"/>
    <w:rsid w:val="008D4062"/>
  </w:style>
  <w:style w:type="paragraph" w:styleId="ListParagraph">
    <w:name w:val="List Paragraph"/>
    <w:basedOn w:val="Normal"/>
    <w:uiPriority w:val="34"/>
    <w:qFormat/>
    <w:rsid w:val="00885B47"/>
    <w:pPr>
      <w:ind w:left="720"/>
      <w:contextualSpacing/>
    </w:pPr>
  </w:style>
  <w:style w:type="paragraph" w:styleId="NormalWeb">
    <w:name w:val="Normal (Web)"/>
    <w:basedOn w:val="Normal"/>
    <w:uiPriority w:val="99"/>
    <w:semiHidden/>
    <w:unhideWhenUsed/>
    <w:rsid w:val="00CD5B72"/>
    <w:pPr>
      <w:autoSpaceDE/>
      <w:autoSpaceDN/>
      <w:adjustRightInd/>
      <w:spacing w:before="100" w:beforeAutospacing="1" w:after="100" w:afterAutospacing="1"/>
    </w:pPr>
    <w:rPr>
      <w:sz w:val="24"/>
      <w:szCs w:val="24"/>
    </w:rPr>
  </w:style>
  <w:style w:type="character" w:styleId="Emphasis">
    <w:name w:val="Emphasis"/>
    <w:basedOn w:val="DefaultParagraphFont"/>
    <w:uiPriority w:val="20"/>
    <w:qFormat/>
    <w:rsid w:val="008E10AA"/>
    <w:rPr>
      <w:i/>
      <w:iCs/>
    </w:rPr>
  </w:style>
  <w:style w:type="paragraph" w:styleId="BalloonText">
    <w:name w:val="Balloon Text"/>
    <w:basedOn w:val="Normal"/>
    <w:link w:val="BalloonTextChar"/>
    <w:uiPriority w:val="99"/>
    <w:semiHidden/>
    <w:unhideWhenUsed/>
    <w:rsid w:val="002337CA"/>
    <w:rPr>
      <w:rFonts w:ascii="Tahoma" w:hAnsi="Tahoma" w:cs="Tahoma"/>
      <w:sz w:val="16"/>
      <w:szCs w:val="16"/>
    </w:rPr>
  </w:style>
  <w:style w:type="character" w:customStyle="1" w:styleId="BalloonTextChar">
    <w:name w:val="Balloon Text Char"/>
    <w:basedOn w:val="DefaultParagraphFont"/>
    <w:link w:val="BalloonText"/>
    <w:uiPriority w:val="99"/>
    <w:semiHidden/>
    <w:rsid w:val="002337CA"/>
    <w:rPr>
      <w:rFonts w:ascii="Tahoma" w:eastAsia="Times New Roman" w:hAnsi="Tahoma" w:cs="Tahoma"/>
      <w:sz w:val="16"/>
      <w:szCs w:val="16"/>
    </w:rPr>
  </w:style>
  <w:style w:type="paragraph" w:customStyle="1" w:styleId="ReferencesHeading1">
    <w:name w:val="ReferencesHeading1"/>
    <w:basedOn w:val="Normal"/>
    <w:qFormat/>
    <w:rsid w:val="00F52419"/>
    <w:pPr>
      <w:autoSpaceDE/>
      <w:autoSpaceDN/>
      <w:adjustRightInd/>
      <w:spacing w:line="480" w:lineRule="auto"/>
      <w:ind w:left="720" w:hanging="720"/>
    </w:pPr>
    <w:rPr>
      <w:b/>
      <w:bCs/>
      <w:color w:val="333333"/>
      <w:sz w:val="22"/>
      <w:szCs w:val="22"/>
      <w:shd w:val="clear" w:color="auto" w:fill="FFFFFF"/>
    </w:rPr>
  </w:style>
  <w:style w:type="paragraph" w:customStyle="1" w:styleId="Reference-Alphabetical">
    <w:name w:val="Reference-Alphabetical"/>
    <w:basedOn w:val="Normal"/>
    <w:qFormat/>
    <w:rsid w:val="00F52419"/>
    <w:pPr>
      <w:autoSpaceDE/>
      <w:autoSpaceDN/>
      <w:adjustRightInd/>
      <w:spacing w:line="480" w:lineRule="auto"/>
      <w:ind w:left="720" w:hanging="720"/>
    </w:pPr>
    <w:rPr>
      <w:color w:val="333333"/>
      <w:sz w:val="22"/>
      <w:szCs w:val="22"/>
      <w:shd w:val="clear" w:color="auto" w:fill="FFFFFF"/>
    </w:rPr>
  </w:style>
  <w:style w:type="paragraph" w:customStyle="1" w:styleId="SP-Heading2">
    <w:name w:val="SP-Heading2"/>
    <w:basedOn w:val="Normal"/>
    <w:qFormat/>
    <w:rsid w:val="00F866AE"/>
    <w:pPr>
      <w:spacing w:line="480" w:lineRule="auto"/>
    </w:pPr>
    <w:rPr>
      <w:b/>
      <w:bCs/>
      <w:sz w:val="22"/>
      <w:szCs w:val="22"/>
    </w:rPr>
  </w:style>
  <w:style w:type="paragraph" w:customStyle="1" w:styleId="Para-FL">
    <w:name w:val="Para-FL"/>
    <w:basedOn w:val="Normal"/>
    <w:qFormat/>
    <w:rsid w:val="00F866AE"/>
    <w:pPr>
      <w:spacing w:line="480" w:lineRule="auto"/>
    </w:pPr>
    <w:rPr>
      <w:sz w:val="22"/>
      <w:szCs w:val="22"/>
    </w:rPr>
  </w:style>
  <w:style w:type="paragraph" w:customStyle="1" w:styleId="ChapterNumber">
    <w:name w:val="ChapterNumber"/>
    <w:basedOn w:val="Normal"/>
    <w:qFormat/>
    <w:rsid w:val="00F866AE"/>
    <w:pPr>
      <w:spacing w:line="480" w:lineRule="auto"/>
    </w:pPr>
    <w:rPr>
      <w:b/>
      <w:bCs/>
      <w:sz w:val="22"/>
      <w:szCs w:val="22"/>
      <w:u w:val="single"/>
    </w:rPr>
  </w:style>
  <w:style w:type="paragraph" w:customStyle="1" w:styleId="ChapterTitle">
    <w:name w:val="ChapterTitle"/>
    <w:basedOn w:val="Normal"/>
    <w:qFormat/>
    <w:rsid w:val="00F866AE"/>
    <w:pPr>
      <w:spacing w:line="480" w:lineRule="auto"/>
    </w:pPr>
    <w:rPr>
      <w:b/>
      <w:bCs/>
      <w:sz w:val="22"/>
      <w:szCs w:val="22"/>
      <w:u w:val="single"/>
    </w:rPr>
  </w:style>
  <w:style w:type="paragraph" w:customStyle="1" w:styleId="LearnObjHeading">
    <w:name w:val="LearnObjHeading"/>
    <w:basedOn w:val="Normal"/>
    <w:qFormat/>
    <w:rsid w:val="00F866AE"/>
    <w:pPr>
      <w:spacing w:line="480" w:lineRule="auto"/>
    </w:pPr>
    <w:rPr>
      <w:b/>
      <w:bCs/>
      <w:sz w:val="22"/>
      <w:szCs w:val="22"/>
    </w:rPr>
  </w:style>
  <w:style w:type="paragraph" w:customStyle="1" w:styleId="LearningObj-BulletList1">
    <w:name w:val="LearningObj-BulletList1"/>
    <w:basedOn w:val="ListParagraph"/>
    <w:qFormat/>
    <w:rsid w:val="00F866AE"/>
    <w:pPr>
      <w:numPr>
        <w:numId w:val="16"/>
      </w:numPr>
      <w:spacing w:line="480" w:lineRule="auto"/>
    </w:pPr>
    <w:rPr>
      <w:sz w:val="22"/>
      <w:szCs w:val="22"/>
    </w:rPr>
  </w:style>
  <w:style w:type="paragraph" w:customStyle="1" w:styleId="LearningObj-BulletList1-last">
    <w:name w:val="LearningObj-BulletList1-last"/>
    <w:basedOn w:val="ListParagraph"/>
    <w:qFormat/>
    <w:rsid w:val="00F866AE"/>
    <w:pPr>
      <w:numPr>
        <w:numId w:val="16"/>
      </w:numPr>
      <w:spacing w:line="480" w:lineRule="auto"/>
    </w:pPr>
    <w:rPr>
      <w:sz w:val="22"/>
      <w:szCs w:val="22"/>
    </w:rPr>
  </w:style>
  <w:style w:type="paragraph" w:customStyle="1" w:styleId="LearningObj-Para-FL">
    <w:name w:val="LearningObj-Para-FL"/>
    <w:basedOn w:val="Bodytext110"/>
    <w:qFormat/>
    <w:rsid w:val="00F866AE"/>
    <w:pPr>
      <w:shd w:val="clear" w:color="auto" w:fill="auto"/>
      <w:spacing w:before="0" w:after="0" w:line="480" w:lineRule="auto"/>
    </w:pPr>
    <w:rPr>
      <w:rFonts w:ascii="Times New Roman" w:hAnsi="Times New Roman" w:cs="Times New Roman"/>
      <w:i/>
      <w:iCs/>
      <w:color w:val="000000"/>
      <w:sz w:val="22"/>
      <w:szCs w:val="22"/>
    </w:rPr>
  </w:style>
  <w:style w:type="paragraph" w:customStyle="1" w:styleId="Head1">
    <w:name w:val="Head1"/>
    <w:basedOn w:val="Normal"/>
    <w:qFormat/>
    <w:rsid w:val="00473465"/>
    <w:pPr>
      <w:spacing w:line="480" w:lineRule="auto"/>
    </w:pPr>
    <w:rPr>
      <w:b/>
      <w:bCs/>
      <w:sz w:val="22"/>
      <w:szCs w:val="22"/>
    </w:rPr>
  </w:style>
  <w:style w:type="paragraph" w:customStyle="1" w:styleId="ParaFirstLine-Ind">
    <w:name w:val="ParaFirstLine-Ind"/>
    <w:basedOn w:val="BodyText2"/>
    <w:qFormat/>
    <w:rsid w:val="004676F1"/>
    <w:pPr>
      <w:ind w:firstLine="720"/>
    </w:pPr>
    <w:rPr>
      <w:sz w:val="22"/>
      <w:szCs w:val="22"/>
    </w:rPr>
  </w:style>
  <w:style w:type="paragraph" w:customStyle="1" w:styleId="Head2">
    <w:name w:val="Head2"/>
    <w:basedOn w:val="Normal"/>
    <w:qFormat/>
    <w:rsid w:val="004676F1"/>
    <w:pPr>
      <w:spacing w:line="480" w:lineRule="auto"/>
    </w:pPr>
    <w:rPr>
      <w:b/>
      <w:bCs/>
      <w:iCs/>
      <w:sz w:val="22"/>
      <w:szCs w:val="22"/>
    </w:rPr>
  </w:style>
  <w:style w:type="paragraph" w:customStyle="1" w:styleId="Head3">
    <w:name w:val="Head3"/>
    <w:basedOn w:val="Heading1"/>
    <w:qFormat/>
    <w:rsid w:val="00921A09"/>
    <w:pPr>
      <w:spacing w:line="480" w:lineRule="auto"/>
      <w:jc w:val="left"/>
    </w:pPr>
    <w:rPr>
      <w:bCs/>
      <w:iCs w:val="0"/>
      <w:sz w:val="22"/>
      <w:szCs w:val="22"/>
    </w:rPr>
  </w:style>
  <w:style w:type="paragraph" w:customStyle="1" w:styleId="NumberList1">
    <w:name w:val="NumberList1"/>
    <w:basedOn w:val="ListParagraph"/>
    <w:qFormat/>
    <w:rsid w:val="001F1A39"/>
    <w:pPr>
      <w:numPr>
        <w:numId w:val="3"/>
      </w:numPr>
      <w:spacing w:line="480" w:lineRule="auto"/>
    </w:pPr>
    <w:rPr>
      <w:sz w:val="22"/>
      <w:szCs w:val="22"/>
    </w:rPr>
  </w:style>
  <w:style w:type="paragraph" w:customStyle="1" w:styleId="NumberList1-last">
    <w:name w:val="NumberList1-last"/>
    <w:basedOn w:val="ListParagraph"/>
    <w:qFormat/>
    <w:rsid w:val="001F1A39"/>
    <w:pPr>
      <w:numPr>
        <w:numId w:val="3"/>
      </w:numPr>
      <w:spacing w:line="480" w:lineRule="auto"/>
    </w:pPr>
    <w:rPr>
      <w:sz w:val="22"/>
      <w:szCs w:val="22"/>
    </w:rPr>
  </w:style>
  <w:style w:type="paragraph" w:customStyle="1" w:styleId="NumberList1-Para-FL">
    <w:name w:val="NumberList1-Para-FL"/>
    <w:basedOn w:val="Normal"/>
    <w:qFormat/>
    <w:rsid w:val="00085237"/>
    <w:pPr>
      <w:spacing w:line="480" w:lineRule="auto"/>
      <w:ind w:left="1440"/>
    </w:pPr>
    <w:rPr>
      <w:sz w:val="22"/>
      <w:szCs w:val="22"/>
    </w:rPr>
  </w:style>
  <w:style w:type="paragraph" w:customStyle="1" w:styleId="EOC-Heading1">
    <w:name w:val="EOC-Heading1"/>
    <w:basedOn w:val="Head1"/>
    <w:qFormat/>
    <w:rsid w:val="009A103C"/>
  </w:style>
  <w:style w:type="paragraph" w:customStyle="1" w:styleId="EOC-NumberList1">
    <w:name w:val="EOC-NumberList1"/>
    <w:basedOn w:val="ListParagraph"/>
    <w:qFormat/>
    <w:rsid w:val="009A103C"/>
    <w:pPr>
      <w:numPr>
        <w:numId w:val="10"/>
      </w:numPr>
      <w:spacing w:line="480" w:lineRule="auto"/>
    </w:pPr>
    <w:rPr>
      <w:sz w:val="22"/>
      <w:szCs w:val="22"/>
    </w:rPr>
  </w:style>
  <w:style w:type="paragraph" w:customStyle="1" w:styleId="FE-01-Title">
    <w:name w:val="FE-01-Title"/>
    <w:basedOn w:val="Normal"/>
    <w:qFormat/>
    <w:rsid w:val="00B05C36"/>
    <w:pPr>
      <w:spacing w:line="480" w:lineRule="auto"/>
    </w:pPr>
    <w:rPr>
      <w:b/>
      <w:bCs/>
      <w:sz w:val="22"/>
      <w:szCs w:val="22"/>
    </w:rPr>
  </w:style>
  <w:style w:type="paragraph" w:customStyle="1" w:styleId="FE-01-Para-FL">
    <w:name w:val="FE-01-Para-FL"/>
    <w:basedOn w:val="Normal"/>
    <w:qFormat/>
    <w:rsid w:val="00B05C36"/>
    <w:pPr>
      <w:spacing w:line="480" w:lineRule="auto"/>
    </w:pPr>
    <w:rPr>
      <w:sz w:val="22"/>
      <w:szCs w:val="22"/>
    </w:rPr>
  </w:style>
  <w:style w:type="paragraph" w:customStyle="1" w:styleId="FE-01-NumberList1">
    <w:name w:val="FE-01-NumberList1"/>
    <w:basedOn w:val="ListParagraph"/>
    <w:qFormat/>
    <w:rsid w:val="00B05C36"/>
    <w:pPr>
      <w:numPr>
        <w:numId w:val="20"/>
      </w:numPr>
      <w:spacing w:line="480" w:lineRule="auto"/>
    </w:pPr>
    <w:rPr>
      <w:sz w:val="22"/>
      <w:szCs w:val="22"/>
    </w:rPr>
  </w:style>
  <w:style w:type="paragraph" w:customStyle="1" w:styleId="CaseStudyTitle">
    <w:name w:val="CaseStudyTitle"/>
    <w:basedOn w:val="Normal"/>
    <w:qFormat/>
    <w:rsid w:val="004862D7"/>
    <w:pPr>
      <w:spacing w:line="480" w:lineRule="auto"/>
    </w:pPr>
    <w:rPr>
      <w:b/>
      <w:bCs/>
      <w:sz w:val="22"/>
      <w:szCs w:val="22"/>
    </w:rPr>
  </w:style>
  <w:style w:type="character" w:styleId="PlaceholderText">
    <w:name w:val="Placeholder Text"/>
    <w:basedOn w:val="DefaultParagraphFont"/>
    <w:uiPriority w:val="99"/>
    <w:semiHidden/>
    <w:rsid w:val="004862D7"/>
    <w:rPr>
      <w:color w:val="808080"/>
    </w:rPr>
  </w:style>
  <w:style w:type="paragraph" w:customStyle="1" w:styleId="CaseStudy-Para-FL">
    <w:name w:val="CaseStudy-Para-FL"/>
    <w:basedOn w:val="Normal"/>
    <w:qFormat/>
    <w:rsid w:val="004862D7"/>
    <w:pPr>
      <w:spacing w:line="480" w:lineRule="auto"/>
    </w:pPr>
    <w:rPr>
      <w:sz w:val="22"/>
      <w:szCs w:val="22"/>
    </w:rPr>
  </w:style>
  <w:style w:type="paragraph" w:customStyle="1" w:styleId="CaseStudy-Heading1">
    <w:name w:val="CaseStudy-Heading1"/>
    <w:basedOn w:val="Normal"/>
    <w:qFormat/>
    <w:rsid w:val="004862D7"/>
    <w:pPr>
      <w:spacing w:line="480" w:lineRule="auto"/>
    </w:pPr>
    <w:rPr>
      <w:b/>
      <w:bCs/>
      <w:sz w:val="22"/>
      <w:szCs w:val="22"/>
    </w:rPr>
  </w:style>
  <w:style w:type="paragraph" w:customStyle="1" w:styleId="CaseStudy-NumberList1-first">
    <w:name w:val="CaseStudy-NumberList1-first"/>
    <w:basedOn w:val="ListParagraph"/>
    <w:qFormat/>
    <w:rsid w:val="004862D7"/>
    <w:pPr>
      <w:numPr>
        <w:numId w:val="18"/>
      </w:numPr>
      <w:spacing w:line="480" w:lineRule="auto"/>
    </w:pPr>
    <w:rPr>
      <w:sz w:val="22"/>
      <w:szCs w:val="22"/>
    </w:rPr>
  </w:style>
  <w:style w:type="paragraph" w:customStyle="1" w:styleId="CaseStudy-NumberList1">
    <w:name w:val="CaseStudy-NumberList1"/>
    <w:basedOn w:val="ListParagraph"/>
    <w:qFormat/>
    <w:rsid w:val="004862D7"/>
    <w:pPr>
      <w:numPr>
        <w:numId w:val="18"/>
      </w:numPr>
      <w:spacing w:line="480" w:lineRule="auto"/>
    </w:pPr>
    <w:rPr>
      <w:sz w:val="22"/>
      <w:szCs w:val="22"/>
    </w:rPr>
  </w:style>
  <w:style w:type="paragraph" w:customStyle="1" w:styleId="CaseStudy-NumberList1-last">
    <w:name w:val="CaseStudy-NumberList1-last"/>
    <w:basedOn w:val="ListParagraph"/>
    <w:qFormat/>
    <w:rsid w:val="004862D7"/>
    <w:pPr>
      <w:numPr>
        <w:numId w:val="18"/>
      </w:numPr>
      <w:spacing w:line="480" w:lineRule="auto"/>
    </w:pPr>
    <w:rPr>
      <w:sz w:val="22"/>
      <w:szCs w:val="22"/>
    </w:rPr>
  </w:style>
  <w:style w:type="paragraph" w:customStyle="1" w:styleId="BibItemBibliographyorReferenceListItem">
    <w:name w:val="BibItem Bibliography or Reference List Item"/>
    <w:basedOn w:val="Normal"/>
    <w:qFormat/>
    <w:rsid w:val="00246491"/>
    <w:pPr>
      <w:autoSpaceDE/>
      <w:autoSpaceDN/>
      <w:adjustRightInd/>
      <w:spacing w:line="480" w:lineRule="auto"/>
      <w:ind w:left="720" w:hanging="720"/>
    </w:pPr>
    <w:rPr>
      <w:color w:val="333333"/>
      <w:sz w:val="22"/>
      <w:szCs w:val="22"/>
      <w:shd w:val="clear" w:color="auto" w:fill="FFFFFF"/>
    </w:rPr>
  </w:style>
  <w:style w:type="character" w:customStyle="1" w:styleId="bibdoi">
    <w:name w:val="bib_doi"/>
    <w:rsid w:val="00012541"/>
    <w:rPr>
      <w:rFonts w:ascii="Times New Roman" w:hAnsi="Times New Roman"/>
      <w:sz w:val="24"/>
      <w:bdr w:val="none" w:sz="0" w:space="0" w:color="auto"/>
      <w:shd w:val="clear" w:color="auto" w:fill="CCFFCC"/>
    </w:rPr>
  </w:style>
  <w:style w:type="character" w:customStyle="1" w:styleId="bibfpage">
    <w:name w:val="bib_fpage"/>
    <w:rsid w:val="00012541"/>
    <w:rPr>
      <w:rFonts w:ascii="Times New Roman" w:hAnsi="Times New Roman"/>
      <w:sz w:val="24"/>
      <w:bdr w:val="none" w:sz="0" w:space="0" w:color="auto"/>
      <w:shd w:val="clear" w:color="auto" w:fill="E6E6E6"/>
    </w:rPr>
  </w:style>
  <w:style w:type="character" w:customStyle="1" w:styleId="bibjournal">
    <w:name w:val="bib_journal"/>
    <w:rsid w:val="00012541"/>
    <w:rPr>
      <w:rFonts w:ascii="Times New Roman" w:hAnsi="Times New Roman"/>
      <w:sz w:val="24"/>
      <w:bdr w:val="none" w:sz="0" w:space="0" w:color="auto"/>
      <w:shd w:val="clear" w:color="auto" w:fill="F9DECF"/>
    </w:rPr>
  </w:style>
  <w:style w:type="character" w:customStyle="1" w:styleId="biblpage">
    <w:name w:val="bib_lpage"/>
    <w:rsid w:val="00012541"/>
    <w:rPr>
      <w:rFonts w:ascii="Times New Roman" w:hAnsi="Times New Roman"/>
      <w:sz w:val="24"/>
      <w:bdr w:val="none" w:sz="0" w:space="0" w:color="auto"/>
      <w:shd w:val="clear" w:color="auto" w:fill="D9D9D9"/>
    </w:rPr>
  </w:style>
  <w:style w:type="character" w:customStyle="1" w:styleId="bibyear">
    <w:name w:val="bib_year"/>
    <w:rsid w:val="00012541"/>
    <w:rPr>
      <w:rFonts w:ascii="Times New Roman" w:hAnsi="Times New Roman"/>
      <w:sz w:val="24"/>
      <w:bdr w:val="none" w:sz="0" w:space="0" w:color="auto"/>
      <w:shd w:val="clear" w:color="auto" w:fill="FFCCFF"/>
    </w:rPr>
  </w:style>
  <w:style w:type="character" w:customStyle="1" w:styleId="bibissue">
    <w:name w:val="bib_issue"/>
    <w:rsid w:val="00012541"/>
    <w:rPr>
      <w:rFonts w:ascii="Times New Roman" w:hAnsi="Times New Roman"/>
      <w:sz w:val="24"/>
      <w:bdr w:val="none" w:sz="0" w:space="0" w:color="auto"/>
      <w:shd w:val="clear" w:color="auto" w:fill="FFFFAB"/>
    </w:rPr>
  </w:style>
  <w:style w:type="character" w:customStyle="1" w:styleId="bibvolume">
    <w:name w:val="bib_volume"/>
    <w:rsid w:val="00012541"/>
    <w:rPr>
      <w:rFonts w:ascii="Times New Roman" w:hAnsi="Times New Roman"/>
      <w:sz w:val="24"/>
      <w:bdr w:val="none" w:sz="0" w:space="0" w:color="auto"/>
      <w:shd w:val="clear" w:color="auto" w:fill="CCECFF"/>
    </w:rPr>
  </w:style>
  <w:style w:type="character" w:customStyle="1" w:styleId="bibfname">
    <w:name w:val="bib_fname"/>
    <w:rsid w:val="00012541"/>
    <w:rPr>
      <w:rFonts w:ascii="Times New Roman" w:hAnsi="Times New Roman"/>
      <w:sz w:val="24"/>
      <w:bdr w:val="none" w:sz="0" w:space="0" w:color="auto"/>
      <w:shd w:val="clear" w:color="auto" w:fill="FFFFCC"/>
    </w:rPr>
  </w:style>
  <w:style w:type="character" w:customStyle="1" w:styleId="bibsurname">
    <w:name w:val="bib_surname"/>
    <w:rsid w:val="00012541"/>
    <w:rPr>
      <w:rFonts w:ascii="Times New Roman" w:hAnsi="Times New Roman"/>
      <w:sz w:val="24"/>
      <w:bdr w:val="none" w:sz="0" w:space="0" w:color="auto"/>
      <w:shd w:val="clear" w:color="auto" w:fill="CCFF99"/>
    </w:rPr>
  </w:style>
  <w:style w:type="character" w:customStyle="1" w:styleId="bibarticle">
    <w:name w:val="bib_article"/>
    <w:rsid w:val="00012541"/>
    <w:rPr>
      <w:rFonts w:ascii="Times New Roman" w:hAnsi="Times New Roman"/>
      <w:sz w:val="24"/>
      <w:bdr w:val="none" w:sz="0" w:space="0" w:color="auto"/>
      <w:shd w:val="clear" w:color="auto" w:fill="CCFFFF"/>
    </w:rPr>
  </w:style>
  <w:style w:type="character" w:customStyle="1" w:styleId="Untag">
    <w:name w:val="Untag"/>
    <w:rsid w:val="00246491"/>
  </w:style>
  <w:style w:type="character" w:customStyle="1" w:styleId="biblocation">
    <w:name w:val="bib_location"/>
    <w:rsid w:val="00012541"/>
    <w:rPr>
      <w:rFonts w:ascii="Times New Roman" w:hAnsi="Times New Roman"/>
      <w:sz w:val="24"/>
      <w:bdr w:val="none" w:sz="0" w:space="0" w:color="auto"/>
      <w:shd w:val="clear" w:color="auto" w:fill="FFCCCC"/>
    </w:rPr>
  </w:style>
  <w:style w:type="character" w:customStyle="1" w:styleId="bibpublisher">
    <w:name w:val="bib_publisher"/>
    <w:rsid w:val="00012541"/>
    <w:rPr>
      <w:rFonts w:ascii="Times New Roman" w:hAnsi="Times New Roman"/>
      <w:sz w:val="24"/>
      <w:bdr w:val="none" w:sz="0" w:space="0" w:color="auto"/>
      <w:shd w:val="clear" w:color="auto" w:fill="FF99CC"/>
    </w:rPr>
  </w:style>
  <w:style w:type="character" w:customStyle="1" w:styleId="bibbook">
    <w:name w:val="bib_book"/>
    <w:rsid w:val="00012541"/>
    <w:rPr>
      <w:rFonts w:ascii="Times New Roman" w:hAnsi="Times New Roman"/>
      <w:sz w:val="24"/>
      <w:bdr w:val="none" w:sz="0" w:space="0" w:color="auto"/>
      <w:shd w:val="clear" w:color="auto" w:fill="99CCFF"/>
    </w:rPr>
  </w:style>
  <w:style w:type="character" w:customStyle="1" w:styleId="biburl">
    <w:name w:val="bib_url"/>
    <w:rsid w:val="00012541"/>
    <w:rPr>
      <w:rFonts w:ascii="Times New Roman" w:hAnsi="Times New Roman"/>
      <w:sz w:val="24"/>
      <w:bdr w:val="none" w:sz="0" w:space="0" w:color="auto"/>
      <w:shd w:val="clear" w:color="auto" w:fill="CCFF66"/>
    </w:rPr>
  </w:style>
  <w:style w:type="character" w:customStyle="1" w:styleId="WebsiteReferenceTitle">
    <w:name w:val="WebsiteReferenceTitle"/>
    <w:rsid w:val="00246491"/>
  </w:style>
  <w:style w:type="character" w:customStyle="1" w:styleId="Id">
    <w:name w:val="Id"/>
    <w:rsid w:val="00246491"/>
  </w:style>
  <w:style w:type="character" w:customStyle="1" w:styleId="bibeditionno">
    <w:name w:val="bib_editionno"/>
    <w:rsid w:val="00012541"/>
    <w:rPr>
      <w:rFonts w:ascii="Times New Roman" w:hAnsi="Times New Roman"/>
      <w:sz w:val="24"/>
      <w:bdr w:val="none" w:sz="0" w:space="0" w:color="auto"/>
      <w:shd w:val="clear" w:color="auto" w:fill="FFCC00"/>
    </w:rPr>
  </w:style>
  <w:style w:type="character" w:customStyle="1" w:styleId="bibtitle">
    <w:name w:val="bib_title"/>
    <w:rsid w:val="00012541"/>
    <w:rPr>
      <w:sz w:val="24"/>
      <w:effect w:val="none"/>
      <w:bdr w:val="none" w:sz="0" w:space="0" w:color="auto"/>
      <w:shd w:val="clear" w:color="auto" w:fill="D99594"/>
    </w:rPr>
  </w:style>
  <w:style w:type="character" w:customStyle="1" w:styleId="RetrievedDate">
    <w:name w:val="Retrieved_Date"/>
    <w:rsid w:val="00246491"/>
  </w:style>
  <w:style w:type="character" w:customStyle="1" w:styleId="citebib">
    <w:name w:val="cite_bib"/>
    <w:rsid w:val="00012541"/>
    <w:rPr>
      <w:sz w:val="24"/>
      <w:bdr w:val="none" w:sz="0" w:space="0" w:color="auto"/>
      <w:shd w:val="clear" w:color="auto" w:fill="CCFFFF"/>
    </w:rPr>
  </w:style>
  <w:style w:type="character" w:customStyle="1" w:styleId="bibalt-year">
    <w:name w:val="bib_alt-year"/>
    <w:rsid w:val="00012541"/>
    <w:rPr>
      <w:rFonts w:ascii="Times New Roman" w:hAnsi="Times New Roman"/>
      <w:sz w:val="24"/>
      <w:szCs w:val="24"/>
      <w:bdr w:val="none" w:sz="0" w:space="0" w:color="auto"/>
      <w:shd w:val="clear" w:color="auto" w:fill="CC99FF"/>
    </w:rPr>
  </w:style>
  <w:style w:type="character" w:customStyle="1" w:styleId="bibbase">
    <w:name w:val="bib_base"/>
    <w:rsid w:val="00012541"/>
    <w:rPr>
      <w:rFonts w:ascii="Times New Roman" w:hAnsi="Times New Roman"/>
      <w:sz w:val="24"/>
    </w:rPr>
  </w:style>
  <w:style w:type="character" w:customStyle="1" w:styleId="bibchapterno">
    <w:name w:val="bib_chapterno"/>
    <w:rsid w:val="00012541"/>
    <w:rPr>
      <w:rFonts w:ascii="Times New Roman" w:hAnsi="Times New Roman"/>
      <w:sz w:val="24"/>
      <w:bdr w:val="none" w:sz="0" w:space="0" w:color="auto"/>
      <w:shd w:val="clear" w:color="auto" w:fill="D9D9D9"/>
    </w:rPr>
  </w:style>
  <w:style w:type="character" w:customStyle="1" w:styleId="bibchaptertitle">
    <w:name w:val="bib_chaptertitle"/>
    <w:rsid w:val="00012541"/>
    <w:rPr>
      <w:rFonts w:ascii="Times New Roman" w:hAnsi="Times New Roman"/>
      <w:sz w:val="24"/>
      <w:bdr w:val="none" w:sz="0" w:space="0" w:color="auto"/>
      <w:shd w:val="clear" w:color="auto" w:fill="FF9D5B"/>
    </w:rPr>
  </w:style>
  <w:style w:type="character" w:customStyle="1" w:styleId="bibcomment">
    <w:name w:val="bib_comment"/>
    <w:rsid w:val="00012541"/>
    <w:rPr>
      <w:rFonts w:ascii="Times New Roman" w:hAnsi="Times New Roman"/>
      <w:sz w:val="24"/>
    </w:rPr>
  </w:style>
  <w:style w:type="character" w:customStyle="1" w:styleId="bibconfacronym">
    <w:name w:val="bib_confacronym"/>
    <w:rsid w:val="00012541"/>
    <w:rPr>
      <w:rFonts w:ascii="Times New Roman" w:hAnsi="Times New Roman"/>
      <w:sz w:val="24"/>
      <w:bdr w:val="none" w:sz="0" w:space="0" w:color="auto"/>
      <w:shd w:val="clear" w:color="auto" w:fill="FD77F3"/>
    </w:rPr>
  </w:style>
  <w:style w:type="character" w:customStyle="1" w:styleId="bibconfdate">
    <w:name w:val="bib_confdate"/>
    <w:rsid w:val="00012541"/>
    <w:rPr>
      <w:rFonts w:ascii="Times New Roman" w:hAnsi="Times New Roman"/>
      <w:sz w:val="24"/>
      <w:bdr w:val="none" w:sz="0" w:space="0" w:color="auto"/>
      <w:shd w:val="clear" w:color="auto" w:fill="3CE0C1"/>
    </w:rPr>
  </w:style>
  <w:style w:type="character" w:customStyle="1" w:styleId="bibconference">
    <w:name w:val="bib_conference"/>
    <w:rsid w:val="00012541"/>
    <w:rPr>
      <w:rFonts w:ascii="Times New Roman" w:hAnsi="Times New Roman"/>
      <w:sz w:val="24"/>
      <w:bdr w:val="none" w:sz="0" w:space="0" w:color="auto"/>
      <w:shd w:val="clear" w:color="auto" w:fill="9CB3FE"/>
    </w:rPr>
  </w:style>
  <w:style w:type="character" w:customStyle="1" w:styleId="bibconflocation">
    <w:name w:val="bib_conflocation"/>
    <w:rsid w:val="00012541"/>
    <w:rPr>
      <w:rFonts w:ascii="Times New Roman" w:hAnsi="Times New Roman"/>
      <w:sz w:val="24"/>
      <w:bdr w:val="none" w:sz="0" w:space="0" w:color="auto"/>
      <w:shd w:val="clear" w:color="auto" w:fill="EC493C"/>
    </w:rPr>
  </w:style>
  <w:style w:type="character" w:customStyle="1" w:styleId="bibconfpaper">
    <w:name w:val="bib_confpaper"/>
    <w:rsid w:val="00012541"/>
    <w:rPr>
      <w:rFonts w:ascii="Times New Roman" w:hAnsi="Times New Roman"/>
      <w:sz w:val="24"/>
      <w:bdr w:val="none" w:sz="0" w:space="0" w:color="auto"/>
      <w:shd w:val="clear" w:color="auto" w:fill="61FF65"/>
    </w:rPr>
  </w:style>
  <w:style w:type="character" w:customStyle="1" w:styleId="bibconfproceedings">
    <w:name w:val="bib_confproceedings"/>
    <w:rsid w:val="00012541"/>
    <w:rPr>
      <w:rFonts w:ascii="Times New Roman" w:hAnsi="Times New Roman"/>
      <w:sz w:val="24"/>
      <w:bdr w:val="none" w:sz="0" w:space="0" w:color="auto"/>
      <w:shd w:val="clear" w:color="auto" w:fill="FDBA35"/>
    </w:rPr>
  </w:style>
  <w:style w:type="character" w:customStyle="1" w:styleId="bibday">
    <w:name w:val="bib_day"/>
    <w:rsid w:val="00012541"/>
    <w:rPr>
      <w:rFonts w:ascii="Times New Roman" w:hAnsi="Times New Roman"/>
      <w:sz w:val="24"/>
      <w:bdr w:val="none" w:sz="0" w:space="0" w:color="auto"/>
      <w:shd w:val="clear" w:color="auto" w:fill="FFFF66"/>
    </w:rPr>
  </w:style>
  <w:style w:type="character" w:customStyle="1" w:styleId="bibdeg">
    <w:name w:val="bib_deg"/>
    <w:rsid w:val="00012541"/>
    <w:rPr>
      <w:rFonts w:ascii="Times New Roman" w:hAnsi="Times New Roman"/>
      <w:sz w:val="24"/>
    </w:rPr>
  </w:style>
  <w:style w:type="character" w:customStyle="1" w:styleId="bibed-etal">
    <w:name w:val="bib_ed-etal"/>
    <w:rsid w:val="00012541"/>
    <w:rPr>
      <w:rFonts w:ascii="Times New Roman" w:hAnsi="Times New Roman"/>
      <w:sz w:val="24"/>
      <w:bdr w:val="none" w:sz="0" w:space="0" w:color="auto"/>
      <w:shd w:val="clear" w:color="auto" w:fill="00F4EE"/>
    </w:rPr>
  </w:style>
  <w:style w:type="character" w:customStyle="1" w:styleId="bibed-fname">
    <w:name w:val="bib_ed-fname"/>
    <w:rsid w:val="00012541"/>
    <w:rPr>
      <w:rFonts w:ascii="Times New Roman" w:hAnsi="Times New Roman"/>
      <w:sz w:val="24"/>
      <w:bdr w:val="none" w:sz="0" w:space="0" w:color="auto"/>
      <w:shd w:val="clear" w:color="auto" w:fill="FFFFB7"/>
    </w:rPr>
  </w:style>
  <w:style w:type="character" w:customStyle="1" w:styleId="bibed-organization">
    <w:name w:val="bib_ed-organization"/>
    <w:rsid w:val="00012541"/>
    <w:rPr>
      <w:rFonts w:ascii="Times New Roman" w:hAnsi="Times New Roman"/>
      <w:sz w:val="24"/>
      <w:bdr w:val="none" w:sz="0" w:space="0" w:color="auto"/>
      <w:shd w:val="clear" w:color="auto" w:fill="FCAAC3"/>
    </w:rPr>
  </w:style>
  <w:style w:type="character" w:customStyle="1" w:styleId="bibed-suffix">
    <w:name w:val="bib_ed-suffix"/>
    <w:rsid w:val="00012541"/>
    <w:rPr>
      <w:rFonts w:ascii="Times New Roman" w:hAnsi="Times New Roman"/>
      <w:sz w:val="24"/>
      <w:bdr w:val="none" w:sz="0" w:space="0" w:color="auto"/>
      <w:shd w:val="clear" w:color="auto" w:fill="CCFFCC"/>
    </w:rPr>
  </w:style>
  <w:style w:type="character" w:customStyle="1" w:styleId="bibed-surname">
    <w:name w:val="bib_ed-surname"/>
    <w:rsid w:val="00012541"/>
    <w:rPr>
      <w:rFonts w:ascii="Times New Roman" w:hAnsi="Times New Roman"/>
      <w:sz w:val="24"/>
      <w:bdr w:val="none" w:sz="0" w:space="0" w:color="auto"/>
      <w:shd w:val="clear" w:color="auto" w:fill="FFFF00"/>
    </w:rPr>
  </w:style>
  <w:style w:type="character" w:customStyle="1" w:styleId="bibetal">
    <w:name w:val="bib_etal"/>
    <w:rsid w:val="00012541"/>
    <w:rPr>
      <w:rFonts w:ascii="Times New Roman" w:hAnsi="Times New Roman"/>
      <w:sz w:val="24"/>
      <w:bdr w:val="none" w:sz="0" w:space="0" w:color="auto"/>
      <w:shd w:val="clear" w:color="auto" w:fill="CCFF99"/>
    </w:rPr>
  </w:style>
  <w:style w:type="character" w:customStyle="1" w:styleId="bibextlink">
    <w:name w:val="bib_extlink"/>
    <w:rsid w:val="00012541"/>
    <w:rPr>
      <w:rFonts w:ascii="Times New Roman" w:hAnsi="Times New Roman"/>
      <w:sz w:val="20"/>
      <w:bdr w:val="none" w:sz="0" w:space="0" w:color="auto"/>
      <w:shd w:val="clear" w:color="auto" w:fill="6CCE9D"/>
    </w:rPr>
  </w:style>
  <w:style w:type="character" w:customStyle="1" w:styleId="bibinstitution">
    <w:name w:val="bib_institution"/>
    <w:rsid w:val="00012541"/>
    <w:rPr>
      <w:rFonts w:ascii="Times New Roman" w:hAnsi="Times New Roman"/>
      <w:sz w:val="24"/>
      <w:bdr w:val="none" w:sz="0" w:space="0" w:color="auto"/>
      <w:shd w:val="clear" w:color="auto" w:fill="CCFFCC"/>
    </w:rPr>
  </w:style>
  <w:style w:type="character" w:customStyle="1" w:styleId="bibisbn">
    <w:name w:val="bib_isbn"/>
    <w:rsid w:val="00012541"/>
    <w:rPr>
      <w:rFonts w:ascii="Times New Roman" w:hAnsi="Times New Roman"/>
      <w:sz w:val="24"/>
      <w:shd w:val="clear" w:color="auto" w:fill="D9D9D9"/>
    </w:rPr>
  </w:style>
  <w:style w:type="character" w:customStyle="1" w:styleId="bibmedline">
    <w:name w:val="bib_medline"/>
    <w:rsid w:val="00012541"/>
    <w:rPr>
      <w:rFonts w:ascii="Times New Roman" w:hAnsi="Times New Roman"/>
      <w:sz w:val="24"/>
    </w:rPr>
  </w:style>
  <w:style w:type="character" w:customStyle="1" w:styleId="bibmonth">
    <w:name w:val="bib_month"/>
    <w:rsid w:val="00012541"/>
    <w:rPr>
      <w:rFonts w:ascii="Times New Roman" w:hAnsi="Times New Roman"/>
      <w:sz w:val="24"/>
      <w:szCs w:val="24"/>
      <w:bdr w:val="none" w:sz="0" w:space="0" w:color="auto"/>
      <w:shd w:val="clear" w:color="auto" w:fill="CCFF33"/>
    </w:rPr>
  </w:style>
  <w:style w:type="character" w:customStyle="1" w:styleId="bibnumber">
    <w:name w:val="bib_number"/>
    <w:rsid w:val="00012541"/>
    <w:rPr>
      <w:rFonts w:ascii="Times New Roman" w:hAnsi="Times New Roman"/>
      <w:sz w:val="24"/>
      <w:bdr w:val="none" w:sz="0" w:space="0" w:color="auto"/>
      <w:shd w:val="clear" w:color="auto" w:fill="CCCCFF"/>
    </w:rPr>
  </w:style>
  <w:style w:type="character" w:customStyle="1" w:styleId="biborganization">
    <w:name w:val="bib_organization"/>
    <w:rsid w:val="00012541"/>
    <w:rPr>
      <w:rFonts w:ascii="Times New Roman" w:hAnsi="Times New Roman"/>
      <w:sz w:val="24"/>
      <w:bdr w:val="none" w:sz="0" w:space="0" w:color="auto"/>
      <w:shd w:val="clear" w:color="auto" w:fill="CCFF99"/>
    </w:rPr>
  </w:style>
  <w:style w:type="character" w:customStyle="1" w:styleId="bibpagecount">
    <w:name w:val="bib_pagecount"/>
    <w:rsid w:val="00012541"/>
    <w:rPr>
      <w:rFonts w:ascii="Times New Roman" w:hAnsi="Times New Roman"/>
      <w:sz w:val="24"/>
      <w:bdr w:val="none" w:sz="0" w:space="0" w:color="auto"/>
      <w:shd w:val="clear" w:color="auto" w:fill="00FF00"/>
    </w:rPr>
  </w:style>
  <w:style w:type="character" w:customStyle="1" w:styleId="bibpapernumber">
    <w:name w:val="bib_papernumber"/>
    <w:uiPriority w:val="1"/>
    <w:rsid w:val="00012541"/>
    <w:rPr>
      <w:rFonts w:ascii="Times New Roman" w:hAnsi="Times New Roman"/>
      <w:sz w:val="24"/>
      <w:bdr w:val="none" w:sz="0" w:space="0" w:color="auto"/>
      <w:shd w:val="clear" w:color="auto" w:fill="FFFF66"/>
    </w:rPr>
  </w:style>
  <w:style w:type="character" w:customStyle="1" w:styleId="bibpatent">
    <w:name w:val="bib_patent"/>
    <w:rsid w:val="00012541"/>
    <w:rPr>
      <w:rFonts w:ascii="Times New Roman" w:hAnsi="Times New Roman"/>
      <w:sz w:val="24"/>
      <w:bdr w:val="none" w:sz="0" w:space="0" w:color="auto"/>
      <w:shd w:val="clear" w:color="auto" w:fill="66FFCC"/>
    </w:rPr>
  </w:style>
  <w:style w:type="character" w:customStyle="1" w:styleId="bibreportnum">
    <w:name w:val="bib_reportnum"/>
    <w:rsid w:val="00012541"/>
    <w:rPr>
      <w:rFonts w:ascii="Times New Roman" w:hAnsi="Times New Roman"/>
      <w:sz w:val="24"/>
      <w:bdr w:val="none" w:sz="0" w:space="0" w:color="auto"/>
      <w:shd w:val="clear" w:color="auto" w:fill="CCCCFF"/>
    </w:rPr>
  </w:style>
  <w:style w:type="character" w:customStyle="1" w:styleId="bibschool">
    <w:name w:val="bib_school"/>
    <w:rsid w:val="00012541"/>
    <w:rPr>
      <w:rFonts w:ascii="Times New Roman" w:hAnsi="Times New Roman"/>
      <w:sz w:val="24"/>
      <w:bdr w:val="none" w:sz="0" w:space="0" w:color="auto"/>
      <w:shd w:val="clear" w:color="auto" w:fill="FFCC66"/>
    </w:rPr>
  </w:style>
  <w:style w:type="character" w:customStyle="1" w:styleId="bibseason">
    <w:name w:val="bib_season"/>
    <w:rsid w:val="00012541"/>
    <w:rPr>
      <w:rFonts w:ascii="Times New Roman" w:hAnsi="Times New Roman"/>
      <w:sz w:val="24"/>
      <w:szCs w:val="24"/>
      <w:bdr w:val="none" w:sz="0" w:space="0" w:color="auto"/>
      <w:shd w:val="clear" w:color="auto" w:fill="FF6600"/>
    </w:rPr>
  </w:style>
  <w:style w:type="character" w:customStyle="1" w:styleId="bibseries">
    <w:name w:val="bib_series"/>
    <w:rsid w:val="00012541"/>
    <w:rPr>
      <w:rFonts w:ascii="Times New Roman" w:hAnsi="Times New Roman"/>
      <w:sz w:val="24"/>
      <w:shd w:val="clear" w:color="auto" w:fill="FFCC99"/>
    </w:rPr>
  </w:style>
  <w:style w:type="character" w:customStyle="1" w:styleId="bibseriesno">
    <w:name w:val="bib_seriesno"/>
    <w:rsid w:val="00012541"/>
    <w:rPr>
      <w:rFonts w:ascii="Times New Roman" w:hAnsi="Times New Roman"/>
      <w:sz w:val="24"/>
      <w:shd w:val="clear" w:color="auto" w:fill="FFFF99"/>
    </w:rPr>
  </w:style>
  <w:style w:type="character" w:customStyle="1" w:styleId="bibsuffix">
    <w:name w:val="bib_suffix"/>
    <w:rsid w:val="00012541"/>
    <w:rPr>
      <w:rFonts w:ascii="Times New Roman" w:hAnsi="Times New Roman"/>
      <w:sz w:val="24"/>
    </w:rPr>
  </w:style>
  <w:style w:type="character" w:customStyle="1" w:styleId="bibsuppl">
    <w:name w:val="bib_suppl"/>
    <w:rsid w:val="00012541"/>
    <w:rPr>
      <w:rFonts w:ascii="Times New Roman" w:hAnsi="Times New Roman"/>
      <w:sz w:val="24"/>
      <w:bdr w:val="none" w:sz="0" w:space="0" w:color="auto"/>
      <w:shd w:val="clear" w:color="auto" w:fill="FFCC66"/>
    </w:rPr>
  </w:style>
  <w:style w:type="character" w:customStyle="1" w:styleId="bibtrans">
    <w:name w:val="bib_trans"/>
    <w:rsid w:val="00012541"/>
    <w:rPr>
      <w:rFonts w:ascii="Times New Roman" w:hAnsi="Times New Roman"/>
      <w:sz w:val="24"/>
      <w:shd w:val="clear" w:color="auto" w:fill="99CC00"/>
    </w:rPr>
  </w:style>
  <w:style w:type="character" w:customStyle="1" w:styleId="bibunpubl">
    <w:name w:val="bib_unpubl"/>
    <w:rsid w:val="00012541"/>
    <w:rPr>
      <w:rFonts w:ascii="Times New Roman" w:hAnsi="Times New Roman"/>
      <w:sz w:val="24"/>
    </w:rPr>
  </w:style>
  <w:style w:type="character" w:customStyle="1" w:styleId="bibvolcount">
    <w:name w:val="bib_volcount"/>
    <w:rsid w:val="00012541"/>
    <w:rPr>
      <w:rFonts w:ascii="Times New Roman" w:hAnsi="Times New Roman"/>
      <w:sz w:val="20"/>
      <w:bdr w:val="none" w:sz="0" w:space="0" w:color="auto"/>
      <w:shd w:val="clear" w:color="auto" w:fill="00FF00"/>
    </w:rPr>
  </w:style>
  <w:style w:type="paragraph" w:customStyle="1" w:styleId="FigureLegend">
    <w:name w:val="FigureLegend"/>
    <w:basedOn w:val="Normal"/>
    <w:qFormat/>
    <w:rsid w:val="005D2F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C4C"/>
    <w:pPr>
      <w:autoSpaceDE w:val="0"/>
      <w:autoSpaceDN w:val="0"/>
      <w:adjustRightInd w:val="0"/>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7B5C4C"/>
    <w:pPr>
      <w:keepNext/>
      <w:jc w:val="center"/>
      <w:outlineLvl w:val="0"/>
    </w:pPr>
    <w:rPr>
      <w:b/>
      <w:i/>
      <w:iCs/>
      <w:sz w:val="28"/>
      <w:szCs w:val="24"/>
    </w:rPr>
  </w:style>
  <w:style w:type="paragraph" w:styleId="Heading3">
    <w:name w:val="heading 3"/>
    <w:basedOn w:val="Normal"/>
    <w:next w:val="Normal"/>
    <w:link w:val="Heading3Char"/>
    <w:qFormat/>
    <w:rsid w:val="007B5C4C"/>
    <w:pPr>
      <w:keepNext/>
      <w:widowControl w:val="0"/>
      <w:jc w:val="center"/>
      <w:outlineLvl w:val="2"/>
    </w:pPr>
    <w:rPr>
      <w:b/>
      <w:bCs/>
      <w:sz w:val="28"/>
      <w:szCs w:val="24"/>
    </w:rPr>
  </w:style>
  <w:style w:type="paragraph" w:styleId="Heading6">
    <w:name w:val="heading 6"/>
    <w:basedOn w:val="Normal"/>
    <w:next w:val="Normal"/>
    <w:link w:val="Heading6Char"/>
    <w:qFormat/>
    <w:rsid w:val="007B5C4C"/>
    <w:pPr>
      <w:keepNext/>
      <w:jc w:val="center"/>
      <w:outlineLvl w:val="5"/>
    </w:pPr>
    <w:rPr>
      <w:b/>
      <w:bCs/>
      <w:sz w:val="32"/>
      <w:szCs w:val="24"/>
    </w:rPr>
  </w:style>
  <w:style w:type="paragraph" w:styleId="Heading7">
    <w:name w:val="heading 7"/>
    <w:basedOn w:val="Normal"/>
    <w:next w:val="Normal"/>
    <w:link w:val="Heading7Char"/>
    <w:qFormat/>
    <w:rsid w:val="007B5C4C"/>
    <w:pPr>
      <w:keepNext/>
      <w:jc w:val="center"/>
      <w:outlineLvl w:val="6"/>
    </w:pPr>
    <w:rPr>
      <w:b/>
      <w:bCs/>
      <w:i/>
      <w:sz w:val="24"/>
      <w:szCs w:val="24"/>
    </w:rPr>
  </w:style>
  <w:style w:type="paragraph" w:styleId="Heading8">
    <w:name w:val="heading 8"/>
    <w:basedOn w:val="Normal"/>
    <w:next w:val="Normal"/>
    <w:link w:val="Heading8Char"/>
    <w:qFormat/>
    <w:rsid w:val="007B5C4C"/>
    <w:pPr>
      <w:keepNext/>
      <w:ind w:firstLine="720"/>
      <w:jc w:val="center"/>
      <w:outlineLvl w:val="7"/>
    </w:pPr>
    <w:rPr>
      <w:b/>
      <w:iCs/>
      <w:sz w:val="32"/>
      <w:szCs w:val="24"/>
    </w:rPr>
  </w:style>
  <w:style w:type="paragraph" w:styleId="Heading9">
    <w:name w:val="heading 9"/>
    <w:basedOn w:val="Normal"/>
    <w:next w:val="Normal"/>
    <w:link w:val="Heading9Char"/>
    <w:qFormat/>
    <w:rsid w:val="007B5C4C"/>
    <w:pPr>
      <w:keepNext/>
      <w:jc w:val="center"/>
      <w:outlineLvl w:val="8"/>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5C4C"/>
    <w:rPr>
      <w:rFonts w:ascii="Times New Roman" w:eastAsia="Times New Roman" w:hAnsi="Times New Roman" w:cs="Times New Roman"/>
      <w:b/>
      <w:i/>
      <w:iCs/>
      <w:sz w:val="28"/>
    </w:rPr>
  </w:style>
  <w:style w:type="character" w:customStyle="1" w:styleId="Heading3Char">
    <w:name w:val="Heading 3 Char"/>
    <w:basedOn w:val="DefaultParagraphFont"/>
    <w:link w:val="Heading3"/>
    <w:rsid w:val="007B5C4C"/>
    <w:rPr>
      <w:rFonts w:ascii="Times New Roman" w:eastAsia="Times New Roman" w:hAnsi="Times New Roman" w:cs="Times New Roman"/>
      <w:b/>
      <w:bCs/>
      <w:sz w:val="28"/>
    </w:rPr>
  </w:style>
  <w:style w:type="character" w:customStyle="1" w:styleId="Heading6Char">
    <w:name w:val="Heading 6 Char"/>
    <w:basedOn w:val="DefaultParagraphFont"/>
    <w:link w:val="Heading6"/>
    <w:rsid w:val="007B5C4C"/>
    <w:rPr>
      <w:rFonts w:ascii="Times New Roman" w:eastAsia="Times New Roman" w:hAnsi="Times New Roman" w:cs="Times New Roman"/>
      <w:b/>
      <w:bCs/>
      <w:sz w:val="32"/>
    </w:rPr>
  </w:style>
  <w:style w:type="character" w:customStyle="1" w:styleId="Heading7Char">
    <w:name w:val="Heading 7 Char"/>
    <w:basedOn w:val="DefaultParagraphFont"/>
    <w:link w:val="Heading7"/>
    <w:rsid w:val="007B5C4C"/>
    <w:rPr>
      <w:rFonts w:ascii="Times New Roman" w:eastAsia="Times New Roman" w:hAnsi="Times New Roman" w:cs="Times New Roman"/>
      <w:b/>
      <w:bCs/>
      <w:i/>
    </w:rPr>
  </w:style>
  <w:style w:type="character" w:customStyle="1" w:styleId="Heading8Char">
    <w:name w:val="Heading 8 Char"/>
    <w:basedOn w:val="DefaultParagraphFont"/>
    <w:link w:val="Heading8"/>
    <w:rsid w:val="007B5C4C"/>
    <w:rPr>
      <w:rFonts w:ascii="Times New Roman" w:eastAsia="Times New Roman" w:hAnsi="Times New Roman" w:cs="Times New Roman"/>
      <w:b/>
      <w:iCs/>
      <w:sz w:val="32"/>
    </w:rPr>
  </w:style>
  <w:style w:type="character" w:customStyle="1" w:styleId="Heading9Char">
    <w:name w:val="Heading 9 Char"/>
    <w:basedOn w:val="DefaultParagraphFont"/>
    <w:link w:val="Heading9"/>
    <w:rsid w:val="007B5C4C"/>
    <w:rPr>
      <w:rFonts w:ascii="Times New Roman" w:eastAsia="Times New Roman" w:hAnsi="Times New Roman" w:cs="Times New Roman"/>
    </w:rPr>
  </w:style>
  <w:style w:type="paragraph" w:styleId="Footer">
    <w:name w:val="footer"/>
    <w:basedOn w:val="Normal"/>
    <w:link w:val="FooterChar"/>
    <w:rsid w:val="007B5C4C"/>
    <w:pPr>
      <w:tabs>
        <w:tab w:val="center" w:pos="4320"/>
        <w:tab w:val="right" w:pos="8640"/>
      </w:tabs>
    </w:pPr>
  </w:style>
  <w:style w:type="character" w:customStyle="1" w:styleId="FooterChar">
    <w:name w:val="Footer Char"/>
    <w:basedOn w:val="DefaultParagraphFont"/>
    <w:link w:val="Footer"/>
    <w:rsid w:val="007B5C4C"/>
    <w:rPr>
      <w:rFonts w:ascii="Times New Roman" w:eastAsia="Times New Roman" w:hAnsi="Times New Roman" w:cs="Times New Roman"/>
      <w:sz w:val="20"/>
      <w:szCs w:val="20"/>
    </w:rPr>
  </w:style>
  <w:style w:type="paragraph" w:customStyle="1" w:styleId="NumberList1-first">
    <w:name w:val="NumberList1-first"/>
    <w:basedOn w:val="ListParagraph"/>
    <w:qFormat/>
    <w:rsid w:val="001F1A39"/>
    <w:pPr>
      <w:numPr>
        <w:numId w:val="3"/>
      </w:numPr>
      <w:spacing w:line="480" w:lineRule="auto"/>
    </w:pPr>
    <w:rPr>
      <w:sz w:val="22"/>
      <w:szCs w:val="22"/>
    </w:rPr>
  </w:style>
  <w:style w:type="paragraph" w:styleId="BodyTextIndent">
    <w:name w:val="Body Text Indent"/>
    <w:basedOn w:val="Normal"/>
    <w:link w:val="BodyTextIndentChar"/>
    <w:rsid w:val="007B5C4C"/>
    <w:pPr>
      <w:ind w:firstLine="720"/>
      <w:jc w:val="both"/>
    </w:pPr>
    <w:rPr>
      <w:sz w:val="24"/>
      <w:szCs w:val="24"/>
    </w:rPr>
  </w:style>
  <w:style w:type="character" w:customStyle="1" w:styleId="BodyTextIndentChar">
    <w:name w:val="Body Text Indent Char"/>
    <w:basedOn w:val="DefaultParagraphFont"/>
    <w:link w:val="BodyTextIndent"/>
    <w:rsid w:val="007B5C4C"/>
    <w:rPr>
      <w:rFonts w:ascii="Times New Roman" w:eastAsia="Times New Roman" w:hAnsi="Times New Roman" w:cs="Times New Roman"/>
    </w:rPr>
  </w:style>
  <w:style w:type="paragraph" w:styleId="BodyText">
    <w:name w:val="Body Text"/>
    <w:basedOn w:val="Normal"/>
    <w:link w:val="BodyTextChar"/>
    <w:rsid w:val="007B5C4C"/>
    <w:pPr>
      <w:jc w:val="both"/>
    </w:pPr>
    <w:rPr>
      <w:sz w:val="24"/>
      <w:szCs w:val="24"/>
    </w:rPr>
  </w:style>
  <w:style w:type="character" w:customStyle="1" w:styleId="BodyTextChar">
    <w:name w:val="Body Text Char"/>
    <w:basedOn w:val="DefaultParagraphFont"/>
    <w:link w:val="BodyText"/>
    <w:rsid w:val="007B5C4C"/>
    <w:rPr>
      <w:rFonts w:ascii="Times New Roman" w:eastAsia="Times New Roman" w:hAnsi="Times New Roman" w:cs="Times New Roman"/>
    </w:rPr>
  </w:style>
  <w:style w:type="paragraph" w:styleId="Header">
    <w:name w:val="header"/>
    <w:basedOn w:val="Normal"/>
    <w:link w:val="HeaderChar"/>
    <w:rsid w:val="007B5C4C"/>
    <w:pPr>
      <w:tabs>
        <w:tab w:val="center" w:pos="4320"/>
        <w:tab w:val="right" w:pos="8640"/>
      </w:tabs>
    </w:pPr>
  </w:style>
  <w:style w:type="character" w:customStyle="1" w:styleId="HeaderChar">
    <w:name w:val="Header Char"/>
    <w:basedOn w:val="DefaultParagraphFont"/>
    <w:link w:val="Header"/>
    <w:rsid w:val="007B5C4C"/>
    <w:rPr>
      <w:rFonts w:ascii="Times New Roman" w:eastAsia="Times New Roman" w:hAnsi="Times New Roman" w:cs="Times New Roman"/>
      <w:sz w:val="20"/>
      <w:szCs w:val="20"/>
    </w:rPr>
  </w:style>
  <w:style w:type="paragraph" w:styleId="BodyText2">
    <w:name w:val="Body Text 2"/>
    <w:basedOn w:val="Normal"/>
    <w:link w:val="BodyText2Char"/>
    <w:rsid w:val="007B5C4C"/>
    <w:pPr>
      <w:spacing w:line="480" w:lineRule="auto"/>
    </w:pPr>
    <w:rPr>
      <w:sz w:val="24"/>
      <w:szCs w:val="24"/>
    </w:rPr>
  </w:style>
  <w:style w:type="character" w:customStyle="1" w:styleId="BodyText2Char">
    <w:name w:val="Body Text 2 Char"/>
    <w:basedOn w:val="DefaultParagraphFont"/>
    <w:link w:val="BodyText2"/>
    <w:rsid w:val="007B5C4C"/>
    <w:rPr>
      <w:rFonts w:ascii="Times New Roman" w:eastAsia="Times New Roman" w:hAnsi="Times New Roman" w:cs="Times New Roman"/>
    </w:rPr>
  </w:style>
  <w:style w:type="character" w:customStyle="1" w:styleId="Bodytext11BookAntiqua">
    <w:name w:val="Body text (11) + Book Antiqua"/>
    <w:rsid w:val="007B5C4C"/>
    <w:rPr>
      <w:rFonts w:ascii="Book Antiqua" w:eastAsia="Book Antiqua" w:hAnsi="Book Antiqua" w:cs="Book Antiqua"/>
      <w:sz w:val="25"/>
      <w:szCs w:val="25"/>
      <w:shd w:val="clear" w:color="auto" w:fill="FFFFFF"/>
    </w:rPr>
  </w:style>
  <w:style w:type="character" w:customStyle="1" w:styleId="Bodytext11">
    <w:name w:val="Body text (11)_"/>
    <w:link w:val="Bodytext110"/>
    <w:rsid w:val="007B5C4C"/>
    <w:rPr>
      <w:rFonts w:ascii="Palatino Linotype" w:eastAsia="Palatino Linotype" w:hAnsi="Palatino Linotype" w:cs="Palatino Linotype"/>
      <w:sz w:val="25"/>
      <w:szCs w:val="25"/>
      <w:shd w:val="clear" w:color="auto" w:fill="FFFFFF"/>
    </w:rPr>
  </w:style>
  <w:style w:type="paragraph" w:customStyle="1" w:styleId="Bodytext110">
    <w:name w:val="Body text (11)"/>
    <w:basedOn w:val="Normal"/>
    <w:link w:val="Bodytext11"/>
    <w:rsid w:val="007B5C4C"/>
    <w:pPr>
      <w:shd w:val="clear" w:color="auto" w:fill="FFFFFF"/>
      <w:autoSpaceDE/>
      <w:autoSpaceDN/>
      <w:adjustRightInd/>
      <w:spacing w:before="200" w:after="1740" w:line="0" w:lineRule="atLeast"/>
    </w:pPr>
    <w:rPr>
      <w:rFonts w:ascii="Palatino Linotype" w:eastAsia="Palatino Linotype" w:hAnsi="Palatino Linotype" w:cs="Palatino Linotype"/>
      <w:sz w:val="25"/>
      <w:szCs w:val="25"/>
    </w:rPr>
  </w:style>
  <w:style w:type="character" w:styleId="Hyperlink">
    <w:name w:val="Hyperlink"/>
    <w:basedOn w:val="DefaultParagraphFont"/>
    <w:uiPriority w:val="99"/>
    <w:unhideWhenUsed/>
    <w:rsid w:val="00CB728F"/>
    <w:rPr>
      <w:color w:val="0563C1" w:themeColor="hyperlink"/>
      <w:u w:val="single"/>
    </w:rPr>
  </w:style>
  <w:style w:type="character" w:customStyle="1" w:styleId="UnresolvedMention">
    <w:name w:val="Unresolved Mention"/>
    <w:basedOn w:val="DefaultParagraphFont"/>
    <w:uiPriority w:val="99"/>
    <w:semiHidden/>
    <w:unhideWhenUsed/>
    <w:rsid w:val="00CB728F"/>
    <w:rPr>
      <w:color w:val="605E5C"/>
      <w:shd w:val="clear" w:color="auto" w:fill="E1DFDD"/>
    </w:rPr>
  </w:style>
  <w:style w:type="character" w:customStyle="1" w:styleId="apple-converted-space">
    <w:name w:val="apple-converted-space"/>
    <w:basedOn w:val="DefaultParagraphFont"/>
    <w:rsid w:val="008D4062"/>
  </w:style>
  <w:style w:type="paragraph" w:styleId="ListParagraph">
    <w:name w:val="List Paragraph"/>
    <w:basedOn w:val="Normal"/>
    <w:uiPriority w:val="34"/>
    <w:qFormat/>
    <w:rsid w:val="00885B47"/>
    <w:pPr>
      <w:ind w:left="720"/>
      <w:contextualSpacing/>
    </w:pPr>
  </w:style>
  <w:style w:type="paragraph" w:styleId="NormalWeb">
    <w:name w:val="Normal (Web)"/>
    <w:basedOn w:val="Normal"/>
    <w:uiPriority w:val="99"/>
    <w:semiHidden/>
    <w:unhideWhenUsed/>
    <w:rsid w:val="00CD5B72"/>
    <w:pPr>
      <w:autoSpaceDE/>
      <w:autoSpaceDN/>
      <w:adjustRightInd/>
      <w:spacing w:before="100" w:beforeAutospacing="1" w:after="100" w:afterAutospacing="1"/>
    </w:pPr>
    <w:rPr>
      <w:sz w:val="24"/>
      <w:szCs w:val="24"/>
    </w:rPr>
  </w:style>
  <w:style w:type="character" w:styleId="Emphasis">
    <w:name w:val="Emphasis"/>
    <w:basedOn w:val="DefaultParagraphFont"/>
    <w:uiPriority w:val="20"/>
    <w:qFormat/>
    <w:rsid w:val="008E10AA"/>
    <w:rPr>
      <w:i/>
      <w:iCs/>
    </w:rPr>
  </w:style>
  <w:style w:type="paragraph" w:styleId="BalloonText">
    <w:name w:val="Balloon Text"/>
    <w:basedOn w:val="Normal"/>
    <w:link w:val="BalloonTextChar"/>
    <w:uiPriority w:val="99"/>
    <w:semiHidden/>
    <w:unhideWhenUsed/>
    <w:rsid w:val="002337CA"/>
    <w:rPr>
      <w:rFonts w:ascii="Tahoma" w:hAnsi="Tahoma" w:cs="Tahoma"/>
      <w:sz w:val="16"/>
      <w:szCs w:val="16"/>
    </w:rPr>
  </w:style>
  <w:style w:type="character" w:customStyle="1" w:styleId="BalloonTextChar">
    <w:name w:val="Balloon Text Char"/>
    <w:basedOn w:val="DefaultParagraphFont"/>
    <w:link w:val="BalloonText"/>
    <w:uiPriority w:val="99"/>
    <w:semiHidden/>
    <w:rsid w:val="002337CA"/>
    <w:rPr>
      <w:rFonts w:ascii="Tahoma" w:eastAsia="Times New Roman" w:hAnsi="Tahoma" w:cs="Tahoma"/>
      <w:sz w:val="16"/>
      <w:szCs w:val="16"/>
    </w:rPr>
  </w:style>
  <w:style w:type="paragraph" w:customStyle="1" w:styleId="ReferencesHeading1">
    <w:name w:val="ReferencesHeading1"/>
    <w:basedOn w:val="Normal"/>
    <w:qFormat/>
    <w:rsid w:val="00F52419"/>
    <w:pPr>
      <w:autoSpaceDE/>
      <w:autoSpaceDN/>
      <w:adjustRightInd/>
      <w:spacing w:line="480" w:lineRule="auto"/>
      <w:ind w:left="720" w:hanging="720"/>
    </w:pPr>
    <w:rPr>
      <w:b/>
      <w:bCs/>
      <w:color w:val="333333"/>
      <w:sz w:val="22"/>
      <w:szCs w:val="22"/>
      <w:shd w:val="clear" w:color="auto" w:fill="FFFFFF"/>
    </w:rPr>
  </w:style>
  <w:style w:type="paragraph" w:customStyle="1" w:styleId="Reference-Alphabetical">
    <w:name w:val="Reference-Alphabetical"/>
    <w:basedOn w:val="Normal"/>
    <w:qFormat/>
    <w:rsid w:val="00F52419"/>
    <w:pPr>
      <w:autoSpaceDE/>
      <w:autoSpaceDN/>
      <w:adjustRightInd/>
      <w:spacing w:line="480" w:lineRule="auto"/>
      <w:ind w:left="720" w:hanging="720"/>
    </w:pPr>
    <w:rPr>
      <w:color w:val="333333"/>
      <w:sz w:val="22"/>
      <w:szCs w:val="22"/>
      <w:shd w:val="clear" w:color="auto" w:fill="FFFFFF"/>
    </w:rPr>
  </w:style>
  <w:style w:type="paragraph" w:customStyle="1" w:styleId="SP-Heading2">
    <w:name w:val="SP-Heading2"/>
    <w:basedOn w:val="Normal"/>
    <w:qFormat/>
    <w:rsid w:val="00F866AE"/>
    <w:pPr>
      <w:spacing w:line="480" w:lineRule="auto"/>
    </w:pPr>
    <w:rPr>
      <w:b/>
      <w:bCs/>
      <w:sz w:val="22"/>
      <w:szCs w:val="22"/>
    </w:rPr>
  </w:style>
  <w:style w:type="paragraph" w:customStyle="1" w:styleId="Para-FL">
    <w:name w:val="Para-FL"/>
    <w:basedOn w:val="Normal"/>
    <w:qFormat/>
    <w:rsid w:val="00F866AE"/>
    <w:pPr>
      <w:spacing w:line="480" w:lineRule="auto"/>
    </w:pPr>
    <w:rPr>
      <w:sz w:val="22"/>
      <w:szCs w:val="22"/>
    </w:rPr>
  </w:style>
  <w:style w:type="paragraph" w:customStyle="1" w:styleId="ChapterNumber">
    <w:name w:val="ChapterNumber"/>
    <w:basedOn w:val="Normal"/>
    <w:qFormat/>
    <w:rsid w:val="00F866AE"/>
    <w:pPr>
      <w:spacing w:line="480" w:lineRule="auto"/>
    </w:pPr>
    <w:rPr>
      <w:b/>
      <w:bCs/>
      <w:sz w:val="22"/>
      <w:szCs w:val="22"/>
      <w:u w:val="single"/>
    </w:rPr>
  </w:style>
  <w:style w:type="paragraph" w:customStyle="1" w:styleId="ChapterTitle">
    <w:name w:val="ChapterTitle"/>
    <w:basedOn w:val="Normal"/>
    <w:qFormat/>
    <w:rsid w:val="00F866AE"/>
    <w:pPr>
      <w:spacing w:line="480" w:lineRule="auto"/>
    </w:pPr>
    <w:rPr>
      <w:b/>
      <w:bCs/>
      <w:sz w:val="22"/>
      <w:szCs w:val="22"/>
      <w:u w:val="single"/>
    </w:rPr>
  </w:style>
  <w:style w:type="paragraph" w:customStyle="1" w:styleId="LearnObjHeading">
    <w:name w:val="LearnObjHeading"/>
    <w:basedOn w:val="Normal"/>
    <w:qFormat/>
    <w:rsid w:val="00F866AE"/>
    <w:pPr>
      <w:spacing w:line="480" w:lineRule="auto"/>
    </w:pPr>
    <w:rPr>
      <w:b/>
      <w:bCs/>
      <w:sz w:val="22"/>
      <w:szCs w:val="22"/>
    </w:rPr>
  </w:style>
  <w:style w:type="paragraph" w:customStyle="1" w:styleId="LearningObj-BulletList1">
    <w:name w:val="LearningObj-BulletList1"/>
    <w:basedOn w:val="ListParagraph"/>
    <w:qFormat/>
    <w:rsid w:val="00F866AE"/>
    <w:pPr>
      <w:numPr>
        <w:numId w:val="16"/>
      </w:numPr>
      <w:spacing w:line="480" w:lineRule="auto"/>
    </w:pPr>
    <w:rPr>
      <w:sz w:val="22"/>
      <w:szCs w:val="22"/>
    </w:rPr>
  </w:style>
  <w:style w:type="paragraph" w:customStyle="1" w:styleId="LearningObj-BulletList1-last">
    <w:name w:val="LearningObj-BulletList1-last"/>
    <w:basedOn w:val="ListParagraph"/>
    <w:qFormat/>
    <w:rsid w:val="00F866AE"/>
    <w:pPr>
      <w:numPr>
        <w:numId w:val="16"/>
      </w:numPr>
      <w:spacing w:line="480" w:lineRule="auto"/>
    </w:pPr>
    <w:rPr>
      <w:sz w:val="22"/>
      <w:szCs w:val="22"/>
    </w:rPr>
  </w:style>
  <w:style w:type="paragraph" w:customStyle="1" w:styleId="LearningObj-Para-FL">
    <w:name w:val="LearningObj-Para-FL"/>
    <w:basedOn w:val="Bodytext110"/>
    <w:qFormat/>
    <w:rsid w:val="00F866AE"/>
    <w:pPr>
      <w:shd w:val="clear" w:color="auto" w:fill="auto"/>
      <w:spacing w:before="0" w:after="0" w:line="480" w:lineRule="auto"/>
    </w:pPr>
    <w:rPr>
      <w:rFonts w:ascii="Times New Roman" w:hAnsi="Times New Roman" w:cs="Times New Roman"/>
      <w:i/>
      <w:iCs/>
      <w:color w:val="000000"/>
      <w:sz w:val="22"/>
      <w:szCs w:val="22"/>
    </w:rPr>
  </w:style>
  <w:style w:type="paragraph" w:customStyle="1" w:styleId="Head1">
    <w:name w:val="Head1"/>
    <w:basedOn w:val="Normal"/>
    <w:qFormat/>
    <w:rsid w:val="00473465"/>
    <w:pPr>
      <w:spacing w:line="480" w:lineRule="auto"/>
    </w:pPr>
    <w:rPr>
      <w:b/>
      <w:bCs/>
      <w:sz w:val="22"/>
      <w:szCs w:val="22"/>
    </w:rPr>
  </w:style>
  <w:style w:type="paragraph" w:customStyle="1" w:styleId="ParaFirstLine-Ind">
    <w:name w:val="ParaFirstLine-Ind"/>
    <w:basedOn w:val="BodyText2"/>
    <w:qFormat/>
    <w:rsid w:val="004676F1"/>
    <w:pPr>
      <w:ind w:firstLine="720"/>
    </w:pPr>
    <w:rPr>
      <w:sz w:val="22"/>
      <w:szCs w:val="22"/>
    </w:rPr>
  </w:style>
  <w:style w:type="paragraph" w:customStyle="1" w:styleId="Head2">
    <w:name w:val="Head2"/>
    <w:basedOn w:val="Normal"/>
    <w:qFormat/>
    <w:rsid w:val="004676F1"/>
    <w:pPr>
      <w:spacing w:line="480" w:lineRule="auto"/>
    </w:pPr>
    <w:rPr>
      <w:b/>
      <w:bCs/>
      <w:iCs/>
      <w:sz w:val="22"/>
      <w:szCs w:val="22"/>
    </w:rPr>
  </w:style>
  <w:style w:type="paragraph" w:customStyle="1" w:styleId="Head3">
    <w:name w:val="Head3"/>
    <w:basedOn w:val="Heading1"/>
    <w:qFormat/>
    <w:rsid w:val="00921A09"/>
    <w:pPr>
      <w:spacing w:line="480" w:lineRule="auto"/>
      <w:jc w:val="left"/>
    </w:pPr>
    <w:rPr>
      <w:bCs/>
      <w:iCs w:val="0"/>
      <w:sz w:val="22"/>
      <w:szCs w:val="22"/>
    </w:rPr>
  </w:style>
  <w:style w:type="paragraph" w:customStyle="1" w:styleId="NumberList1">
    <w:name w:val="NumberList1"/>
    <w:basedOn w:val="ListParagraph"/>
    <w:qFormat/>
    <w:rsid w:val="001F1A39"/>
    <w:pPr>
      <w:numPr>
        <w:numId w:val="3"/>
      </w:numPr>
      <w:spacing w:line="480" w:lineRule="auto"/>
    </w:pPr>
    <w:rPr>
      <w:sz w:val="22"/>
      <w:szCs w:val="22"/>
    </w:rPr>
  </w:style>
  <w:style w:type="paragraph" w:customStyle="1" w:styleId="NumberList1-last">
    <w:name w:val="NumberList1-last"/>
    <w:basedOn w:val="ListParagraph"/>
    <w:qFormat/>
    <w:rsid w:val="001F1A39"/>
    <w:pPr>
      <w:numPr>
        <w:numId w:val="3"/>
      </w:numPr>
      <w:spacing w:line="480" w:lineRule="auto"/>
    </w:pPr>
    <w:rPr>
      <w:sz w:val="22"/>
      <w:szCs w:val="22"/>
    </w:rPr>
  </w:style>
  <w:style w:type="paragraph" w:customStyle="1" w:styleId="NumberList1-Para-FL">
    <w:name w:val="NumberList1-Para-FL"/>
    <w:basedOn w:val="Normal"/>
    <w:qFormat/>
    <w:rsid w:val="00085237"/>
    <w:pPr>
      <w:spacing w:line="480" w:lineRule="auto"/>
      <w:ind w:left="1440"/>
    </w:pPr>
    <w:rPr>
      <w:sz w:val="22"/>
      <w:szCs w:val="22"/>
    </w:rPr>
  </w:style>
  <w:style w:type="paragraph" w:customStyle="1" w:styleId="EOC-Heading1">
    <w:name w:val="EOC-Heading1"/>
    <w:basedOn w:val="Head1"/>
    <w:qFormat/>
    <w:rsid w:val="009A103C"/>
  </w:style>
  <w:style w:type="paragraph" w:customStyle="1" w:styleId="EOC-NumberList1">
    <w:name w:val="EOC-NumberList1"/>
    <w:basedOn w:val="ListParagraph"/>
    <w:qFormat/>
    <w:rsid w:val="009A103C"/>
    <w:pPr>
      <w:numPr>
        <w:numId w:val="10"/>
      </w:numPr>
      <w:spacing w:line="480" w:lineRule="auto"/>
    </w:pPr>
    <w:rPr>
      <w:sz w:val="22"/>
      <w:szCs w:val="22"/>
    </w:rPr>
  </w:style>
  <w:style w:type="paragraph" w:customStyle="1" w:styleId="FE-01-Title">
    <w:name w:val="FE-01-Title"/>
    <w:basedOn w:val="Normal"/>
    <w:qFormat/>
    <w:rsid w:val="00B05C36"/>
    <w:pPr>
      <w:spacing w:line="480" w:lineRule="auto"/>
    </w:pPr>
    <w:rPr>
      <w:b/>
      <w:bCs/>
      <w:sz w:val="22"/>
      <w:szCs w:val="22"/>
    </w:rPr>
  </w:style>
  <w:style w:type="paragraph" w:customStyle="1" w:styleId="FE-01-Para-FL">
    <w:name w:val="FE-01-Para-FL"/>
    <w:basedOn w:val="Normal"/>
    <w:qFormat/>
    <w:rsid w:val="00B05C36"/>
    <w:pPr>
      <w:spacing w:line="480" w:lineRule="auto"/>
    </w:pPr>
    <w:rPr>
      <w:sz w:val="22"/>
      <w:szCs w:val="22"/>
    </w:rPr>
  </w:style>
  <w:style w:type="paragraph" w:customStyle="1" w:styleId="FE-01-NumberList1">
    <w:name w:val="FE-01-NumberList1"/>
    <w:basedOn w:val="ListParagraph"/>
    <w:qFormat/>
    <w:rsid w:val="00B05C36"/>
    <w:pPr>
      <w:numPr>
        <w:numId w:val="20"/>
      </w:numPr>
      <w:spacing w:line="480" w:lineRule="auto"/>
    </w:pPr>
    <w:rPr>
      <w:sz w:val="22"/>
      <w:szCs w:val="22"/>
    </w:rPr>
  </w:style>
  <w:style w:type="paragraph" w:customStyle="1" w:styleId="CaseStudyTitle">
    <w:name w:val="CaseStudyTitle"/>
    <w:basedOn w:val="Normal"/>
    <w:qFormat/>
    <w:rsid w:val="004862D7"/>
    <w:pPr>
      <w:spacing w:line="480" w:lineRule="auto"/>
    </w:pPr>
    <w:rPr>
      <w:b/>
      <w:bCs/>
      <w:sz w:val="22"/>
      <w:szCs w:val="22"/>
    </w:rPr>
  </w:style>
  <w:style w:type="character" w:styleId="PlaceholderText">
    <w:name w:val="Placeholder Text"/>
    <w:basedOn w:val="DefaultParagraphFont"/>
    <w:uiPriority w:val="99"/>
    <w:semiHidden/>
    <w:rsid w:val="004862D7"/>
    <w:rPr>
      <w:color w:val="808080"/>
    </w:rPr>
  </w:style>
  <w:style w:type="paragraph" w:customStyle="1" w:styleId="CaseStudy-Para-FL">
    <w:name w:val="CaseStudy-Para-FL"/>
    <w:basedOn w:val="Normal"/>
    <w:qFormat/>
    <w:rsid w:val="004862D7"/>
    <w:pPr>
      <w:spacing w:line="480" w:lineRule="auto"/>
    </w:pPr>
    <w:rPr>
      <w:sz w:val="22"/>
      <w:szCs w:val="22"/>
    </w:rPr>
  </w:style>
  <w:style w:type="paragraph" w:customStyle="1" w:styleId="CaseStudy-Heading1">
    <w:name w:val="CaseStudy-Heading1"/>
    <w:basedOn w:val="Normal"/>
    <w:qFormat/>
    <w:rsid w:val="004862D7"/>
    <w:pPr>
      <w:spacing w:line="480" w:lineRule="auto"/>
    </w:pPr>
    <w:rPr>
      <w:b/>
      <w:bCs/>
      <w:sz w:val="22"/>
      <w:szCs w:val="22"/>
    </w:rPr>
  </w:style>
  <w:style w:type="paragraph" w:customStyle="1" w:styleId="CaseStudy-NumberList1-first">
    <w:name w:val="CaseStudy-NumberList1-first"/>
    <w:basedOn w:val="ListParagraph"/>
    <w:qFormat/>
    <w:rsid w:val="004862D7"/>
    <w:pPr>
      <w:numPr>
        <w:numId w:val="18"/>
      </w:numPr>
      <w:spacing w:line="480" w:lineRule="auto"/>
    </w:pPr>
    <w:rPr>
      <w:sz w:val="22"/>
      <w:szCs w:val="22"/>
    </w:rPr>
  </w:style>
  <w:style w:type="paragraph" w:customStyle="1" w:styleId="CaseStudy-NumberList1">
    <w:name w:val="CaseStudy-NumberList1"/>
    <w:basedOn w:val="ListParagraph"/>
    <w:qFormat/>
    <w:rsid w:val="004862D7"/>
    <w:pPr>
      <w:numPr>
        <w:numId w:val="18"/>
      </w:numPr>
      <w:spacing w:line="480" w:lineRule="auto"/>
    </w:pPr>
    <w:rPr>
      <w:sz w:val="22"/>
      <w:szCs w:val="22"/>
    </w:rPr>
  </w:style>
  <w:style w:type="paragraph" w:customStyle="1" w:styleId="CaseStudy-NumberList1-last">
    <w:name w:val="CaseStudy-NumberList1-last"/>
    <w:basedOn w:val="ListParagraph"/>
    <w:qFormat/>
    <w:rsid w:val="004862D7"/>
    <w:pPr>
      <w:numPr>
        <w:numId w:val="18"/>
      </w:numPr>
      <w:spacing w:line="480" w:lineRule="auto"/>
    </w:pPr>
    <w:rPr>
      <w:sz w:val="22"/>
      <w:szCs w:val="22"/>
    </w:rPr>
  </w:style>
  <w:style w:type="paragraph" w:customStyle="1" w:styleId="BibItemBibliographyorReferenceListItem">
    <w:name w:val="BibItem Bibliography or Reference List Item"/>
    <w:basedOn w:val="Normal"/>
    <w:qFormat/>
    <w:rsid w:val="00246491"/>
    <w:pPr>
      <w:autoSpaceDE/>
      <w:autoSpaceDN/>
      <w:adjustRightInd/>
      <w:spacing w:line="480" w:lineRule="auto"/>
      <w:ind w:left="720" w:hanging="720"/>
    </w:pPr>
    <w:rPr>
      <w:color w:val="333333"/>
      <w:sz w:val="22"/>
      <w:szCs w:val="22"/>
      <w:shd w:val="clear" w:color="auto" w:fill="FFFFFF"/>
    </w:rPr>
  </w:style>
  <w:style w:type="character" w:customStyle="1" w:styleId="bibdoi">
    <w:name w:val="bib_doi"/>
    <w:rsid w:val="00012541"/>
    <w:rPr>
      <w:rFonts w:ascii="Times New Roman" w:hAnsi="Times New Roman"/>
      <w:sz w:val="24"/>
      <w:bdr w:val="none" w:sz="0" w:space="0" w:color="auto"/>
      <w:shd w:val="clear" w:color="auto" w:fill="CCFFCC"/>
    </w:rPr>
  </w:style>
  <w:style w:type="character" w:customStyle="1" w:styleId="bibfpage">
    <w:name w:val="bib_fpage"/>
    <w:rsid w:val="00012541"/>
    <w:rPr>
      <w:rFonts w:ascii="Times New Roman" w:hAnsi="Times New Roman"/>
      <w:sz w:val="24"/>
      <w:bdr w:val="none" w:sz="0" w:space="0" w:color="auto"/>
      <w:shd w:val="clear" w:color="auto" w:fill="E6E6E6"/>
    </w:rPr>
  </w:style>
  <w:style w:type="character" w:customStyle="1" w:styleId="bibjournal">
    <w:name w:val="bib_journal"/>
    <w:rsid w:val="00012541"/>
    <w:rPr>
      <w:rFonts w:ascii="Times New Roman" w:hAnsi="Times New Roman"/>
      <w:sz w:val="24"/>
      <w:bdr w:val="none" w:sz="0" w:space="0" w:color="auto"/>
      <w:shd w:val="clear" w:color="auto" w:fill="F9DECF"/>
    </w:rPr>
  </w:style>
  <w:style w:type="character" w:customStyle="1" w:styleId="biblpage">
    <w:name w:val="bib_lpage"/>
    <w:rsid w:val="00012541"/>
    <w:rPr>
      <w:rFonts w:ascii="Times New Roman" w:hAnsi="Times New Roman"/>
      <w:sz w:val="24"/>
      <w:bdr w:val="none" w:sz="0" w:space="0" w:color="auto"/>
      <w:shd w:val="clear" w:color="auto" w:fill="D9D9D9"/>
    </w:rPr>
  </w:style>
  <w:style w:type="character" w:customStyle="1" w:styleId="bibyear">
    <w:name w:val="bib_year"/>
    <w:rsid w:val="00012541"/>
    <w:rPr>
      <w:rFonts w:ascii="Times New Roman" w:hAnsi="Times New Roman"/>
      <w:sz w:val="24"/>
      <w:bdr w:val="none" w:sz="0" w:space="0" w:color="auto"/>
      <w:shd w:val="clear" w:color="auto" w:fill="FFCCFF"/>
    </w:rPr>
  </w:style>
  <w:style w:type="character" w:customStyle="1" w:styleId="bibissue">
    <w:name w:val="bib_issue"/>
    <w:rsid w:val="00012541"/>
    <w:rPr>
      <w:rFonts w:ascii="Times New Roman" w:hAnsi="Times New Roman"/>
      <w:sz w:val="24"/>
      <w:bdr w:val="none" w:sz="0" w:space="0" w:color="auto"/>
      <w:shd w:val="clear" w:color="auto" w:fill="FFFFAB"/>
    </w:rPr>
  </w:style>
  <w:style w:type="character" w:customStyle="1" w:styleId="bibvolume">
    <w:name w:val="bib_volume"/>
    <w:rsid w:val="00012541"/>
    <w:rPr>
      <w:rFonts w:ascii="Times New Roman" w:hAnsi="Times New Roman"/>
      <w:sz w:val="24"/>
      <w:bdr w:val="none" w:sz="0" w:space="0" w:color="auto"/>
      <w:shd w:val="clear" w:color="auto" w:fill="CCECFF"/>
    </w:rPr>
  </w:style>
  <w:style w:type="character" w:customStyle="1" w:styleId="bibfname">
    <w:name w:val="bib_fname"/>
    <w:rsid w:val="00012541"/>
    <w:rPr>
      <w:rFonts w:ascii="Times New Roman" w:hAnsi="Times New Roman"/>
      <w:sz w:val="24"/>
      <w:bdr w:val="none" w:sz="0" w:space="0" w:color="auto"/>
      <w:shd w:val="clear" w:color="auto" w:fill="FFFFCC"/>
    </w:rPr>
  </w:style>
  <w:style w:type="character" w:customStyle="1" w:styleId="bibsurname">
    <w:name w:val="bib_surname"/>
    <w:rsid w:val="00012541"/>
    <w:rPr>
      <w:rFonts w:ascii="Times New Roman" w:hAnsi="Times New Roman"/>
      <w:sz w:val="24"/>
      <w:bdr w:val="none" w:sz="0" w:space="0" w:color="auto"/>
      <w:shd w:val="clear" w:color="auto" w:fill="CCFF99"/>
    </w:rPr>
  </w:style>
  <w:style w:type="character" w:customStyle="1" w:styleId="bibarticle">
    <w:name w:val="bib_article"/>
    <w:rsid w:val="00012541"/>
    <w:rPr>
      <w:rFonts w:ascii="Times New Roman" w:hAnsi="Times New Roman"/>
      <w:sz w:val="24"/>
      <w:bdr w:val="none" w:sz="0" w:space="0" w:color="auto"/>
      <w:shd w:val="clear" w:color="auto" w:fill="CCFFFF"/>
    </w:rPr>
  </w:style>
  <w:style w:type="character" w:customStyle="1" w:styleId="Untag">
    <w:name w:val="Untag"/>
    <w:rsid w:val="00246491"/>
  </w:style>
  <w:style w:type="character" w:customStyle="1" w:styleId="biblocation">
    <w:name w:val="bib_location"/>
    <w:rsid w:val="00012541"/>
    <w:rPr>
      <w:rFonts w:ascii="Times New Roman" w:hAnsi="Times New Roman"/>
      <w:sz w:val="24"/>
      <w:bdr w:val="none" w:sz="0" w:space="0" w:color="auto"/>
      <w:shd w:val="clear" w:color="auto" w:fill="FFCCCC"/>
    </w:rPr>
  </w:style>
  <w:style w:type="character" w:customStyle="1" w:styleId="bibpublisher">
    <w:name w:val="bib_publisher"/>
    <w:rsid w:val="00012541"/>
    <w:rPr>
      <w:rFonts w:ascii="Times New Roman" w:hAnsi="Times New Roman"/>
      <w:sz w:val="24"/>
      <w:bdr w:val="none" w:sz="0" w:space="0" w:color="auto"/>
      <w:shd w:val="clear" w:color="auto" w:fill="FF99CC"/>
    </w:rPr>
  </w:style>
  <w:style w:type="character" w:customStyle="1" w:styleId="bibbook">
    <w:name w:val="bib_book"/>
    <w:rsid w:val="00012541"/>
    <w:rPr>
      <w:rFonts w:ascii="Times New Roman" w:hAnsi="Times New Roman"/>
      <w:sz w:val="24"/>
      <w:bdr w:val="none" w:sz="0" w:space="0" w:color="auto"/>
      <w:shd w:val="clear" w:color="auto" w:fill="99CCFF"/>
    </w:rPr>
  </w:style>
  <w:style w:type="character" w:customStyle="1" w:styleId="biburl">
    <w:name w:val="bib_url"/>
    <w:rsid w:val="00012541"/>
    <w:rPr>
      <w:rFonts w:ascii="Times New Roman" w:hAnsi="Times New Roman"/>
      <w:sz w:val="24"/>
      <w:bdr w:val="none" w:sz="0" w:space="0" w:color="auto"/>
      <w:shd w:val="clear" w:color="auto" w:fill="CCFF66"/>
    </w:rPr>
  </w:style>
  <w:style w:type="character" w:customStyle="1" w:styleId="WebsiteReferenceTitle">
    <w:name w:val="WebsiteReferenceTitle"/>
    <w:rsid w:val="00246491"/>
  </w:style>
  <w:style w:type="character" w:customStyle="1" w:styleId="Id">
    <w:name w:val="Id"/>
    <w:rsid w:val="00246491"/>
  </w:style>
  <w:style w:type="character" w:customStyle="1" w:styleId="bibeditionno">
    <w:name w:val="bib_editionno"/>
    <w:rsid w:val="00012541"/>
    <w:rPr>
      <w:rFonts w:ascii="Times New Roman" w:hAnsi="Times New Roman"/>
      <w:sz w:val="24"/>
      <w:bdr w:val="none" w:sz="0" w:space="0" w:color="auto"/>
      <w:shd w:val="clear" w:color="auto" w:fill="FFCC00"/>
    </w:rPr>
  </w:style>
  <w:style w:type="character" w:customStyle="1" w:styleId="bibtitle">
    <w:name w:val="bib_title"/>
    <w:rsid w:val="00012541"/>
    <w:rPr>
      <w:sz w:val="24"/>
      <w:effect w:val="none"/>
      <w:bdr w:val="none" w:sz="0" w:space="0" w:color="auto"/>
      <w:shd w:val="clear" w:color="auto" w:fill="D99594"/>
    </w:rPr>
  </w:style>
  <w:style w:type="character" w:customStyle="1" w:styleId="RetrievedDate">
    <w:name w:val="Retrieved_Date"/>
    <w:rsid w:val="00246491"/>
  </w:style>
  <w:style w:type="character" w:customStyle="1" w:styleId="citebib">
    <w:name w:val="cite_bib"/>
    <w:rsid w:val="00012541"/>
    <w:rPr>
      <w:sz w:val="24"/>
      <w:bdr w:val="none" w:sz="0" w:space="0" w:color="auto"/>
      <w:shd w:val="clear" w:color="auto" w:fill="CCFFFF"/>
    </w:rPr>
  </w:style>
  <w:style w:type="character" w:customStyle="1" w:styleId="bibalt-year">
    <w:name w:val="bib_alt-year"/>
    <w:rsid w:val="00012541"/>
    <w:rPr>
      <w:rFonts w:ascii="Times New Roman" w:hAnsi="Times New Roman"/>
      <w:sz w:val="24"/>
      <w:szCs w:val="24"/>
      <w:bdr w:val="none" w:sz="0" w:space="0" w:color="auto"/>
      <w:shd w:val="clear" w:color="auto" w:fill="CC99FF"/>
    </w:rPr>
  </w:style>
  <w:style w:type="character" w:customStyle="1" w:styleId="bibbase">
    <w:name w:val="bib_base"/>
    <w:rsid w:val="00012541"/>
    <w:rPr>
      <w:rFonts w:ascii="Times New Roman" w:hAnsi="Times New Roman"/>
      <w:sz w:val="24"/>
    </w:rPr>
  </w:style>
  <w:style w:type="character" w:customStyle="1" w:styleId="bibchapterno">
    <w:name w:val="bib_chapterno"/>
    <w:rsid w:val="00012541"/>
    <w:rPr>
      <w:rFonts w:ascii="Times New Roman" w:hAnsi="Times New Roman"/>
      <w:sz w:val="24"/>
      <w:bdr w:val="none" w:sz="0" w:space="0" w:color="auto"/>
      <w:shd w:val="clear" w:color="auto" w:fill="D9D9D9"/>
    </w:rPr>
  </w:style>
  <w:style w:type="character" w:customStyle="1" w:styleId="bibchaptertitle">
    <w:name w:val="bib_chaptertitle"/>
    <w:rsid w:val="00012541"/>
    <w:rPr>
      <w:rFonts w:ascii="Times New Roman" w:hAnsi="Times New Roman"/>
      <w:sz w:val="24"/>
      <w:bdr w:val="none" w:sz="0" w:space="0" w:color="auto"/>
      <w:shd w:val="clear" w:color="auto" w:fill="FF9D5B"/>
    </w:rPr>
  </w:style>
  <w:style w:type="character" w:customStyle="1" w:styleId="bibcomment">
    <w:name w:val="bib_comment"/>
    <w:rsid w:val="00012541"/>
    <w:rPr>
      <w:rFonts w:ascii="Times New Roman" w:hAnsi="Times New Roman"/>
      <w:sz w:val="24"/>
    </w:rPr>
  </w:style>
  <w:style w:type="character" w:customStyle="1" w:styleId="bibconfacronym">
    <w:name w:val="bib_confacronym"/>
    <w:rsid w:val="00012541"/>
    <w:rPr>
      <w:rFonts w:ascii="Times New Roman" w:hAnsi="Times New Roman"/>
      <w:sz w:val="24"/>
      <w:bdr w:val="none" w:sz="0" w:space="0" w:color="auto"/>
      <w:shd w:val="clear" w:color="auto" w:fill="FD77F3"/>
    </w:rPr>
  </w:style>
  <w:style w:type="character" w:customStyle="1" w:styleId="bibconfdate">
    <w:name w:val="bib_confdate"/>
    <w:rsid w:val="00012541"/>
    <w:rPr>
      <w:rFonts w:ascii="Times New Roman" w:hAnsi="Times New Roman"/>
      <w:sz w:val="24"/>
      <w:bdr w:val="none" w:sz="0" w:space="0" w:color="auto"/>
      <w:shd w:val="clear" w:color="auto" w:fill="3CE0C1"/>
    </w:rPr>
  </w:style>
  <w:style w:type="character" w:customStyle="1" w:styleId="bibconference">
    <w:name w:val="bib_conference"/>
    <w:rsid w:val="00012541"/>
    <w:rPr>
      <w:rFonts w:ascii="Times New Roman" w:hAnsi="Times New Roman"/>
      <w:sz w:val="24"/>
      <w:bdr w:val="none" w:sz="0" w:space="0" w:color="auto"/>
      <w:shd w:val="clear" w:color="auto" w:fill="9CB3FE"/>
    </w:rPr>
  </w:style>
  <w:style w:type="character" w:customStyle="1" w:styleId="bibconflocation">
    <w:name w:val="bib_conflocation"/>
    <w:rsid w:val="00012541"/>
    <w:rPr>
      <w:rFonts w:ascii="Times New Roman" w:hAnsi="Times New Roman"/>
      <w:sz w:val="24"/>
      <w:bdr w:val="none" w:sz="0" w:space="0" w:color="auto"/>
      <w:shd w:val="clear" w:color="auto" w:fill="EC493C"/>
    </w:rPr>
  </w:style>
  <w:style w:type="character" w:customStyle="1" w:styleId="bibconfpaper">
    <w:name w:val="bib_confpaper"/>
    <w:rsid w:val="00012541"/>
    <w:rPr>
      <w:rFonts w:ascii="Times New Roman" w:hAnsi="Times New Roman"/>
      <w:sz w:val="24"/>
      <w:bdr w:val="none" w:sz="0" w:space="0" w:color="auto"/>
      <w:shd w:val="clear" w:color="auto" w:fill="61FF65"/>
    </w:rPr>
  </w:style>
  <w:style w:type="character" w:customStyle="1" w:styleId="bibconfproceedings">
    <w:name w:val="bib_confproceedings"/>
    <w:rsid w:val="00012541"/>
    <w:rPr>
      <w:rFonts w:ascii="Times New Roman" w:hAnsi="Times New Roman"/>
      <w:sz w:val="24"/>
      <w:bdr w:val="none" w:sz="0" w:space="0" w:color="auto"/>
      <w:shd w:val="clear" w:color="auto" w:fill="FDBA35"/>
    </w:rPr>
  </w:style>
  <w:style w:type="character" w:customStyle="1" w:styleId="bibday">
    <w:name w:val="bib_day"/>
    <w:rsid w:val="00012541"/>
    <w:rPr>
      <w:rFonts w:ascii="Times New Roman" w:hAnsi="Times New Roman"/>
      <w:sz w:val="24"/>
      <w:bdr w:val="none" w:sz="0" w:space="0" w:color="auto"/>
      <w:shd w:val="clear" w:color="auto" w:fill="FFFF66"/>
    </w:rPr>
  </w:style>
  <w:style w:type="character" w:customStyle="1" w:styleId="bibdeg">
    <w:name w:val="bib_deg"/>
    <w:rsid w:val="00012541"/>
    <w:rPr>
      <w:rFonts w:ascii="Times New Roman" w:hAnsi="Times New Roman"/>
      <w:sz w:val="24"/>
    </w:rPr>
  </w:style>
  <w:style w:type="character" w:customStyle="1" w:styleId="bibed-etal">
    <w:name w:val="bib_ed-etal"/>
    <w:rsid w:val="00012541"/>
    <w:rPr>
      <w:rFonts w:ascii="Times New Roman" w:hAnsi="Times New Roman"/>
      <w:sz w:val="24"/>
      <w:bdr w:val="none" w:sz="0" w:space="0" w:color="auto"/>
      <w:shd w:val="clear" w:color="auto" w:fill="00F4EE"/>
    </w:rPr>
  </w:style>
  <w:style w:type="character" w:customStyle="1" w:styleId="bibed-fname">
    <w:name w:val="bib_ed-fname"/>
    <w:rsid w:val="00012541"/>
    <w:rPr>
      <w:rFonts w:ascii="Times New Roman" w:hAnsi="Times New Roman"/>
      <w:sz w:val="24"/>
      <w:bdr w:val="none" w:sz="0" w:space="0" w:color="auto"/>
      <w:shd w:val="clear" w:color="auto" w:fill="FFFFB7"/>
    </w:rPr>
  </w:style>
  <w:style w:type="character" w:customStyle="1" w:styleId="bibed-organization">
    <w:name w:val="bib_ed-organization"/>
    <w:rsid w:val="00012541"/>
    <w:rPr>
      <w:rFonts w:ascii="Times New Roman" w:hAnsi="Times New Roman"/>
      <w:sz w:val="24"/>
      <w:bdr w:val="none" w:sz="0" w:space="0" w:color="auto"/>
      <w:shd w:val="clear" w:color="auto" w:fill="FCAAC3"/>
    </w:rPr>
  </w:style>
  <w:style w:type="character" w:customStyle="1" w:styleId="bibed-suffix">
    <w:name w:val="bib_ed-suffix"/>
    <w:rsid w:val="00012541"/>
    <w:rPr>
      <w:rFonts w:ascii="Times New Roman" w:hAnsi="Times New Roman"/>
      <w:sz w:val="24"/>
      <w:bdr w:val="none" w:sz="0" w:space="0" w:color="auto"/>
      <w:shd w:val="clear" w:color="auto" w:fill="CCFFCC"/>
    </w:rPr>
  </w:style>
  <w:style w:type="character" w:customStyle="1" w:styleId="bibed-surname">
    <w:name w:val="bib_ed-surname"/>
    <w:rsid w:val="00012541"/>
    <w:rPr>
      <w:rFonts w:ascii="Times New Roman" w:hAnsi="Times New Roman"/>
      <w:sz w:val="24"/>
      <w:bdr w:val="none" w:sz="0" w:space="0" w:color="auto"/>
      <w:shd w:val="clear" w:color="auto" w:fill="FFFF00"/>
    </w:rPr>
  </w:style>
  <w:style w:type="character" w:customStyle="1" w:styleId="bibetal">
    <w:name w:val="bib_etal"/>
    <w:rsid w:val="00012541"/>
    <w:rPr>
      <w:rFonts w:ascii="Times New Roman" w:hAnsi="Times New Roman"/>
      <w:sz w:val="24"/>
      <w:bdr w:val="none" w:sz="0" w:space="0" w:color="auto"/>
      <w:shd w:val="clear" w:color="auto" w:fill="CCFF99"/>
    </w:rPr>
  </w:style>
  <w:style w:type="character" w:customStyle="1" w:styleId="bibextlink">
    <w:name w:val="bib_extlink"/>
    <w:rsid w:val="00012541"/>
    <w:rPr>
      <w:rFonts w:ascii="Times New Roman" w:hAnsi="Times New Roman"/>
      <w:sz w:val="20"/>
      <w:bdr w:val="none" w:sz="0" w:space="0" w:color="auto"/>
      <w:shd w:val="clear" w:color="auto" w:fill="6CCE9D"/>
    </w:rPr>
  </w:style>
  <w:style w:type="character" w:customStyle="1" w:styleId="bibinstitution">
    <w:name w:val="bib_institution"/>
    <w:rsid w:val="00012541"/>
    <w:rPr>
      <w:rFonts w:ascii="Times New Roman" w:hAnsi="Times New Roman"/>
      <w:sz w:val="24"/>
      <w:bdr w:val="none" w:sz="0" w:space="0" w:color="auto"/>
      <w:shd w:val="clear" w:color="auto" w:fill="CCFFCC"/>
    </w:rPr>
  </w:style>
  <w:style w:type="character" w:customStyle="1" w:styleId="bibisbn">
    <w:name w:val="bib_isbn"/>
    <w:rsid w:val="00012541"/>
    <w:rPr>
      <w:rFonts w:ascii="Times New Roman" w:hAnsi="Times New Roman"/>
      <w:sz w:val="24"/>
      <w:shd w:val="clear" w:color="auto" w:fill="D9D9D9"/>
    </w:rPr>
  </w:style>
  <w:style w:type="character" w:customStyle="1" w:styleId="bibmedline">
    <w:name w:val="bib_medline"/>
    <w:rsid w:val="00012541"/>
    <w:rPr>
      <w:rFonts w:ascii="Times New Roman" w:hAnsi="Times New Roman"/>
      <w:sz w:val="24"/>
    </w:rPr>
  </w:style>
  <w:style w:type="character" w:customStyle="1" w:styleId="bibmonth">
    <w:name w:val="bib_month"/>
    <w:rsid w:val="00012541"/>
    <w:rPr>
      <w:rFonts w:ascii="Times New Roman" w:hAnsi="Times New Roman"/>
      <w:sz w:val="24"/>
      <w:szCs w:val="24"/>
      <w:bdr w:val="none" w:sz="0" w:space="0" w:color="auto"/>
      <w:shd w:val="clear" w:color="auto" w:fill="CCFF33"/>
    </w:rPr>
  </w:style>
  <w:style w:type="character" w:customStyle="1" w:styleId="bibnumber">
    <w:name w:val="bib_number"/>
    <w:rsid w:val="00012541"/>
    <w:rPr>
      <w:rFonts w:ascii="Times New Roman" w:hAnsi="Times New Roman"/>
      <w:sz w:val="24"/>
      <w:bdr w:val="none" w:sz="0" w:space="0" w:color="auto"/>
      <w:shd w:val="clear" w:color="auto" w:fill="CCCCFF"/>
    </w:rPr>
  </w:style>
  <w:style w:type="character" w:customStyle="1" w:styleId="biborganization">
    <w:name w:val="bib_organization"/>
    <w:rsid w:val="00012541"/>
    <w:rPr>
      <w:rFonts w:ascii="Times New Roman" w:hAnsi="Times New Roman"/>
      <w:sz w:val="24"/>
      <w:bdr w:val="none" w:sz="0" w:space="0" w:color="auto"/>
      <w:shd w:val="clear" w:color="auto" w:fill="CCFF99"/>
    </w:rPr>
  </w:style>
  <w:style w:type="character" w:customStyle="1" w:styleId="bibpagecount">
    <w:name w:val="bib_pagecount"/>
    <w:rsid w:val="00012541"/>
    <w:rPr>
      <w:rFonts w:ascii="Times New Roman" w:hAnsi="Times New Roman"/>
      <w:sz w:val="24"/>
      <w:bdr w:val="none" w:sz="0" w:space="0" w:color="auto"/>
      <w:shd w:val="clear" w:color="auto" w:fill="00FF00"/>
    </w:rPr>
  </w:style>
  <w:style w:type="character" w:customStyle="1" w:styleId="bibpapernumber">
    <w:name w:val="bib_papernumber"/>
    <w:uiPriority w:val="1"/>
    <w:rsid w:val="00012541"/>
    <w:rPr>
      <w:rFonts w:ascii="Times New Roman" w:hAnsi="Times New Roman"/>
      <w:sz w:val="24"/>
      <w:bdr w:val="none" w:sz="0" w:space="0" w:color="auto"/>
      <w:shd w:val="clear" w:color="auto" w:fill="FFFF66"/>
    </w:rPr>
  </w:style>
  <w:style w:type="character" w:customStyle="1" w:styleId="bibpatent">
    <w:name w:val="bib_patent"/>
    <w:rsid w:val="00012541"/>
    <w:rPr>
      <w:rFonts w:ascii="Times New Roman" w:hAnsi="Times New Roman"/>
      <w:sz w:val="24"/>
      <w:bdr w:val="none" w:sz="0" w:space="0" w:color="auto"/>
      <w:shd w:val="clear" w:color="auto" w:fill="66FFCC"/>
    </w:rPr>
  </w:style>
  <w:style w:type="character" w:customStyle="1" w:styleId="bibreportnum">
    <w:name w:val="bib_reportnum"/>
    <w:rsid w:val="00012541"/>
    <w:rPr>
      <w:rFonts w:ascii="Times New Roman" w:hAnsi="Times New Roman"/>
      <w:sz w:val="24"/>
      <w:bdr w:val="none" w:sz="0" w:space="0" w:color="auto"/>
      <w:shd w:val="clear" w:color="auto" w:fill="CCCCFF"/>
    </w:rPr>
  </w:style>
  <w:style w:type="character" w:customStyle="1" w:styleId="bibschool">
    <w:name w:val="bib_school"/>
    <w:rsid w:val="00012541"/>
    <w:rPr>
      <w:rFonts w:ascii="Times New Roman" w:hAnsi="Times New Roman"/>
      <w:sz w:val="24"/>
      <w:bdr w:val="none" w:sz="0" w:space="0" w:color="auto"/>
      <w:shd w:val="clear" w:color="auto" w:fill="FFCC66"/>
    </w:rPr>
  </w:style>
  <w:style w:type="character" w:customStyle="1" w:styleId="bibseason">
    <w:name w:val="bib_season"/>
    <w:rsid w:val="00012541"/>
    <w:rPr>
      <w:rFonts w:ascii="Times New Roman" w:hAnsi="Times New Roman"/>
      <w:sz w:val="24"/>
      <w:szCs w:val="24"/>
      <w:bdr w:val="none" w:sz="0" w:space="0" w:color="auto"/>
      <w:shd w:val="clear" w:color="auto" w:fill="FF6600"/>
    </w:rPr>
  </w:style>
  <w:style w:type="character" w:customStyle="1" w:styleId="bibseries">
    <w:name w:val="bib_series"/>
    <w:rsid w:val="00012541"/>
    <w:rPr>
      <w:rFonts w:ascii="Times New Roman" w:hAnsi="Times New Roman"/>
      <w:sz w:val="24"/>
      <w:shd w:val="clear" w:color="auto" w:fill="FFCC99"/>
    </w:rPr>
  </w:style>
  <w:style w:type="character" w:customStyle="1" w:styleId="bibseriesno">
    <w:name w:val="bib_seriesno"/>
    <w:rsid w:val="00012541"/>
    <w:rPr>
      <w:rFonts w:ascii="Times New Roman" w:hAnsi="Times New Roman"/>
      <w:sz w:val="24"/>
      <w:shd w:val="clear" w:color="auto" w:fill="FFFF99"/>
    </w:rPr>
  </w:style>
  <w:style w:type="character" w:customStyle="1" w:styleId="bibsuffix">
    <w:name w:val="bib_suffix"/>
    <w:rsid w:val="00012541"/>
    <w:rPr>
      <w:rFonts w:ascii="Times New Roman" w:hAnsi="Times New Roman"/>
      <w:sz w:val="24"/>
    </w:rPr>
  </w:style>
  <w:style w:type="character" w:customStyle="1" w:styleId="bibsuppl">
    <w:name w:val="bib_suppl"/>
    <w:rsid w:val="00012541"/>
    <w:rPr>
      <w:rFonts w:ascii="Times New Roman" w:hAnsi="Times New Roman"/>
      <w:sz w:val="24"/>
      <w:bdr w:val="none" w:sz="0" w:space="0" w:color="auto"/>
      <w:shd w:val="clear" w:color="auto" w:fill="FFCC66"/>
    </w:rPr>
  </w:style>
  <w:style w:type="character" w:customStyle="1" w:styleId="bibtrans">
    <w:name w:val="bib_trans"/>
    <w:rsid w:val="00012541"/>
    <w:rPr>
      <w:rFonts w:ascii="Times New Roman" w:hAnsi="Times New Roman"/>
      <w:sz w:val="24"/>
      <w:shd w:val="clear" w:color="auto" w:fill="99CC00"/>
    </w:rPr>
  </w:style>
  <w:style w:type="character" w:customStyle="1" w:styleId="bibunpubl">
    <w:name w:val="bib_unpubl"/>
    <w:rsid w:val="00012541"/>
    <w:rPr>
      <w:rFonts w:ascii="Times New Roman" w:hAnsi="Times New Roman"/>
      <w:sz w:val="24"/>
    </w:rPr>
  </w:style>
  <w:style w:type="character" w:customStyle="1" w:styleId="bibvolcount">
    <w:name w:val="bib_volcount"/>
    <w:rsid w:val="00012541"/>
    <w:rPr>
      <w:rFonts w:ascii="Times New Roman" w:hAnsi="Times New Roman"/>
      <w:sz w:val="20"/>
      <w:bdr w:val="none" w:sz="0" w:space="0" w:color="auto"/>
      <w:shd w:val="clear" w:color="auto" w:fill="00FF00"/>
    </w:rPr>
  </w:style>
  <w:style w:type="paragraph" w:customStyle="1" w:styleId="FigureLegend">
    <w:name w:val="FigureLegend"/>
    <w:basedOn w:val="Normal"/>
    <w:qFormat/>
    <w:rsid w:val="005D2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616359">
      <w:bodyDiv w:val="1"/>
      <w:marLeft w:val="0"/>
      <w:marRight w:val="0"/>
      <w:marTop w:val="0"/>
      <w:marBottom w:val="0"/>
      <w:divBdr>
        <w:top w:val="none" w:sz="0" w:space="0" w:color="auto"/>
        <w:left w:val="none" w:sz="0" w:space="0" w:color="auto"/>
        <w:bottom w:val="none" w:sz="0" w:space="0" w:color="auto"/>
        <w:right w:val="none" w:sz="0" w:space="0" w:color="auto"/>
      </w:divBdr>
    </w:div>
    <w:div w:id="218908460">
      <w:bodyDiv w:val="1"/>
      <w:marLeft w:val="0"/>
      <w:marRight w:val="0"/>
      <w:marTop w:val="0"/>
      <w:marBottom w:val="0"/>
      <w:divBdr>
        <w:top w:val="none" w:sz="0" w:space="0" w:color="auto"/>
        <w:left w:val="none" w:sz="0" w:space="0" w:color="auto"/>
        <w:bottom w:val="none" w:sz="0" w:space="0" w:color="auto"/>
        <w:right w:val="none" w:sz="0" w:space="0" w:color="auto"/>
      </w:divBdr>
    </w:div>
    <w:div w:id="293567280">
      <w:bodyDiv w:val="1"/>
      <w:marLeft w:val="0"/>
      <w:marRight w:val="0"/>
      <w:marTop w:val="0"/>
      <w:marBottom w:val="0"/>
      <w:divBdr>
        <w:top w:val="none" w:sz="0" w:space="0" w:color="auto"/>
        <w:left w:val="none" w:sz="0" w:space="0" w:color="auto"/>
        <w:bottom w:val="none" w:sz="0" w:space="0" w:color="auto"/>
        <w:right w:val="none" w:sz="0" w:space="0" w:color="auto"/>
      </w:divBdr>
    </w:div>
    <w:div w:id="370614529">
      <w:bodyDiv w:val="1"/>
      <w:marLeft w:val="0"/>
      <w:marRight w:val="0"/>
      <w:marTop w:val="0"/>
      <w:marBottom w:val="0"/>
      <w:divBdr>
        <w:top w:val="none" w:sz="0" w:space="0" w:color="auto"/>
        <w:left w:val="none" w:sz="0" w:space="0" w:color="auto"/>
        <w:bottom w:val="none" w:sz="0" w:space="0" w:color="auto"/>
        <w:right w:val="none" w:sz="0" w:space="0" w:color="auto"/>
      </w:divBdr>
    </w:div>
    <w:div w:id="805127925">
      <w:bodyDiv w:val="1"/>
      <w:marLeft w:val="0"/>
      <w:marRight w:val="0"/>
      <w:marTop w:val="0"/>
      <w:marBottom w:val="0"/>
      <w:divBdr>
        <w:top w:val="none" w:sz="0" w:space="0" w:color="auto"/>
        <w:left w:val="none" w:sz="0" w:space="0" w:color="auto"/>
        <w:bottom w:val="none" w:sz="0" w:space="0" w:color="auto"/>
        <w:right w:val="none" w:sz="0" w:space="0" w:color="auto"/>
      </w:divBdr>
    </w:div>
    <w:div w:id="894437424">
      <w:bodyDiv w:val="1"/>
      <w:marLeft w:val="0"/>
      <w:marRight w:val="0"/>
      <w:marTop w:val="0"/>
      <w:marBottom w:val="0"/>
      <w:divBdr>
        <w:top w:val="none" w:sz="0" w:space="0" w:color="auto"/>
        <w:left w:val="none" w:sz="0" w:space="0" w:color="auto"/>
        <w:bottom w:val="none" w:sz="0" w:space="0" w:color="auto"/>
        <w:right w:val="none" w:sz="0" w:space="0" w:color="auto"/>
      </w:divBdr>
    </w:div>
    <w:div w:id="903948415">
      <w:bodyDiv w:val="1"/>
      <w:marLeft w:val="0"/>
      <w:marRight w:val="0"/>
      <w:marTop w:val="0"/>
      <w:marBottom w:val="0"/>
      <w:divBdr>
        <w:top w:val="none" w:sz="0" w:space="0" w:color="auto"/>
        <w:left w:val="none" w:sz="0" w:space="0" w:color="auto"/>
        <w:bottom w:val="none" w:sz="0" w:space="0" w:color="auto"/>
        <w:right w:val="none" w:sz="0" w:space="0" w:color="auto"/>
      </w:divBdr>
    </w:div>
    <w:div w:id="1132291788">
      <w:bodyDiv w:val="1"/>
      <w:marLeft w:val="0"/>
      <w:marRight w:val="0"/>
      <w:marTop w:val="0"/>
      <w:marBottom w:val="0"/>
      <w:divBdr>
        <w:top w:val="none" w:sz="0" w:space="0" w:color="auto"/>
        <w:left w:val="none" w:sz="0" w:space="0" w:color="auto"/>
        <w:bottom w:val="none" w:sz="0" w:space="0" w:color="auto"/>
        <w:right w:val="none" w:sz="0" w:space="0" w:color="auto"/>
      </w:divBdr>
      <w:divsChild>
        <w:div w:id="1868982148">
          <w:marLeft w:val="0"/>
          <w:marRight w:val="0"/>
          <w:marTop w:val="0"/>
          <w:marBottom w:val="0"/>
          <w:divBdr>
            <w:top w:val="single" w:sz="2" w:space="0" w:color="D9D9E3"/>
            <w:left w:val="single" w:sz="2" w:space="0" w:color="D9D9E3"/>
            <w:bottom w:val="single" w:sz="2" w:space="0" w:color="D9D9E3"/>
            <w:right w:val="single" w:sz="2" w:space="0" w:color="D9D9E3"/>
          </w:divBdr>
          <w:divsChild>
            <w:div w:id="685525724">
              <w:marLeft w:val="0"/>
              <w:marRight w:val="0"/>
              <w:marTop w:val="0"/>
              <w:marBottom w:val="0"/>
              <w:divBdr>
                <w:top w:val="single" w:sz="2" w:space="0" w:color="D9D9E3"/>
                <w:left w:val="single" w:sz="2" w:space="0" w:color="D9D9E3"/>
                <w:bottom w:val="single" w:sz="2" w:space="0" w:color="D9D9E3"/>
                <w:right w:val="single" w:sz="2" w:space="0" w:color="D9D9E3"/>
              </w:divBdr>
              <w:divsChild>
                <w:div w:id="267589638">
                  <w:marLeft w:val="0"/>
                  <w:marRight w:val="0"/>
                  <w:marTop w:val="0"/>
                  <w:marBottom w:val="0"/>
                  <w:divBdr>
                    <w:top w:val="single" w:sz="2" w:space="0" w:color="D9D9E3"/>
                    <w:left w:val="single" w:sz="2" w:space="0" w:color="D9D9E3"/>
                    <w:bottom w:val="single" w:sz="2" w:space="0" w:color="D9D9E3"/>
                    <w:right w:val="single" w:sz="2" w:space="0" w:color="D9D9E3"/>
                  </w:divBdr>
                  <w:divsChild>
                    <w:div w:id="1379934861">
                      <w:marLeft w:val="0"/>
                      <w:marRight w:val="0"/>
                      <w:marTop w:val="0"/>
                      <w:marBottom w:val="0"/>
                      <w:divBdr>
                        <w:top w:val="single" w:sz="2" w:space="0" w:color="D9D9E3"/>
                        <w:left w:val="single" w:sz="2" w:space="0" w:color="D9D9E3"/>
                        <w:bottom w:val="single" w:sz="2" w:space="0" w:color="D9D9E3"/>
                        <w:right w:val="single" w:sz="2" w:space="0" w:color="D9D9E3"/>
                      </w:divBdr>
                      <w:divsChild>
                        <w:div w:id="529537331">
                          <w:marLeft w:val="0"/>
                          <w:marRight w:val="0"/>
                          <w:marTop w:val="0"/>
                          <w:marBottom w:val="0"/>
                          <w:divBdr>
                            <w:top w:val="single" w:sz="2" w:space="0" w:color="auto"/>
                            <w:left w:val="single" w:sz="2" w:space="0" w:color="auto"/>
                            <w:bottom w:val="single" w:sz="6" w:space="0" w:color="auto"/>
                            <w:right w:val="single" w:sz="2" w:space="0" w:color="auto"/>
                          </w:divBdr>
                          <w:divsChild>
                            <w:div w:id="1149830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19351442">
                                  <w:marLeft w:val="0"/>
                                  <w:marRight w:val="0"/>
                                  <w:marTop w:val="0"/>
                                  <w:marBottom w:val="0"/>
                                  <w:divBdr>
                                    <w:top w:val="single" w:sz="2" w:space="0" w:color="D9D9E3"/>
                                    <w:left w:val="single" w:sz="2" w:space="0" w:color="D9D9E3"/>
                                    <w:bottom w:val="single" w:sz="2" w:space="0" w:color="D9D9E3"/>
                                    <w:right w:val="single" w:sz="2" w:space="0" w:color="D9D9E3"/>
                                  </w:divBdr>
                                  <w:divsChild>
                                    <w:div w:id="1865246149">
                                      <w:marLeft w:val="0"/>
                                      <w:marRight w:val="0"/>
                                      <w:marTop w:val="0"/>
                                      <w:marBottom w:val="0"/>
                                      <w:divBdr>
                                        <w:top w:val="single" w:sz="2" w:space="0" w:color="D9D9E3"/>
                                        <w:left w:val="single" w:sz="2" w:space="0" w:color="D9D9E3"/>
                                        <w:bottom w:val="single" w:sz="2" w:space="0" w:color="D9D9E3"/>
                                        <w:right w:val="single" w:sz="2" w:space="0" w:color="D9D9E3"/>
                                      </w:divBdr>
                                      <w:divsChild>
                                        <w:div w:id="964968589">
                                          <w:marLeft w:val="0"/>
                                          <w:marRight w:val="0"/>
                                          <w:marTop w:val="0"/>
                                          <w:marBottom w:val="0"/>
                                          <w:divBdr>
                                            <w:top w:val="single" w:sz="2" w:space="0" w:color="D9D9E3"/>
                                            <w:left w:val="single" w:sz="2" w:space="0" w:color="D9D9E3"/>
                                            <w:bottom w:val="single" w:sz="2" w:space="0" w:color="D9D9E3"/>
                                            <w:right w:val="single" w:sz="2" w:space="0" w:color="D9D9E3"/>
                                          </w:divBdr>
                                          <w:divsChild>
                                            <w:div w:id="20721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81256346">
          <w:marLeft w:val="0"/>
          <w:marRight w:val="0"/>
          <w:marTop w:val="0"/>
          <w:marBottom w:val="0"/>
          <w:divBdr>
            <w:top w:val="none" w:sz="0" w:space="0" w:color="auto"/>
            <w:left w:val="none" w:sz="0" w:space="0" w:color="auto"/>
            <w:bottom w:val="none" w:sz="0" w:space="0" w:color="auto"/>
            <w:right w:val="none" w:sz="0" w:space="0" w:color="auto"/>
          </w:divBdr>
        </w:div>
      </w:divsChild>
    </w:div>
    <w:div w:id="1138180112">
      <w:bodyDiv w:val="1"/>
      <w:marLeft w:val="0"/>
      <w:marRight w:val="0"/>
      <w:marTop w:val="0"/>
      <w:marBottom w:val="0"/>
      <w:divBdr>
        <w:top w:val="none" w:sz="0" w:space="0" w:color="auto"/>
        <w:left w:val="none" w:sz="0" w:space="0" w:color="auto"/>
        <w:bottom w:val="none" w:sz="0" w:space="0" w:color="auto"/>
        <w:right w:val="none" w:sz="0" w:space="0" w:color="auto"/>
      </w:divBdr>
      <w:divsChild>
        <w:div w:id="400754900">
          <w:marLeft w:val="0"/>
          <w:marRight w:val="0"/>
          <w:marTop w:val="0"/>
          <w:marBottom w:val="0"/>
          <w:divBdr>
            <w:top w:val="single" w:sz="2" w:space="0" w:color="D9D9E3"/>
            <w:left w:val="single" w:sz="2" w:space="0" w:color="D9D9E3"/>
            <w:bottom w:val="single" w:sz="2" w:space="0" w:color="D9D9E3"/>
            <w:right w:val="single" w:sz="2" w:space="0" w:color="D9D9E3"/>
          </w:divBdr>
          <w:divsChild>
            <w:div w:id="1558978733">
              <w:marLeft w:val="0"/>
              <w:marRight w:val="0"/>
              <w:marTop w:val="0"/>
              <w:marBottom w:val="0"/>
              <w:divBdr>
                <w:top w:val="single" w:sz="2" w:space="0" w:color="D9D9E3"/>
                <w:left w:val="single" w:sz="2" w:space="0" w:color="D9D9E3"/>
                <w:bottom w:val="single" w:sz="2" w:space="0" w:color="D9D9E3"/>
                <w:right w:val="single" w:sz="2" w:space="0" w:color="D9D9E3"/>
              </w:divBdr>
              <w:divsChild>
                <w:div w:id="1666282847">
                  <w:marLeft w:val="0"/>
                  <w:marRight w:val="0"/>
                  <w:marTop w:val="0"/>
                  <w:marBottom w:val="0"/>
                  <w:divBdr>
                    <w:top w:val="single" w:sz="2" w:space="0" w:color="D9D9E3"/>
                    <w:left w:val="single" w:sz="2" w:space="0" w:color="D9D9E3"/>
                    <w:bottom w:val="single" w:sz="2" w:space="0" w:color="D9D9E3"/>
                    <w:right w:val="single" w:sz="2" w:space="0" w:color="D9D9E3"/>
                  </w:divBdr>
                  <w:divsChild>
                    <w:div w:id="24599694">
                      <w:marLeft w:val="0"/>
                      <w:marRight w:val="0"/>
                      <w:marTop w:val="0"/>
                      <w:marBottom w:val="0"/>
                      <w:divBdr>
                        <w:top w:val="single" w:sz="2" w:space="0" w:color="D9D9E3"/>
                        <w:left w:val="single" w:sz="2" w:space="0" w:color="D9D9E3"/>
                        <w:bottom w:val="single" w:sz="2" w:space="0" w:color="D9D9E3"/>
                        <w:right w:val="single" w:sz="2" w:space="0" w:color="D9D9E3"/>
                      </w:divBdr>
                      <w:divsChild>
                        <w:div w:id="1799448390">
                          <w:marLeft w:val="0"/>
                          <w:marRight w:val="0"/>
                          <w:marTop w:val="0"/>
                          <w:marBottom w:val="0"/>
                          <w:divBdr>
                            <w:top w:val="single" w:sz="2" w:space="0" w:color="auto"/>
                            <w:left w:val="single" w:sz="2" w:space="0" w:color="auto"/>
                            <w:bottom w:val="single" w:sz="6" w:space="0" w:color="auto"/>
                            <w:right w:val="single" w:sz="2" w:space="0" w:color="auto"/>
                          </w:divBdr>
                          <w:divsChild>
                            <w:div w:id="207192250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451242">
                                  <w:marLeft w:val="0"/>
                                  <w:marRight w:val="0"/>
                                  <w:marTop w:val="0"/>
                                  <w:marBottom w:val="0"/>
                                  <w:divBdr>
                                    <w:top w:val="single" w:sz="2" w:space="0" w:color="D9D9E3"/>
                                    <w:left w:val="single" w:sz="2" w:space="0" w:color="D9D9E3"/>
                                    <w:bottom w:val="single" w:sz="2" w:space="0" w:color="D9D9E3"/>
                                    <w:right w:val="single" w:sz="2" w:space="0" w:color="D9D9E3"/>
                                  </w:divBdr>
                                  <w:divsChild>
                                    <w:div w:id="1880894995">
                                      <w:marLeft w:val="0"/>
                                      <w:marRight w:val="0"/>
                                      <w:marTop w:val="0"/>
                                      <w:marBottom w:val="0"/>
                                      <w:divBdr>
                                        <w:top w:val="single" w:sz="2" w:space="0" w:color="D9D9E3"/>
                                        <w:left w:val="single" w:sz="2" w:space="0" w:color="D9D9E3"/>
                                        <w:bottom w:val="single" w:sz="2" w:space="0" w:color="D9D9E3"/>
                                        <w:right w:val="single" w:sz="2" w:space="0" w:color="D9D9E3"/>
                                      </w:divBdr>
                                      <w:divsChild>
                                        <w:div w:id="1736003272">
                                          <w:marLeft w:val="0"/>
                                          <w:marRight w:val="0"/>
                                          <w:marTop w:val="0"/>
                                          <w:marBottom w:val="0"/>
                                          <w:divBdr>
                                            <w:top w:val="single" w:sz="2" w:space="0" w:color="D9D9E3"/>
                                            <w:left w:val="single" w:sz="2" w:space="0" w:color="D9D9E3"/>
                                            <w:bottom w:val="single" w:sz="2" w:space="0" w:color="D9D9E3"/>
                                            <w:right w:val="single" w:sz="2" w:space="0" w:color="D9D9E3"/>
                                          </w:divBdr>
                                          <w:divsChild>
                                            <w:div w:id="1803812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36521134">
          <w:marLeft w:val="0"/>
          <w:marRight w:val="0"/>
          <w:marTop w:val="0"/>
          <w:marBottom w:val="0"/>
          <w:divBdr>
            <w:top w:val="none" w:sz="0" w:space="0" w:color="auto"/>
            <w:left w:val="none" w:sz="0" w:space="0" w:color="auto"/>
            <w:bottom w:val="none" w:sz="0" w:space="0" w:color="auto"/>
            <w:right w:val="none" w:sz="0" w:space="0" w:color="auto"/>
          </w:divBdr>
        </w:div>
      </w:divsChild>
    </w:div>
    <w:div w:id="1386683258">
      <w:bodyDiv w:val="1"/>
      <w:marLeft w:val="0"/>
      <w:marRight w:val="0"/>
      <w:marTop w:val="0"/>
      <w:marBottom w:val="0"/>
      <w:divBdr>
        <w:top w:val="none" w:sz="0" w:space="0" w:color="auto"/>
        <w:left w:val="none" w:sz="0" w:space="0" w:color="auto"/>
        <w:bottom w:val="none" w:sz="0" w:space="0" w:color="auto"/>
        <w:right w:val="none" w:sz="0" w:space="0" w:color="auto"/>
      </w:divBdr>
    </w:div>
    <w:div w:id="1525558110">
      <w:bodyDiv w:val="1"/>
      <w:marLeft w:val="0"/>
      <w:marRight w:val="0"/>
      <w:marTop w:val="0"/>
      <w:marBottom w:val="0"/>
      <w:divBdr>
        <w:top w:val="none" w:sz="0" w:space="0" w:color="auto"/>
        <w:left w:val="none" w:sz="0" w:space="0" w:color="auto"/>
        <w:bottom w:val="none" w:sz="0" w:space="0" w:color="auto"/>
        <w:right w:val="none" w:sz="0" w:space="0" w:color="auto"/>
      </w:divBdr>
    </w:div>
    <w:div w:id="1564870443">
      <w:bodyDiv w:val="1"/>
      <w:marLeft w:val="0"/>
      <w:marRight w:val="0"/>
      <w:marTop w:val="0"/>
      <w:marBottom w:val="0"/>
      <w:divBdr>
        <w:top w:val="none" w:sz="0" w:space="0" w:color="auto"/>
        <w:left w:val="none" w:sz="0" w:space="0" w:color="auto"/>
        <w:bottom w:val="none" w:sz="0" w:space="0" w:color="auto"/>
        <w:right w:val="none" w:sz="0" w:space="0" w:color="auto"/>
      </w:divBdr>
      <w:divsChild>
        <w:div w:id="873034717">
          <w:marLeft w:val="0"/>
          <w:marRight w:val="0"/>
          <w:marTop w:val="0"/>
          <w:marBottom w:val="0"/>
          <w:divBdr>
            <w:top w:val="single" w:sz="2" w:space="0" w:color="D9D9E3"/>
            <w:left w:val="single" w:sz="2" w:space="0" w:color="D9D9E3"/>
            <w:bottom w:val="single" w:sz="2" w:space="0" w:color="D9D9E3"/>
            <w:right w:val="single" w:sz="2" w:space="0" w:color="D9D9E3"/>
          </w:divBdr>
          <w:divsChild>
            <w:div w:id="1096900536">
              <w:marLeft w:val="0"/>
              <w:marRight w:val="0"/>
              <w:marTop w:val="0"/>
              <w:marBottom w:val="0"/>
              <w:divBdr>
                <w:top w:val="single" w:sz="2" w:space="0" w:color="D9D9E3"/>
                <w:left w:val="single" w:sz="2" w:space="0" w:color="D9D9E3"/>
                <w:bottom w:val="single" w:sz="2" w:space="0" w:color="D9D9E3"/>
                <w:right w:val="single" w:sz="2" w:space="0" w:color="D9D9E3"/>
              </w:divBdr>
              <w:divsChild>
                <w:div w:id="1411344720">
                  <w:marLeft w:val="0"/>
                  <w:marRight w:val="0"/>
                  <w:marTop w:val="0"/>
                  <w:marBottom w:val="0"/>
                  <w:divBdr>
                    <w:top w:val="single" w:sz="2" w:space="0" w:color="D9D9E3"/>
                    <w:left w:val="single" w:sz="2" w:space="0" w:color="D9D9E3"/>
                    <w:bottom w:val="single" w:sz="2" w:space="0" w:color="D9D9E3"/>
                    <w:right w:val="single" w:sz="2" w:space="0" w:color="D9D9E3"/>
                  </w:divBdr>
                  <w:divsChild>
                    <w:div w:id="544833013">
                      <w:marLeft w:val="0"/>
                      <w:marRight w:val="0"/>
                      <w:marTop w:val="0"/>
                      <w:marBottom w:val="0"/>
                      <w:divBdr>
                        <w:top w:val="single" w:sz="2" w:space="0" w:color="D9D9E3"/>
                        <w:left w:val="single" w:sz="2" w:space="0" w:color="D9D9E3"/>
                        <w:bottom w:val="single" w:sz="2" w:space="0" w:color="D9D9E3"/>
                        <w:right w:val="single" w:sz="2" w:space="0" w:color="D9D9E3"/>
                      </w:divBdr>
                      <w:divsChild>
                        <w:div w:id="160122445">
                          <w:marLeft w:val="0"/>
                          <w:marRight w:val="0"/>
                          <w:marTop w:val="0"/>
                          <w:marBottom w:val="0"/>
                          <w:divBdr>
                            <w:top w:val="single" w:sz="2" w:space="0" w:color="auto"/>
                            <w:left w:val="single" w:sz="2" w:space="0" w:color="auto"/>
                            <w:bottom w:val="single" w:sz="6" w:space="0" w:color="auto"/>
                            <w:right w:val="single" w:sz="2" w:space="0" w:color="auto"/>
                          </w:divBdr>
                          <w:divsChild>
                            <w:div w:id="902910325">
                              <w:marLeft w:val="0"/>
                              <w:marRight w:val="0"/>
                              <w:marTop w:val="100"/>
                              <w:marBottom w:val="100"/>
                              <w:divBdr>
                                <w:top w:val="single" w:sz="2" w:space="0" w:color="D9D9E3"/>
                                <w:left w:val="single" w:sz="2" w:space="0" w:color="D9D9E3"/>
                                <w:bottom w:val="single" w:sz="2" w:space="0" w:color="D9D9E3"/>
                                <w:right w:val="single" w:sz="2" w:space="0" w:color="D9D9E3"/>
                              </w:divBdr>
                              <w:divsChild>
                                <w:div w:id="649333195">
                                  <w:marLeft w:val="0"/>
                                  <w:marRight w:val="0"/>
                                  <w:marTop w:val="0"/>
                                  <w:marBottom w:val="0"/>
                                  <w:divBdr>
                                    <w:top w:val="single" w:sz="2" w:space="0" w:color="D9D9E3"/>
                                    <w:left w:val="single" w:sz="2" w:space="0" w:color="D9D9E3"/>
                                    <w:bottom w:val="single" w:sz="2" w:space="0" w:color="D9D9E3"/>
                                    <w:right w:val="single" w:sz="2" w:space="0" w:color="D9D9E3"/>
                                  </w:divBdr>
                                  <w:divsChild>
                                    <w:div w:id="405609071">
                                      <w:marLeft w:val="0"/>
                                      <w:marRight w:val="0"/>
                                      <w:marTop w:val="0"/>
                                      <w:marBottom w:val="0"/>
                                      <w:divBdr>
                                        <w:top w:val="single" w:sz="2" w:space="0" w:color="D9D9E3"/>
                                        <w:left w:val="single" w:sz="2" w:space="0" w:color="D9D9E3"/>
                                        <w:bottom w:val="single" w:sz="2" w:space="0" w:color="D9D9E3"/>
                                        <w:right w:val="single" w:sz="2" w:space="0" w:color="D9D9E3"/>
                                      </w:divBdr>
                                      <w:divsChild>
                                        <w:div w:id="430591119">
                                          <w:marLeft w:val="0"/>
                                          <w:marRight w:val="0"/>
                                          <w:marTop w:val="0"/>
                                          <w:marBottom w:val="0"/>
                                          <w:divBdr>
                                            <w:top w:val="single" w:sz="2" w:space="0" w:color="D9D9E3"/>
                                            <w:left w:val="single" w:sz="2" w:space="0" w:color="D9D9E3"/>
                                            <w:bottom w:val="single" w:sz="2" w:space="0" w:color="D9D9E3"/>
                                            <w:right w:val="single" w:sz="2" w:space="0" w:color="D9D9E3"/>
                                          </w:divBdr>
                                          <w:divsChild>
                                            <w:div w:id="1133788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852891">
          <w:marLeft w:val="0"/>
          <w:marRight w:val="0"/>
          <w:marTop w:val="0"/>
          <w:marBottom w:val="0"/>
          <w:divBdr>
            <w:top w:val="none" w:sz="0" w:space="0" w:color="auto"/>
            <w:left w:val="none" w:sz="0" w:space="0" w:color="auto"/>
            <w:bottom w:val="none" w:sz="0" w:space="0" w:color="auto"/>
            <w:right w:val="none" w:sz="0" w:space="0" w:color="auto"/>
          </w:divBdr>
        </w:div>
      </w:divsChild>
    </w:div>
    <w:div w:id="1609044598">
      <w:bodyDiv w:val="1"/>
      <w:marLeft w:val="0"/>
      <w:marRight w:val="0"/>
      <w:marTop w:val="0"/>
      <w:marBottom w:val="0"/>
      <w:divBdr>
        <w:top w:val="none" w:sz="0" w:space="0" w:color="auto"/>
        <w:left w:val="none" w:sz="0" w:space="0" w:color="auto"/>
        <w:bottom w:val="none" w:sz="0" w:space="0" w:color="auto"/>
        <w:right w:val="none" w:sz="0" w:space="0" w:color="auto"/>
      </w:divBdr>
    </w:div>
    <w:div w:id="1708603874">
      <w:bodyDiv w:val="1"/>
      <w:marLeft w:val="0"/>
      <w:marRight w:val="0"/>
      <w:marTop w:val="0"/>
      <w:marBottom w:val="0"/>
      <w:divBdr>
        <w:top w:val="none" w:sz="0" w:space="0" w:color="auto"/>
        <w:left w:val="none" w:sz="0" w:space="0" w:color="auto"/>
        <w:bottom w:val="none" w:sz="0" w:space="0" w:color="auto"/>
        <w:right w:val="none" w:sz="0" w:space="0" w:color="auto"/>
      </w:divBdr>
    </w:div>
    <w:div w:id="1839812135">
      <w:bodyDiv w:val="1"/>
      <w:marLeft w:val="0"/>
      <w:marRight w:val="0"/>
      <w:marTop w:val="0"/>
      <w:marBottom w:val="0"/>
      <w:divBdr>
        <w:top w:val="none" w:sz="0" w:space="0" w:color="auto"/>
        <w:left w:val="none" w:sz="0" w:space="0" w:color="auto"/>
        <w:bottom w:val="none" w:sz="0" w:space="0" w:color="auto"/>
        <w:right w:val="none" w:sz="0" w:space="0" w:color="auto"/>
      </w:divBdr>
    </w:div>
    <w:div w:id="1886478865">
      <w:bodyDiv w:val="1"/>
      <w:marLeft w:val="0"/>
      <w:marRight w:val="0"/>
      <w:marTop w:val="0"/>
      <w:marBottom w:val="0"/>
      <w:divBdr>
        <w:top w:val="none" w:sz="0" w:space="0" w:color="auto"/>
        <w:left w:val="none" w:sz="0" w:space="0" w:color="auto"/>
        <w:bottom w:val="none" w:sz="0" w:space="0" w:color="auto"/>
        <w:right w:val="none" w:sz="0" w:space="0" w:color="auto"/>
      </w:divBdr>
    </w:div>
    <w:div w:id="1970014923">
      <w:bodyDiv w:val="1"/>
      <w:marLeft w:val="0"/>
      <w:marRight w:val="0"/>
      <w:marTop w:val="0"/>
      <w:marBottom w:val="0"/>
      <w:divBdr>
        <w:top w:val="none" w:sz="0" w:space="0" w:color="auto"/>
        <w:left w:val="none" w:sz="0" w:space="0" w:color="auto"/>
        <w:bottom w:val="none" w:sz="0" w:space="0" w:color="auto"/>
        <w:right w:val="none" w:sz="0" w:space="0" w:color="auto"/>
      </w:divBdr>
      <w:divsChild>
        <w:div w:id="2053379920">
          <w:marLeft w:val="0"/>
          <w:marRight w:val="0"/>
          <w:marTop w:val="0"/>
          <w:marBottom w:val="0"/>
          <w:divBdr>
            <w:top w:val="none" w:sz="0" w:space="0" w:color="auto"/>
            <w:left w:val="none" w:sz="0" w:space="0" w:color="auto"/>
            <w:bottom w:val="none" w:sz="0" w:space="0" w:color="auto"/>
            <w:right w:val="none" w:sz="0" w:space="0" w:color="auto"/>
          </w:divBdr>
          <w:divsChild>
            <w:div w:id="1959988468">
              <w:marLeft w:val="0"/>
              <w:marRight w:val="0"/>
              <w:marTop w:val="0"/>
              <w:marBottom w:val="0"/>
              <w:divBdr>
                <w:top w:val="none" w:sz="0" w:space="0" w:color="auto"/>
                <w:left w:val="none" w:sz="0" w:space="0" w:color="auto"/>
                <w:bottom w:val="none" w:sz="0" w:space="0" w:color="auto"/>
                <w:right w:val="none" w:sz="0" w:space="0" w:color="auto"/>
              </w:divBdr>
              <w:divsChild>
                <w:div w:id="9404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9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stor.org/stable/j.ctt5hh72n.6" TargetMode="External"/><Relationship Id="rId18" Type="http://schemas.openxmlformats.org/officeDocument/2006/relationships/hyperlink" Target="https://ebookcentral.proquest.com/lib/uws-ebooks/detail.action?docID=1390903" TargetMode="External"/><Relationship Id="rId26" Type="http://schemas.openxmlformats.org/officeDocument/2006/relationships/diagramQuickStyle" Target="diagrams/quickStyle2.xml"/><Relationship Id="rId3" Type="http://schemas.openxmlformats.org/officeDocument/2006/relationships/customXml" Target="../customXml/item3.xml"/><Relationship Id="rId21" Type="http://schemas.openxmlformats.org/officeDocument/2006/relationships/diagramQuickStyle" Target="diagrams/quickStyle1.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sycnet.apa.org/doi/10.1016/j.jesp.2011.01.006" TargetMode="External"/><Relationship Id="rId17" Type="http://schemas.openxmlformats.org/officeDocument/2006/relationships/hyperlink" Target="https://science.nichd.nih.gov/confluence/display/newsletter/2020/05/07/The+Pomodoro+Technique%3A+An+Effective+Time+Management+Tool" TargetMode="External"/><Relationship Id="rId25" Type="http://schemas.openxmlformats.org/officeDocument/2006/relationships/diagramLayout" Target="diagrams/layout2.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doi.org/10.3389/fpsyg.2018.02078" TargetMode="External"/><Relationship Id="rId20" Type="http://schemas.openxmlformats.org/officeDocument/2006/relationships/diagramLayout" Target="diagrams/layout1.xml"/><Relationship Id="rId29"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doi.org/10.1371/journal.pone.0245066" TargetMode="External"/><Relationship Id="rId24" Type="http://schemas.openxmlformats.org/officeDocument/2006/relationships/diagramData" Target="diagrams/data2.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i.org/10.1108/JEA-09-2014-0117" TargetMode="External"/><Relationship Id="rId23" Type="http://schemas.microsoft.com/office/2007/relationships/diagramDrawing" Target="diagrams/drawing1.xml"/><Relationship Id="rId28" Type="http://schemas.microsoft.com/office/2007/relationships/diagramDrawing" Target="diagrams/drawing2.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doi.org/10.1371/journal.pone.0223567" TargetMode="Externa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1424E7-731A-4DE4-82E1-80517F11ECA6}"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US"/>
        </a:p>
      </dgm:t>
    </dgm:pt>
    <dgm:pt modelId="{CDA82174-0B11-4A51-A63A-E5CE84C889A1}">
      <dgm:prSet phldrT="[Text]"/>
      <dgm:spPr/>
      <dgm:t>
        <a:bodyPr/>
        <a:lstStyle/>
        <a:p>
          <a:r>
            <a:rPr lang="en-US"/>
            <a:t>Rehabilitation Counselor</a:t>
          </a:r>
        </a:p>
      </dgm:t>
    </dgm:pt>
    <dgm:pt modelId="{42AAC4F0-4C91-41DE-99EB-BD578E93D936}" type="parTrans" cxnId="{47AEC4FC-B100-4EED-8C8F-CAD2FC466CD0}">
      <dgm:prSet/>
      <dgm:spPr/>
      <dgm:t>
        <a:bodyPr/>
        <a:lstStyle/>
        <a:p>
          <a:endParaRPr lang="en-US"/>
        </a:p>
      </dgm:t>
    </dgm:pt>
    <dgm:pt modelId="{76980342-258E-48D2-B8FF-A9480BF1BA39}" type="sibTrans" cxnId="{47AEC4FC-B100-4EED-8C8F-CAD2FC466CD0}">
      <dgm:prSet/>
      <dgm:spPr/>
      <dgm:t>
        <a:bodyPr/>
        <a:lstStyle/>
        <a:p>
          <a:endParaRPr lang="en-US"/>
        </a:p>
      </dgm:t>
    </dgm:pt>
    <dgm:pt modelId="{E0200ACB-DECF-4061-88AC-83E6D24BA01F}">
      <dgm:prSet phldrT="[Text]"/>
      <dgm:spPr/>
      <dgm:t>
        <a:bodyPr/>
        <a:lstStyle/>
        <a:p>
          <a:r>
            <a:rPr lang="en-US"/>
            <a:t>Clients</a:t>
          </a:r>
        </a:p>
      </dgm:t>
    </dgm:pt>
    <dgm:pt modelId="{C9310BD3-4750-45E5-B75A-1D67B7C38427}" type="parTrans" cxnId="{B77AEFC6-9D1E-487C-A73C-1DEC9DDAAC4A}">
      <dgm:prSet/>
      <dgm:spPr/>
      <dgm:t>
        <a:bodyPr/>
        <a:lstStyle/>
        <a:p>
          <a:endParaRPr lang="en-US"/>
        </a:p>
      </dgm:t>
    </dgm:pt>
    <dgm:pt modelId="{194CBA47-78C3-4413-B7BE-00DC527C4531}" type="sibTrans" cxnId="{B77AEFC6-9D1E-487C-A73C-1DEC9DDAAC4A}">
      <dgm:prSet/>
      <dgm:spPr/>
      <dgm:t>
        <a:bodyPr/>
        <a:lstStyle/>
        <a:p>
          <a:endParaRPr lang="en-US"/>
        </a:p>
      </dgm:t>
    </dgm:pt>
    <dgm:pt modelId="{A3867C7E-7238-43CF-B552-FEF258F88D46}">
      <dgm:prSet phldrT="[Text]"/>
      <dgm:spPr/>
      <dgm:t>
        <a:bodyPr/>
        <a:lstStyle/>
        <a:p>
          <a:r>
            <a:rPr lang="en-US"/>
            <a:t>Colleagues</a:t>
          </a:r>
        </a:p>
      </dgm:t>
    </dgm:pt>
    <dgm:pt modelId="{0AEA32A6-DF38-4E39-8A4D-EC8125CAB5DD}" type="parTrans" cxnId="{AA54A5F2-4F5D-49FF-915A-4F8194A56284}">
      <dgm:prSet/>
      <dgm:spPr/>
      <dgm:t>
        <a:bodyPr/>
        <a:lstStyle/>
        <a:p>
          <a:endParaRPr lang="en-US"/>
        </a:p>
      </dgm:t>
    </dgm:pt>
    <dgm:pt modelId="{2E98BB5D-939E-4F26-9ECA-2A0F709EBBF5}" type="sibTrans" cxnId="{AA54A5F2-4F5D-49FF-915A-4F8194A56284}">
      <dgm:prSet/>
      <dgm:spPr/>
      <dgm:t>
        <a:bodyPr/>
        <a:lstStyle/>
        <a:p>
          <a:endParaRPr lang="en-US"/>
        </a:p>
      </dgm:t>
    </dgm:pt>
    <dgm:pt modelId="{082E6669-0F4F-49FB-AD5A-B967FB0CCF6C}">
      <dgm:prSet phldrT="[Text]"/>
      <dgm:spPr/>
      <dgm:t>
        <a:bodyPr/>
        <a:lstStyle/>
        <a:p>
          <a:r>
            <a:rPr lang="en-US"/>
            <a:t>Family Members</a:t>
          </a:r>
        </a:p>
      </dgm:t>
    </dgm:pt>
    <dgm:pt modelId="{8729D60A-D80B-41BE-82C9-692839332B94}" type="parTrans" cxnId="{B30C8718-93B3-4159-8C6B-2A644F33B6DE}">
      <dgm:prSet/>
      <dgm:spPr/>
      <dgm:t>
        <a:bodyPr/>
        <a:lstStyle/>
        <a:p>
          <a:endParaRPr lang="en-US"/>
        </a:p>
      </dgm:t>
    </dgm:pt>
    <dgm:pt modelId="{2375FA4A-C91D-441D-9FFE-CE6CEB6D491B}" type="sibTrans" cxnId="{B30C8718-93B3-4159-8C6B-2A644F33B6DE}">
      <dgm:prSet/>
      <dgm:spPr/>
      <dgm:t>
        <a:bodyPr/>
        <a:lstStyle/>
        <a:p>
          <a:endParaRPr lang="en-US"/>
        </a:p>
      </dgm:t>
    </dgm:pt>
    <dgm:pt modelId="{2108EE50-E49C-4291-B2F2-141841FC0297}">
      <dgm:prSet phldrT="[Text]"/>
      <dgm:spPr/>
      <dgm:t>
        <a:bodyPr/>
        <a:lstStyle/>
        <a:p>
          <a:r>
            <a:rPr lang="en-US"/>
            <a:t>Referral Sources</a:t>
          </a:r>
        </a:p>
      </dgm:t>
    </dgm:pt>
    <dgm:pt modelId="{D9A4A35D-83CB-4DDE-B16C-50ADA7F69819}" type="parTrans" cxnId="{30DA39EF-64FE-42DD-A326-17AD44EE3062}">
      <dgm:prSet/>
      <dgm:spPr/>
      <dgm:t>
        <a:bodyPr/>
        <a:lstStyle/>
        <a:p>
          <a:endParaRPr lang="en-US"/>
        </a:p>
      </dgm:t>
    </dgm:pt>
    <dgm:pt modelId="{3CB8A1D9-E18E-4530-BC20-A5F81A6EBD71}" type="sibTrans" cxnId="{30DA39EF-64FE-42DD-A326-17AD44EE3062}">
      <dgm:prSet/>
      <dgm:spPr/>
      <dgm:t>
        <a:bodyPr/>
        <a:lstStyle/>
        <a:p>
          <a:endParaRPr lang="en-US"/>
        </a:p>
      </dgm:t>
    </dgm:pt>
    <dgm:pt modelId="{002D2427-086D-428F-9B8E-6FD770CA9BB4}">
      <dgm:prSet phldrT="[Text]"/>
      <dgm:spPr/>
      <dgm:t>
        <a:bodyPr/>
        <a:lstStyle/>
        <a:p>
          <a:r>
            <a:rPr lang="en-US"/>
            <a:t>Tasks and Responsibilities</a:t>
          </a:r>
        </a:p>
      </dgm:t>
    </dgm:pt>
    <dgm:pt modelId="{BD7BB288-2E6D-4A24-8A59-1AE1823729FA}" type="parTrans" cxnId="{75C7FD9F-7833-48F5-BF3C-0834BCD8E0F9}">
      <dgm:prSet/>
      <dgm:spPr/>
      <dgm:t>
        <a:bodyPr/>
        <a:lstStyle/>
        <a:p>
          <a:endParaRPr lang="en-US"/>
        </a:p>
      </dgm:t>
    </dgm:pt>
    <dgm:pt modelId="{5F8E7DC5-C7BA-40C5-A4F0-6E38C5A4614D}" type="sibTrans" cxnId="{75C7FD9F-7833-48F5-BF3C-0834BCD8E0F9}">
      <dgm:prSet/>
      <dgm:spPr/>
      <dgm:t>
        <a:bodyPr/>
        <a:lstStyle/>
        <a:p>
          <a:endParaRPr lang="en-US"/>
        </a:p>
      </dgm:t>
    </dgm:pt>
    <dgm:pt modelId="{0A55F411-108C-4B98-9A99-FF534927314D}">
      <dgm:prSet phldrT="[Text]"/>
      <dgm:spPr/>
      <dgm:t>
        <a:bodyPr/>
        <a:lstStyle/>
        <a:p>
          <a:r>
            <a:rPr lang="en-US"/>
            <a:t>Agency Expectations</a:t>
          </a:r>
        </a:p>
      </dgm:t>
    </dgm:pt>
    <dgm:pt modelId="{F18EC523-2DA4-4249-8517-BA71A3BE65AF}" type="parTrans" cxnId="{EFD15298-49D6-4B15-877B-573C130650EB}">
      <dgm:prSet/>
      <dgm:spPr/>
      <dgm:t>
        <a:bodyPr/>
        <a:lstStyle/>
        <a:p>
          <a:endParaRPr lang="en-US"/>
        </a:p>
      </dgm:t>
    </dgm:pt>
    <dgm:pt modelId="{C71F6CBE-E9D4-4C2F-975A-AF7CAE0211C9}" type="sibTrans" cxnId="{EFD15298-49D6-4B15-877B-573C130650EB}">
      <dgm:prSet/>
      <dgm:spPr/>
      <dgm:t>
        <a:bodyPr/>
        <a:lstStyle/>
        <a:p>
          <a:endParaRPr lang="en-US"/>
        </a:p>
      </dgm:t>
    </dgm:pt>
    <dgm:pt modelId="{A80EA9CC-CDC9-4510-96FA-C6750265CADD}" type="pres">
      <dgm:prSet presAssocID="{A71424E7-731A-4DE4-82E1-80517F11ECA6}" presName="Name0" presStyleCnt="0">
        <dgm:presLayoutVars>
          <dgm:chMax val="1"/>
          <dgm:chPref val="1"/>
          <dgm:dir/>
          <dgm:animOne val="branch"/>
          <dgm:animLvl val="lvl"/>
        </dgm:presLayoutVars>
      </dgm:prSet>
      <dgm:spPr/>
      <dgm:t>
        <a:bodyPr/>
        <a:lstStyle/>
        <a:p>
          <a:endParaRPr lang="en-IN"/>
        </a:p>
      </dgm:t>
    </dgm:pt>
    <dgm:pt modelId="{4524137B-3BC9-4018-A786-CEE3726C78EB}" type="pres">
      <dgm:prSet presAssocID="{CDA82174-0B11-4A51-A63A-E5CE84C889A1}" presName="Parent" presStyleLbl="node0" presStyleIdx="0" presStyleCnt="1">
        <dgm:presLayoutVars>
          <dgm:chMax val="6"/>
          <dgm:chPref val="6"/>
        </dgm:presLayoutVars>
      </dgm:prSet>
      <dgm:spPr/>
      <dgm:t>
        <a:bodyPr/>
        <a:lstStyle/>
        <a:p>
          <a:endParaRPr lang="en-IN"/>
        </a:p>
      </dgm:t>
    </dgm:pt>
    <dgm:pt modelId="{BB9F1C47-E16D-41BB-B4AD-D7830ABED427}" type="pres">
      <dgm:prSet presAssocID="{E0200ACB-DECF-4061-88AC-83E6D24BA01F}" presName="Accent1" presStyleCnt="0"/>
      <dgm:spPr/>
    </dgm:pt>
    <dgm:pt modelId="{281BA4E0-AC98-4BF8-964A-AA20BC2BFD8D}" type="pres">
      <dgm:prSet presAssocID="{E0200ACB-DECF-4061-88AC-83E6D24BA01F}" presName="Accent" presStyleLbl="bgShp" presStyleIdx="0" presStyleCnt="6"/>
      <dgm:spPr/>
    </dgm:pt>
    <dgm:pt modelId="{08F3CCB2-F516-45DB-8A5E-362DEC625391}" type="pres">
      <dgm:prSet presAssocID="{E0200ACB-DECF-4061-88AC-83E6D24BA01F}" presName="Child1" presStyleLbl="node1" presStyleIdx="0" presStyleCnt="6">
        <dgm:presLayoutVars>
          <dgm:chMax val="0"/>
          <dgm:chPref val="0"/>
          <dgm:bulletEnabled val="1"/>
        </dgm:presLayoutVars>
      </dgm:prSet>
      <dgm:spPr/>
      <dgm:t>
        <a:bodyPr/>
        <a:lstStyle/>
        <a:p>
          <a:endParaRPr lang="en-IN"/>
        </a:p>
      </dgm:t>
    </dgm:pt>
    <dgm:pt modelId="{347888D8-DFEE-42E1-8817-12B6E9F41FF6}" type="pres">
      <dgm:prSet presAssocID="{A3867C7E-7238-43CF-B552-FEF258F88D46}" presName="Accent2" presStyleCnt="0"/>
      <dgm:spPr/>
    </dgm:pt>
    <dgm:pt modelId="{DA623D09-B726-499A-B441-D363B1494E27}" type="pres">
      <dgm:prSet presAssocID="{A3867C7E-7238-43CF-B552-FEF258F88D46}" presName="Accent" presStyleLbl="bgShp" presStyleIdx="1" presStyleCnt="6"/>
      <dgm:spPr/>
    </dgm:pt>
    <dgm:pt modelId="{99605D58-3DFA-4351-BCD2-BD10D96F93AC}" type="pres">
      <dgm:prSet presAssocID="{A3867C7E-7238-43CF-B552-FEF258F88D46}" presName="Child2" presStyleLbl="node1" presStyleIdx="1" presStyleCnt="6">
        <dgm:presLayoutVars>
          <dgm:chMax val="0"/>
          <dgm:chPref val="0"/>
          <dgm:bulletEnabled val="1"/>
        </dgm:presLayoutVars>
      </dgm:prSet>
      <dgm:spPr/>
      <dgm:t>
        <a:bodyPr/>
        <a:lstStyle/>
        <a:p>
          <a:endParaRPr lang="en-IN"/>
        </a:p>
      </dgm:t>
    </dgm:pt>
    <dgm:pt modelId="{3FCE3EFE-BB91-4910-ACB4-CAAA846136D9}" type="pres">
      <dgm:prSet presAssocID="{082E6669-0F4F-49FB-AD5A-B967FB0CCF6C}" presName="Accent3" presStyleCnt="0"/>
      <dgm:spPr/>
    </dgm:pt>
    <dgm:pt modelId="{E7FD31E8-C72B-439D-8C26-45202D8C2FC2}" type="pres">
      <dgm:prSet presAssocID="{082E6669-0F4F-49FB-AD5A-B967FB0CCF6C}" presName="Accent" presStyleLbl="bgShp" presStyleIdx="2" presStyleCnt="6"/>
      <dgm:spPr/>
    </dgm:pt>
    <dgm:pt modelId="{53963CCF-21E8-4DB5-A643-C5A8B8B2D693}" type="pres">
      <dgm:prSet presAssocID="{082E6669-0F4F-49FB-AD5A-B967FB0CCF6C}" presName="Child3" presStyleLbl="node1" presStyleIdx="2" presStyleCnt="6" custScaleX="116086">
        <dgm:presLayoutVars>
          <dgm:chMax val="0"/>
          <dgm:chPref val="0"/>
          <dgm:bulletEnabled val="1"/>
        </dgm:presLayoutVars>
      </dgm:prSet>
      <dgm:spPr/>
      <dgm:t>
        <a:bodyPr/>
        <a:lstStyle/>
        <a:p>
          <a:endParaRPr lang="en-IN"/>
        </a:p>
      </dgm:t>
    </dgm:pt>
    <dgm:pt modelId="{8FD978C1-C545-4535-B416-AC5A873AA518}" type="pres">
      <dgm:prSet presAssocID="{2108EE50-E49C-4291-B2F2-141841FC0297}" presName="Accent4" presStyleCnt="0"/>
      <dgm:spPr/>
    </dgm:pt>
    <dgm:pt modelId="{BC72CB33-B647-4CD1-A0AA-8151B890B38A}" type="pres">
      <dgm:prSet presAssocID="{2108EE50-E49C-4291-B2F2-141841FC0297}" presName="Accent" presStyleLbl="bgShp" presStyleIdx="3" presStyleCnt="6"/>
      <dgm:spPr/>
    </dgm:pt>
    <dgm:pt modelId="{CF09E7BB-EF65-4603-8F4B-42DD9DFDA1B4}" type="pres">
      <dgm:prSet presAssocID="{2108EE50-E49C-4291-B2F2-141841FC0297}" presName="Child4" presStyleLbl="node1" presStyleIdx="3" presStyleCnt="6" custScaleX="109153">
        <dgm:presLayoutVars>
          <dgm:chMax val="0"/>
          <dgm:chPref val="0"/>
          <dgm:bulletEnabled val="1"/>
        </dgm:presLayoutVars>
      </dgm:prSet>
      <dgm:spPr/>
      <dgm:t>
        <a:bodyPr/>
        <a:lstStyle/>
        <a:p>
          <a:endParaRPr lang="en-IN"/>
        </a:p>
      </dgm:t>
    </dgm:pt>
    <dgm:pt modelId="{5F9B2F43-24F6-471A-AEFF-8087206A1689}" type="pres">
      <dgm:prSet presAssocID="{002D2427-086D-428F-9B8E-6FD770CA9BB4}" presName="Accent5" presStyleCnt="0"/>
      <dgm:spPr/>
    </dgm:pt>
    <dgm:pt modelId="{70E4EC62-28A4-4379-B1B4-E4581ABC9C15}" type="pres">
      <dgm:prSet presAssocID="{002D2427-086D-428F-9B8E-6FD770CA9BB4}" presName="Accent" presStyleLbl="bgShp" presStyleIdx="4" presStyleCnt="6"/>
      <dgm:spPr/>
    </dgm:pt>
    <dgm:pt modelId="{797FE207-8EDC-4988-B240-D090AC2877E7}" type="pres">
      <dgm:prSet presAssocID="{002D2427-086D-428F-9B8E-6FD770CA9BB4}" presName="Child5" presStyleLbl="node1" presStyleIdx="4" presStyleCnt="6" custScaleX="112332">
        <dgm:presLayoutVars>
          <dgm:chMax val="0"/>
          <dgm:chPref val="0"/>
          <dgm:bulletEnabled val="1"/>
        </dgm:presLayoutVars>
      </dgm:prSet>
      <dgm:spPr/>
      <dgm:t>
        <a:bodyPr/>
        <a:lstStyle/>
        <a:p>
          <a:endParaRPr lang="en-IN"/>
        </a:p>
      </dgm:t>
    </dgm:pt>
    <dgm:pt modelId="{617D88FC-8F4E-4887-9ABD-B98693CF15EC}" type="pres">
      <dgm:prSet presAssocID="{0A55F411-108C-4B98-9A99-FF534927314D}" presName="Accent6" presStyleCnt="0"/>
      <dgm:spPr/>
    </dgm:pt>
    <dgm:pt modelId="{CAAE859D-C410-4B0B-9A71-70230D485121}" type="pres">
      <dgm:prSet presAssocID="{0A55F411-108C-4B98-9A99-FF534927314D}" presName="Accent" presStyleLbl="bgShp" presStyleIdx="5" presStyleCnt="6"/>
      <dgm:spPr/>
    </dgm:pt>
    <dgm:pt modelId="{0D7580F2-E99B-497F-8A1C-1AD4CF43A62E}" type="pres">
      <dgm:prSet presAssocID="{0A55F411-108C-4B98-9A99-FF534927314D}" presName="Child6" presStyleLbl="node1" presStyleIdx="5" presStyleCnt="6">
        <dgm:presLayoutVars>
          <dgm:chMax val="0"/>
          <dgm:chPref val="0"/>
          <dgm:bulletEnabled val="1"/>
        </dgm:presLayoutVars>
      </dgm:prSet>
      <dgm:spPr/>
      <dgm:t>
        <a:bodyPr/>
        <a:lstStyle/>
        <a:p>
          <a:endParaRPr lang="en-IN"/>
        </a:p>
      </dgm:t>
    </dgm:pt>
  </dgm:ptLst>
  <dgm:cxnLst>
    <dgm:cxn modelId="{F0327C77-40CA-49AD-AA38-2017D77FA9E7}" type="presOf" srcId="{0A55F411-108C-4B98-9A99-FF534927314D}" destId="{0D7580F2-E99B-497F-8A1C-1AD4CF43A62E}" srcOrd="0" destOrd="0" presId="urn:microsoft.com/office/officeart/2011/layout/HexagonRadial"/>
    <dgm:cxn modelId="{B30C8718-93B3-4159-8C6B-2A644F33B6DE}" srcId="{CDA82174-0B11-4A51-A63A-E5CE84C889A1}" destId="{082E6669-0F4F-49FB-AD5A-B967FB0CCF6C}" srcOrd="2" destOrd="0" parTransId="{8729D60A-D80B-41BE-82C9-692839332B94}" sibTransId="{2375FA4A-C91D-441D-9FFE-CE6CEB6D491B}"/>
    <dgm:cxn modelId="{AA54A5F2-4F5D-49FF-915A-4F8194A56284}" srcId="{CDA82174-0B11-4A51-A63A-E5CE84C889A1}" destId="{A3867C7E-7238-43CF-B552-FEF258F88D46}" srcOrd="1" destOrd="0" parTransId="{0AEA32A6-DF38-4E39-8A4D-EC8125CAB5DD}" sibTransId="{2E98BB5D-939E-4F26-9ECA-2A0F709EBBF5}"/>
    <dgm:cxn modelId="{99806BF4-9713-4CA8-AC23-9E326A5182EE}" type="presOf" srcId="{082E6669-0F4F-49FB-AD5A-B967FB0CCF6C}" destId="{53963CCF-21E8-4DB5-A643-C5A8B8B2D693}" srcOrd="0" destOrd="0" presId="urn:microsoft.com/office/officeart/2011/layout/HexagonRadial"/>
    <dgm:cxn modelId="{D07D993C-4D15-4DEA-B0C6-4642F38FBF2A}" type="presOf" srcId="{E0200ACB-DECF-4061-88AC-83E6D24BA01F}" destId="{08F3CCB2-F516-45DB-8A5E-362DEC625391}" srcOrd="0" destOrd="0" presId="urn:microsoft.com/office/officeart/2011/layout/HexagonRadial"/>
    <dgm:cxn modelId="{30DA39EF-64FE-42DD-A326-17AD44EE3062}" srcId="{CDA82174-0B11-4A51-A63A-E5CE84C889A1}" destId="{2108EE50-E49C-4291-B2F2-141841FC0297}" srcOrd="3" destOrd="0" parTransId="{D9A4A35D-83CB-4DDE-B16C-50ADA7F69819}" sibTransId="{3CB8A1D9-E18E-4530-BC20-A5F81A6EBD71}"/>
    <dgm:cxn modelId="{C6CF6B85-8530-4F21-BD33-7BAE1D0499D9}" type="presOf" srcId="{002D2427-086D-428F-9B8E-6FD770CA9BB4}" destId="{797FE207-8EDC-4988-B240-D090AC2877E7}" srcOrd="0" destOrd="0" presId="urn:microsoft.com/office/officeart/2011/layout/HexagonRadial"/>
    <dgm:cxn modelId="{006CECC5-ED32-4713-9898-BF8424E8F961}" type="presOf" srcId="{A71424E7-731A-4DE4-82E1-80517F11ECA6}" destId="{A80EA9CC-CDC9-4510-96FA-C6750265CADD}" srcOrd="0" destOrd="0" presId="urn:microsoft.com/office/officeart/2011/layout/HexagonRadial"/>
    <dgm:cxn modelId="{75C7FD9F-7833-48F5-BF3C-0834BCD8E0F9}" srcId="{CDA82174-0B11-4A51-A63A-E5CE84C889A1}" destId="{002D2427-086D-428F-9B8E-6FD770CA9BB4}" srcOrd="4" destOrd="0" parTransId="{BD7BB288-2E6D-4A24-8A59-1AE1823729FA}" sibTransId="{5F8E7DC5-C7BA-40C5-A4F0-6E38C5A4614D}"/>
    <dgm:cxn modelId="{EFD15298-49D6-4B15-877B-573C130650EB}" srcId="{CDA82174-0B11-4A51-A63A-E5CE84C889A1}" destId="{0A55F411-108C-4B98-9A99-FF534927314D}" srcOrd="5" destOrd="0" parTransId="{F18EC523-2DA4-4249-8517-BA71A3BE65AF}" sibTransId="{C71F6CBE-E9D4-4C2F-975A-AF7CAE0211C9}"/>
    <dgm:cxn modelId="{47AEC4FC-B100-4EED-8C8F-CAD2FC466CD0}" srcId="{A71424E7-731A-4DE4-82E1-80517F11ECA6}" destId="{CDA82174-0B11-4A51-A63A-E5CE84C889A1}" srcOrd="0" destOrd="0" parTransId="{42AAC4F0-4C91-41DE-99EB-BD578E93D936}" sibTransId="{76980342-258E-48D2-B8FF-A9480BF1BA39}"/>
    <dgm:cxn modelId="{D1EE6E44-2084-428B-864D-1796A9FCB85F}" type="presOf" srcId="{A3867C7E-7238-43CF-B552-FEF258F88D46}" destId="{99605D58-3DFA-4351-BCD2-BD10D96F93AC}" srcOrd="0" destOrd="0" presId="urn:microsoft.com/office/officeart/2011/layout/HexagonRadial"/>
    <dgm:cxn modelId="{DAC6A13C-A1AC-4776-AA86-E268321E9B87}" type="presOf" srcId="{CDA82174-0B11-4A51-A63A-E5CE84C889A1}" destId="{4524137B-3BC9-4018-A786-CEE3726C78EB}" srcOrd="0" destOrd="0" presId="urn:microsoft.com/office/officeart/2011/layout/HexagonRadial"/>
    <dgm:cxn modelId="{B77AEFC6-9D1E-487C-A73C-1DEC9DDAAC4A}" srcId="{CDA82174-0B11-4A51-A63A-E5CE84C889A1}" destId="{E0200ACB-DECF-4061-88AC-83E6D24BA01F}" srcOrd="0" destOrd="0" parTransId="{C9310BD3-4750-45E5-B75A-1D67B7C38427}" sibTransId="{194CBA47-78C3-4413-B7BE-00DC527C4531}"/>
    <dgm:cxn modelId="{FE11BB0E-A150-45FF-BD2F-F57770A6150F}" type="presOf" srcId="{2108EE50-E49C-4291-B2F2-141841FC0297}" destId="{CF09E7BB-EF65-4603-8F4B-42DD9DFDA1B4}" srcOrd="0" destOrd="0" presId="urn:microsoft.com/office/officeart/2011/layout/HexagonRadial"/>
    <dgm:cxn modelId="{A01976FD-0B9A-4745-8B38-3D00B01AB12F}" type="presParOf" srcId="{A80EA9CC-CDC9-4510-96FA-C6750265CADD}" destId="{4524137B-3BC9-4018-A786-CEE3726C78EB}" srcOrd="0" destOrd="0" presId="urn:microsoft.com/office/officeart/2011/layout/HexagonRadial"/>
    <dgm:cxn modelId="{3B1BE7ED-323E-4B9E-AAB7-810C19F67535}" type="presParOf" srcId="{A80EA9CC-CDC9-4510-96FA-C6750265CADD}" destId="{BB9F1C47-E16D-41BB-B4AD-D7830ABED427}" srcOrd="1" destOrd="0" presId="urn:microsoft.com/office/officeart/2011/layout/HexagonRadial"/>
    <dgm:cxn modelId="{AAB1C783-793B-4092-A531-283ACAB38B6E}" type="presParOf" srcId="{BB9F1C47-E16D-41BB-B4AD-D7830ABED427}" destId="{281BA4E0-AC98-4BF8-964A-AA20BC2BFD8D}" srcOrd="0" destOrd="0" presId="urn:microsoft.com/office/officeart/2011/layout/HexagonRadial"/>
    <dgm:cxn modelId="{1502D46C-4FA5-4ECC-8427-8AD6265CE39D}" type="presParOf" srcId="{A80EA9CC-CDC9-4510-96FA-C6750265CADD}" destId="{08F3CCB2-F516-45DB-8A5E-362DEC625391}" srcOrd="2" destOrd="0" presId="urn:microsoft.com/office/officeart/2011/layout/HexagonRadial"/>
    <dgm:cxn modelId="{8A95A497-5115-4BF6-BAD0-4F497D4D4DA2}" type="presParOf" srcId="{A80EA9CC-CDC9-4510-96FA-C6750265CADD}" destId="{347888D8-DFEE-42E1-8817-12B6E9F41FF6}" srcOrd="3" destOrd="0" presId="urn:microsoft.com/office/officeart/2011/layout/HexagonRadial"/>
    <dgm:cxn modelId="{0D2620F6-A6AD-4D78-9E04-FBC58A882F11}" type="presParOf" srcId="{347888D8-DFEE-42E1-8817-12B6E9F41FF6}" destId="{DA623D09-B726-499A-B441-D363B1494E27}" srcOrd="0" destOrd="0" presId="urn:microsoft.com/office/officeart/2011/layout/HexagonRadial"/>
    <dgm:cxn modelId="{20DF9CB8-78A1-4D79-9AAC-448CDF535678}" type="presParOf" srcId="{A80EA9CC-CDC9-4510-96FA-C6750265CADD}" destId="{99605D58-3DFA-4351-BCD2-BD10D96F93AC}" srcOrd="4" destOrd="0" presId="urn:microsoft.com/office/officeart/2011/layout/HexagonRadial"/>
    <dgm:cxn modelId="{D4D83416-796B-4D34-808E-01C38041597C}" type="presParOf" srcId="{A80EA9CC-CDC9-4510-96FA-C6750265CADD}" destId="{3FCE3EFE-BB91-4910-ACB4-CAAA846136D9}" srcOrd="5" destOrd="0" presId="urn:microsoft.com/office/officeart/2011/layout/HexagonRadial"/>
    <dgm:cxn modelId="{315B971C-67A6-4A49-AF7D-D6FAF5D04D47}" type="presParOf" srcId="{3FCE3EFE-BB91-4910-ACB4-CAAA846136D9}" destId="{E7FD31E8-C72B-439D-8C26-45202D8C2FC2}" srcOrd="0" destOrd="0" presId="urn:microsoft.com/office/officeart/2011/layout/HexagonRadial"/>
    <dgm:cxn modelId="{8030FB0F-1443-46CC-86D4-88ABADC99D2F}" type="presParOf" srcId="{A80EA9CC-CDC9-4510-96FA-C6750265CADD}" destId="{53963CCF-21E8-4DB5-A643-C5A8B8B2D693}" srcOrd="6" destOrd="0" presId="urn:microsoft.com/office/officeart/2011/layout/HexagonRadial"/>
    <dgm:cxn modelId="{7749A777-4815-4159-976A-BBB71DA08179}" type="presParOf" srcId="{A80EA9CC-CDC9-4510-96FA-C6750265CADD}" destId="{8FD978C1-C545-4535-B416-AC5A873AA518}" srcOrd="7" destOrd="0" presId="urn:microsoft.com/office/officeart/2011/layout/HexagonRadial"/>
    <dgm:cxn modelId="{02DEFC12-D97E-40F6-BA14-7F07D434B4DB}" type="presParOf" srcId="{8FD978C1-C545-4535-B416-AC5A873AA518}" destId="{BC72CB33-B647-4CD1-A0AA-8151B890B38A}" srcOrd="0" destOrd="0" presId="urn:microsoft.com/office/officeart/2011/layout/HexagonRadial"/>
    <dgm:cxn modelId="{0E3C84BE-B3CA-4264-BCAD-3C6709B9BDAE}" type="presParOf" srcId="{A80EA9CC-CDC9-4510-96FA-C6750265CADD}" destId="{CF09E7BB-EF65-4603-8F4B-42DD9DFDA1B4}" srcOrd="8" destOrd="0" presId="urn:microsoft.com/office/officeart/2011/layout/HexagonRadial"/>
    <dgm:cxn modelId="{401AE695-5674-41D2-8F0D-034D3DF6D544}" type="presParOf" srcId="{A80EA9CC-CDC9-4510-96FA-C6750265CADD}" destId="{5F9B2F43-24F6-471A-AEFF-8087206A1689}" srcOrd="9" destOrd="0" presId="urn:microsoft.com/office/officeart/2011/layout/HexagonRadial"/>
    <dgm:cxn modelId="{5283E834-DF80-4564-934E-56CFC94A2446}" type="presParOf" srcId="{5F9B2F43-24F6-471A-AEFF-8087206A1689}" destId="{70E4EC62-28A4-4379-B1B4-E4581ABC9C15}" srcOrd="0" destOrd="0" presId="urn:microsoft.com/office/officeart/2011/layout/HexagonRadial"/>
    <dgm:cxn modelId="{1EEED06A-91D3-4EF3-85CE-A925E9FFE6BB}" type="presParOf" srcId="{A80EA9CC-CDC9-4510-96FA-C6750265CADD}" destId="{797FE207-8EDC-4988-B240-D090AC2877E7}" srcOrd="10" destOrd="0" presId="urn:microsoft.com/office/officeart/2011/layout/HexagonRadial"/>
    <dgm:cxn modelId="{3AF5F208-7A96-4CBB-8B1F-2D57D3A1642E}" type="presParOf" srcId="{A80EA9CC-CDC9-4510-96FA-C6750265CADD}" destId="{617D88FC-8F4E-4887-9ABD-B98693CF15EC}" srcOrd="11" destOrd="0" presId="urn:microsoft.com/office/officeart/2011/layout/HexagonRadial"/>
    <dgm:cxn modelId="{D0460664-4D6A-44A0-BBFF-57B16F73C1D4}" type="presParOf" srcId="{617D88FC-8F4E-4887-9ABD-B98693CF15EC}" destId="{CAAE859D-C410-4B0B-9A71-70230D485121}" srcOrd="0" destOrd="0" presId="urn:microsoft.com/office/officeart/2011/layout/HexagonRadial"/>
    <dgm:cxn modelId="{99CB3B74-0603-4BD7-942F-93E3D899BD89}" type="presParOf" srcId="{A80EA9CC-CDC9-4510-96FA-C6750265CADD}" destId="{0D7580F2-E99B-497F-8A1C-1AD4CF43A62E}" srcOrd="12" destOrd="0" presId="urn:microsoft.com/office/officeart/2011/layout/HexagonRadial"/>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1A3E78D-7F93-4DD5-8510-DBCE9E7D22D2}" type="doc">
      <dgm:prSet loTypeId="urn:microsoft.com/office/officeart/2005/8/layout/gear1" loCatId="process" qsTypeId="urn:microsoft.com/office/officeart/2005/8/quickstyle/simple1" qsCatId="simple" csTypeId="urn:microsoft.com/office/officeart/2005/8/colors/accent1_2" csCatId="accent1" phldr="1"/>
      <dgm:spPr/>
      <dgm:t>
        <a:bodyPr/>
        <a:lstStyle/>
        <a:p>
          <a:endParaRPr lang="en-US"/>
        </a:p>
      </dgm:t>
    </dgm:pt>
    <dgm:pt modelId="{F7C2E374-F06E-45E8-AED9-34DA6D1D5A8A}">
      <dgm:prSet phldrT="[Text]"/>
      <dgm:spPr/>
      <dgm:t>
        <a:bodyPr/>
        <a:lstStyle/>
        <a:p>
          <a:r>
            <a:rPr lang="en-US"/>
            <a:t>Actual Interruption</a:t>
          </a:r>
        </a:p>
      </dgm:t>
    </dgm:pt>
    <dgm:pt modelId="{5CAFA4C7-CECF-4A1E-848A-302756E784C9}" type="parTrans" cxnId="{ECCE76D0-32FE-4998-A858-4E8C2F5D77EA}">
      <dgm:prSet/>
      <dgm:spPr/>
      <dgm:t>
        <a:bodyPr/>
        <a:lstStyle/>
        <a:p>
          <a:endParaRPr lang="en-US"/>
        </a:p>
      </dgm:t>
    </dgm:pt>
    <dgm:pt modelId="{02D3482E-C5A7-420F-A29B-FC9260D2200A}" type="sibTrans" cxnId="{ECCE76D0-32FE-4998-A858-4E8C2F5D77EA}">
      <dgm:prSet/>
      <dgm:spPr/>
      <dgm:t>
        <a:bodyPr/>
        <a:lstStyle/>
        <a:p>
          <a:endParaRPr lang="en-US"/>
        </a:p>
      </dgm:t>
    </dgm:pt>
    <dgm:pt modelId="{D26ADD8D-CFA0-44F5-9C9C-1E6805026D6D}">
      <dgm:prSet phldrT="[Text]"/>
      <dgm:spPr/>
      <dgm:t>
        <a:bodyPr/>
        <a:lstStyle/>
        <a:p>
          <a:r>
            <a:rPr lang="en-US"/>
            <a:t>Social Overhead</a:t>
          </a:r>
        </a:p>
      </dgm:t>
    </dgm:pt>
    <dgm:pt modelId="{B36E808B-EBBE-4611-A197-E293217243DE}" type="parTrans" cxnId="{4421F93C-8BBF-4316-B9CE-4CA50B03CFB3}">
      <dgm:prSet/>
      <dgm:spPr/>
      <dgm:t>
        <a:bodyPr/>
        <a:lstStyle/>
        <a:p>
          <a:endParaRPr lang="en-US"/>
        </a:p>
      </dgm:t>
    </dgm:pt>
    <dgm:pt modelId="{279BE6A7-E5C9-420A-9DDC-7E1F7D68AA44}" type="sibTrans" cxnId="{4421F93C-8BBF-4316-B9CE-4CA50B03CFB3}">
      <dgm:prSet/>
      <dgm:spPr/>
      <dgm:t>
        <a:bodyPr/>
        <a:lstStyle/>
        <a:p>
          <a:endParaRPr lang="en-US"/>
        </a:p>
      </dgm:t>
    </dgm:pt>
    <dgm:pt modelId="{11F29ADC-16D7-4647-843A-7C1B9451A5AB}">
      <dgm:prSet phldrT="[Text]"/>
      <dgm:spPr/>
      <dgm:t>
        <a:bodyPr/>
        <a:lstStyle/>
        <a:p>
          <a:r>
            <a:rPr lang="en-US"/>
            <a:t>Technical Overhead</a:t>
          </a:r>
        </a:p>
      </dgm:t>
    </dgm:pt>
    <dgm:pt modelId="{2C45A6F1-2380-4204-841C-0E8EEF8A190E}" type="parTrans" cxnId="{F5A99395-8412-4BD7-A09F-39C5437C2C8B}">
      <dgm:prSet/>
      <dgm:spPr/>
      <dgm:t>
        <a:bodyPr/>
        <a:lstStyle/>
        <a:p>
          <a:endParaRPr lang="en-US"/>
        </a:p>
      </dgm:t>
    </dgm:pt>
    <dgm:pt modelId="{260B4938-D1A8-4A24-9E70-F56A3BFBEF90}" type="sibTrans" cxnId="{F5A99395-8412-4BD7-A09F-39C5437C2C8B}">
      <dgm:prSet/>
      <dgm:spPr/>
      <dgm:t>
        <a:bodyPr/>
        <a:lstStyle/>
        <a:p>
          <a:endParaRPr lang="en-US"/>
        </a:p>
      </dgm:t>
    </dgm:pt>
    <dgm:pt modelId="{63B5F3A6-6504-4503-94B6-4F68139F6741}">
      <dgm:prSet/>
      <dgm:spPr/>
      <dgm:t>
        <a:bodyPr/>
        <a:lstStyle/>
        <a:p>
          <a:endParaRPr lang="en-US"/>
        </a:p>
      </dgm:t>
    </dgm:pt>
    <dgm:pt modelId="{D10B5C6C-7693-46E6-8C35-6151A75D3D6D}" type="parTrans" cxnId="{406D320A-0F0D-482A-9519-209EBD217730}">
      <dgm:prSet/>
      <dgm:spPr/>
      <dgm:t>
        <a:bodyPr/>
        <a:lstStyle/>
        <a:p>
          <a:endParaRPr lang="en-US"/>
        </a:p>
      </dgm:t>
    </dgm:pt>
    <dgm:pt modelId="{2021F344-9365-48C3-A377-943BF902D24A}" type="sibTrans" cxnId="{406D320A-0F0D-482A-9519-209EBD217730}">
      <dgm:prSet/>
      <dgm:spPr/>
      <dgm:t>
        <a:bodyPr/>
        <a:lstStyle/>
        <a:p>
          <a:endParaRPr lang="en-US"/>
        </a:p>
      </dgm:t>
    </dgm:pt>
    <dgm:pt modelId="{89670FE3-2500-4253-B30A-DE784CD65B40}" type="pres">
      <dgm:prSet presAssocID="{C1A3E78D-7F93-4DD5-8510-DBCE9E7D22D2}" presName="composite" presStyleCnt="0">
        <dgm:presLayoutVars>
          <dgm:chMax val="3"/>
          <dgm:animLvl val="lvl"/>
          <dgm:resizeHandles val="exact"/>
        </dgm:presLayoutVars>
      </dgm:prSet>
      <dgm:spPr/>
      <dgm:t>
        <a:bodyPr/>
        <a:lstStyle/>
        <a:p>
          <a:endParaRPr lang="en-IN"/>
        </a:p>
      </dgm:t>
    </dgm:pt>
    <dgm:pt modelId="{CBA8A134-F5AE-4B18-86B1-5047B1BFB67D}" type="pres">
      <dgm:prSet presAssocID="{F7C2E374-F06E-45E8-AED9-34DA6D1D5A8A}" presName="gear1" presStyleLbl="node1" presStyleIdx="0" presStyleCnt="3">
        <dgm:presLayoutVars>
          <dgm:chMax val="1"/>
          <dgm:bulletEnabled val="1"/>
        </dgm:presLayoutVars>
      </dgm:prSet>
      <dgm:spPr/>
      <dgm:t>
        <a:bodyPr/>
        <a:lstStyle/>
        <a:p>
          <a:endParaRPr lang="en-IN"/>
        </a:p>
      </dgm:t>
    </dgm:pt>
    <dgm:pt modelId="{B27BA660-E290-4CCF-9546-C93E3C334ACB}" type="pres">
      <dgm:prSet presAssocID="{F7C2E374-F06E-45E8-AED9-34DA6D1D5A8A}" presName="gear1srcNode" presStyleLbl="node1" presStyleIdx="0" presStyleCnt="3"/>
      <dgm:spPr/>
      <dgm:t>
        <a:bodyPr/>
        <a:lstStyle/>
        <a:p>
          <a:endParaRPr lang="en-IN"/>
        </a:p>
      </dgm:t>
    </dgm:pt>
    <dgm:pt modelId="{1DDB4D1A-C83E-4CB7-90B7-FDE9589F251B}" type="pres">
      <dgm:prSet presAssocID="{F7C2E374-F06E-45E8-AED9-34DA6D1D5A8A}" presName="gear1dstNode" presStyleLbl="node1" presStyleIdx="0" presStyleCnt="3"/>
      <dgm:spPr/>
      <dgm:t>
        <a:bodyPr/>
        <a:lstStyle/>
        <a:p>
          <a:endParaRPr lang="en-IN"/>
        </a:p>
      </dgm:t>
    </dgm:pt>
    <dgm:pt modelId="{1B1F294B-F2E6-4C1D-A1B7-3673CBDA1FA8}" type="pres">
      <dgm:prSet presAssocID="{D26ADD8D-CFA0-44F5-9C9C-1E6805026D6D}" presName="gear2" presStyleLbl="node1" presStyleIdx="1" presStyleCnt="3">
        <dgm:presLayoutVars>
          <dgm:chMax val="1"/>
          <dgm:bulletEnabled val="1"/>
        </dgm:presLayoutVars>
      </dgm:prSet>
      <dgm:spPr/>
      <dgm:t>
        <a:bodyPr/>
        <a:lstStyle/>
        <a:p>
          <a:endParaRPr lang="en-IN"/>
        </a:p>
      </dgm:t>
    </dgm:pt>
    <dgm:pt modelId="{77D2EF58-0073-4F09-BFB6-2B42F3FFD2B7}" type="pres">
      <dgm:prSet presAssocID="{D26ADD8D-CFA0-44F5-9C9C-1E6805026D6D}" presName="gear2srcNode" presStyleLbl="node1" presStyleIdx="1" presStyleCnt="3"/>
      <dgm:spPr/>
      <dgm:t>
        <a:bodyPr/>
        <a:lstStyle/>
        <a:p>
          <a:endParaRPr lang="en-IN"/>
        </a:p>
      </dgm:t>
    </dgm:pt>
    <dgm:pt modelId="{219229B9-F920-414C-91DB-730E537C2956}" type="pres">
      <dgm:prSet presAssocID="{D26ADD8D-CFA0-44F5-9C9C-1E6805026D6D}" presName="gear2dstNode" presStyleLbl="node1" presStyleIdx="1" presStyleCnt="3"/>
      <dgm:spPr/>
      <dgm:t>
        <a:bodyPr/>
        <a:lstStyle/>
        <a:p>
          <a:endParaRPr lang="en-IN"/>
        </a:p>
      </dgm:t>
    </dgm:pt>
    <dgm:pt modelId="{17D60C9B-69E7-4FB7-8EB7-106A2A00D228}" type="pres">
      <dgm:prSet presAssocID="{11F29ADC-16D7-4647-843A-7C1B9451A5AB}" presName="gear3" presStyleLbl="node1" presStyleIdx="2" presStyleCnt="3"/>
      <dgm:spPr/>
      <dgm:t>
        <a:bodyPr/>
        <a:lstStyle/>
        <a:p>
          <a:endParaRPr lang="en-IN"/>
        </a:p>
      </dgm:t>
    </dgm:pt>
    <dgm:pt modelId="{F41B3E1C-6A8C-4DBA-A5EF-0D8549822AFD}" type="pres">
      <dgm:prSet presAssocID="{11F29ADC-16D7-4647-843A-7C1B9451A5AB}" presName="gear3tx" presStyleLbl="node1" presStyleIdx="2" presStyleCnt="3">
        <dgm:presLayoutVars>
          <dgm:chMax val="1"/>
          <dgm:bulletEnabled val="1"/>
        </dgm:presLayoutVars>
      </dgm:prSet>
      <dgm:spPr/>
      <dgm:t>
        <a:bodyPr/>
        <a:lstStyle/>
        <a:p>
          <a:endParaRPr lang="en-IN"/>
        </a:p>
      </dgm:t>
    </dgm:pt>
    <dgm:pt modelId="{78D7F7DF-F036-499E-950D-C7C7C297F550}" type="pres">
      <dgm:prSet presAssocID="{11F29ADC-16D7-4647-843A-7C1B9451A5AB}" presName="gear3srcNode" presStyleLbl="node1" presStyleIdx="2" presStyleCnt="3"/>
      <dgm:spPr/>
      <dgm:t>
        <a:bodyPr/>
        <a:lstStyle/>
        <a:p>
          <a:endParaRPr lang="en-IN"/>
        </a:p>
      </dgm:t>
    </dgm:pt>
    <dgm:pt modelId="{2A7A8AD1-70BB-4F68-BD1F-AFBB5717EAF7}" type="pres">
      <dgm:prSet presAssocID="{11F29ADC-16D7-4647-843A-7C1B9451A5AB}" presName="gear3dstNode" presStyleLbl="node1" presStyleIdx="2" presStyleCnt="3"/>
      <dgm:spPr/>
      <dgm:t>
        <a:bodyPr/>
        <a:lstStyle/>
        <a:p>
          <a:endParaRPr lang="en-IN"/>
        </a:p>
      </dgm:t>
    </dgm:pt>
    <dgm:pt modelId="{A0366F82-DBEA-4776-A11B-005830B91D5B}" type="pres">
      <dgm:prSet presAssocID="{02D3482E-C5A7-420F-A29B-FC9260D2200A}" presName="connector1" presStyleLbl="sibTrans2D1" presStyleIdx="0" presStyleCnt="3"/>
      <dgm:spPr/>
      <dgm:t>
        <a:bodyPr/>
        <a:lstStyle/>
        <a:p>
          <a:endParaRPr lang="en-IN"/>
        </a:p>
      </dgm:t>
    </dgm:pt>
    <dgm:pt modelId="{F97EF3E8-B329-4E7F-8D0D-5BF76B4E92E4}" type="pres">
      <dgm:prSet presAssocID="{279BE6A7-E5C9-420A-9DDC-7E1F7D68AA44}" presName="connector2" presStyleLbl="sibTrans2D1" presStyleIdx="1" presStyleCnt="3"/>
      <dgm:spPr/>
      <dgm:t>
        <a:bodyPr/>
        <a:lstStyle/>
        <a:p>
          <a:endParaRPr lang="en-IN"/>
        </a:p>
      </dgm:t>
    </dgm:pt>
    <dgm:pt modelId="{DFB79FF5-AB6F-4E79-A918-3FDD4598CD37}" type="pres">
      <dgm:prSet presAssocID="{260B4938-D1A8-4A24-9E70-F56A3BFBEF90}" presName="connector3" presStyleLbl="sibTrans2D1" presStyleIdx="2" presStyleCnt="3"/>
      <dgm:spPr/>
      <dgm:t>
        <a:bodyPr/>
        <a:lstStyle/>
        <a:p>
          <a:endParaRPr lang="en-IN"/>
        </a:p>
      </dgm:t>
    </dgm:pt>
  </dgm:ptLst>
  <dgm:cxnLst>
    <dgm:cxn modelId="{3625E0DB-BA37-4462-9D86-FCFB4D7830AF}" type="presOf" srcId="{02D3482E-C5A7-420F-A29B-FC9260D2200A}" destId="{A0366F82-DBEA-4776-A11B-005830B91D5B}" srcOrd="0" destOrd="0" presId="urn:microsoft.com/office/officeart/2005/8/layout/gear1"/>
    <dgm:cxn modelId="{5E76FCE6-8C4D-42FE-BC65-D88A44B707C4}" type="presOf" srcId="{F7C2E374-F06E-45E8-AED9-34DA6D1D5A8A}" destId="{B27BA660-E290-4CCF-9546-C93E3C334ACB}" srcOrd="1" destOrd="0" presId="urn:microsoft.com/office/officeart/2005/8/layout/gear1"/>
    <dgm:cxn modelId="{406D320A-0F0D-482A-9519-209EBD217730}" srcId="{C1A3E78D-7F93-4DD5-8510-DBCE9E7D22D2}" destId="{63B5F3A6-6504-4503-94B6-4F68139F6741}" srcOrd="3" destOrd="0" parTransId="{D10B5C6C-7693-46E6-8C35-6151A75D3D6D}" sibTransId="{2021F344-9365-48C3-A377-943BF902D24A}"/>
    <dgm:cxn modelId="{43C90B95-03D7-4FF7-9F5E-99F0FE40C442}" type="presOf" srcId="{11F29ADC-16D7-4647-843A-7C1B9451A5AB}" destId="{F41B3E1C-6A8C-4DBA-A5EF-0D8549822AFD}" srcOrd="1" destOrd="0" presId="urn:microsoft.com/office/officeart/2005/8/layout/gear1"/>
    <dgm:cxn modelId="{0E88DEEC-F45E-4BBD-A8A0-FE0D3EA2DDD0}" type="presOf" srcId="{11F29ADC-16D7-4647-843A-7C1B9451A5AB}" destId="{2A7A8AD1-70BB-4F68-BD1F-AFBB5717EAF7}" srcOrd="3" destOrd="0" presId="urn:microsoft.com/office/officeart/2005/8/layout/gear1"/>
    <dgm:cxn modelId="{4421F93C-8BBF-4316-B9CE-4CA50B03CFB3}" srcId="{C1A3E78D-7F93-4DD5-8510-DBCE9E7D22D2}" destId="{D26ADD8D-CFA0-44F5-9C9C-1E6805026D6D}" srcOrd="1" destOrd="0" parTransId="{B36E808B-EBBE-4611-A197-E293217243DE}" sibTransId="{279BE6A7-E5C9-420A-9DDC-7E1F7D68AA44}"/>
    <dgm:cxn modelId="{A9C17C96-79E5-40B3-B675-283D7E209986}" type="presOf" srcId="{D26ADD8D-CFA0-44F5-9C9C-1E6805026D6D}" destId="{219229B9-F920-414C-91DB-730E537C2956}" srcOrd="2" destOrd="0" presId="urn:microsoft.com/office/officeart/2005/8/layout/gear1"/>
    <dgm:cxn modelId="{CCECBC30-0CCC-4656-B4E0-5256D5993B21}" type="presOf" srcId="{D26ADD8D-CFA0-44F5-9C9C-1E6805026D6D}" destId="{1B1F294B-F2E6-4C1D-A1B7-3673CBDA1FA8}" srcOrd="0" destOrd="0" presId="urn:microsoft.com/office/officeart/2005/8/layout/gear1"/>
    <dgm:cxn modelId="{AA9C1BF9-63DB-428D-811F-9B7142C8EFC7}" type="presOf" srcId="{279BE6A7-E5C9-420A-9DDC-7E1F7D68AA44}" destId="{F97EF3E8-B329-4E7F-8D0D-5BF76B4E92E4}" srcOrd="0" destOrd="0" presId="urn:microsoft.com/office/officeart/2005/8/layout/gear1"/>
    <dgm:cxn modelId="{2146BE53-CE83-43A8-9E87-BAA8EE1D0869}" type="presOf" srcId="{260B4938-D1A8-4A24-9E70-F56A3BFBEF90}" destId="{DFB79FF5-AB6F-4E79-A918-3FDD4598CD37}" srcOrd="0" destOrd="0" presId="urn:microsoft.com/office/officeart/2005/8/layout/gear1"/>
    <dgm:cxn modelId="{58BA1B50-DD87-4E87-B868-E3D470B9F558}" type="presOf" srcId="{D26ADD8D-CFA0-44F5-9C9C-1E6805026D6D}" destId="{77D2EF58-0073-4F09-BFB6-2B42F3FFD2B7}" srcOrd="1" destOrd="0" presId="urn:microsoft.com/office/officeart/2005/8/layout/gear1"/>
    <dgm:cxn modelId="{513627BE-251A-491A-93FC-0D5F196D0287}" type="presOf" srcId="{11F29ADC-16D7-4647-843A-7C1B9451A5AB}" destId="{78D7F7DF-F036-499E-950D-C7C7C297F550}" srcOrd="2" destOrd="0" presId="urn:microsoft.com/office/officeart/2005/8/layout/gear1"/>
    <dgm:cxn modelId="{ECCE76D0-32FE-4998-A858-4E8C2F5D77EA}" srcId="{C1A3E78D-7F93-4DD5-8510-DBCE9E7D22D2}" destId="{F7C2E374-F06E-45E8-AED9-34DA6D1D5A8A}" srcOrd="0" destOrd="0" parTransId="{5CAFA4C7-CECF-4A1E-848A-302756E784C9}" sibTransId="{02D3482E-C5A7-420F-A29B-FC9260D2200A}"/>
    <dgm:cxn modelId="{45C41FA0-A8C2-4935-B82E-5ACDD48778F0}" type="presOf" srcId="{F7C2E374-F06E-45E8-AED9-34DA6D1D5A8A}" destId="{1DDB4D1A-C83E-4CB7-90B7-FDE9589F251B}" srcOrd="2" destOrd="0" presId="urn:microsoft.com/office/officeart/2005/8/layout/gear1"/>
    <dgm:cxn modelId="{734B72EA-D775-4D74-901F-8990E7774FC3}" type="presOf" srcId="{11F29ADC-16D7-4647-843A-7C1B9451A5AB}" destId="{17D60C9B-69E7-4FB7-8EB7-106A2A00D228}" srcOrd="0" destOrd="0" presId="urn:microsoft.com/office/officeart/2005/8/layout/gear1"/>
    <dgm:cxn modelId="{F5A99395-8412-4BD7-A09F-39C5437C2C8B}" srcId="{C1A3E78D-7F93-4DD5-8510-DBCE9E7D22D2}" destId="{11F29ADC-16D7-4647-843A-7C1B9451A5AB}" srcOrd="2" destOrd="0" parTransId="{2C45A6F1-2380-4204-841C-0E8EEF8A190E}" sibTransId="{260B4938-D1A8-4A24-9E70-F56A3BFBEF90}"/>
    <dgm:cxn modelId="{988E0C41-8321-40B4-9986-FEE6712BD9BA}" type="presOf" srcId="{F7C2E374-F06E-45E8-AED9-34DA6D1D5A8A}" destId="{CBA8A134-F5AE-4B18-86B1-5047B1BFB67D}" srcOrd="0" destOrd="0" presId="urn:microsoft.com/office/officeart/2005/8/layout/gear1"/>
    <dgm:cxn modelId="{13E580B1-607C-45AD-A7E5-35B9191608AF}" type="presOf" srcId="{C1A3E78D-7F93-4DD5-8510-DBCE9E7D22D2}" destId="{89670FE3-2500-4253-B30A-DE784CD65B40}" srcOrd="0" destOrd="0" presId="urn:microsoft.com/office/officeart/2005/8/layout/gear1"/>
    <dgm:cxn modelId="{2CACA988-8748-4CE1-9130-9A21056618CD}" type="presParOf" srcId="{89670FE3-2500-4253-B30A-DE784CD65B40}" destId="{CBA8A134-F5AE-4B18-86B1-5047B1BFB67D}" srcOrd="0" destOrd="0" presId="urn:microsoft.com/office/officeart/2005/8/layout/gear1"/>
    <dgm:cxn modelId="{8B566CC9-0B88-4D9F-B1EA-C9D0E4297781}" type="presParOf" srcId="{89670FE3-2500-4253-B30A-DE784CD65B40}" destId="{B27BA660-E290-4CCF-9546-C93E3C334ACB}" srcOrd="1" destOrd="0" presId="urn:microsoft.com/office/officeart/2005/8/layout/gear1"/>
    <dgm:cxn modelId="{2B1B0653-673E-4AAE-BD48-99B21B6EBAC8}" type="presParOf" srcId="{89670FE3-2500-4253-B30A-DE784CD65B40}" destId="{1DDB4D1A-C83E-4CB7-90B7-FDE9589F251B}" srcOrd="2" destOrd="0" presId="urn:microsoft.com/office/officeart/2005/8/layout/gear1"/>
    <dgm:cxn modelId="{D8820907-4659-4C66-B4A7-88A5F60C42EE}" type="presParOf" srcId="{89670FE3-2500-4253-B30A-DE784CD65B40}" destId="{1B1F294B-F2E6-4C1D-A1B7-3673CBDA1FA8}" srcOrd="3" destOrd="0" presId="urn:microsoft.com/office/officeart/2005/8/layout/gear1"/>
    <dgm:cxn modelId="{24B1540D-9048-4E4E-85FF-720930EC75C6}" type="presParOf" srcId="{89670FE3-2500-4253-B30A-DE784CD65B40}" destId="{77D2EF58-0073-4F09-BFB6-2B42F3FFD2B7}" srcOrd="4" destOrd="0" presId="urn:microsoft.com/office/officeart/2005/8/layout/gear1"/>
    <dgm:cxn modelId="{79487908-4223-4008-9BA4-3D03D1794C5D}" type="presParOf" srcId="{89670FE3-2500-4253-B30A-DE784CD65B40}" destId="{219229B9-F920-414C-91DB-730E537C2956}" srcOrd="5" destOrd="0" presId="urn:microsoft.com/office/officeart/2005/8/layout/gear1"/>
    <dgm:cxn modelId="{3206CFF8-585B-4A77-ACF5-9AC810A54133}" type="presParOf" srcId="{89670FE3-2500-4253-B30A-DE784CD65B40}" destId="{17D60C9B-69E7-4FB7-8EB7-106A2A00D228}" srcOrd="6" destOrd="0" presId="urn:microsoft.com/office/officeart/2005/8/layout/gear1"/>
    <dgm:cxn modelId="{081621CC-6CCD-422A-9C4E-1F40FB57CDB9}" type="presParOf" srcId="{89670FE3-2500-4253-B30A-DE784CD65B40}" destId="{F41B3E1C-6A8C-4DBA-A5EF-0D8549822AFD}" srcOrd="7" destOrd="0" presId="urn:microsoft.com/office/officeart/2005/8/layout/gear1"/>
    <dgm:cxn modelId="{84EEA950-BB80-4AC1-B40E-9FF62BE5A615}" type="presParOf" srcId="{89670FE3-2500-4253-B30A-DE784CD65B40}" destId="{78D7F7DF-F036-499E-950D-C7C7C297F550}" srcOrd="8" destOrd="0" presId="urn:microsoft.com/office/officeart/2005/8/layout/gear1"/>
    <dgm:cxn modelId="{FC26BBC2-9C12-439F-8CC0-0A4655155BA7}" type="presParOf" srcId="{89670FE3-2500-4253-B30A-DE784CD65B40}" destId="{2A7A8AD1-70BB-4F68-BD1F-AFBB5717EAF7}" srcOrd="9" destOrd="0" presId="urn:microsoft.com/office/officeart/2005/8/layout/gear1"/>
    <dgm:cxn modelId="{302BB1C1-27D5-40EB-82B5-5404654A4E44}" type="presParOf" srcId="{89670FE3-2500-4253-B30A-DE784CD65B40}" destId="{A0366F82-DBEA-4776-A11B-005830B91D5B}" srcOrd="10" destOrd="0" presId="urn:microsoft.com/office/officeart/2005/8/layout/gear1"/>
    <dgm:cxn modelId="{72622F2F-09D0-4102-8B95-4787BEC843B6}" type="presParOf" srcId="{89670FE3-2500-4253-B30A-DE784CD65B40}" destId="{F97EF3E8-B329-4E7F-8D0D-5BF76B4E92E4}" srcOrd="11" destOrd="0" presId="urn:microsoft.com/office/officeart/2005/8/layout/gear1"/>
    <dgm:cxn modelId="{F37F3911-9C85-461B-A78E-C154524EB033}" type="presParOf" srcId="{89670FE3-2500-4253-B30A-DE784CD65B40}" destId="{DFB79FF5-AB6F-4E79-A918-3FDD4598CD37}" srcOrd="12" destOrd="0" presId="urn:microsoft.com/office/officeart/2005/8/layout/gear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24137B-3BC9-4018-A786-CEE3726C78EB}">
      <dsp:nvSpPr>
        <dsp:cNvPr id="0" name=""/>
        <dsp:cNvSpPr/>
      </dsp:nvSpPr>
      <dsp:spPr>
        <a:xfrm>
          <a:off x="2076810" y="1032449"/>
          <a:ext cx="1312287" cy="1135181"/>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Rehabilitation Counselor</a:t>
          </a:r>
        </a:p>
      </dsp:txBody>
      <dsp:txXfrm>
        <a:off x="2294274" y="1220564"/>
        <a:ext cx="877359" cy="758951"/>
      </dsp:txXfrm>
    </dsp:sp>
    <dsp:sp modelId="{DA623D09-B726-499A-B441-D363B1494E27}">
      <dsp:nvSpPr>
        <dsp:cNvPr id="0" name=""/>
        <dsp:cNvSpPr/>
      </dsp:nvSpPr>
      <dsp:spPr>
        <a:xfrm>
          <a:off x="2898555" y="489341"/>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8F3CCB2-F516-45DB-8A5E-362DEC625391}">
      <dsp:nvSpPr>
        <dsp:cNvPr id="0" name=""/>
        <dsp:cNvSpPr/>
      </dsp:nvSpPr>
      <dsp:spPr>
        <a:xfrm>
          <a:off x="2197691" y="0"/>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Clients</a:t>
          </a:r>
        </a:p>
      </dsp:txBody>
      <dsp:txXfrm>
        <a:off x="2375909" y="154180"/>
        <a:ext cx="718974" cy="621996"/>
      </dsp:txXfrm>
    </dsp:sp>
    <dsp:sp modelId="{E7FD31E8-C72B-439D-8C26-45202D8C2FC2}">
      <dsp:nvSpPr>
        <dsp:cNvPr id="0" name=""/>
        <dsp:cNvSpPr/>
      </dsp:nvSpPr>
      <dsp:spPr>
        <a:xfrm>
          <a:off x="3476401" y="1286880"/>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9605D58-3DFA-4351-BCD2-BD10D96F93AC}">
      <dsp:nvSpPr>
        <dsp:cNvPr id="0" name=""/>
        <dsp:cNvSpPr/>
      </dsp:nvSpPr>
      <dsp:spPr>
        <a:xfrm>
          <a:off x="3183967" y="57223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Colleagues</a:t>
          </a:r>
        </a:p>
      </dsp:txBody>
      <dsp:txXfrm>
        <a:off x="3362185" y="726411"/>
        <a:ext cx="718974" cy="621996"/>
      </dsp:txXfrm>
    </dsp:sp>
    <dsp:sp modelId="{BC72CB33-B647-4CD1-A0AA-8151B890B38A}">
      <dsp:nvSpPr>
        <dsp:cNvPr id="0" name=""/>
        <dsp:cNvSpPr/>
      </dsp:nvSpPr>
      <dsp:spPr>
        <a:xfrm>
          <a:off x="3074991" y="2187153"/>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3963CCF-21E8-4DB5-A643-C5A8B8B2D693}">
      <dsp:nvSpPr>
        <dsp:cNvPr id="0" name=""/>
        <dsp:cNvSpPr/>
      </dsp:nvSpPr>
      <dsp:spPr>
        <a:xfrm>
          <a:off x="3097472" y="1697172"/>
          <a:ext cx="124840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Family Members</a:t>
          </a:r>
        </a:p>
      </dsp:txBody>
      <dsp:txXfrm>
        <a:off x="3290106" y="1840730"/>
        <a:ext cx="863132" cy="643240"/>
      </dsp:txXfrm>
    </dsp:sp>
    <dsp:sp modelId="{70E4EC62-28A4-4379-B1B4-E4581ABC9C15}">
      <dsp:nvSpPr>
        <dsp:cNvPr id="0" name=""/>
        <dsp:cNvSpPr/>
      </dsp:nvSpPr>
      <dsp:spPr>
        <a:xfrm>
          <a:off x="2079252" y="228060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F09E7BB-EF65-4603-8F4B-42DD9DFDA1B4}">
      <dsp:nvSpPr>
        <dsp:cNvPr id="0" name=""/>
        <dsp:cNvSpPr/>
      </dsp:nvSpPr>
      <dsp:spPr>
        <a:xfrm>
          <a:off x="2148475" y="2270043"/>
          <a:ext cx="1173842"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Referral Sources</a:t>
          </a:r>
        </a:p>
      </dsp:txBody>
      <dsp:txXfrm>
        <a:off x="2334896" y="2417795"/>
        <a:ext cx="801000" cy="634852"/>
      </dsp:txXfrm>
    </dsp:sp>
    <dsp:sp modelId="{CAAE859D-C410-4B0B-9A71-70230D485121}">
      <dsp:nvSpPr>
        <dsp:cNvPr id="0" name=""/>
        <dsp:cNvSpPr/>
      </dsp:nvSpPr>
      <dsp:spPr>
        <a:xfrm>
          <a:off x="1491943" y="1483385"/>
          <a:ext cx="495122" cy="426613"/>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97FE207-8EDC-4988-B240-D090AC2877E7}">
      <dsp:nvSpPr>
        <dsp:cNvPr id="0" name=""/>
        <dsp:cNvSpPr/>
      </dsp:nvSpPr>
      <dsp:spPr>
        <a:xfrm>
          <a:off x="1140526" y="1697812"/>
          <a:ext cx="1208029"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Tasks and Responsibilities</a:t>
          </a:r>
        </a:p>
      </dsp:txBody>
      <dsp:txXfrm>
        <a:off x="1329796" y="1843577"/>
        <a:ext cx="829489" cy="638826"/>
      </dsp:txXfrm>
    </dsp:sp>
    <dsp:sp modelId="{0D7580F2-E99B-497F-8A1C-1AD4CF43A62E}">
      <dsp:nvSpPr>
        <dsp:cNvPr id="0" name=""/>
        <dsp:cNvSpPr/>
      </dsp:nvSpPr>
      <dsp:spPr>
        <a:xfrm>
          <a:off x="1206836" y="570951"/>
          <a:ext cx="1075410" cy="930356"/>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Agency Expectations</a:t>
          </a:r>
        </a:p>
      </dsp:txBody>
      <dsp:txXfrm>
        <a:off x="1385054" y="725131"/>
        <a:ext cx="718974" cy="6219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A8A134-F5AE-4B18-86B1-5047B1BFB67D}">
      <dsp:nvSpPr>
        <dsp:cNvPr id="0" name=""/>
        <dsp:cNvSpPr/>
      </dsp:nvSpPr>
      <dsp:spPr>
        <a:xfrm>
          <a:off x="2609469" y="1203579"/>
          <a:ext cx="1471041" cy="1471041"/>
        </a:xfrm>
        <a:prstGeom prst="gear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Actual Interruption</a:t>
          </a:r>
        </a:p>
      </dsp:txBody>
      <dsp:txXfrm>
        <a:off x="2905214" y="1548163"/>
        <a:ext cx="879551" cy="756146"/>
      </dsp:txXfrm>
    </dsp:sp>
    <dsp:sp modelId="{1B1F294B-F2E6-4C1D-A1B7-3673CBDA1FA8}">
      <dsp:nvSpPr>
        <dsp:cNvPr id="0" name=""/>
        <dsp:cNvSpPr/>
      </dsp:nvSpPr>
      <dsp:spPr>
        <a:xfrm>
          <a:off x="1753590" y="855878"/>
          <a:ext cx="1069848" cy="1069848"/>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Social Overhead</a:t>
          </a:r>
        </a:p>
      </dsp:txBody>
      <dsp:txXfrm>
        <a:off x="2022927" y="1126843"/>
        <a:ext cx="531174" cy="527918"/>
      </dsp:txXfrm>
    </dsp:sp>
    <dsp:sp modelId="{17D60C9B-69E7-4FB7-8EB7-106A2A00D228}">
      <dsp:nvSpPr>
        <dsp:cNvPr id="0" name=""/>
        <dsp:cNvSpPr/>
      </dsp:nvSpPr>
      <dsp:spPr>
        <a:xfrm rot="20700000">
          <a:off x="2352814" y="117792"/>
          <a:ext cx="1048232" cy="1048232"/>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Technical Overhead</a:t>
          </a:r>
        </a:p>
      </dsp:txBody>
      <dsp:txXfrm rot="-20700000">
        <a:off x="2582722" y="347700"/>
        <a:ext cx="588416" cy="588416"/>
      </dsp:txXfrm>
    </dsp:sp>
    <dsp:sp modelId="{A0366F82-DBEA-4776-A11B-005830B91D5B}">
      <dsp:nvSpPr>
        <dsp:cNvPr id="0" name=""/>
        <dsp:cNvSpPr/>
      </dsp:nvSpPr>
      <dsp:spPr>
        <a:xfrm>
          <a:off x="2480479" y="990483"/>
          <a:ext cx="1882932" cy="1882932"/>
        </a:xfrm>
        <a:prstGeom prst="circularArrow">
          <a:avLst>
            <a:gd name="adj1" fmla="val 4688"/>
            <a:gd name="adj2" fmla="val 299029"/>
            <a:gd name="adj3" fmla="val 2463819"/>
            <a:gd name="adj4" fmla="val 15979038"/>
            <a:gd name="adj5" fmla="val 546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97EF3E8-B329-4E7F-8D0D-5BF76B4E92E4}">
      <dsp:nvSpPr>
        <dsp:cNvPr id="0" name=""/>
        <dsp:cNvSpPr/>
      </dsp:nvSpPr>
      <dsp:spPr>
        <a:xfrm>
          <a:off x="1564122" y="625683"/>
          <a:ext cx="1368068" cy="1368068"/>
        </a:xfrm>
        <a:prstGeom prst="leftCircularArrow">
          <a:avLst>
            <a:gd name="adj1" fmla="val 6452"/>
            <a:gd name="adj2" fmla="val 429999"/>
            <a:gd name="adj3" fmla="val 10489124"/>
            <a:gd name="adj4" fmla="val 14837806"/>
            <a:gd name="adj5" fmla="val 752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FB79FF5-AB6F-4E79-A918-3FDD4598CD37}">
      <dsp:nvSpPr>
        <dsp:cNvPr id="0" name=""/>
        <dsp:cNvSpPr/>
      </dsp:nvSpPr>
      <dsp:spPr>
        <a:xfrm>
          <a:off x="2110347" y="-105288"/>
          <a:ext cx="1475052" cy="1475052"/>
        </a:xfrm>
        <a:prstGeom prst="circularArrow">
          <a:avLst>
            <a:gd name="adj1" fmla="val 5984"/>
            <a:gd name="adj2" fmla="val 394124"/>
            <a:gd name="adj3" fmla="val 13313824"/>
            <a:gd name="adj4" fmla="val 10508221"/>
            <a:gd name="adj5" fmla="val 698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C5664C33-6283-4172-8132-26906E398C94}"/>
      </w:docPartPr>
      <w:docPartBody>
        <w:p w:rsidR="00000000" w:rsidRDefault="0095180B">
          <w:r w:rsidRPr="001F5B2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Cambria Math"/>
    <w:charset w:val="00"/>
    <w:family w:val="swiss"/>
    <w:pitch w:val="variable"/>
    <w:sig w:usb0="00000001"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80B"/>
    <w:rsid w:val="004E51BF"/>
    <w:rsid w:val="0095180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180B"/>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18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7" ma:contentTypeDescription="Create a new document." ma:contentTypeScope="" ma:versionID="fb145d147e508e01418f858b8fd9c861">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0da053e1a6cae8fea6ba75a832c22949"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1194F-8139-41B6-A874-48268AB9A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06FD5C-4197-4102-BF4A-6AC78855E62F}">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customXml/itemProps3.xml><?xml version="1.0" encoding="utf-8"?>
<ds:datastoreItem xmlns:ds="http://schemas.openxmlformats.org/officeDocument/2006/customXml" ds:itemID="{3477BB23-073D-4E81-9A65-6A8747A533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36</Pages>
  <Words>11184</Words>
  <Characters>63751</Characters>
  <Application>Microsoft Office Word</Application>
  <DocSecurity>0</DocSecurity>
  <Lines>531</Lines>
  <Paragraphs>149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Listing for Goal Planning</vt:lpstr>
      <vt:lpstr>To-Do Lists</vt:lpstr>
      <vt:lpstr>SUMMARY</vt:lpstr>
    </vt:vector>
  </TitlesOfParts>
  <Company/>
  <LinksUpToDate>false</LinksUpToDate>
  <CharactersWithSpaces>74786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Williams</dc:creator>
  <cp:keywords/>
  <dc:description/>
  <cp:lastModifiedBy>S4Carlisle</cp:lastModifiedBy>
  <cp:revision>65</cp:revision>
  <dcterms:created xsi:type="dcterms:W3CDTF">2023-07-05T14:07:00Z</dcterms:created>
  <dcterms:modified xsi:type="dcterms:W3CDTF">2023-10-07T06:33:00Z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0x010100AB0D9E686290054E80DCC86816B66CB1</vt:lpwstr>
  </property>
  <property fmtid="{D5CDD505-2E9C-101B-9397-08002B2CF9AE}" pid="3" name="MediaServiceImageTags">
    <vt:lpwstr/>
  </property>
</Properties>
</file>