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3DBCCF" w14:textId="4EA8C2A8" w:rsidR="0024759F" w:rsidRPr="008C05A7" w:rsidRDefault="00171B9B" w:rsidP="00B35A6E">
      <w:pPr>
        <w:pStyle w:val="ChapterNumber"/>
        <w:jc w:val="both"/>
      </w:pPr>
      <w:r w:rsidRPr="00D71899">
        <w:rPr>
          <w:rFonts w:cs="Times New Roman"/>
          <w:b/>
          <w:color w:val="auto"/>
          <w:sz w:val="22"/>
          <w:szCs w:val="22"/>
        </w:rPr>
        <w:t xml:space="preserve">Chapter </w:t>
      </w:r>
      <w:r w:rsidR="0024759F" w:rsidRPr="00D71899">
        <w:rPr>
          <w:rFonts w:cs="Times New Roman"/>
          <w:b/>
          <w:color w:val="auto"/>
          <w:sz w:val="22"/>
          <w:szCs w:val="22"/>
        </w:rPr>
        <w:t>8</w:t>
      </w:r>
    </w:p>
    <w:p w14:paraId="69814E54" w14:textId="77777777" w:rsidR="0024759F" w:rsidRPr="008C05A7" w:rsidRDefault="0024759F" w:rsidP="00D71899">
      <w:pPr>
        <w:pStyle w:val="ChapterTitle"/>
      </w:pPr>
      <w:r w:rsidRPr="00D71899">
        <w:rPr>
          <w:rFonts w:cs="Times New Roman"/>
          <w:b/>
          <w:color w:val="auto"/>
          <w:sz w:val="22"/>
          <w:szCs w:val="22"/>
        </w:rPr>
        <w:t>HUMANISTIC–EXISTENTIAL AND SOLUTION-FOCUSED APPROACHES TO PSYCHOTHERAPY</w:t>
      </w:r>
    </w:p>
    <w:p w14:paraId="36E16290" w14:textId="0335D50D" w:rsidR="00171B9B" w:rsidRPr="00D71899" w:rsidRDefault="00171B9B" w:rsidP="008C05A7">
      <w:pPr>
        <w:pStyle w:val="ChapterAuthor"/>
      </w:pPr>
      <w:r w:rsidRPr="00D71899">
        <w:t xml:space="preserve">Corresponding author: </w:t>
      </w:r>
      <w:r w:rsidR="0024759F" w:rsidRPr="00D71899">
        <w:t>Candice Knight</w:t>
      </w:r>
    </w:p>
    <w:p w14:paraId="292240EB" w14:textId="77777777" w:rsidR="00171B9B" w:rsidRPr="00D71899" w:rsidRDefault="00171B9B" w:rsidP="008C05A7">
      <w:pPr>
        <w:pStyle w:val="ChapterAuthor"/>
      </w:pPr>
    </w:p>
    <w:p w14:paraId="71F60FD5" w14:textId="353EB3E1" w:rsidR="005D7EC1" w:rsidRPr="00D71899" w:rsidRDefault="005D7EC1" w:rsidP="008C05A7">
      <w:pPr>
        <w:pStyle w:val="ChapterAuthor"/>
      </w:pPr>
      <w:r w:rsidRPr="00D71899">
        <w:t xml:space="preserve">Candice Knight, PhD, </w:t>
      </w:r>
      <w:proofErr w:type="spellStart"/>
      <w:r w:rsidRPr="00D71899">
        <w:t>EdD</w:t>
      </w:r>
      <w:proofErr w:type="spellEnd"/>
      <w:r w:rsidRPr="00D71899">
        <w:t>, APN, PMHCNS-BC, PMHNP-BC, FAANP</w:t>
      </w:r>
    </w:p>
    <w:p w14:paraId="0776C059" w14:textId="77777777" w:rsidR="005D7EC1" w:rsidRPr="00D71899" w:rsidRDefault="005D7EC1" w:rsidP="008C05A7">
      <w:pPr>
        <w:pStyle w:val="ChapterAuthor"/>
        <w:rPr>
          <w:b/>
          <w:bCs/>
        </w:rPr>
      </w:pPr>
      <w:r w:rsidRPr="00D71899">
        <w:t>Co-Owner</w:t>
      </w:r>
    </w:p>
    <w:p w14:paraId="07CA5D76" w14:textId="5F3821D5" w:rsidR="005D7EC1" w:rsidRPr="00D71899" w:rsidRDefault="005D7EC1" w:rsidP="008C05A7">
      <w:pPr>
        <w:pStyle w:val="ChapterAuthor"/>
        <w:rPr>
          <w:b/>
          <w:bCs/>
        </w:rPr>
      </w:pPr>
      <w:proofErr w:type="gramStart"/>
      <w:r w:rsidRPr="00D71899">
        <w:t>Knight &amp;</w:t>
      </w:r>
      <w:proofErr w:type="gramEnd"/>
      <w:r w:rsidRPr="00D71899">
        <w:t xml:space="preserve"> Brown Associates for Psychiatric &amp; Psychological Services, LLC</w:t>
      </w:r>
    </w:p>
    <w:p w14:paraId="1A5E0B94" w14:textId="77777777" w:rsidR="005D7EC1" w:rsidRPr="00D71899" w:rsidRDefault="005D7EC1" w:rsidP="008C05A7">
      <w:pPr>
        <w:pStyle w:val="ChapterAuthor"/>
        <w:rPr>
          <w:b/>
          <w:bCs/>
        </w:rPr>
      </w:pPr>
      <w:r w:rsidRPr="00D71899">
        <w:t xml:space="preserve">Adjunct Professor </w:t>
      </w:r>
    </w:p>
    <w:p w14:paraId="32914206" w14:textId="77777777" w:rsidR="005D7EC1" w:rsidRPr="00D71899" w:rsidRDefault="005D7EC1" w:rsidP="008C05A7">
      <w:pPr>
        <w:pStyle w:val="ChapterAuthor"/>
        <w:rPr>
          <w:b/>
          <w:bCs/>
        </w:rPr>
      </w:pPr>
      <w:r w:rsidRPr="00D71899">
        <w:t>PMHNP Program</w:t>
      </w:r>
    </w:p>
    <w:p w14:paraId="79702DBD" w14:textId="099E9F6C" w:rsidR="005D7EC1" w:rsidRPr="00D71899" w:rsidRDefault="005D7EC1" w:rsidP="008C05A7">
      <w:pPr>
        <w:pStyle w:val="ChapterAuthor"/>
        <w:rPr>
          <w:b/>
          <w:bCs/>
        </w:rPr>
      </w:pPr>
      <w:r w:rsidRPr="00D71899">
        <w:t>Rutgers University</w:t>
      </w:r>
    </w:p>
    <w:p w14:paraId="02E68DB8" w14:textId="00D02150" w:rsidR="005D7EC1" w:rsidRPr="00D71899" w:rsidRDefault="00D71899" w:rsidP="008C05A7">
      <w:pPr>
        <w:pStyle w:val="ChapterAuthor"/>
        <w:rPr>
          <w:b/>
          <w:bCs/>
        </w:rPr>
      </w:pPr>
      <w:r w:rsidRPr="00D71899">
        <w:t>New Brunswick, New Jersey</w:t>
      </w:r>
    </w:p>
    <w:p w14:paraId="49650EA7" w14:textId="09E0749E" w:rsidR="00171B9B" w:rsidRPr="00D71899" w:rsidRDefault="005D7EC1" w:rsidP="008C05A7">
      <w:pPr>
        <w:pStyle w:val="ChapterAuthor"/>
        <w:rPr>
          <w:b/>
          <w:bCs/>
        </w:rPr>
      </w:pPr>
      <w:r w:rsidRPr="00D71899">
        <w:t>candiceknight48@gmail.com</w:t>
      </w:r>
    </w:p>
    <w:p w14:paraId="070EE3AC" w14:textId="77777777" w:rsidR="00D71899" w:rsidRPr="00D71899" w:rsidRDefault="00D71899" w:rsidP="00D71899">
      <w:pPr>
        <w:pStyle w:val="H2"/>
        <w:keepNext w:val="0"/>
        <w:keepLines w:val="0"/>
        <w:spacing w:before="0" w:after="0" w:line="480" w:lineRule="auto"/>
        <w:jc w:val="left"/>
        <w:rPr>
          <w:rFonts w:ascii="Times New Roman" w:hAnsi="Times New Roman" w:cs="Times New Roman"/>
          <w:color w:val="auto"/>
          <w:sz w:val="22"/>
          <w:szCs w:val="22"/>
        </w:rPr>
      </w:pPr>
    </w:p>
    <w:p w14:paraId="1531EA7B" w14:textId="60D283B8" w:rsidR="00D71899" w:rsidRPr="00D71899" w:rsidRDefault="00D71899" w:rsidP="00D71899">
      <w:pPr>
        <w:pStyle w:val="H2"/>
        <w:keepNext w:val="0"/>
        <w:keepLines w:val="0"/>
        <w:spacing w:before="0" w:after="0"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&lt;METADATA&gt;</w:t>
      </w:r>
    </w:p>
    <w:p w14:paraId="261FC70F" w14:textId="6140FCDF" w:rsidR="0024759F" w:rsidRPr="003E5B4A" w:rsidRDefault="0024759F" w:rsidP="003E5B4A">
      <w:pPr>
        <w:pStyle w:val="SpeacialHeading2"/>
      </w:pPr>
      <w:r w:rsidRPr="00D71899">
        <w:rPr>
          <w:rFonts w:ascii="Times New Roman" w:hAnsi="Times New Roman" w:cs="Times New Roman"/>
          <w:color w:val="auto"/>
          <w:sz w:val="22"/>
          <w:szCs w:val="22"/>
        </w:rPr>
        <w:t>ABSTRACT</w:t>
      </w:r>
    </w:p>
    <w:p w14:paraId="2C244306" w14:textId="77777777" w:rsidR="0024759F" w:rsidRPr="00D71899" w:rsidRDefault="0024759F" w:rsidP="003E5B4A">
      <w:pPr>
        <w:pStyle w:val="Para-FL"/>
        <w:rPr>
          <w:b/>
        </w:rPr>
      </w:pPr>
      <w:r w:rsidRPr="00D71899">
        <w:t>The humanistic–existential approach has long served as a foundation for psychiatric nursing with its emphasis on holism, self-actualization, facilitative communication, and the therapeutic relationship. This chapter provides an overview of humanistic–existential therapy and solution-focused therapy (SFT) for the advanced practice psychiatric nurse (APPN). It addresses the influence of the humanistic–existential approach in nursing and traces its historical evolution. The chapter describes four major humanistic–existential approaches, explicating their key concepts, goals, and therapeutic interventions: person-centered therapy, existential therapy, Gestalt therapy, and emotion-focused therapy (EFT). It focuses on attention on the practical aspects of conducting psychotherapy and delivering therapeutic interventions that a beginning level APPN would be able to use. The chapter presents evidence-based research in humanistic–existential and SFT. It provides case examples to illustrate therapeutic interventions. The chapter concludes with a description of postmaster’s training and certification programs for humanistic–</w:t>
      </w:r>
      <w:r w:rsidRPr="00D71899">
        <w:lastRenderedPageBreak/>
        <w:t>existential and SFT as well as ten review questions for certification exam.</w:t>
      </w:r>
    </w:p>
    <w:p w14:paraId="288F4503" w14:textId="77777777" w:rsidR="003E5B4A" w:rsidRDefault="0024759F" w:rsidP="003E5B4A">
      <w:pPr>
        <w:pStyle w:val="SpeacialHeading2"/>
        <w:rPr>
          <w:rFonts w:ascii="Times New Roman" w:hAnsi="Times New Roman" w:cs="Times New Roman"/>
          <w:color w:val="auto"/>
          <w:sz w:val="22"/>
          <w:szCs w:val="22"/>
        </w:rPr>
      </w:pPr>
      <w:r w:rsidRPr="00D71899">
        <w:rPr>
          <w:rFonts w:ascii="Times New Roman" w:hAnsi="Times New Roman" w:cs="Times New Roman"/>
          <w:color w:val="auto"/>
          <w:sz w:val="22"/>
          <w:szCs w:val="22"/>
        </w:rPr>
        <w:t>KEY</w:t>
      </w:r>
      <w:r w:rsidR="00D71899" w:rsidRPr="00D71899">
        <w:rPr>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WORDS</w:t>
      </w:r>
    </w:p>
    <w:p w14:paraId="5F884585" w14:textId="3E01397F" w:rsidR="0024759F" w:rsidRPr="00D71899" w:rsidRDefault="00D71899" w:rsidP="003E5B4A">
      <w:pPr>
        <w:pStyle w:val="Para-FL"/>
      </w:pPr>
      <w:r w:rsidRPr="00D71899">
        <w:t>A</w:t>
      </w:r>
      <w:r w:rsidR="0024759F" w:rsidRPr="00D71899">
        <w:t>dvanced practice psychiatric nurse, emotion-focused therapy, evidence-based research, existential therapy, Gestalt therapy, humanistic–existential therapy, person-centered therapy, psychiatric nursing, solution-focused therapy, therapeutic relationship</w:t>
      </w:r>
    </w:p>
    <w:p w14:paraId="5F00F3F1" w14:textId="77777777" w:rsidR="003E5B4A" w:rsidRDefault="0024759F" w:rsidP="003E5B4A">
      <w:pPr>
        <w:pStyle w:val="SpeacialHeading2"/>
        <w:rPr>
          <w:rFonts w:ascii="Times New Roman" w:hAnsi="Times New Roman" w:cs="Times New Roman"/>
          <w:color w:val="auto"/>
          <w:sz w:val="22"/>
          <w:szCs w:val="22"/>
        </w:rPr>
      </w:pPr>
      <w:r w:rsidRPr="00D71899">
        <w:rPr>
          <w:rFonts w:ascii="Times New Roman" w:hAnsi="Times New Roman" w:cs="Times New Roman"/>
          <w:color w:val="auto"/>
          <w:sz w:val="22"/>
          <w:szCs w:val="22"/>
        </w:rPr>
        <w:t>MESH TERMS</w:t>
      </w:r>
    </w:p>
    <w:p w14:paraId="6DAE6D46" w14:textId="52C69D59" w:rsidR="0024759F" w:rsidRPr="00D71899" w:rsidRDefault="0024759F" w:rsidP="003E5B4A">
      <w:pPr>
        <w:pStyle w:val="Para-FL"/>
        <w:rPr>
          <w:b/>
        </w:rPr>
      </w:pPr>
      <w:r w:rsidRPr="00D71899">
        <w:t>Advanced Practice Nursing, Emotion-Focused Therapy, Evidence-Based Practice, Existentialism, Gestalt Therapy, Person-Centered Psychotherapy, Psychiatric Nursing, Psychotherapy, Brief, Therapeutic Alliance</w:t>
      </w:r>
    </w:p>
    <w:p w14:paraId="40A97AC1" w14:textId="2F92ECB5" w:rsidR="00D71899" w:rsidRPr="00D71899" w:rsidRDefault="00D71899" w:rsidP="00D71899">
      <w:pPr>
        <w:pStyle w:val="H2"/>
        <w:keepNext w:val="0"/>
        <w:keepLines w:val="0"/>
        <w:spacing w:before="0" w:after="0" w:line="480" w:lineRule="auto"/>
        <w:jc w:val="left"/>
        <w:rPr>
          <w:rFonts w:ascii="Times New Roman" w:hAnsi="Times New Roman" w:cs="Times New Roman"/>
          <w:bCs w:val="0"/>
          <w:color w:val="auto"/>
          <w:sz w:val="22"/>
          <w:szCs w:val="22"/>
        </w:rPr>
      </w:pPr>
      <w:r w:rsidRPr="00D71899">
        <w:rPr>
          <w:rFonts w:ascii="Times New Roman" w:hAnsi="Times New Roman" w:cs="Times New Roman"/>
          <w:bCs w:val="0"/>
          <w:color w:val="auto"/>
          <w:sz w:val="22"/>
          <w:szCs w:val="22"/>
        </w:rPr>
        <w:t>&lt;/METADATA&gt;</w:t>
      </w:r>
    </w:p>
    <w:p w14:paraId="328F9BBE" w14:textId="77777777" w:rsidR="00D71899" w:rsidRPr="00D71899" w:rsidRDefault="00D71899" w:rsidP="00D71899">
      <w:pPr>
        <w:rPr>
          <w:rFonts w:ascii="Times New Roman" w:hAnsi="Times New Roman" w:cs="Times New Roman"/>
          <w:b/>
          <w:lang w:val="en-GB"/>
        </w:rPr>
      </w:pPr>
      <w:r w:rsidRPr="00D71899">
        <w:rPr>
          <w:rFonts w:ascii="Times New Roman" w:hAnsi="Times New Roman" w:cs="Times New Roman"/>
          <w:bCs/>
        </w:rPr>
        <w:br w:type="page"/>
      </w:r>
    </w:p>
    <w:p w14:paraId="36C0E8AE" w14:textId="77777777" w:rsidR="0078166A" w:rsidRPr="00D71899" w:rsidRDefault="0078166A" w:rsidP="003E5B4A">
      <w:pPr>
        <w:pStyle w:val="ChapterNumber"/>
      </w:pPr>
      <w:r w:rsidRPr="00D71899">
        <w:lastRenderedPageBreak/>
        <w:t>8</w:t>
      </w:r>
    </w:p>
    <w:p w14:paraId="3B3D127A" w14:textId="4F59DAD3" w:rsidR="001156F1" w:rsidRPr="00D71899" w:rsidRDefault="0078166A" w:rsidP="00D71899">
      <w:pPr>
        <w:pStyle w:val="ChapterTitle"/>
        <w:rPr>
          <w:rFonts w:cs="Times New Roman"/>
          <w:b/>
          <w:color w:val="auto"/>
          <w:sz w:val="22"/>
          <w:szCs w:val="22"/>
        </w:rPr>
      </w:pPr>
      <w:r w:rsidRPr="00D71899">
        <w:rPr>
          <w:rFonts w:cs="Times New Roman"/>
          <w:b/>
          <w:color w:val="auto"/>
          <w:sz w:val="22"/>
          <w:szCs w:val="22"/>
        </w:rPr>
        <w:t>HUMANISTIC–EXISTENTIAL AND SOLUTION-FOCUSED APPROACHES TO PSYCHOTHERAPY</w:t>
      </w:r>
    </w:p>
    <w:p w14:paraId="4A5B8B02" w14:textId="1FE44849" w:rsidR="00C927CB" w:rsidRPr="00D71899" w:rsidRDefault="004F6791" w:rsidP="00D71899">
      <w:pPr>
        <w:pStyle w:val="ChapterAuthor"/>
        <w:spacing w:line="480" w:lineRule="auto"/>
        <w:rPr>
          <w:rFonts w:cs="Times New Roman"/>
          <w:b/>
          <w:bCs/>
          <w:i/>
          <w:iCs w:val="0"/>
          <w:color w:val="auto"/>
          <w:sz w:val="22"/>
          <w:szCs w:val="22"/>
        </w:rPr>
      </w:pPr>
      <w:r w:rsidRPr="00D71899">
        <w:rPr>
          <w:rFonts w:cs="Times New Roman"/>
          <w:b/>
          <w:bCs/>
          <w:iCs w:val="0"/>
          <w:color w:val="auto"/>
          <w:sz w:val="22"/>
          <w:szCs w:val="22"/>
        </w:rPr>
        <w:t>Candice Knight</w:t>
      </w:r>
    </w:p>
    <w:p w14:paraId="12BB3593" w14:textId="5A2559CD" w:rsidR="00164BA6" w:rsidRPr="00D71899" w:rsidRDefault="004F6791" w:rsidP="003E5B4A">
      <w:pPr>
        <w:pStyle w:val="Para-FL"/>
      </w:pPr>
      <w:r w:rsidRPr="00D71899">
        <w:t>This chapter provides an overview of humanistic–existential therapy and solution-focused therapy (SFT) for the advanced practice psychiatric nurse (APPN). It addresses the influence of the humanistic–existential approach in nursing and traces its historical evolution. Four major humanistic–existential approaches are described, explicating their key concepts, goals, and therapeutic interventions: person-</w:t>
      </w:r>
      <w:bookmarkStart w:id="0" w:name="_Hlk187684396"/>
      <w:r w:rsidRPr="00D71899">
        <w:t xml:space="preserve">centered therapy, existential therapy, Gestalt therapy, and emotion-focused therapy (EFT). </w:t>
      </w:r>
      <w:bookmarkEnd w:id="0"/>
      <w:r w:rsidR="006C2943" w:rsidRPr="00D71899">
        <w:t xml:space="preserve">SFT, </w:t>
      </w:r>
      <w:proofErr w:type="gramStart"/>
      <w:r w:rsidR="006C2943" w:rsidRPr="00D71899">
        <w:t>a postmodern</w:t>
      </w:r>
      <w:proofErr w:type="gramEnd"/>
      <w:r w:rsidR="006C2943" w:rsidRPr="00D71899">
        <w:t xml:space="preserve">, social constructivist psychotherapy with humanistic–existential elements, is also included. </w:t>
      </w:r>
    </w:p>
    <w:p w14:paraId="34F0B766" w14:textId="502CA562"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Attention is focused on the practical aspects of conducting psychotherapy and delivering therapeutic interventions that a beginning level APPN would be able to use. Evidence-based research in humanistic–existential therapy and SFT is presented. Case examples are provided to illustrate therapeutic interventions. The chapter concludes with a description of post-master’s training</w:t>
      </w:r>
      <w:r w:rsidR="00D11702" w:rsidRPr="00D71899">
        <w:rPr>
          <w:rFonts w:cs="Times New Roman"/>
          <w:color w:val="auto"/>
          <w:sz w:val="22"/>
          <w:szCs w:val="22"/>
        </w:rPr>
        <w:t xml:space="preserve">, </w:t>
      </w:r>
      <w:r w:rsidR="006C1140" w:rsidRPr="00D71899">
        <w:rPr>
          <w:rFonts w:cs="Times New Roman"/>
          <w:color w:val="auto"/>
          <w:sz w:val="22"/>
          <w:szCs w:val="22"/>
        </w:rPr>
        <w:t xml:space="preserve">and </w:t>
      </w:r>
      <w:r w:rsidRPr="00D71899">
        <w:rPr>
          <w:rFonts w:cs="Times New Roman"/>
          <w:color w:val="auto"/>
          <w:sz w:val="22"/>
          <w:szCs w:val="22"/>
        </w:rPr>
        <w:t>certification programs for humanistic–existential therapy and SFT</w:t>
      </w:r>
      <w:r w:rsidR="006C2943" w:rsidRPr="00D71899">
        <w:rPr>
          <w:rFonts w:cs="Times New Roman"/>
          <w:color w:val="auto"/>
          <w:sz w:val="22"/>
          <w:szCs w:val="22"/>
        </w:rPr>
        <w:t>.</w:t>
      </w:r>
    </w:p>
    <w:p w14:paraId="11B89E92" w14:textId="41ECB9E4" w:rsidR="00C927CB" w:rsidRPr="00D71899" w:rsidRDefault="00D71899" w:rsidP="00D71899">
      <w:pPr>
        <w:pStyle w:val="Head1"/>
        <w:spacing w:before="0" w:after="0" w:line="480" w:lineRule="auto"/>
        <w:rPr>
          <w:rFonts w:cs="Times New Roman"/>
          <w:color w:val="auto"/>
          <w:szCs w:val="22"/>
        </w:rPr>
      </w:pPr>
      <w:r w:rsidRPr="00D71899">
        <w:rPr>
          <w:rFonts w:cs="Times New Roman"/>
          <w:color w:val="auto"/>
          <w:szCs w:val="22"/>
        </w:rPr>
        <w:t>&lt;h1&gt;</w:t>
      </w:r>
      <w:r w:rsidR="004F6791" w:rsidRPr="00D71899">
        <w:rPr>
          <w:rFonts w:cs="Times New Roman"/>
          <w:color w:val="auto"/>
          <w:szCs w:val="22"/>
        </w:rPr>
        <w:t>NURSING AND THE HUMANISTIC–EXISTENTIAL APPROACH</w:t>
      </w:r>
    </w:p>
    <w:p w14:paraId="72A80AB2" w14:textId="77777777"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The humanistic–existential approach has long served as a foundation for psychiatric nursing with its emphasis on holism, self-actualization, facilitative communication, and the therapeutic relationship. In undergraduate programs, psychiatric nursing students are commonly taught Abraham Maslow’s theory of human needs and Carl Rogers’s facilitative communication techniques.</w:t>
      </w:r>
    </w:p>
    <w:p w14:paraId="33AF4FB1" w14:textId="0C03B70F"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 xml:space="preserve">Important humanistic–existential nursing theorists include Joyce </w:t>
      </w:r>
      <w:proofErr w:type="spellStart"/>
      <w:r w:rsidRPr="00D71899">
        <w:rPr>
          <w:rFonts w:cs="Times New Roman"/>
          <w:color w:val="auto"/>
          <w:sz w:val="22"/>
          <w:szCs w:val="22"/>
        </w:rPr>
        <w:t>Travelbee</w:t>
      </w:r>
      <w:proofErr w:type="spellEnd"/>
      <w:r w:rsidRPr="00D71899">
        <w:rPr>
          <w:rFonts w:cs="Times New Roman"/>
          <w:color w:val="auto"/>
          <w:sz w:val="22"/>
          <w:szCs w:val="22"/>
        </w:rPr>
        <w:t xml:space="preserve">, Josephine Paterson, Loretta </w:t>
      </w:r>
      <w:proofErr w:type="spellStart"/>
      <w:r w:rsidRPr="00D71899">
        <w:rPr>
          <w:rFonts w:cs="Times New Roman"/>
          <w:color w:val="auto"/>
          <w:sz w:val="22"/>
          <w:szCs w:val="22"/>
        </w:rPr>
        <w:t>Zderad</w:t>
      </w:r>
      <w:proofErr w:type="spellEnd"/>
      <w:r w:rsidRPr="00D71899">
        <w:rPr>
          <w:rFonts w:cs="Times New Roman"/>
          <w:color w:val="auto"/>
          <w:sz w:val="22"/>
          <w:szCs w:val="22"/>
        </w:rPr>
        <w:t xml:space="preserve">, and Jean Watson. Their work is commonly found in nursing theory courses. </w:t>
      </w:r>
      <w:proofErr w:type="spellStart"/>
      <w:r w:rsidRPr="00D71899">
        <w:rPr>
          <w:rFonts w:cs="Times New Roman"/>
          <w:color w:val="auto"/>
          <w:sz w:val="22"/>
          <w:szCs w:val="22"/>
        </w:rPr>
        <w:t>Travelbee’s</w:t>
      </w:r>
      <w:proofErr w:type="spellEnd"/>
      <w:r w:rsidRPr="00D71899">
        <w:rPr>
          <w:rFonts w:cs="Times New Roman"/>
          <w:color w:val="auto"/>
          <w:sz w:val="22"/>
          <w:szCs w:val="22"/>
        </w:rPr>
        <w:t xml:space="preserve"> Human-to-Human Relationship Model of Nursing is an application of the existential work of </w:t>
      </w:r>
      <w:proofErr w:type="spellStart"/>
      <w:r w:rsidRPr="00D71899">
        <w:rPr>
          <w:rFonts w:cs="Times New Roman"/>
          <w:color w:val="auto"/>
          <w:sz w:val="22"/>
          <w:szCs w:val="22"/>
        </w:rPr>
        <w:t>Søren</w:t>
      </w:r>
      <w:proofErr w:type="spellEnd"/>
      <w:r w:rsidRPr="00D71899">
        <w:rPr>
          <w:rFonts w:cs="Times New Roman"/>
          <w:color w:val="auto"/>
          <w:sz w:val="22"/>
          <w:szCs w:val="22"/>
        </w:rPr>
        <w:t xml:space="preserve"> Kierkegaard and Victor </w:t>
      </w:r>
      <w:proofErr w:type="spellStart"/>
      <w:r w:rsidRPr="00D71899">
        <w:rPr>
          <w:rFonts w:cs="Times New Roman"/>
          <w:color w:val="auto"/>
          <w:sz w:val="22"/>
          <w:szCs w:val="22"/>
        </w:rPr>
        <w:t>Frankl</w:t>
      </w:r>
      <w:proofErr w:type="spellEnd"/>
      <w:r w:rsidRPr="00D71899">
        <w:rPr>
          <w:rFonts w:cs="Times New Roman"/>
          <w:color w:val="auto"/>
          <w:sz w:val="22"/>
          <w:szCs w:val="22"/>
        </w:rPr>
        <w:t xml:space="preserve"> and emphasizes free will and the search for meaning in experiences of pain, </w:t>
      </w:r>
      <w:r w:rsidRPr="00D71899">
        <w:rPr>
          <w:rFonts w:cs="Times New Roman"/>
          <w:color w:val="auto"/>
          <w:sz w:val="22"/>
          <w:szCs w:val="22"/>
        </w:rPr>
        <w:lastRenderedPageBreak/>
        <w:t>illness, and distress (</w:t>
      </w:r>
      <w:proofErr w:type="spellStart"/>
      <w:customXmlInsRangeStart w:id="1" w:author="AQ" w:date="2025-08-03T08:57:00Z"/>
      <w:sdt>
        <w:sdtPr>
          <w:rPr>
            <w:rFonts w:cs="Times New Roman"/>
            <w:color w:val="auto"/>
            <w:sz w:val="22"/>
            <w:szCs w:val="22"/>
          </w:rPr>
          <w:alias w:val="BibCitation"/>
          <w:tag w:val="BibRef95"/>
          <w:id w:val="-2113503646"/>
          <w:placeholder>
            <w:docPart w:val="DefaultPlaceholder_1082065158"/>
          </w:placeholder>
        </w:sdtPr>
        <w:sdtEndPr/>
        <w:sdtContent>
          <w:customXmlInsRangeEnd w:id="1"/>
          <w:r w:rsidRPr="0099569C">
            <w:rPr>
              <w:rFonts w:cs="Times New Roman"/>
              <w:color w:val="auto"/>
              <w:sz w:val="22"/>
              <w:szCs w:val="22"/>
              <w:highlight w:val="green"/>
              <w:rPrChange w:id="2" w:author="AQ" w:date="2025-08-03T08:57:00Z">
                <w:rPr>
                  <w:rFonts w:cs="Times New Roman"/>
                  <w:color w:val="auto"/>
                  <w:sz w:val="22"/>
                  <w:szCs w:val="22"/>
                </w:rPr>
              </w:rPrChange>
            </w:rPr>
            <w:t>Travelbee</w:t>
          </w:r>
          <w:proofErr w:type="spellEnd"/>
          <w:r w:rsidRPr="0099569C">
            <w:rPr>
              <w:rFonts w:cs="Times New Roman"/>
              <w:color w:val="auto"/>
              <w:sz w:val="22"/>
              <w:szCs w:val="22"/>
              <w:highlight w:val="green"/>
              <w:rPrChange w:id="3" w:author="AQ" w:date="2025-08-03T08:57:00Z">
                <w:rPr>
                  <w:rFonts w:cs="Times New Roman"/>
                  <w:color w:val="auto"/>
                  <w:sz w:val="22"/>
                  <w:szCs w:val="22"/>
                </w:rPr>
              </w:rPrChange>
            </w:rPr>
            <w:t>, 1971</w:t>
          </w:r>
          <w:customXmlInsRangeStart w:id="4" w:author="AQ" w:date="2025-08-03T08:57:00Z"/>
        </w:sdtContent>
      </w:sdt>
      <w:customXmlInsRangeEnd w:id="4"/>
      <w:r w:rsidRPr="00D71899">
        <w:rPr>
          <w:rFonts w:cs="Times New Roman"/>
          <w:color w:val="auto"/>
          <w:sz w:val="22"/>
          <w:szCs w:val="22"/>
        </w:rPr>
        <w:t xml:space="preserve">). Paterson and </w:t>
      </w:r>
      <w:proofErr w:type="spellStart"/>
      <w:r w:rsidRPr="00D71899">
        <w:rPr>
          <w:rFonts w:cs="Times New Roman"/>
          <w:color w:val="auto"/>
          <w:sz w:val="22"/>
          <w:szCs w:val="22"/>
        </w:rPr>
        <w:t>Zderad’s</w:t>
      </w:r>
      <w:proofErr w:type="spellEnd"/>
      <w:r w:rsidRPr="00D71899">
        <w:rPr>
          <w:rFonts w:cs="Times New Roman"/>
          <w:color w:val="auto"/>
          <w:sz w:val="22"/>
          <w:szCs w:val="22"/>
        </w:rPr>
        <w:t xml:space="preserve"> humanistic nursing approach views nursing as a lived dialogue between </w:t>
      </w:r>
      <w:r w:rsidR="00E30B96" w:rsidRPr="00D71899">
        <w:rPr>
          <w:rFonts w:cs="Times New Roman"/>
          <w:color w:val="auto"/>
          <w:sz w:val="22"/>
          <w:szCs w:val="22"/>
        </w:rPr>
        <w:t>patient</w:t>
      </w:r>
      <w:r w:rsidRPr="00D71899">
        <w:rPr>
          <w:rFonts w:cs="Times New Roman"/>
          <w:color w:val="auto"/>
          <w:sz w:val="22"/>
          <w:szCs w:val="22"/>
        </w:rPr>
        <w:t xml:space="preserve"> and nurse and places the phenomenological method of inquiry at the center of importance (</w:t>
      </w:r>
      <w:customXmlInsRangeStart w:id="5" w:author="AQ" w:date="2025-08-03T08:56:00Z"/>
      <w:sdt>
        <w:sdtPr>
          <w:rPr>
            <w:rFonts w:cs="Times New Roman"/>
            <w:color w:val="auto"/>
            <w:sz w:val="22"/>
            <w:szCs w:val="22"/>
          </w:rPr>
          <w:alias w:val="BibCitation"/>
          <w:tag w:val="BibRef68"/>
          <w:id w:val="1561213952"/>
          <w:placeholder>
            <w:docPart w:val="DefaultPlaceholder_1082065158"/>
          </w:placeholder>
        </w:sdtPr>
        <w:sdtEndPr/>
        <w:sdtContent>
          <w:customXmlInsRangeEnd w:id="5"/>
          <w:r w:rsidRPr="0099569C">
            <w:rPr>
              <w:rFonts w:cs="Times New Roman"/>
              <w:color w:val="auto"/>
              <w:sz w:val="22"/>
              <w:szCs w:val="22"/>
              <w:highlight w:val="green"/>
              <w:rPrChange w:id="6" w:author="AQ" w:date="2025-08-03T08:56:00Z">
                <w:rPr>
                  <w:rFonts w:cs="Times New Roman"/>
                  <w:color w:val="auto"/>
                  <w:sz w:val="22"/>
                  <w:szCs w:val="22"/>
                </w:rPr>
              </w:rPrChange>
            </w:rPr>
            <w:t xml:space="preserve">Paterson &amp; </w:t>
          </w:r>
          <w:proofErr w:type="spellStart"/>
          <w:r w:rsidRPr="0099569C">
            <w:rPr>
              <w:rFonts w:cs="Times New Roman"/>
              <w:color w:val="auto"/>
              <w:sz w:val="22"/>
              <w:szCs w:val="22"/>
              <w:highlight w:val="green"/>
              <w:rPrChange w:id="7" w:author="AQ" w:date="2025-08-03T08:56:00Z">
                <w:rPr>
                  <w:rFonts w:cs="Times New Roman"/>
                  <w:color w:val="auto"/>
                  <w:sz w:val="22"/>
                  <w:szCs w:val="22"/>
                </w:rPr>
              </w:rPrChange>
            </w:rPr>
            <w:t>Zderad</w:t>
          </w:r>
          <w:proofErr w:type="spellEnd"/>
          <w:r w:rsidRPr="0099569C">
            <w:rPr>
              <w:rFonts w:cs="Times New Roman"/>
              <w:color w:val="auto"/>
              <w:sz w:val="22"/>
              <w:szCs w:val="22"/>
              <w:highlight w:val="green"/>
              <w:rPrChange w:id="8" w:author="AQ" w:date="2025-08-03T08:56:00Z">
                <w:rPr>
                  <w:rFonts w:cs="Times New Roman"/>
                  <w:color w:val="auto"/>
                  <w:sz w:val="22"/>
                  <w:szCs w:val="22"/>
                </w:rPr>
              </w:rPrChange>
            </w:rPr>
            <w:t>, 1988</w:t>
          </w:r>
          <w:customXmlInsRangeStart w:id="9" w:author="AQ" w:date="2025-08-03T08:56:00Z"/>
        </w:sdtContent>
      </w:sdt>
      <w:customXmlInsRangeEnd w:id="9"/>
      <w:r w:rsidRPr="00D71899">
        <w:rPr>
          <w:rFonts w:cs="Times New Roman"/>
          <w:color w:val="auto"/>
          <w:sz w:val="22"/>
          <w:szCs w:val="22"/>
        </w:rPr>
        <w:t xml:space="preserve">). Watson’s Theory of Human Caring emphasizes a caring relationship with </w:t>
      </w:r>
      <w:proofErr w:type="gramStart"/>
      <w:r w:rsidR="00E30B96" w:rsidRPr="00D71899">
        <w:rPr>
          <w:rFonts w:cs="Times New Roman"/>
          <w:color w:val="auto"/>
          <w:sz w:val="22"/>
          <w:szCs w:val="22"/>
        </w:rPr>
        <w:t>patient</w:t>
      </w:r>
      <w:r w:rsidRPr="00D71899">
        <w:rPr>
          <w:rFonts w:cs="Times New Roman"/>
          <w:color w:val="auto"/>
          <w:sz w:val="22"/>
          <w:szCs w:val="22"/>
        </w:rPr>
        <w:t>s that includes</w:t>
      </w:r>
      <w:proofErr w:type="gramEnd"/>
      <w:r w:rsidRPr="00D71899">
        <w:rPr>
          <w:rFonts w:cs="Times New Roman"/>
          <w:color w:val="auto"/>
          <w:sz w:val="22"/>
          <w:szCs w:val="22"/>
        </w:rPr>
        <w:t xml:space="preserve"> Carl Rogers’s unconditional acceptance and positive regard as well as creating caring moments of healing (</w:t>
      </w:r>
      <w:customXmlInsRangeStart w:id="10" w:author="AQ" w:date="2025-08-03T08:58:00Z"/>
      <w:sdt>
        <w:sdtPr>
          <w:rPr>
            <w:rFonts w:cs="Times New Roman"/>
            <w:color w:val="auto"/>
            <w:sz w:val="22"/>
            <w:szCs w:val="22"/>
          </w:rPr>
          <w:alias w:val="BibCitation"/>
          <w:tag w:val="BibRef99"/>
          <w:id w:val="186956201"/>
          <w:placeholder>
            <w:docPart w:val="DefaultPlaceholder_1082065158"/>
          </w:placeholder>
        </w:sdtPr>
        <w:sdtEndPr/>
        <w:sdtContent>
          <w:customXmlInsRangeEnd w:id="10"/>
          <w:r w:rsidRPr="0099569C">
            <w:rPr>
              <w:rFonts w:cs="Times New Roman"/>
              <w:color w:val="auto"/>
              <w:sz w:val="22"/>
              <w:szCs w:val="22"/>
              <w:highlight w:val="green"/>
              <w:rPrChange w:id="11" w:author="AQ" w:date="2025-08-03T08:58:00Z">
                <w:rPr>
                  <w:rFonts w:cs="Times New Roman"/>
                  <w:color w:val="auto"/>
                  <w:sz w:val="22"/>
                  <w:szCs w:val="22"/>
                </w:rPr>
              </w:rPrChange>
            </w:rPr>
            <w:t>Watson, 2011</w:t>
          </w:r>
          <w:customXmlInsRangeStart w:id="12" w:author="AQ" w:date="2025-08-03T08:58:00Z"/>
        </w:sdtContent>
      </w:sdt>
      <w:customXmlInsRangeEnd w:id="12"/>
      <w:r w:rsidRPr="00D71899">
        <w:rPr>
          <w:rFonts w:cs="Times New Roman"/>
          <w:color w:val="auto"/>
          <w:sz w:val="22"/>
          <w:szCs w:val="22"/>
        </w:rPr>
        <w:t>).</w:t>
      </w:r>
    </w:p>
    <w:p w14:paraId="67910B0C" w14:textId="2F0686C6"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 xml:space="preserve">In advanced practice psychiatric nursing as well as in all mental health disciplines, the humanistic–existential concepts of empathic attunement and the therapeutic relationship are emphasized in psychotherapy courses. The major theoretical orientations of person-centered psychotherapy, Gestalt psychotherapy, and existential psychotherapy have stood the test of time and are commonly taught as the three foundational psychotherapies of the humanistic–existential approach. Other important humanistic–existential therapies include transactional analysis, focusing, actualizing therapy, and </w:t>
      </w:r>
      <w:proofErr w:type="spellStart"/>
      <w:r w:rsidRPr="00D71899">
        <w:rPr>
          <w:rFonts w:cs="Times New Roman"/>
          <w:color w:val="auto"/>
          <w:sz w:val="22"/>
          <w:szCs w:val="22"/>
        </w:rPr>
        <w:t>redecision</w:t>
      </w:r>
      <w:proofErr w:type="spellEnd"/>
      <w:r w:rsidRPr="00D71899">
        <w:rPr>
          <w:rFonts w:cs="Times New Roman"/>
          <w:color w:val="auto"/>
          <w:sz w:val="22"/>
          <w:szCs w:val="22"/>
        </w:rPr>
        <w:t xml:space="preserve"> therapy. More recently, EFT and motivational interviewing have received much attention. These two empirically validated therapies have placed the humanistic–existential school in a position of importance.</w:t>
      </w:r>
      <w:r w:rsidR="000775C3" w:rsidRPr="00D71899">
        <w:rPr>
          <w:rFonts w:cs="Times New Roman"/>
          <w:color w:val="auto"/>
          <w:sz w:val="22"/>
          <w:szCs w:val="22"/>
        </w:rPr>
        <w:t xml:space="preserve"> While EFT is covered in this chapter, motivational interviewing, an important humanistic–existential approach, is covered in Chapter</w:t>
      </w:r>
      <w:r w:rsidR="0078166A" w:rsidRPr="00D71899">
        <w:rPr>
          <w:rFonts w:cs="Times New Roman"/>
          <w:color w:val="auto"/>
          <w:sz w:val="22"/>
          <w:szCs w:val="22"/>
        </w:rPr>
        <w:t xml:space="preserve"> </w:t>
      </w:r>
      <w:r w:rsidR="000775C3" w:rsidRPr="00D71899">
        <w:rPr>
          <w:rFonts w:cs="Times New Roman"/>
          <w:color w:val="auto"/>
          <w:sz w:val="22"/>
          <w:szCs w:val="22"/>
        </w:rPr>
        <w:t>7.</w:t>
      </w:r>
    </w:p>
    <w:p w14:paraId="4261ABB8" w14:textId="4C640FF9" w:rsidR="00C927CB" w:rsidRPr="00895EF6" w:rsidRDefault="00895EF6" w:rsidP="00D71899">
      <w:pPr>
        <w:pStyle w:val="Head1"/>
        <w:spacing w:before="0" w:after="0" w:line="480" w:lineRule="auto"/>
        <w:rPr>
          <w:rFonts w:cs="Times New Roman"/>
          <w:color w:val="auto"/>
          <w:szCs w:val="22"/>
        </w:rPr>
      </w:pPr>
      <w:r w:rsidRPr="00895EF6">
        <w:rPr>
          <w:rFonts w:cs="Times New Roman"/>
          <w:color w:val="auto"/>
          <w:szCs w:val="22"/>
        </w:rPr>
        <w:t>&lt;H1&gt;</w:t>
      </w:r>
      <w:r w:rsidR="004F6791" w:rsidRPr="00895EF6">
        <w:rPr>
          <w:rFonts w:cs="Times New Roman"/>
          <w:color w:val="auto"/>
          <w:szCs w:val="22"/>
        </w:rPr>
        <w:t>HISTORICAL ROOTS</w:t>
      </w:r>
    </w:p>
    <w:p w14:paraId="38057BF3" w14:textId="73E7802A"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The historical roots of humanistic–existential psychotherapy extend back in time to the birth of the philosophies of humanism, existentialism, and phenomenology. Humanism, a reform movement of the 14th-century European renaissance, developed in response to medieval religious ideologies and focused on human values rather than the divine. Humanism’s dominant themes were happiness, spontaneity, creativity, actualization, holism, and the goodness of the human spirit (</w:t>
      </w:r>
      <w:proofErr w:type="spellStart"/>
      <w:customXmlInsRangeStart w:id="13" w:author="AQ" w:date="2025-08-03T08:56:00Z"/>
      <w:sdt>
        <w:sdtPr>
          <w:rPr>
            <w:rFonts w:cs="Times New Roman"/>
            <w:color w:val="auto"/>
            <w:sz w:val="22"/>
            <w:szCs w:val="22"/>
          </w:rPr>
          <w:alias w:val="BibCitation"/>
          <w:tag w:val="BibRef52"/>
          <w:id w:val="643394357"/>
          <w:placeholder>
            <w:docPart w:val="DefaultPlaceholder_1082065158"/>
          </w:placeholder>
        </w:sdtPr>
        <w:sdtEndPr/>
        <w:sdtContent>
          <w:customXmlInsRangeEnd w:id="13"/>
          <w:r w:rsidRPr="0099569C">
            <w:rPr>
              <w:rFonts w:cs="Times New Roman"/>
              <w:color w:val="auto"/>
              <w:sz w:val="22"/>
              <w:szCs w:val="22"/>
              <w:highlight w:val="green"/>
              <w:rPrChange w:id="14" w:author="AQ" w:date="2025-08-03T08:56:00Z">
                <w:rPr>
                  <w:rFonts w:cs="Times New Roman"/>
                  <w:color w:val="auto"/>
                  <w:sz w:val="22"/>
                  <w:szCs w:val="22"/>
                </w:rPr>
              </w:rPrChange>
            </w:rPr>
            <w:t>Kendler</w:t>
          </w:r>
          <w:proofErr w:type="spellEnd"/>
          <w:r w:rsidRPr="0099569C">
            <w:rPr>
              <w:rFonts w:cs="Times New Roman"/>
              <w:color w:val="auto"/>
              <w:sz w:val="22"/>
              <w:szCs w:val="22"/>
              <w:highlight w:val="green"/>
              <w:rPrChange w:id="15" w:author="AQ" w:date="2025-08-03T08:56:00Z">
                <w:rPr>
                  <w:rFonts w:cs="Times New Roman"/>
                  <w:color w:val="auto"/>
                  <w:sz w:val="22"/>
                  <w:szCs w:val="22"/>
                </w:rPr>
              </w:rPrChange>
            </w:rPr>
            <w:t>, 1986</w:t>
          </w:r>
          <w:customXmlInsRangeStart w:id="16" w:author="AQ" w:date="2025-08-03T08:56:00Z"/>
        </w:sdtContent>
      </w:sdt>
      <w:customXmlInsRangeEnd w:id="16"/>
      <w:r w:rsidRPr="00D71899">
        <w:rPr>
          <w:rFonts w:cs="Times New Roman"/>
          <w:color w:val="auto"/>
          <w:sz w:val="22"/>
          <w:szCs w:val="22"/>
        </w:rPr>
        <w:t>).</w:t>
      </w:r>
    </w:p>
    <w:p w14:paraId="4570E568" w14:textId="367374A6"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Existentialism emerged as a reaction to the dominant philosophy of rationalism and the objectivity of science during the mid-19th century. Beginning with the writings of Kierkegaard (1813–1855), existentialism focused on personal choice and commitment.</w:t>
      </w:r>
    </w:p>
    <w:p w14:paraId="5D7E1614" w14:textId="3C8B654B"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 xml:space="preserve">During the early 20th century, Edmund Husserl’s (1859–1938) phenomenological philosophy broke with the dominant science of positivism and focused on a person’s lived experience as the source of </w:t>
      </w:r>
      <w:r w:rsidRPr="00D71899">
        <w:rPr>
          <w:rFonts w:cs="Times New Roman"/>
          <w:color w:val="auto"/>
          <w:sz w:val="22"/>
          <w:szCs w:val="22"/>
        </w:rPr>
        <w:lastRenderedPageBreak/>
        <w:t>knowledge and truth (</w:t>
      </w:r>
      <w:customXmlInsRangeStart w:id="17" w:author="AQ" w:date="2025-08-03T08:56:00Z"/>
      <w:sdt>
        <w:sdtPr>
          <w:rPr>
            <w:rFonts w:cs="Times New Roman"/>
            <w:color w:val="auto"/>
            <w:sz w:val="22"/>
            <w:szCs w:val="22"/>
          </w:rPr>
          <w:alias w:val="BibCitation"/>
          <w:tag w:val="BibRef50"/>
          <w:id w:val="-1192750013"/>
          <w:placeholder>
            <w:docPart w:val="DefaultPlaceholder_1082065158"/>
          </w:placeholder>
        </w:sdtPr>
        <w:sdtEndPr/>
        <w:sdtContent>
          <w:customXmlInsRangeEnd w:id="17"/>
          <w:r w:rsidRPr="0099569C">
            <w:rPr>
              <w:rFonts w:cs="Times New Roman"/>
              <w:color w:val="auto"/>
              <w:sz w:val="22"/>
              <w:szCs w:val="22"/>
              <w:highlight w:val="green"/>
              <w:rPrChange w:id="18" w:author="AQ" w:date="2025-08-03T08:56:00Z">
                <w:rPr>
                  <w:rFonts w:cs="Times New Roman"/>
                  <w:color w:val="auto"/>
                  <w:sz w:val="22"/>
                  <w:szCs w:val="22"/>
                </w:rPr>
              </w:rPrChange>
            </w:rPr>
            <w:t>Husserl, 1925</w:t>
          </w:r>
          <w:customXmlInsRangeStart w:id="19" w:author="AQ" w:date="2025-08-03T08:56:00Z"/>
        </w:sdtContent>
      </w:sdt>
      <w:customXmlInsRangeEnd w:id="19"/>
      <w:r w:rsidRPr="00D71899">
        <w:rPr>
          <w:rFonts w:cs="Times New Roman"/>
          <w:color w:val="auto"/>
          <w:sz w:val="22"/>
          <w:szCs w:val="22"/>
        </w:rPr>
        <w:t xml:space="preserve">). Phenomenology is dedicated to the descriptive study of consciousness and subjective experience, completely free of preconceptions, interpretation, explanation, and evaluation. In the United States, the philosophies of humanism, existentialism, and phenomenology merged into the humanistic–existential movement soon after World War II. Although articles began to emerge in the late 1950s, scholars consider the birth of humanistic– existential philosophy to be in 1964, when a group of psychologists, including Carl Rogers, Abraham Maslow, Rollo May, Clark </w:t>
      </w:r>
      <w:proofErr w:type="spellStart"/>
      <w:r w:rsidRPr="00D71899">
        <w:rPr>
          <w:rFonts w:cs="Times New Roman"/>
          <w:color w:val="auto"/>
          <w:sz w:val="22"/>
          <w:szCs w:val="22"/>
        </w:rPr>
        <w:t>Moustakas</w:t>
      </w:r>
      <w:proofErr w:type="spellEnd"/>
      <w:r w:rsidRPr="00D71899">
        <w:rPr>
          <w:rFonts w:cs="Times New Roman"/>
          <w:color w:val="auto"/>
          <w:sz w:val="22"/>
          <w:szCs w:val="22"/>
        </w:rPr>
        <w:t xml:space="preserve">, Gordon </w:t>
      </w:r>
      <w:proofErr w:type="spellStart"/>
      <w:r w:rsidRPr="00D71899">
        <w:rPr>
          <w:rFonts w:cs="Times New Roman"/>
          <w:color w:val="auto"/>
          <w:sz w:val="22"/>
          <w:szCs w:val="22"/>
        </w:rPr>
        <w:t>Allport</w:t>
      </w:r>
      <w:proofErr w:type="spellEnd"/>
      <w:r w:rsidRPr="00D71899">
        <w:rPr>
          <w:rFonts w:cs="Times New Roman"/>
          <w:color w:val="auto"/>
          <w:sz w:val="22"/>
          <w:szCs w:val="22"/>
        </w:rPr>
        <w:t xml:space="preserve">, </w:t>
      </w:r>
      <w:r w:rsidR="00BE3224" w:rsidRPr="00D71899">
        <w:rPr>
          <w:rFonts w:cs="Times New Roman"/>
          <w:color w:val="auto"/>
          <w:sz w:val="22"/>
          <w:szCs w:val="22"/>
        </w:rPr>
        <w:t xml:space="preserve">and others, </w:t>
      </w:r>
      <w:r w:rsidRPr="00D71899">
        <w:rPr>
          <w:rFonts w:cs="Times New Roman"/>
          <w:color w:val="auto"/>
          <w:sz w:val="22"/>
          <w:szCs w:val="22"/>
        </w:rPr>
        <w:t xml:space="preserve">defined and described humanistic–existential psychology. Humanistic–existential psychology’s ideas and values became incorporated into and nourished the great social upheavals of the 1960s and 1970s including the feminist, civil rights, antiwar, and human potential movements. </w:t>
      </w:r>
      <w:r w:rsidR="00E7419F" w:rsidRPr="00D71899">
        <w:rPr>
          <w:rFonts w:cs="Times New Roman"/>
          <w:color w:val="auto"/>
          <w:sz w:val="22"/>
          <w:szCs w:val="22"/>
        </w:rPr>
        <w:t>Six</w:t>
      </w:r>
      <w:r w:rsidRPr="00D71899">
        <w:rPr>
          <w:rFonts w:cs="Times New Roman"/>
          <w:color w:val="auto"/>
          <w:sz w:val="22"/>
          <w:szCs w:val="22"/>
        </w:rPr>
        <w:t xml:space="preserve"> decades of substantial advances in theory, practice, and research have accumulated, supporting the effectiveness of humanistic–existential psychotherapy (</w:t>
      </w:r>
      <w:r w:rsidR="002037C4" w:rsidRPr="00AA173B">
        <w:rPr>
          <w:rStyle w:val="citebib"/>
        </w:rPr>
        <w:t>Cain</w:t>
      </w:r>
      <w:del w:id="20" w:author="AQ" w:date="2025-08-03T08:44:00Z">
        <w:r w:rsidR="002037C4" w:rsidRPr="00AA173B" w:rsidDel="00B35A6E">
          <w:rPr>
            <w:rStyle w:val="citebib"/>
          </w:rPr>
          <w:delText>, Keenan, &amp; Rubin,</w:delText>
        </w:r>
      </w:del>
      <w:ins w:id="21" w:author="AQ" w:date="2025-08-03T08:44:00Z">
        <w:r w:rsidR="00B35A6E" w:rsidRPr="00AA173B">
          <w:rPr>
            <w:rStyle w:val="citebib"/>
          </w:rPr>
          <w:t xml:space="preserve"> et al.</w:t>
        </w:r>
      </w:ins>
      <w:r w:rsidR="002037C4" w:rsidRPr="00AA173B">
        <w:rPr>
          <w:rStyle w:val="citebib"/>
        </w:rPr>
        <w:t xml:space="preserve"> 2015</w:t>
      </w:r>
      <w:r w:rsidRPr="00D71899">
        <w:rPr>
          <w:rFonts w:cs="Times New Roman"/>
          <w:color w:val="auto"/>
          <w:sz w:val="22"/>
          <w:szCs w:val="22"/>
        </w:rPr>
        <w:t xml:space="preserve">; </w:t>
      </w:r>
      <w:customXmlInsRangeStart w:id="22" w:author="AQ" w:date="2025-08-03T08:56:00Z"/>
      <w:sdt>
        <w:sdtPr>
          <w:rPr>
            <w:rFonts w:cs="Times New Roman"/>
            <w:color w:val="auto"/>
            <w:sz w:val="22"/>
            <w:szCs w:val="22"/>
          </w:rPr>
          <w:alias w:val="BibCitation"/>
          <w:tag w:val="BibRef27"/>
          <w:id w:val="893773467"/>
          <w:placeholder>
            <w:docPart w:val="DefaultPlaceholder_1082065158"/>
          </w:placeholder>
        </w:sdtPr>
        <w:sdtEndPr/>
        <w:sdtContent>
          <w:customXmlInsRangeEnd w:id="22"/>
          <w:r w:rsidRPr="0099569C">
            <w:rPr>
              <w:rFonts w:cs="Times New Roman"/>
              <w:color w:val="auto"/>
              <w:sz w:val="22"/>
              <w:szCs w:val="22"/>
              <w:highlight w:val="green"/>
              <w:rPrChange w:id="23" w:author="AQ" w:date="2025-08-03T08:56:00Z">
                <w:rPr>
                  <w:rFonts w:cs="Times New Roman"/>
                  <w:color w:val="auto"/>
                  <w:sz w:val="22"/>
                  <w:szCs w:val="22"/>
                </w:rPr>
              </w:rPrChange>
            </w:rPr>
            <w:t>Elliott, 2002</w:t>
          </w:r>
          <w:customXmlInsRangeStart w:id="24" w:author="AQ" w:date="2025-08-03T08:56:00Z"/>
        </w:sdtContent>
      </w:sdt>
      <w:customXmlInsRangeEnd w:id="24"/>
      <w:r w:rsidRPr="00D71899">
        <w:rPr>
          <w:rFonts w:cs="Times New Roman"/>
          <w:color w:val="auto"/>
          <w:sz w:val="22"/>
          <w:szCs w:val="22"/>
        </w:rPr>
        <w:t xml:space="preserve">; </w:t>
      </w:r>
      <w:customXmlInsRangeStart w:id="25" w:author="AQ" w:date="2025-08-03T08:56:00Z"/>
      <w:sdt>
        <w:sdtPr>
          <w:rPr>
            <w:rFonts w:cs="Times New Roman"/>
            <w:color w:val="auto"/>
            <w:sz w:val="22"/>
            <w:szCs w:val="22"/>
          </w:rPr>
          <w:alias w:val="BibCitation"/>
          <w:tag w:val="BibRef54"/>
          <w:id w:val="-1787648223"/>
          <w:placeholder>
            <w:docPart w:val="DefaultPlaceholder_1082065158"/>
          </w:placeholder>
        </w:sdtPr>
        <w:sdtEndPr/>
        <w:sdtContent>
          <w:customXmlInsRangeEnd w:id="25"/>
          <w:proofErr w:type="spellStart"/>
          <w:r w:rsidRPr="0099569C">
            <w:rPr>
              <w:rFonts w:cs="Times New Roman"/>
              <w:color w:val="auto"/>
              <w:sz w:val="22"/>
              <w:szCs w:val="22"/>
              <w:highlight w:val="green"/>
              <w:rPrChange w:id="26" w:author="AQ" w:date="2025-08-03T08:56:00Z">
                <w:rPr>
                  <w:rFonts w:cs="Times New Roman"/>
                  <w:color w:val="auto"/>
                  <w:sz w:val="22"/>
                  <w:szCs w:val="22"/>
                </w:rPr>
              </w:rPrChange>
            </w:rPr>
            <w:t>Kirschenbaum</w:t>
          </w:r>
          <w:proofErr w:type="spellEnd"/>
          <w:r w:rsidRPr="0099569C">
            <w:rPr>
              <w:rFonts w:cs="Times New Roman"/>
              <w:color w:val="auto"/>
              <w:sz w:val="22"/>
              <w:szCs w:val="22"/>
              <w:highlight w:val="green"/>
              <w:rPrChange w:id="27" w:author="AQ" w:date="2025-08-03T08:56:00Z">
                <w:rPr>
                  <w:rFonts w:cs="Times New Roman"/>
                  <w:color w:val="auto"/>
                  <w:sz w:val="22"/>
                  <w:szCs w:val="22"/>
                </w:rPr>
              </w:rPrChange>
            </w:rPr>
            <w:t xml:space="preserve"> &amp; </w:t>
          </w:r>
          <w:proofErr w:type="spellStart"/>
          <w:r w:rsidRPr="0099569C">
            <w:rPr>
              <w:rFonts w:cs="Times New Roman"/>
              <w:color w:val="auto"/>
              <w:sz w:val="22"/>
              <w:szCs w:val="22"/>
              <w:highlight w:val="green"/>
              <w:rPrChange w:id="28" w:author="AQ" w:date="2025-08-03T08:56:00Z">
                <w:rPr>
                  <w:rFonts w:cs="Times New Roman"/>
                  <w:color w:val="auto"/>
                  <w:sz w:val="22"/>
                  <w:szCs w:val="22"/>
                </w:rPr>
              </w:rPrChange>
            </w:rPr>
            <w:t>Jourdan</w:t>
          </w:r>
          <w:proofErr w:type="spellEnd"/>
          <w:r w:rsidRPr="0099569C">
            <w:rPr>
              <w:rFonts w:cs="Times New Roman"/>
              <w:color w:val="auto"/>
              <w:sz w:val="22"/>
              <w:szCs w:val="22"/>
              <w:highlight w:val="green"/>
              <w:rPrChange w:id="29" w:author="AQ" w:date="2025-08-03T08:56:00Z">
                <w:rPr>
                  <w:rFonts w:cs="Times New Roman"/>
                  <w:color w:val="auto"/>
                  <w:sz w:val="22"/>
                  <w:szCs w:val="22"/>
                </w:rPr>
              </w:rPrChange>
            </w:rPr>
            <w:t>, 2005</w:t>
          </w:r>
          <w:customXmlInsRangeStart w:id="30" w:author="AQ" w:date="2025-08-03T08:56:00Z"/>
        </w:sdtContent>
      </w:sdt>
      <w:customXmlInsRangeEnd w:id="30"/>
      <w:r w:rsidRPr="00D71899">
        <w:rPr>
          <w:rFonts w:cs="Times New Roman"/>
          <w:color w:val="auto"/>
          <w:sz w:val="22"/>
          <w:szCs w:val="22"/>
        </w:rPr>
        <w:t>).</w:t>
      </w:r>
    </w:p>
    <w:p w14:paraId="4921E7AA" w14:textId="71D6F623" w:rsidR="00C927CB" w:rsidRPr="00895EF6" w:rsidRDefault="00895EF6" w:rsidP="00D71899">
      <w:pPr>
        <w:pStyle w:val="Head1"/>
        <w:spacing w:before="0" w:after="0" w:line="480" w:lineRule="auto"/>
        <w:rPr>
          <w:rFonts w:cs="Times New Roman"/>
          <w:color w:val="auto"/>
          <w:szCs w:val="22"/>
        </w:rPr>
      </w:pPr>
      <w:r w:rsidRPr="00895EF6">
        <w:rPr>
          <w:rFonts w:cs="Times New Roman"/>
          <w:color w:val="auto"/>
          <w:szCs w:val="22"/>
        </w:rPr>
        <w:t>&lt;H1&gt;</w:t>
      </w:r>
      <w:r w:rsidR="004F6791" w:rsidRPr="00895EF6">
        <w:rPr>
          <w:rFonts w:cs="Times New Roman"/>
          <w:color w:val="auto"/>
          <w:szCs w:val="22"/>
        </w:rPr>
        <w:t>HUMANISTIC–EXISTENTIAL PSYCHOTHERAPY</w:t>
      </w:r>
    </w:p>
    <w:p w14:paraId="1C05C3F1" w14:textId="43CBC7BE"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The humanistic–existential psychotherapy approach includes a diverse group of psychotherapies. </w:t>
      </w:r>
      <w:proofErr w:type="gramStart"/>
      <w:r w:rsidRPr="00D71899">
        <w:rPr>
          <w:rFonts w:cs="Times New Roman"/>
          <w:color w:val="auto"/>
          <w:sz w:val="22"/>
          <w:szCs w:val="22"/>
        </w:rPr>
        <w:t>Each share philosophical assumptions that rest on the philosophies of humanism, existentialism, and phenomenology.</w:t>
      </w:r>
      <w:proofErr w:type="gramEnd"/>
      <w:r w:rsidR="002A1C67" w:rsidRPr="00D71899">
        <w:rPr>
          <w:rFonts w:cs="Times New Roman"/>
          <w:color w:val="auto"/>
          <w:sz w:val="22"/>
          <w:szCs w:val="22"/>
        </w:rPr>
        <w:t xml:space="preserve"> </w:t>
      </w:r>
      <w:r w:rsidRPr="00D71899">
        <w:rPr>
          <w:rFonts w:cs="Times New Roman"/>
          <w:color w:val="auto"/>
          <w:sz w:val="22"/>
          <w:szCs w:val="22"/>
        </w:rPr>
        <w:t xml:space="preserve">Seven distinctive characteristics of humanistic–existential psychotherapy distinguish it from the characteristics of other approaches. A list of these characteristics can be found in </w:t>
      </w:r>
      <w:r w:rsidRPr="00895EF6">
        <w:rPr>
          <w:rFonts w:cs="Times New Roman"/>
          <w:b/>
          <w:bCs/>
          <w:color w:val="auto"/>
          <w:sz w:val="22"/>
          <w:szCs w:val="22"/>
        </w:rPr>
        <w:t xml:space="preserve">Box </w:t>
      </w:r>
      <w:r w:rsidR="00895EF6" w:rsidRPr="00895EF6">
        <w:rPr>
          <w:rFonts w:cs="Times New Roman"/>
          <w:b/>
          <w:bCs/>
          <w:color w:val="auto"/>
          <w:sz w:val="22"/>
          <w:szCs w:val="22"/>
        </w:rPr>
        <w:t>8</w:t>
      </w:r>
      <w:r w:rsidRPr="00895EF6">
        <w:rPr>
          <w:rFonts w:cs="Times New Roman"/>
          <w:b/>
          <w:bCs/>
          <w:color w:val="auto"/>
          <w:sz w:val="22"/>
          <w:szCs w:val="22"/>
        </w:rPr>
        <w:t xml:space="preserve">.1 </w:t>
      </w:r>
      <w:r w:rsidRPr="00D71899">
        <w:rPr>
          <w:rFonts w:cs="Times New Roman"/>
          <w:color w:val="auto"/>
          <w:sz w:val="22"/>
          <w:szCs w:val="22"/>
        </w:rPr>
        <w:t>and are described in more detail here.</w:t>
      </w:r>
    </w:p>
    <w:p w14:paraId="763E239B" w14:textId="6AA5EF51" w:rsidR="00C927CB" w:rsidRPr="003E5B4A" w:rsidRDefault="00470818" w:rsidP="003E5B4A">
      <w:pPr>
        <w:pStyle w:val="Head2"/>
      </w:pPr>
      <w:r>
        <w:rPr>
          <w:rFonts w:cs="Times New Roman"/>
          <w:color w:val="auto"/>
          <w:spacing w:val="0"/>
        </w:rPr>
        <w:t>&lt;H2&gt;</w:t>
      </w:r>
      <w:r w:rsidRPr="00D71899">
        <w:rPr>
          <w:rFonts w:cs="Times New Roman"/>
          <w:color w:val="auto"/>
          <w:spacing w:val="0"/>
        </w:rPr>
        <w:t>COMMITMENT TO THE PHENOMENOLOGICAL PERSPECTIVE</w:t>
      </w:r>
    </w:p>
    <w:p w14:paraId="48E8F089" w14:textId="15D0CA86"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A phenomenological perspective strives to understand the subjective experience of the </w:t>
      </w:r>
      <w:r w:rsidR="00E30B96" w:rsidRPr="00D71899">
        <w:rPr>
          <w:rFonts w:cs="Times New Roman"/>
          <w:color w:val="auto"/>
          <w:sz w:val="22"/>
          <w:szCs w:val="22"/>
        </w:rPr>
        <w:t>patient</w:t>
      </w:r>
      <w:r w:rsidRPr="00D71899">
        <w:rPr>
          <w:rFonts w:cs="Times New Roman"/>
          <w:color w:val="auto"/>
          <w:sz w:val="22"/>
          <w:szCs w:val="22"/>
        </w:rPr>
        <w:t xml:space="preserve"> in the context of his or her unique experience. The therapist brackets (sets aside) all presuppositions and preconceptions that interfere with the ability to attend to the immediate experience and enters into the </w:t>
      </w:r>
      <w:r w:rsidR="00E30B96" w:rsidRPr="00D71899">
        <w:rPr>
          <w:rFonts w:cs="Times New Roman"/>
          <w:color w:val="auto"/>
          <w:sz w:val="22"/>
          <w:szCs w:val="22"/>
        </w:rPr>
        <w:t>patient</w:t>
      </w:r>
      <w:r w:rsidRPr="00D71899">
        <w:rPr>
          <w:rFonts w:cs="Times New Roman"/>
          <w:color w:val="auto"/>
          <w:sz w:val="22"/>
          <w:szCs w:val="22"/>
        </w:rPr>
        <w:t xml:space="preserve">’s frame of reference without prejudgment about what content is real or false or which is significant or trivial. The </w:t>
      </w:r>
      <w:r w:rsidR="00E30B96" w:rsidRPr="00D71899">
        <w:rPr>
          <w:rFonts w:cs="Times New Roman"/>
          <w:color w:val="auto"/>
          <w:sz w:val="22"/>
          <w:szCs w:val="22"/>
        </w:rPr>
        <w:t>patient</w:t>
      </w:r>
      <w:r w:rsidRPr="00D71899">
        <w:rPr>
          <w:rFonts w:cs="Times New Roman"/>
          <w:color w:val="auto"/>
          <w:sz w:val="22"/>
          <w:szCs w:val="22"/>
        </w:rPr>
        <w:t>, rather than the therapist, generates explanations and interpretations (</w:t>
      </w:r>
      <w:customXmlInsRangeStart w:id="31" w:author="AQ" w:date="2025-08-03T08:57:00Z"/>
      <w:sdt>
        <w:sdtPr>
          <w:rPr>
            <w:rFonts w:cs="Times New Roman"/>
            <w:color w:val="auto"/>
            <w:sz w:val="22"/>
            <w:szCs w:val="22"/>
          </w:rPr>
          <w:alias w:val="BibCitation"/>
          <w:tag w:val="BibRef81"/>
          <w:id w:val="200058828"/>
          <w:placeholder>
            <w:docPart w:val="DefaultPlaceholder_1082065158"/>
          </w:placeholder>
        </w:sdtPr>
        <w:sdtEndPr/>
        <w:sdtContent>
          <w:customXmlInsRangeEnd w:id="31"/>
          <w:r w:rsidRPr="0099569C">
            <w:rPr>
              <w:rFonts w:cs="Times New Roman"/>
              <w:color w:val="auto"/>
              <w:sz w:val="22"/>
              <w:szCs w:val="22"/>
              <w:highlight w:val="green"/>
              <w:rPrChange w:id="32" w:author="AQ" w:date="2025-08-03T08:57:00Z">
                <w:rPr>
                  <w:rFonts w:cs="Times New Roman"/>
                  <w:color w:val="auto"/>
                  <w:sz w:val="22"/>
                  <w:szCs w:val="22"/>
                </w:rPr>
              </w:rPrChange>
            </w:rPr>
            <w:t>Rogers, 1980</w:t>
          </w:r>
          <w:customXmlInsRangeStart w:id="33" w:author="AQ" w:date="2025-08-03T08:57:00Z"/>
        </w:sdtContent>
      </w:sdt>
      <w:customXmlInsRangeEnd w:id="33"/>
      <w:r w:rsidRPr="00D71899">
        <w:rPr>
          <w:rFonts w:cs="Times New Roman"/>
          <w:color w:val="auto"/>
          <w:sz w:val="22"/>
          <w:szCs w:val="22"/>
        </w:rPr>
        <w:t xml:space="preserve">). Commitment to the phenomenological approach is grounded in the belief that </w:t>
      </w:r>
      <w:r w:rsidR="00E30B96" w:rsidRPr="00D71899">
        <w:rPr>
          <w:rFonts w:cs="Times New Roman"/>
          <w:color w:val="auto"/>
          <w:sz w:val="22"/>
          <w:szCs w:val="22"/>
        </w:rPr>
        <w:t>patient</w:t>
      </w:r>
      <w:r w:rsidRPr="00D71899">
        <w:rPr>
          <w:rFonts w:cs="Times New Roman"/>
          <w:color w:val="auto"/>
          <w:sz w:val="22"/>
          <w:szCs w:val="22"/>
        </w:rPr>
        <w:t xml:space="preserve">s are uniquely capable </w:t>
      </w:r>
      <w:r w:rsidRPr="00D71899">
        <w:rPr>
          <w:rFonts w:cs="Times New Roman"/>
          <w:color w:val="auto"/>
          <w:sz w:val="22"/>
          <w:szCs w:val="22"/>
        </w:rPr>
        <w:lastRenderedPageBreak/>
        <w:t>of reflective consciousness and this capacity leads to self-determination and self-actualization (</w:t>
      </w:r>
      <w:customXmlInsRangeStart w:id="34" w:author="AQ" w:date="2025-08-03T08:56:00Z"/>
      <w:sdt>
        <w:sdtPr>
          <w:rPr>
            <w:rFonts w:cs="Times New Roman"/>
            <w:color w:val="auto"/>
            <w:sz w:val="22"/>
            <w:szCs w:val="22"/>
          </w:rPr>
          <w:alias w:val="BibCitation"/>
          <w:tag w:val="BibRef47"/>
          <w:id w:val="640310473"/>
          <w:placeholder>
            <w:docPart w:val="DefaultPlaceholder_1082065158"/>
          </w:placeholder>
        </w:sdtPr>
        <w:sdtEndPr/>
        <w:sdtContent>
          <w:customXmlInsRangeEnd w:id="34"/>
          <w:r w:rsidRPr="0099569C">
            <w:rPr>
              <w:rFonts w:cs="Times New Roman"/>
              <w:color w:val="auto"/>
              <w:sz w:val="22"/>
              <w:szCs w:val="22"/>
              <w:highlight w:val="green"/>
              <w:rPrChange w:id="35" w:author="AQ" w:date="2025-08-03T08:56:00Z">
                <w:rPr>
                  <w:rFonts w:cs="Times New Roman"/>
                  <w:color w:val="auto"/>
                  <w:sz w:val="22"/>
                  <w:szCs w:val="22"/>
                </w:rPr>
              </w:rPrChange>
            </w:rPr>
            <w:t>Greenberg &amp; Rice, 1997</w:t>
          </w:r>
          <w:customXmlInsRangeStart w:id="36" w:author="AQ" w:date="2025-08-03T08:56:00Z"/>
        </w:sdtContent>
      </w:sdt>
      <w:customXmlInsRangeEnd w:id="36"/>
      <w:r w:rsidRPr="00D71899">
        <w:rPr>
          <w:rFonts w:cs="Times New Roman"/>
          <w:color w:val="auto"/>
          <w:sz w:val="22"/>
          <w:szCs w:val="22"/>
        </w:rPr>
        <w:t xml:space="preserve">). In most psychotherapeutic approaches, the therapist conceptualizes the </w:t>
      </w:r>
      <w:r w:rsidR="00E30B96" w:rsidRPr="00D71899">
        <w:rPr>
          <w:rFonts w:cs="Times New Roman"/>
          <w:color w:val="auto"/>
          <w:sz w:val="22"/>
          <w:szCs w:val="22"/>
        </w:rPr>
        <w:t>patient</w:t>
      </w:r>
      <w:r w:rsidRPr="00D71899">
        <w:rPr>
          <w:rFonts w:cs="Times New Roman"/>
          <w:color w:val="auto"/>
          <w:sz w:val="22"/>
          <w:szCs w:val="22"/>
        </w:rPr>
        <w:t xml:space="preserve">’s narrative using preconceptions removed from the direct, unfiltered experience of the </w:t>
      </w:r>
      <w:r w:rsidR="00E30B96" w:rsidRPr="00D71899">
        <w:rPr>
          <w:rFonts w:cs="Times New Roman"/>
          <w:color w:val="auto"/>
          <w:sz w:val="22"/>
          <w:szCs w:val="22"/>
        </w:rPr>
        <w:t>patient</w:t>
      </w:r>
      <w:r w:rsidRPr="00D71899">
        <w:rPr>
          <w:rFonts w:cs="Times New Roman"/>
          <w:color w:val="auto"/>
          <w:sz w:val="22"/>
          <w:szCs w:val="22"/>
        </w:rPr>
        <w:t xml:space="preserve">. In a phenomenological perspective, the </w:t>
      </w:r>
      <w:r w:rsidR="00E30B96" w:rsidRPr="00D71899">
        <w:rPr>
          <w:rFonts w:cs="Times New Roman"/>
          <w:color w:val="auto"/>
          <w:sz w:val="22"/>
          <w:szCs w:val="22"/>
        </w:rPr>
        <w:t>patient</w:t>
      </w:r>
      <w:r w:rsidRPr="00D71899">
        <w:rPr>
          <w:rFonts w:cs="Times New Roman"/>
          <w:color w:val="auto"/>
          <w:sz w:val="22"/>
          <w:szCs w:val="22"/>
        </w:rPr>
        <w:t xml:space="preserve">’s lived experience is paramount. For example, a victim of a traumatic assault may experience fear years after the event, even when no apparent threat exists. What does this fear mean? Where does it come from? How is it experienced from the </w:t>
      </w:r>
      <w:r w:rsidR="00E30B96" w:rsidRPr="00D71899">
        <w:rPr>
          <w:rFonts w:cs="Times New Roman"/>
          <w:color w:val="auto"/>
          <w:sz w:val="22"/>
          <w:szCs w:val="22"/>
        </w:rPr>
        <w:t>patient</w:t>
      </w:r>
      <w:r w:rsidRPr="00D71899">
        <w:rPr>
          <w:rFonts w:cs="Times New Roman"/>
          <w:color w:val="auto"/>
          <w:sz w:val="22"/>
          <w:szCs w:val="22"/>
        </w:rPr>
        <w:t xml:space="preserve">’s perspective? The answers bring the therapist closer to the phenomenon that is lived by the </w:t>
      </w:r>
      <w:r w:rsidR="00E30B96" w:rsidRPr="00D71899">
        <w:rPr>
          <w:rFonts w:cs="Times New Roman"/>
          <w:color w:val="auto"/>
          <w:sz w:val="22"/>
          <w:szCs w:val="22"/>
        </w:rPr>
        <w:t>patient</w:t>
      </w:r>
      <w:r w:rsidRPr="00D71899">
        <w:rPr>
          <w:rFonts w:cs="Times New Roman"/>
          <w:color w:val="auto"/>
          <w:sz w:val="22"/>
          <w:szCs w:val="22"/>
        </w:rPr>
        <w:t>.</w:t>
      </w:r>
    </w:p>
    <w:p w14:paraId="2B60A218" w14:textId="2B8D480A" w:rsidR="00C927CB" w:rsidRPr="00D71899" w:rsidRDefault="00470818" w:rsidP="003E5B4A">
      <w:pPr>
        <w:pStyle w:val="Head2"/>
        <w:rPr>
          <w:rFonts w:cs="Times New Roman"/>
          <w:color w:val="auto"/>
          <w:spacing w:val="0"/>
        </w:rPr>
      </w:pPr>
      <w:r>
        <w:rPr>
          <w:rFonts w:cs="Times New Roman"/>
          <w:color w:val="auto"/>
          <w:spacing w:val="0"/>
        </w:rPr>
        <w:t>&lt;H2&gt;</w:t>
      </w:r>
      <w:r w:rsidRPr="00D71899">
        <w:rPr>
          <w:rFonts w:cs="Times New Roman"/>
          <w:color w:val="auto"/>
          <w:spacing w:val="0"/>
        </w:rPr>
        <w:t>CENTRALITY OF THE THERAPEUTIC RELATIONSHIP</w:t>
      </w:r>
    </w:p>
    <w:p w14:paraId="353742E5" w14:textId="060E3F6F"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The therapist–</w:t>
      </w:r>
      <w:r w:rsidR="00E30B96" w:rsidRPr="00D71899">
        <w:rPr>
          <w:rFonts w:cs="Times New Roman"/>
          <w:color w:val="auto"/>
          <w:sz w:val="22"/>
          <w:szCs w:val="22"/>
        </w:rPr>
        <w:t>patient</w:t>
      </w:r>
      <w:r w:rsidRPr="00D71899">
        <w:rPr>
          <w:rFonts w:cs="Times New Roman"/>
          <w:color w:val="auto"/>
          <w:sz w:val="22"/>
          <w:szCs w:val="22"/>
        </w:rPr>
        <w:t xml:space="preserve"> relationship is the primary source for constructive change in the humanistic–existential approach. The relationship, described by Martin Buber as a genuine “I–Thou” encounter, stresses a collaborative, authentic, dialogic encounter (</w:t>
      </w:r>
      <w:customXmlInsRangeStart w:id="37" w:author="AQ" w:date="2025-08-03T08:55:00Z"/>
      <w:sdt>
        <w:sdtPr>
          <w:rPr>
            <w:rFonts w:cs="Times New Roman"/>
            <w:color w:val="auto"/>
            <w:sz w:val="22"/>
            <w:szCs w:val="22"/>
          </w:rPr>
          <w:alias w:val="BibCitation"/>
          <w:tag w:val="BibRef8"/>
          <w:id w:val="-1355957646"/>
          <w:placeholder>
            <w:docPart w:val="DefaultPlaceholder_1082065158"/>
          </w:placeholder>
        </w:sdtPr>
        <w:sdtEndPr/>
        <w:sdtContent>
          <w:customXmlInsRangeEnd w:id="37"/>
          <w:r w:rsidRPr="0099569C">
            <w:rPr>
              <w:rFonts w:cs="Times New Roman"/>
              <w:color w:val="auto"/>
              <w:sz w:val="22"/>
              <w:szCs w:val="22"/>
              <w:highlight w:val="green"/>
              <w:rPrChange w:id="38" w:author="AQ" w:date="2025-08-03T08:55:00Z">
                <w:rPr>
                  <w:rFonts w:cs="Times New Roman"/>
                  <w:color w:val="auto"/>
                  <w:sz w:val="22"/>
                  <w:szCs w:val="22"/>
                </w:rPr>
              </w:rPrChange>
            </w:rPr>
            <w:t>Buber, 1937</w:t>
          </w:r>
          <w:customXmlInsRangeStart w:id="39" w:author="AQ" w:date="2025-08-03T08:55:00Z"/>
        </w:sdtContent>
      </w:sdt>
      <w:customXmlInsRangeEnd w:id="39"/>
      <w:r w:rsidRPr="00D71899">
        <w:rPr>
          <w:rFonts w:cs="Times New Roman"/>
          <w:color w:val="auto"/>
          <w:sz w:val="22"/>
          <w:szCs w:val="22"/>
        </w:rPr>
        <w:t xml:space="preserve">). The therapist focuses on empathic understanding of the </w:t>
      </w:r>
      <w:r w:rsidR="00E30B96" w:rsidRPr="00D71899">
        <w:rPr>
          <w:rFonts w:cs="Times New Roman"/>
          <w:color w:val="auto"/>
          <w:sz w:val="22"/>
          <w:szCs w:val="22"/>
        </w:rPr>
        <w:t>patient</w:t>
      </w:r>
      <w:r w:rsidRPr="00D71899">
        <w:rPr>
          <w:rFonts w:cs="Times New Roman"/>
          <w:color w:val="auto"/>
          <w:sz w:val="22"/>
          <w:szCs w:val="22"/>
        </w:rPr>
        <w:t xml:space="preserve"> and trusts that the </w:t>
      </w:r>
      <w:r w:rsidR="00E30B96" w:rsidRPr="00D71899">
        <w:rPr>
          <w:rFonts w:cs="Times New Roman"/>
          <w:color w:val="auto"/>
          <w:sz w:val="22"/>
          <w:szCs w:val="22"/>
        </w:rPr>
        <w:t>patient</w:t>
      </w:r>
      <w:r w:rsidRPr="00D71899">
        <w:rPr>
          <w:rFonts w:cs="Times New Roman"/>
          <w:color w:val="auto"/>
          <w:sz w:val="22"/>
          <w:szCs w:val="22"/>
        </w:rPr>
        <w:t xml:space="preserve"> has the capacity to make choices and strive toward meaningful life goals. The humanistic–existential literature has been foremost in publishing research on the centrality of the therapeutic relationship. In fact, Carl </w:t>
      </w:r>
      <w:r w:rsidRPr="00FD25A6">
        <w:rPr>
          <w:rStyle w:val="citebib"/>
        </w:rPr>
        <w:t>Rogers (1957)</w:t>
      </w:r>
      <w:r w:rsidRPr="00D71899">
        <w:rPr>
          <w:rFonts w:cs="Times New Roman"/>
          <w:color w:val="auto"/>
          <w:sz w:val="22"/>
          <w:szCs w:val="22"/>
        </w:rPr>
        <w:t xml:space="preserve"> was the first to empirically discover that the therapist’s characteristics of empathy, genuineness, and unconditional positive regard, along with the </w:t>
      </w:r>
      <w:r w:rsidR="00E30B96" w:rsidRPr="00D71899">
        <w:rPr>
          <w:rFonts w:cs="Times New Roman"/>
          <w:color w:val="auto"/>
          <w:sz w:val="22"/>
          <w:szCs w:val="22"/>
        </w:rPr>
        <w:t>patient</w:t>
      </w:r>
      <w:r w:rsidRPr="00D71899">
        <w:rPr>
          <w:rFonts w:cs="Times New Roman"/>
          <w:color w:val="auto"/>
          <w:sz w:val="22"/>
          <w:szCs w:val="22"/>
        </w:rPr>
        <w:t>’s ability to perceive these characteristics, are the necessary elements for therapeutic change. Contemporary research has consistently shown that the therapeutic relationship is the common factor responsible for positive therapy outcomes and that therapists who are empathic, caring, and congruent are more effective (</w:t>
      </w:r>
      <w:r w:rsidRPr="002F38A4">
        <w:rPr>
          <w:rStyle w:val="citebib"/>
        </w:rPr>
        <w:t>Duncan</w:t>
      </w:r>
      <w:del w:id="40" w:author="AQ" w:date="2025-08-03T08:47:00Z">
        <w:r w:rsidRPr="002F38A4" w:rsidDel="00B35A6E">
          <w:rPr>
            <w:rStyle w:val="citebib"/>
          </w:rPr>
          <w:delText>, Miller, Wampold, &amp; Hubble,</w:delText>
        </w:r>
      </w:del>
      <w:ins w:id="41" w:author="AQ" w:date="2025-08-03T08:47:00Z">
        <w:r w:rsidR="00B35A6E" w:rsidRPr="002F38A4">
          <w:rPr>
            <w:rStyle w:val="citebib"/>
          </w:rPr>
          <w:t xml:space="preserve"> et al.</w:t>
        </w:r>
      </w:ins>
      <w:r w:rsidRPr="002F38A4">
        <w:rPr>
          <w:rStyle w:val="citebib"/>
        </w:rPr>
        <w:t xml:space="preserve"> 2010</w:t>
      </w:r>
      <w:r w:rsidRPr="00D71899">
        <w:rPr>
          <w:rFonts w:cs="Times New Roman"/>
          <w:color w:val="auto"/>
          <w:sz w:val="22"/>
          <w:szCs w:val="22"/>
        </w:rPr>
        <w:t xml:space="preserve">; </w:t>
      </w:r>
      <w:customXmlInsRangeStart w:id="42" w:author="AQ" w:date="2025-08-03T08:58:00Z"/>
      <w:sdt>
        <w:sdtPr>
          <w:rPr>
            <w:rFonts w:cs="Times New Roman"/>
            <w:color w:val="auto"/>
            <w:sz w:val="22"/>
            <w:szCs w:val="22"/>
          </w:rPr>
          <w:alias w:val="BibCitation"/>
          <w:tag w:val="BibRef98"/>
          <w:id w:val="-683200419"/>
          <w:placeholder>
            <w:docPart w:val="DefaultPlaceholder_1082065158"/>
          </w:placeholder>
        </w:sdtPr>
        <w:sdtEndPr/>
        <w:sdtContent>
          <w:customXmlInsRangeEnd w:id="42"/>
          <w:proofErr w:type="spellStart"/>
          <w:r w:rsidRPr="0099569C">
            <w:rPr>
              <w:rFonts w:cs="Times New Roman"/>
              <w:color w:val="auto"/>
              <w:sz w:val="22"/>
              <w:szCs w:val="22"/>
              <w:highlight w:val="green"/>
              <w:rPrChange w:id="43" w:author="AQ" w:date="2025-08-03T08:58:00Z">
                <w:rPr>
                  <w:rFonts w:cs="Times New Roman"/>
                  <w:color w:val="auto"/>
                  <w:sz w:val="22"/>
                  <w:szCs w:val="22"/>
                </w:rPr>
              </w:rPrChange>
            </w:rPr>
            <w:t>Wampold</w:t>
          </w:r>
          <w:proofErr w:type="spellEnd"/>
          <w:r w:rsidRPr="0099569C">
            <w:rPr>
              <w:rFonts w:cs="Times New Roman"/>
              <w:color w:val="auto"/>
              <w:sz w:val="22"/>
              <w:szCs w:val="22"/>
              <w:highlight w:val="green"/>
              <w:rPrChange w:id="44" w:author="AQ" w:date="2025-08-03T08:58:00Z">
                <w:rPr>
                  <w:rFonts w:cs="Times New Roman"/>
                  <w:color w:val="auto"/>
                  <w:sz w:val="22"/>
                  <w:szCs w:val="22"/>
                </w:rPr>
              </w:rPrChange>
            </w:rPr>
            <w:t>, 2001</w:t>
          </w:r>
          <w:customXmlInsRangeStart w:id="45" w:author="AQ" w:date="2025-08-03T08:58:00Z"/>
        </w:sdtContent>
      </w:sdt>
      <w:customXmlInsRangeEnd w:id="45"/>
      <w:r w:rsidRPr="00D71899">
        <w:rPr>
          <w:rFonts w:cs="Times New Roman"/>
          <w:color w:val="auto"/>
          <w:sz w:val="22"/>
          <w:szCs w:val="22"/>
        </w:rPr>
        <w:t>).</w:t>
      </w:r>
    </w:p>
    <w:p w14:paraId="240E0C4E" w14:textId="343E9F40" w:rsidR="00C927CB" w:rsidRPr="00D71899" w:rsidRDefault="00E23DBF" w:rsidP="003E5B4A">
      <w:pPr>
        <w:pStyle w:val="Head2"/>
        <w:rPr>
          <w:rFonts w:cs="Times New Roman"/>
          <w:color w:val="auto"/>
          <w:spacing w:val="0"/>
        </w:rPr>
      </w:pPr>
      <w:r>
        <w:rPr>
          <w:rFonts w:cs="Times New Roman"/>
          <w:color w:val="auto"/>
          <w:spacing w:val="0"/>
        </w:rPr>
        <w:t>&lt;H2&gt;</w:t>
      </w:r>
      <w:r w:rsidRPr="00D71899">
        <w:rPr>
          <w:rFonts w:cs="Times New Roman"/>
          <w:color w:val="auto"/>
          <w:spacing w:val="0"/>
        </w:rPr>
        <w:t>BELIEF IN HOLISM</w:t>
      </w:r>
    </w:p>
    <w:p w14:paraId="49FAE041" w14:textId="4DF4692B"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The etymological roots of the word </w:t>
      </w:r>
      <w:r w:rsidRPr="00D71899">
        <w:rPr>
          <w:rStyle w:val="italic"/>
          <w:rFonts w:cs="Times New Roman"/>
          <w:color w:val="auto"/>
          <w:sz w:val="22"/>
          <w:szCs w:val="22"/>
        </w:rPr>
        <w:t>holism</w:t>
      </w:r>
      <w:r w:rsidRPr="00D71899">
        <w:rPr>
          <w:rFonts w:cs="Times New Roman"/>
          <w:color w:val="auto"/>
          <w:sz w:val="22"/>
          <w:szCs w:val="22"/>
        </w:rPr>
        <w:t xml:space="preserve"> stem from the Greek word </w:t>
      </w:r>
      <w:proofErr w:type="spellStart"/>
      <w:r w:rsidRPr="00D71899">
        <w:rPr>
          <w:rStyle w:val="italic"/>
          <w:rFonts w:cs="Times New Roman"/>
          <w:color w:val="auto"/>
          <w:sz w:val="22"/>
          <w:szCs w:val="22"/>
        </w:rPr>
        <w:t>holos</w:t>
      </w:r>
      <w:proofErr w:type="spellEnd"/>
      <w:r w:rsidRPr="00D71899">
        <w:rPr>
          <w:rStyle w:val="italic"/>
          <w:rFonts w:cs="Times New Roman"/>
          <w:color w:val="auto"/>
          <w:sz w:val="22"/>
          <w:szCs w:val="22"/>
        </w:rPr>
        <w:t>,</w:t>
      </w:r>
      <w:r w:rsidRPr="00D71899">
        <w:rPr>
          <w:rFonts w:cs="Times New Roman"/>
          <w:color w:val="auto"/>
          <w:sz w:val="22"/>
          <w:szCs w:val="22"/>
        </w:rPr>
        <w:t xml:space="preserve"> meaning the total or entirety. Holism was brought to the attention of psychology by the South African statesman and philosopher, Jan Smuts</w:t>
      </w:r>
      <w:r w:rsidR="00BE3224" w:rsidRPr="00D71899">
        <w:rPr>
          <w:rFonts w:cs="Times New Roman"/>
          <w:color w:val="auto"/>
          <w:sz w:val="22"/>
          <w:szCs w:val="22"/>
        </w:rPr>
        <w:t>. He</w:t>
      </w:r>
      <w:r w:rsidRPr="00D71899">
        <w:rPr>
          <w:rFonts w:cs="Times New Roman"/>
          <w:color w:val="auto"/>
          <w:sz w:val="22"/>
          <w:szCs w:val="22"/>
        </w:rPr>
        <w:t xml:space="preserve"> had a profound influence on Frederick </w:t>
      </w:r>
      <w:proofErr w:type="spellStart"/>
      <w:r w:rsidRPr="00D71899">
        <w:rPr>
          <w:rFonts w:cs="Times New Roman"/>
          <w:color w:val="auto"/>
          <w:sz w:val="22"/>
          <w:szCs w:val="22"/>
        </w:rPr>
        <w:t>Perls</w:t>
      </w:r>
      <w:proofErr w:type="spellEnd"/>
      <w:r w:rsidRPr="00D71899">
        <w:rPr>
          <w:rFonts w:cs="Times New Roman"/>
          <w:color w:val="auto"/>
          <w:sz w:val="22"/>
          <w:szCs w:val="22"/>
        </w:rPr>
        <w:t>, the founder of Gestalt therapy, who integrated the concept of holism into Gestalt therapy (</w:t>
      </w:r>
      <w:proofErr w:type="spellStart"/>
      <w:customXmlInsRangeStart w:id="46" w:author="AQ" w:date="2025-08-03T08:56:00Z"/>
      <w:sdt>
        <w:sdtPr>
          <w:rPr>
            <w:rFonts w:cs="Times New Roman"/>
            <w:color w:val="auto"/>
            <w:sz w:val="22"/>
            <w:szCs w:val="22"/>
          </w:rPr>
          <w:alias w:val="BibCitation"/>
          <w:tag w:val="BibRef69"/>
          <w:id w:val="2031135146"/>
          <w:placeholder>
            <w:docPart w:val="DefaultPlaceholder_1082065158"/>
          </w:placeholder>
        </w:sdtPr>
        <w:sdtEndPr/>
        <w:sdtContent>
          <w:customXmlInsRangeEnd w:id="46"/>
          <w:customXmlInsRangeStart w:id="47" w:author="AQ" w:date="2025-08-03T08:56:00Z"/>
          <w:sdt>
            <w:sdtPr>
              <w:rPr>
                <w:rFonts w:cs="Times New Roman"/>
                <w:color w:val="auto"/>
                <w:sz w:val="22"/>
                <w:szCs w:val="22"/>
              </w:rPr>
              <w:alias w:val="BibCitation"/>
              <w:tag w:val="BibRef69"/>
              <w:id w:val="-1548833455"/>
              <w:placeholder>
                <w:docPart w:val="DefaultPlaceholder_1082065158"/>
              </w:placeholder>
            </w:sdtPr>
            <w:sdtEndPr>
              <w:rPr>
                <w:highlight w:val="green"/>
              </w:rPr>
            </w:sdtEndPr>
            <w:sdtContent>
              <w:customXmlInsRangeEnd w:id="47"/>
              <w:r w:rsidRPr="0099569C">
                <w:rPr>
                  <w:rFonts w:cs="Times New Roman"/>
                  <w:color w:val="auto"/>
                  <w:sz w:val="22"/>
                  <w:szCs w:val="22"/>
                  <w:highlight w:val="green"/>
                  <w:rPrChange w:id="48" w:author="AQ" w:date="2025-08-03T08:56:00Z">
                    <w:rPr>
                      <w:rFonts w:cs="Times New Roman"/>
                      <w:color w:val="auto"/>
                      <w:sz w:val="22"/>
                      <w:szCs w:val="22"/>
                    </w:rPr>
                  </w:rPrChange>
                </w:rPr>
                <w:t>Perls</w:t>
              </w:r>
              <w:proofErr w:type="spellEnd"/>
              <w:r w:rsidRPr="0099569C">
                <w:rPr>
                  <w:rFonts w:cs="Times New Roman"/>
                  <w:color w:val="auto"/>
                  <w:sz w:val="22"/>
                  <w:szCs w:val="22"/>
                  <w:highlight w:val="green"/>
                  <w:rPrChange w:id="49" w:author="AQ" w:date="2025-08-03T08:56:00Z">
                    <w:rPr>
                      <w:rFonts w:cs="Times New Roman"/>
                      <w:color w:val="auto"/>
                      <w:sz w:val="22"/>
                      <w:szCs w:val="22"/>
                    </w:rPr>
                  </w:rPrChange>
                </w:rPr>
                <w:t>, 1942</w:t>
              </w:r>
              <w:customXmlInsRangeStart w:id="50" w:author="AQ" w:date="2025-08-03T08:56:00Z"/>
            </w:sdtContent>
          </w:sdt>
          <w:customXmlInsRangeEnd w:id="50"/>
          <w:customXmlInsRangeStart w:id="51" w:author="AQ" w:date="2025-08-03T08:56:00Z"/>
        </w:sdtContent>
      </w:sdt>
      <w:customXmlInsRangeEnd w:id="51"/>
      <w:r w:rsidRPr="00D71899">
        <w:rPr>
          <w:rFonts w:cs="Times New Roman"/>
          <w:color w:val="auto"/>
          <w:sz w:val="22"/>
          <w:szCs w:val="22"/>
        </w:rPr>
        <w:t xml:space="preserve">). It soon became a major tenet in the humanistic– </w:t>
      </w:r>
      <w:r w:rsidRPr="00D71899">
        <w:rPr>
          <w:rFonts w:cs="Times New Roman"/>
          <w:color w:val="auto"/>
          <w:sz w:val="22"/>
          <w:szCs w:val="22"/>
        </w:rPr>
        <w:lastRenderedPageBreak/>
        <w:t>existential approach to psychotherapy. Holism recognizes that people are unique, whole individuals who cannot be reduced to separated parts, encapsulated in the expression, “the whole is greater than the sum of its parts.” It posits that each person is a unified whole of mind, body, and spirit and that these aspects work together in a synergistic fashion, mutually and reciprocally influencing and modifying each other (</w:t>
      </w:r>
      <w:customXmlInsRangeStart w:id="52" w:author="AQ" w:date="2025-08-03T08:57:00Z"/>
      <w:sdt>
        <w:sdtPr>
          <w:rPr>
            <w:rFonts w:cs="Times New Roman"/>
            <w:color w:val="auto"/>
            <w:sz w:val="22"/>
            <w:szCs w:val="22"/>
          </w:rPr>
          <w:alias w:val="BibCitation"/>
          <w:tag w:val="BibRef89"/>
          <w:id w:val="1759943883"/>
          <w:placeholder>
            <w:docPart w:val="DefaultPlaceholder_1082065158"/>
          </w:placeholder>
        </w:sdtPr>
        <w:sdtEndPr/>
        <w:sdtContent>
          <w:customXmlInsRangeEnd w:id="52"/>
          <w:r w:rsidRPr="0099569C">
            <w:rPr>
              <w:rFonts w:cs="Times New Roman"/>
              <w:color w:val="auto"/>
              <w:sz w:val="22"/>
              <w:szCs w:val="22"/>
              <w:highlight w:val="green"/>
              <w:rPrChange w:id="53" w:author="AQ" w:date="2025-08-03T08:57:00Z">
                <w:rPr>
                  <w:rFonts w:cs="Times New Roman"/>
                  <w:color w:val="auto"/>
                  <w:sz w:val="22"/>
                  <w:szCs w:val="22"/>
                </w:rPr>
              </w:rPrChange>
            </w:rPr>
            <w:t>Smuts, 1926</w:t>
          </w:r>
          <w:customXmlInsRangeStart w:id="54" w:author="AQ" w:date="2025-08-03T08:57:00Z"/>
        </w:sdtContent>
      </w:sdt>
      <w:customXmlInsRangeEnd w:id="54"/>
      <w:r w:rsidRPr="00D71899">
        <w:rPr>
          <w:rFonts w:cs="Times New Roman"/>
          <w:color w:val="auto"/>
          <w:sz w:val="22"/>
          <w:szCs w:val="22"/>
        </w:rPr>
        <w:t>). Holism understands dysfunction from an integrated perspective seeking to comprehend the entirety of the person and rejects a reductionist point of view, which understands dysfunction by identifying a specific part such as a thought or a chemical imbalance.</w:t>
      </w:r>
    </w:p>
    <w:p w14:paraId="387A083D" w14:textId="6C110772" w:rsidR="00C927CB" w:rsidRPr="00D71899" w:rsidRDefault="00E23DBF" w:rsidP="003E5B4A">
      <w:pPr>
        <w:pStyle w:val="Head2"/>
        <w:rPr>
          <w:rFonts w:cs="Times New Roman"/>
          <w:color w:val="auto"/>
          <w:spacing w:val="0"/>
        </w:rPr>
      </w:pPr>
      <w:r>
        <w:rPr>
          <w:rFonts w:cs="Times New Roman"/>
          <w:color w:val="auto"/>
          <w:spacing w:val="0"/>
        </w:rPr>
        <w:t>&lt;H2&gt;</w:t>
      </w:r>
      <w:r w:rsidRPr="00D71899">
        <w:rPr>
          <w:rFonts w:cs="Times New Roman"/>
          <w:color w:val="auto"/>
          <w:spacing w:val="0"/>
        </w:rPr>
        <w:t>FOCUS ON THE HERE AND NOW</w:t>
      </w:r>
    </w:p>
    <w:p w14:paraId="3C9AD1D8" w14:textId="6866FD08"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Humanistic–existential therapy believes that authentic contact and change can happen only in the present; thus, the here and now is the focus of therapy. The here and now, a frequently misunderstood concept, is not merely talking about what is currently happening in the </w:t>
      </w:r>
      <w:r w:rsidR="00E30B96" w:rsidRPr="00D71899">
        <w:rPr>
          <w:rFonts w:cs="Times New Roman"/>
          <w:color w:val="auto"/>
          <w:sz w:val="22"/>
          <w:szCs w:val="22"/>
        </w:rPr>
        <w:t>patient</w:t>
      </w:r>
      <w:r w:rsidRPr="00D71899">
        <w:rPr>
          <w:rFonts w:cs="Times New Roman"/>
          <w:color w:val="auto"/>
          <w:sz w:val="22"/>
          <w:szCs w:val="22"/>
        </w:rPr>
        <w:t xml:space="preserve">’s life, nor is it an exclusion of the past or the future. Instead, the past, present, and future are </w:t>
      </w:r>
      <w:r w:rsidRPr="00D71899">
        <w:rPr>
          <w:rStyle w:val="italic"/>
          <w:rFonts w:cs="Times New Roman"/>
          <w:color w:val="auto"/>
          <w:sz w:val="22"/>
          <w:szCs w:val="22"/>
        </w:rPr>
        <w:t>experienced</w:t>
      </w:r>
      <w:r w:rsidRPr="00D71899">
        <w:rPr>
          <w:rFonts w:cs="Times New Roman"/>
          <w:color w:val="auto"/>
          <w:sz w:val="22"/>
          <w:szCs w:val="22"/>
        </w:rPr>
        <w:t xml:space="preserve"> in the here and now through various interventions introduced by the therapist. For example, if the </w:t>
      </w:r>
      <w:r w:rsidR="00E30B96" w:rsidRPr="00D71899">
        <w:rPr>
          <w:rFonts w:cs="Times New Roman"/>
          <w:color w:val="auto"/>
          <w:sz w:val="22"/>
          <w:szCs w:val="22"/>
        </w:rPr>
        <w:t>patient</w:t>
      </w:r>
      <w:r w:rsidRPr="00D71899">
        <w:rPr>
          <w:rFonts w:cs="Times New Roman"/>
          <w:color w:val="auto"/>
          <w:sz w:val="22"/>
          <w:szCs w:val="22"/>
        </w:rPr>
        <w:t xml:space="preserve"> begins to tell a story about something that happened in the past, the therapist might say, “Tell me the story as if it were happening now, in the present tense,” so that the past comes alive in the moment. The </w:t>
      </w:r>
      <w:r w:rsidR="00E30B96" w:rsidRPr="00D71899">
        <w:rPr>
          <w:rFonts w:cs="Times New Roman"/>
          <w:color w:val="auto"/>
          <w:sz w:val="22"/>
          <w:szCs w:val="22"/>
        </w:rPr>
        <w:t>patient</w:t>
      </w:r>
      <w:r w:rsidRPr="00D71899">
        <w:rPr>
          <w:rFonts w:cs="Times New Roman"/>
          <w:color w:val="auto"/>
          <w:sz w:val="22"/>
          <w:szCs w:val="22"/>
        </w:rPr>
        <w:t xml:space="preserve"> who begins to tell a difficult situation that happened during the week may be asked, “What are you experiencing right now as you impart this information?” The humanistic–existential approach is also interested in what is emerging in the moment within the therapeutic relationship. For example, a person who believes that the world is bereft of support may at times feel unsupported within the therapeutic relationship. Addressing the issues that emerge during the session poignantly brings the here and now into focus.</w:t>
      </w:r>
    </w:p>
    <w:p w14:paraId="1A712277" w14:textId="17AEED8B" w:rsidR="00C927CB" w:rsidRPr="00D71899" w:rsidRDefault="00E23DBF" w:rsidP="003E5B4A">
      <w:pPr>
        <w:pStyle w:val="Head2"/>
        <w:rPr>
          <w:rFonts w:cs="Times New Roman"/>
          <w:color w:val="auto"/>
          <w:spacing w:val="0"/>
        </w:rPr>
      </w:pPr>
      <w:r>
        <w:rPr>
          <w:rFonts w:cs="Times New Roman"/>
          <w:color w:val="auto"/>
          <w:spacing w:val="0"/>
        </w:rPr>
        <w:t>&lt;H2&gt;</w:t>
      </w:r>
      <w:r w:rsidRPr="00D71899">
        <w:rPr>
          <w:rFonts w:cs="Times New Roman"/>
          <w:color w:val="auto"/>
          <w:spacing w:val="0"/>
        </w:rPr>
        <w:t>EMPHASIS ON HUMANISTIC–EXISTENTIAL THEMES</w:t>
      </w:r>
    </w:p>
    <w:p w14:paraId="0143DE4A" w14:textId="633F9B15"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Humanistic–existential themes are concerned with the universal human experiences of life (the givens of existence). Most prominent themes include awareness, authenticity, freedom, choice, responsibility, meaning, and self-actualization. Awareness allows one the freedom to choose and organize life in a meaningful way. Authenticity, rather than self-deception, allows a person to be fully responsible and live </w:t>
      </w:r>
      <w:r w:rsidRPr="00D71899">
        <w:rPr>
          <w:rFonts w:cs="Times New Roman"/>
          <w:color w:val="auto"/>
          <w:sz w:val="22"/>
          <w:szCs w:val="22"/>
        </w:rPr>
        <w:lastRenderedPageBreak/>
        <w:t>life with aliveness rather than with feelings of dread, guilt, and anxiety. The humanistic–existential approach believes that a person is faced at every moment with choice and is responsible for the choices that are made. There is also a belief in the self-actualizing tendency and the notion that if a person is provided with the appropriate conditions, he or she will automatically grow in positive ways and find meaning in existence (</w:t>
      </w:r>
      <w:r w:rsidR="002037C4" w:rsidRPr="00AA173B">
        <w:rPr>
          <w:rStyle w:val="citebib"/>
        </w:rPr>
        <w:t>Cain</w:t>
      </w:r>
      <w:del w:id="55" w:author="AQ" w:date="2025-08-03T08:44:00Z">
        <w:r w:rsidR="002037C4" w:rsidRPr="00AA173B" w:rsidDel="00B35A6E">
          <w:rPr>
            <w:rStyle w:val="citebib"/>
          </w:rPr>
          <w:delText>, Keenan, &amp; Rubin,</w:delText>
        </w:r>
      </w:del>
      <w:ins w:id="56" w:author="AQ" w:date="2025-08-03T08:44:00Z">
        <w:r w:rsidR="00B35A6E" w:rsidRPr="00AA173B">
          <w:rPr>
            <w:rStyle w:val="citebib"/>
          </w:rPr>
          <w:t xml:space="preserve"> et al.</w:t>
        </w:r>
      </w:ins>
      <w:r w:rsidR="002037C4" w:rsidRPr="00AA173B">
        <w:rPr>
          <w:rStyle w:val="citebib"/>
        </w:rPr>
        <w:t xml:space="preserve"> 2015</w:t>
      </w:r>
      <w:r w:rsidRPr="00D71899">
        <w:rPr>
          <w:rFonts w:cs="Times New Roman"/>
          <w:color w:val="auto"/>
          <w:sz w:val="22"/>
          <w:szCs w:val="22"/>
        </w:rPr>
        <w:t xml:space="preserve">). The approach holds that a person is endlessly remaking or discovering </w:t>
      </w:r>
      <w:proofErr w:type="gramStart"/>
      <w:r w:rsidRPr="00D71899">
        <w:rPr>
          <w:rFonts w:cs="Times New Roman"/>
          <w:color w:val="auto"/>
          <w:sz w:val="22"/>
          <w:szCs w:val="22"/>
        </w:rPr>
        <w:t>himself</w:t>
      </w:r>
      <w:proofErr w:type="gramEnd"/>
      <w:r w:rsidRPr="00D71899">
        <w:rPr>
          <w:rFonts w:cs="Times New Roman"/>
          <w:color w:val="auto"/>
          <w:sz w:val="22"/>
          <w:szCs w:val="22"/>
        </w:rPr>
        <w:t xml:space="preserve"> or herself and there is no essence of human nature to be discovered once and for all. The humanistic–existential approach is concerned with the significant experiences of being human.</w:t>
      </w:r>
    </w:p>
    <w:p w14:paraId="23B3730F" w14:textId="049B4D3F" w:rsidR="00C927CB" w:rsidRPr="00D71899" w:rsidRDefault="00AA7C04" w:rsidP="003E5B4A">
      <w:pPr>
        <w:pStyle w:val="Head2"/>
        <w:rPr>
          <w:rFonts w:cs="Times New Roman"/>
          <w:color w:val="auto"/>
          <w:spacing w:val="0"/>
        </w:rPr>
      </w:pPr>
      <w:r>
        <w:rPr>
          <w:rFonts w:cs="Times New Roman"/>
          <w:color w:val="auto"/>
          <w:spacing w:val="0"/>
        </w:rPr>
        <w:t>&lt;H2&gt;</w:t>
      </w:r>
      <w:r w:rsidRPr="00D71899">
        <w:rPr>
          <w:rFonts w:cs="Times New Roman"/>
          <w:color w:val="auto"/>
          <w:spacing w:val="0"/>
        </w:rPr>
        <w:t>PROMINENCE OF PROCESS</w:t>
      </w:r>
    </w:p>
    <w:p w14:paraId="3651C671" w14:textId="0D8EFBCA"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Humanistic–existential therapies focus more on the process rather than the content of therapy. The process of therapy describes the flow of action and reaction within the session. It includes pacing (the rate of movement in the session progression), timing (judgment at what point of time to initiate a response or intervention), and tracking (close observation and following of the process). The content of therapy, in contrast, refers to what is being discussed in therapy. The content is easier to observe than the process for it refers to the specific facts such as the </w:t>
      </w:r>
      <w:r w:rsidR="00E30B96" w:rsidRPr="00D71899">
        <w:rPr>
          <w:rFonts w:cs="Times New Roman"/>
          <w:color w:val="auto"/>
          <w:sz w:val="22"/>
          <w:szCs w:val="22"/>
        </w:rPr>
        <w:t>patient</w:t>
      </w:r>
      <w:r w:rsidRPr="00D71899">
        <w:rPr>
          <w:rFonts w:cs="Times New Roman"/>
          <w:color w:val="auto"/>
          <w:sz w:val="22"/>
          <w:szCs w:val="22"/>
        </w:rPr>
        <w:t xml:space="preserve">’s description of problems and perspectives about their causality. Humanistic–existential therapy does not ignore the content, for knowledge of content is necessary for empathy and connection. The emphasis, however, is on the process, for the process is what provides the essential information as to how the </w:t>
      </w:r>
      <w:r w:rsidR="00E30B96" w:rsidRPr="00D71899">
        <w:rPr>
          <w:rFonts w:cs="Times New Roman"/>
          <w:color w:val="auto"/>
          <w:sz w:val="22"/>
          <w:szCs w:val="22"/>
        </w:rPr>
        <w:t>patient</w:t>
      </w:r>
      <w:r w:rsidRPr="00D71899">
        <w:rPr>
          <w:rFonts w:cs="Times New Roman"/>
          <w:color w:val="auto"/>
          <w:sz w:val="22"/>
          <w:szCs w:val="22"/>
        </w:rPr>
        <w:t xml:space="preserve"> is experiencing and provides an avenue for real change to occur. For example, while listening to the content of the </w:t>
      </w:r>
      <w:r w:rsidR="00E30B96" w:rsidRPr="00D71899">
        <w:rPr>
          <w:rFonts w:cs="Times New Roman"/>
          <w:color w:val="auto"/>
          <w:sz w:val="22"/>
          <w:szCs w:val="22"/>
        </w:rPr>
        <w:t>patient</w:t>
      </w:r>
      <w:r w:rsidRPr="00D71899">
        <w:rPr>
          <w:rFonts w:cs="Times New Roman"/>
          <w:color w:val="auto"/>
          <w:sz w:val="22"/>
          <w:szCs w:val="22"/>
        </w:rPr>
        <w:t xml:space="preserve">’s narrative, the humanistic–existential therapist pays attention and notices the </w:t>
      </w:r>
      <w:proofErr w:type="spellStart"/>
      <w:r w:rsidRPr="00D71899">
        <w:rPr>
          <w:rFonts w:cs="Times New Roman"/>
          <w:color w:val="auto"/>
          <w:sz w:val="22"/>
          <w:szCs w:val="22"/>
        </w:rPr>
        <w:t>how</w:t>
      </w:r>
      <w:proofErr w:type="spellEnd"/>
      <w:r w:rsidRPr="00D71899">
        <w:rPr>
          <w:rFonts w:cs="Times New Roman"/>
          <w:color w:val="auto"/>
          <w:sz w:val="22"/>
          <w:szCs w:val="22"/>
        </w:rPr>
        <w:t xml:space="preserve"> of experiencing. The therapist may ask, “What just happened inside when you told me about this difficult situation?” An example of process versus content is as follows:</w:t>
      </w:r>
    </w:p>
    <w:p w14:paraId="7A36A0AC" w14:textId="726270A2" w:rsidR="00C927CB" w:rsidRPr="00B429C6" w:rsidRDefault="00E30B96" w:rsidP="003E5B4A">
      <w:pPr>
        <w:pStyle w:val="UL-FL1first"/>
      </w:pPr>
      <w:r w:rsidRPr="00B429C6">
        <w:rPr>
          <w:rStyle w:val="bold"/>
          <w:b w:val="0"/>
          <w:bCs w:val="0"/>
        </w:rPr>
        <w:t>Patient</w:t>
      </w:r>
      <w:r w:rsidR="004F6791" w:rsidRPr="00B429C6">
        <w:rPr>
          <w:rStyle w:val="bold"/>
          <w:b w:val="0"/>
          <w:bCs w:val="0"/>
        </w:rPr>
        <w:t>:</w:t>
      </w:r>
      <w:r w:rsidR="0078166A" w:rsidRPr="00B429C6">
        <w:rPr>
          <w:rStyle w:val="bold"/>
        </w:rPr>
        <w:t xml:space="preserve"> </w:t>
      </w:r>
      <w:r w:rsidR="004F6791" w:rsidRPr="00B429C6">
        <w:t>“I discovered that my son is using heroin again and I don’t know what to do.”</w:t>
      </w:r>
    </w:p>
    <w:p w14:paraId="1CBED0E3" w14:textId="13CC9A9F" w:rsidR="00C927CB" w:rsidRPr="00B429C6" w:rsidRDefault="004F6791" w:rsidP="003E5B4A">
      <w:pPr>
        <w:pStyle w:val="UL-FL1"/>
      </w:pPr>
      <w:r w:rsidRPr="00B429C6">
        <w:rPr>
          <w:rStyle w:val="bold"/>
          <w:b w:val="0"/>
          <w:bCs w:val="0"/>
        </w:rPr>
        <w:t>APPN:</w:t>
      </w:r>
      <w:r w:rsidR="0078166A" w:rsidRPr="00B429C6">
        <w:rPr>
          <w:rStyle w:val="bold"/>
          <w:b w:val="0"/>
          <w:bCs w:val="0"/>
        </w:rPr>
        <w:t xml:space="preserve"> </w:t>
      </w:r>
      <w:r w:rsidRPr="00B429C6">
        <w:t>“I notice tears in your eyes when you said that.” (</w:t>
      </w:r>
      <w:proofErr w:type="gramStart"/>
      <w:r w:rsidRPr="00B429C6">
        <w:t>process</w:t>
      </w:r>
      <w:proofErr w:type="gramEnd"/>
      <w:r w:rsidRPr="00B429C6">
        <w:t xml:space="preserve"> response)</w:t>
      </w:r>
    </w:p>
    <w:p w14:paraId="5F60453E" w14:textId="248043B9" w:rsidR="00C927CB" w:rsidRPr="00D71899" w:rsidRDefault="004F6791" w:rsidP="003E5B4A">
      <w:pPr>
        <w:pStyle w:val="UL-FL1"/>
      </w:pPr>
      <w:r w:rsidRPr="00B429C6">
        <w:rPr>
          <w:rStyle w:val="bold"/>
          <w:b w:val="0"/>
          <w:bCs w:val="0"/>
        </w:rPr>
        <w:t>APPN:</w:t>
      </w:r>
      <w:r w:rsidR="0078166A" w:rsidRPr="00B429C6">
        <w:rPr>
          <w:rStyle w:val="bold"/>
        </w:rPr>
        <w:t xml:space="preserve"> </w:t>
      </w:r>
      <w:r w:rsidRPr="00B429C6">
        <w:t>“When did you discover he was using again?” (</w:t>
      </w:r>
      <w:proofErr w:type="gramStart"/>
      <w:r w:rsidRPr="00B429C6">
        <w:t>content</w:t>
      </w:r>
      <w:proofErr w:type="gramEnd"/>
      <w:r w:rsidRPr="00B429C6">
        <w:t xml:space="preserve"> re</w:t>
      </w:r>
      <w:r w:rsidRPr="00D71899">
        <w:t>sponse)</w:t>
      </w:r>
    </w:p>
    <w:p w14:paraId="0B4D3EE2" w14:textId="7BB4DD16" w:rsidR="00C927CB" w:rsidRPr="003E5B4A" w:rsidRDefault="00AA7C04" w:rsidP="003E5B4A">
      <w:pPr>
        <w:pStyle w:val="Head2"/>
      </w:pPr>
      <w:r>
        <w:rPr>
          <w:rFonts w:cs="Times New Roman"/>
          <w:color w:val="auto"/>
          <w:spacing w:val="0"/>
        </w:rPr>
        <w:lastRenderedPageBreak/>
        <w:t>&lt;H2&gt;</w:t>
      </w:r>
      <w:r w:rsidRPr="00D71899">
        <w:rPr>
          <w:rFonts w:cs="Times New Roman"/>
          <w:color w:val="auto"/>
          <w:spacing w:val="0"/>
        </w:rPr>
        <w:t>USE OF EXPERIENTIAL TECHNIQUES</w:t>
      </w:r>
    </w:p>
    <w:p w14:paraId="2D721209" w14:textId="458B76E5"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Humanistic–existential therapists do not interpret or give advice, but use experiential techniques that are reflective and experimental in style. They work actively with </w:t>
      </w:r>
      <w:r w:rsidR="00E30B96" w:rsidRPr="00D71899">
        <w:rPr>
          <w:rFonts w:cs="Times New Roman"/>
          <w:color w:val="auto"/>
          <w:sz w:val="22"/>
          <w:szCs w:val="22"/>
        </w:rPr>
        <w:t>patient</w:t>
      </w:r>
      <w:r w:rsidRPr="00D71899">
        <w:rPr>
          <w:rFonts w:cs="Times New Roman"/>
          <w:color w:val="auto"/>
          <w:sz w:val="22"/>
          <w:szCs w:val="22"/>
        </w:rPr>
        <w:t xml:space="preserve">s, using interventions to heighten awareness, promote the expression of emotionally laden material, support contact, and guide </w:t>
      </w:r>
      <w:proofErr w:type="spellStart"/>
      <w:r w:rsidRPr="00D71899">
        <w:rPr>
          <w:rFonts w:cs="Times New Roman"/>
          <w:color w:val="auto"/>
          <w:sz w:val="22"/>
          <w:szCs w:val="22"/>
        </w:rPr>
        <w:t>attentional</w:t>
      </w:r>
      <w:proofErr w:type="spellEnd"/>
      <w:r w:rsidRPr="00D71899">
        <w:rPr>
          <w:rFonts w:cs="Times New Roman"/>
          <w:color w:val="auto"/>
          <w:sz w:val="22"/>
          <w:szCs w:val="22"/>
        </w:rPr>
        <w:t xml:space="preserve"> focus to stimulate novel experience (</w:t>
      </w:r>
      <w:customXmlInsRangeStart w:id="57" w:author="AQ" w:date="2025-08-03T08:56:00Z"/>
      <w:sdt>
        <w:sdtPr>
          <w:rPr>
            <w:rFonts w:cs="Times New Roman"/>
            <w:color w:val="auto"/>
            <w:sz w:val="22"/>
            <w:szCs w:val="22"/>
          </w:rPr>
          <w:alias w:val="BibCitation"/>
          <w:tag w:val="BibRef46"/>
          <w:id w:val="616114589"/>
          <w:placeholder>
            <w:docPart w:val="DefaultPlaceholder_1082065158"/>
          </w:placeholder>
        </w:sdtPr>
        <w:sdtEndPr/>
        <w:sdtContent>
          <w:customXmlInsRangeEnd w:id="57"/>
          <w:r w:rsidRPr="0099569C">
            <w:rPr>
              <w:rFonts w:cs="Times New Roman"/>
              <w:color w:val="auto"/>
              <w:sz w:val="22"/>
              <w:szCs w:val="22"/>
              <w:highlight w:val="green"/>
              <w:rPrChange w:id="58" w:author="AQ" w:date="2025-08-03T08:56:00Z">
                <w:rPr>
                  <w:rFonts w:cs="Times New Roman"/>
                  <w:color w:val="auto"/>
                  <w:sz w:val="22"/>
                  <w:szCs w:val="22"/>
                </w:rPr>
              </w:rPrChange>
            </w:rPr>
            <w:t>Greenberg &amp; Goldman, 1988</w:t>
          </w:r>
          <w:customXmlInsRangeStart w:id="59" w:author="AQ" w:date="2025-08-03T08:56:00Z"/>
        </w:sdtContent>
      </w:sdt>
      <w:customXmlInsRangeEnd w:id="59"/>
      <w:r w:rsidRPr="00D71899">
        <w:rPr>
          <w:rFonts w:cs="Times New Roman"/>
          <w:color w:val="auto"/>
          <w:sz w:val="22"/>
          <w:szCs w:val="22"/>
        </w:rPr>
        <w:t xml:space="preserve">). Experiential techniques are carefully tailored to a </w:t>
      </w:r>
      <w:r w:rsidR="00E30B96" w:rsidRPr="00D71899">
        <w:rPr>
          <w:rFonts w:cs="Times New Roman"/>
          <w:color w:val="auto"/>
          <w:sz w:val="22"/>
          <w:szCs w:val="22"/>
        </w:rPr>
        <w:t>patient</w:t>
      </w:r>
      <w:r w:rsidRPr="00D71899">
        <w:rPr>
          <w:rFonts w:cs="Times New Roman"/>
          <w:color w:val="auto"/>
          <w:sz w:val="22"/>
          <w:szCs w:val="22"/>
        </w:rPr>
        <w:t xml:space="preserve">’s specific wants and needs at a given moment, and serve the purpose of enhancing a </w:t>
      </w:r>
      <w:r w:rsidR="00E30B96" w:rsidRPr="00D71899">
        <w:rPr>
          <w:rFonts w:cs="Times New Roman"/>
          <w:color w:val="auto"/>
          <w:sz w:val="22"/>
          <w:szCs w:val="22"/>
        </w:rPr>
        <w:t>patient</w:t>
      </w:r>
      <w:r w:rsidRPr="00D71899">
        <w:rPr>
          <w:rFonts w:cs="Times New Roman"/>
          <w:color w:val="auto"/>
          <w:sz w:val="22"/>
          <w:szCs w:val="22"/>
        </w:rPr>
        <w:t xml:space="preserve">’s experience in the here and now. Experiential techniques give the </w:t>
      </w:r>
      <w:r w:rsidR="00E30B96" w:rsidRPr="00D71899">
        <w:rPr>
          <w:rFonts w:cs="Times New Roman"/>
          <w:color w:val="auto"/>
          <w:sz w:val="22"/>
          <w:szCs w:val="22"/>
        </w:rPr>
        <w:t>patient</w:t>
      </w:r>
      <w:r w:rsidRPr="00D71899">
        <w:rPr>
          <w:rFonts w:cs="Times New Roman"/>
          <w:color w:val="auto"/>
          <w:sz w:val="22"/>
          <w:szCs w:val="22"/>
        </w:rPr>
        <w:t xml:space="preserve"> a chance to try out, in the safety of the therapeutic situation, variations of current behavior. The possibilities of experiential techniques are unlimited and may include attention to the body such as the breath and the voice, exaggeration to emphasize awareness, and reenactments of problematic scenes of the past in the here and now to create healing moments. They may </w:t>
      </w:r>
      <w:r w:rsidR="00CB2B54" w:rsidRPr="00D71899">
        <w:rPr>
          <w:rFonts w:cs="Times New Roman"/>
          <w:color w:val="auto"/>
          <w:sz w:val="22"/>
          <w:szCs w:val="22"/>
        </w:rPr>
        <w:t>employ</w:t>
      </w:r>
      <w:r w:rsidRPr="00D71899">
        <w:rPr>
          <w:rFonts w:cs="Times New Roman"/>
          <w:color w:val="auto"/>
          <w:sz w:val="22"/>
          <w:szCs w:val="22"/>
        </w:rPr>
        <w:t xml:space="preserve"> the use of creative arts, including drawing, music, and movement. They may include working with dreams or the empty chair (</w:t>
      </w:r>
      <w:customXmlInsRangeStart w:id="60" w:author="AQ" w:date="2025-08-03T08:56:00Z"/>
      <w:sdt>
        <w:sdtPr>
          <w:rPr>
            <w:rFonts w:cs="Times New Roman"/>
            <w:color w:val="auto"/>
            <w:sz w:val="22"/>
            <w:szCs w:val="22"/>
          </w:rPr>
          <w:alias w:val="BibCitation"/>
          <w:tag w:val="BibRef41"/>
          <w:id w:val="1006483992"/>
          <w:placeholder>
            <w:docPart w:val="DefaultPlaceholder_1082065158"/>
          </w:placeholder>
        </w:sdtPr>
        <w:sdtEndPr/>
        <w:sdtContent>
          <w:customXmlInsRangeEnd w:id="60"/>
          <w:r w:rsidRPr="0099569C">
            <w:rPr>
              <w:rFonts w:cs="Times New Roman"/>
              <w:color w:val="auto"/>
              <w:sz w:val="22"/>
              <w:szCs w:val="22"/>
              <w:highlight w:val="green"/>
              <w:rPrChange w:id="61" w:author="AQ" w:date="2025-08-03T08:56:00Z">
                <w:rPr>
                  <w:rFonts w:cs="Times New Roman"/>
                  <w:color w:val="auto"/>
                  <w:sz w:val="22"/>
                  <w:szCs w:val="22"/>
                </w:rPr>
              </w:rPrChange>
            </w:rPr>
            <w:t>Greenberg, 1979</w:t>
          </w:r>
          <w:customXmlInsRangeStart w:id="62" w:author="AQ" w:date="2025-08-03T08:56:00Z"/>
        </w:sdtContent>
      </w:sdt>
      <w:customXmlInsRangeEnd w:id="62"/>
      <w:r w:rsidRPr="00D71899">
        <w:rPr>
          <w:rFonts w:cs="Times New Roman"/>
          <w:color w:val="auto"/>
          <w:sz w:val="22"/>
          <w:szCs w:val="22"/>
        </w:rPr>
        <w:t xml:space="preserve">). Experiential techniques vary and depend on the developmental readiness of the </w:t>
      </w:r>
      <w:r w:rsidR="00E30B96" w:rsidRPr="00D71899">
        <w:rPr>
          <w:rFonts w:cs="Times New Roman"/>
          <w:color w:val="auto"/>
          <w:sz w:val="22"/>
          <w:szCs w:val="22"/>
        </w:rPr>
        <w:t>patient</w:t>
      </w:r>
      <w:r w:rsidRPr="00D71899">
        <w:rPr>
          <w:rFonts w:cs="Times New Roman"/>
          <w:color w:val="auto"/>
          <w:sz w:val="22"/>
          <w:szCs w:val="22"/>
        </w:rPr>
        <w:t xml:space="preserve">, the characteristics of the </w:t>
      </w:r>
      <w:r w:rsidR="00E30B96" w:rsidRPr="00D71899">
        <w:rPr>
          <w:rFonts w:cs="Times New Roman"/>
          <w:color w:val="auto"/>
          <w:sz w:val="22"/>
          <w:szCs w:val="22"/>
        </w:rPr>
        <w:t>patient</w:t>
      </w:r>
      <w:r w:rsidRPr="00D71899">
        <w:rPr>
          <w:rFonts w:cs="Times New Roman"/>
          <w:color w:val="auto"/>
          <w:sz w:val="22"/>
          <w:szCs w:val="22"/>
        </w:rPr>
        <w:t>, the stage of the therapeutic relationship, and the style and creativity of the therapist in the moment.</w:t>
      </w:r>
    </w:p>
    <w:p w14:paraId="0C2AA403" w14:textId="35FAB821" w:rsidR="00C927CB" w:rsidRPr="003E5B4A" w:rsidRDefault="00AA7C04" w:rsidP="003E5B4A">
      <w:pPr>
        <w:pStyle w:val="Head1"/>
      </w:pPr>
      <w:r w:rsidRPr="00AA7C04">
        <w:rPr>
          <w:rFonts w:cs="Times New Roman"/>
          <w:color w:val="auto"/>
        </w:rPr>
        <w:t>&lt;H1&gt;BELIEFS ABOUT PATIENTS IN THE HUMANISTIC–EXISTENTIAL APPROACH</w:t>
      </w:r>
    </w:p>
    <w:p w14:paraId="4291E7EE" w14:textId="45A5FDD5" w:rsidR="00B81446"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The humanistic–existential approach has specific beliefs about </w:t>
      </w:r>
      <w:r w:rsidR="00E30B96" w:rsidRPr="00D71899">
        <w:rPr>
          <w:rFonts w:cs="Times New Roman"/>
          <w:color w:val="auto"/>
          <w:sz w:val="22"/>
          <w:szCs w:val="22"/>
        </w:rPr>
        <w:t>patient</w:t>
      </w:r>
      <w:r w:rsidRPr="00D71899">
        <w:rPr>
          <w:rFonts w:cs="Times New Roman"/>
          <w:color w:val="auto"/>
          <w:sz w:val="22"/>
          <w:szCs w:val="22"/>
        </w:rPr>
        <w:t xml:space="preserve">s. A list of these beliefs can be found in </w:t>
      </w:r>
      <w:r w:rsidRPr="00AA7C04">
        <w:rPr>
          <w:rFonts w:cs="Times New Roman"/>
          <w:b/>
          <w:bCs/>
          <w:color w:val="auto"/>
          <w:sz w:val="22"/>
          <w:szCs w:val="22"/>
        </w:rPr>
        <w:t xml:space="preserve">Box </w:t>
      </w:r>
      <w:r w:rsidR="00AA7C04" w:rsidRPr="00AA7C04">
        <w:rPr>
          <w:rFonts w:cs="Times New Roman"/>
          <w:b/>
          <w:bCs/>
          <w:color w:val="auto"/>
          <w:sz w:val="22"/>
          <w:szCs w:val="22"/>
        </w:rPr>
        <w:t>8</w:t>
      </w:r>
      <w:r w:rsidRPr="00AA7C04">
        <w:rPr>
          <w:rFonts w:cs="Times New Roman"/>
          <w:b/>
          <w:bCs/>
          <w:color w:val="auto"/>
          <w:sz w:val="22"/>
          <w:szCs w:val="22"/>
        </w:rPr>
        <w:t>.2</w:t>
      </w:r>
      <w:r w:rsidRPr="00D71899">
        <w:rPr>
          <w:rFonts w:cs="Times New Roman"/>
          <w:color w:val="auto"/>
          <w:sz w:val="22"/>
          <w:szCs w:val="22"/>
        </w:rPr>
        <w:t xml:space="preserve"> (</w:t>
      </w:r>
      <w:r w:rsidR="002037C4" w:rsidRPr="00AA173B">
        <w:rPr>
          <w:rStyle w:val="citebib"/>
        </w:rPr>
        <w:t>Cain</w:t>
      </w:r>
      <w:del w:id="63" w:author="AQ" w:date="2025-08-03T08:44:00Z">
        <w:r w:rsidR="002037C4" w:rsidRPr="00AA173B" w:rsidDel="00B35A6E">
          <w:rPr>
            <w:rStyle w:val="citebib"/>
          </w:rPr>
          <w:delText>, Keenan, &amp; Rubin,</w:delText>
        </w:r>
      </w:del>
      <w:ins w:id="64" w:author="AQ" w:date="2025-08-03T08:44:00Z">
        <w:r w:rsidR="00B35A6E" w:rsidRPr="00AA173B">
          <w:rPr>
            <w:rStyle w:val="citebib"/>
          </w:rPr>
          <w:t xml:space="preserve"> et al.</w:t>
        </w:r>
      </w:ins>
      <w:r w:rsidR="002037C4" w:rsidRPr="00AA173B">
        <w:rPr>
          <w:rStyle w:val="citebib"/>
        </w:rPr>
        <w:t xml:space="preserve"> 2015</w:t>
      </w:r>
      <w:r w:rsidRPr="00D71899">
        <w:rPr>
          <w:rFonts w:cs="Times New Roman"/>
          <w:color w:val="auto"/>
          <w:sz w:val="22"/>
          <w:szCs w:val="22"/>
        </w:rPr>
        <w:t>).</w:t>
      </w:r>
    </w:p>
    <w:p w14:paraId="727B7F55" w14:textId="3070D8F3"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 xml:space="preserve">Humanistic–existential therapists attempt to receive </w:t>
      </w:r>
      <w:r w:rsidR="00E30B96" w:rsidRPr="00D71899">
        <w:rPr>
          <w:rFonts w:cs="Times New Roman"/>
          <w:color w:val="auto"/>
          <w:sz w:val="22"/>
          <w:szCs w:val="22"/>
        </w:rPr>
        <w:t>patient</w:t>
      </w:r>
      <w:r w:rsidRPr="00D71899">
        <w:rPr>
          <w:rFonts w:cs="Times New Roman"/>
          <w:color w:val="auto"/>
          <w:sz w:val="22"/>
          <w:szCs w:val="22"/>
        </w:rPr>
        <w:t xml:space="preserve">s with curiosity and openness, endeavoring to grasp their subjective world, and believing that </w:t>
      </w:r>
      <w:r w:rsidR="00E30B96" w:rsidRPr="00D71899">
        <w:rPr>
          <w:rFonts w:cs="Times New Roman"/>
          <w:color w:val="auto"/>
          <w:sz w:val="22"/>
          <w:szCs w:val="22"/>
        </w:rPr>
        <w:t>patient</w:t>
      </w:r>
      <w:r w:rsidRPr="00D71899">
        <w:rPr>
          <w:rFonts w:cs="Times New Roman"/>
          <w:color w:val="auto"/>
          <w:sz w:val="22"/>
          <w:szCs w:val="22"/>
        </w:rPr>
        <w:t xml:space="preserve">s are the experts on their own experience. They use the phenomenological approach of suspending preconceptions and bracketing anything that may interfere with their ability to attend to immediate experience. They view </w:t>
      </w:r>
      <w:r w:rsidR="00E30B96" w:rsidRPr="00D71899">
        <w:rPr>
          <w:rFonts w:cs="Times New Roman"/>
          <w:color w:val="auto"/>
          <w:sz w:val="22"/>
          <w:szCs w:val="22"/>
        </w:rPr>
        <w:t>patient</w:t>
      </w:r>
      <w:r w:rsidRPr="00D71899">
        <w:rPr>
          <w:rFonts w:cs="Times New Roman"/>
          <w:color w:val="auto"/>
          <w:sz w:val="22"/>
          <w:szCs w:val="22"/>
        </w:rPr>
        <w:t xml:space="preserve">s as unique beings who are understood only in the context of their experiences. They appreciate multiple perspectives on reality and believe that the same experience can be interpreted in diverse ways. Humanistic– existential therapists have an implicit optimism in </w:t>
      </w:r>
      <w:r w:rsidR="00E30B96" w:rsidRPr="00D71899">
        <w:rPr>
          <w:rFonts w:cs="Times New Roman"/>
          <w:color w:val="auto"/>
          <w:sz w:val="22"/>
          <w:szCs w:val="22"/>
        </w:rPr>
        <w:t>patient</w:t>
      </w:r>
      <w:r w:rsidRPr="00D71899">
        <w:rPr>
          <w:rFonts w:cs="Times New Roman"/>
          <w:color w:val="auto"/>
          <w:sz w:val="22"/>
          <w:szCs w:val="22"/>
        </w:rPr>
        <w:t xml:space="preserve">’s capacity for growth and change, while not denying the existence of dark, destructive aspects of self and the extremes of emotional pain. They have a commitment to democratic </w:t>
      </w:r>
      <w:r w:rsidRPr="00D71899">
        <w:rPr>
          <w:rFonts w:cs="Times New Roman"/>
          <w:color w:val="auto"/>
          <w:sz w:val="22"/>
          <w:szCs w:val="22"/>
        </w:rPr>
        <w:lastRenderedPageBreak/>
        <w:t>principles in negotiating differences and are inclined to engage in relationships that are collaborative, are authentic, and provide optimal freedom (</w:t>
      </w:r>
      <w:r w:rsidR="009B2446" w:rsidRPr="00AA173B">
        <w:rPr>
          <w:rStyle w:val="citebib"/>
        </w:rPr>
        <w:t>Cain</w:t>
      </w:r>
      <w:del w:id="65" w:author="AQ" w:date="2025-08-03T08:44:00Z">
        <w:r w:rsidR="009B2446" w:rsidRPr="00AA173B" w:rsidDel="00B35A6E">
          <w:rPr>
            <w:rStyle w:val="citebib"/>
          </w:rPr>
          <w:delText>, Keenan, &amp; Rubin,</w:delText>
        </w:r>
      </w:del>
      <w:ins w:id="66" w:author="AQ" w:date="2025-08-03T08:44:00Z">
        <w:r w:rsidR="00B35A6E" w:rsidRPr="00AA173B">
          <w:rPr>
            <w:rStyle w:val="citebib"/>
          </w:rPr>
          <w:t xml:space="preserve"> et al.</w:t>
        </w:r>
      </w:ins>
      <w:r w:rsidR="009B2446" w:rsidRPr="00AA173B">
        <w:rPr>
          <w:rStyle w:val="citebib"/>
        </w:rPr>
        <w:t xml:space="preserve"> 2015</w:t>
      </w:r>
      <w:r w:rsidRPr="00D71899">
        <w:rPr>
          <w:rFonts w:cs="Times New Roman"/>
          <w:color w:val="auto"/>
          <w:sz w:val="22"/>
          <w:szCs w:val="22"/>
        </w:rPr>
        <w:t>).</w:t>
      </w:r>
    </w:p>
    <w:p w14:paraId="76BAB98A" w14:textId="7A7E3F70" w:rsidR="00164BA6" w:rsidRPr="00D71899" w:rsidRDefault="00164BA6" w:rsidP="00D71899">
      <w:pPr>
        <w:pStyle w:val="ParaFirstLine-Ind"/>
        <w:jc w:val="left"/>
        <w:rPr>
          <w:rFonts w:cs="Times New Roman"/>
          <w:color w:val="auto"/>
          <w:sz w:val="22"/>
          <w:szCs w:val="22"/>
        </w:rPr>
      </w:pPr>
      <w:proofErr w:type="gramStart"/>
      <w:r w:rsidRPr="00D71899">
        <w:rPr>
          <w:rFonts w:cs="Times New Roman"/>
          <w:color w:val="auto"/>
          <w:sz w:val="22"/>
          <w:szCs w:val="22"/>
        </w:rPr>
        <w:t>An overview of the key concepts, goals, and therapeutic interventions of the four major humanistic–existential approaches</w:t>
      </w:r>
      <w:r w:rsidR="00AE22F1">
        <w:rPr>
          <w:rFonts w:cs="Times New Roman"/>
          <w:color w:val="auto"/>
          <w:sz w:val="22"/>
          <w:szCs w:val="22"/>
        </w:rPr>
        <w:t>.</w:t>
      </w:r>
      <w:proofErr w:type="gramEnd"/>
      <w:r w:rsidR="00AE22F1">
        <w:rPr>
          <w:rFonts w:cs="Times New Roman"/>
          <w:color w:val="auto"/>
          <w:sz w:val="22"/>
          <w:szCs w:val="22"/>
        </w:rPr>
        <w:t xml:space="preserve"> P</w:t>
      </w:r>
      <w:r w:rsidRPr="00D71899">
        <w:rPr>
          <w:rFonts w:cs="Times New Roman"/>
          <w:color w:val="auto"/>
          <w:sz w:val="22"/>
          <w:szCs w:val="22"/>
        </w:rPr>
        <w:t>erson-centered therapy, existential therapy, Gestalt therapy, and EFT</w:t>
      </w:r>
      <w:r w:rsidR="0024770D">
        <w:rPr>
          <w:rFonts w:cs="Times New Roman"/>
          <w:color w:val="auto"/>
          <w:sz w:val="22"/>
          <w:szCs w:val="22"/>
        </w:rPr>
        <w:t>,</w:t>
      </w:r>
      <w:r w:rsidRPr="00D71899">
        <w:rPr>
          <w:rFonts w:cs="Times New Roman"/>
          <w:color w:val="auto"/>
          <w:sz w:val="22"/>
          <w:szCs w:val="22"/>
        </w:rPr>
        <w:t xml:space="preserve"> as well as the postmodern approach of SFT are next described in more depth. These approaches continue to develop conceptually and empirically.</w:t>
      </w:r>
    </w:p>
    <w:p w14:paraId="06D0D2F9" w14:textId="0476467B" w:rsidR="00C927CB" w:rsidRPr="002F33A4" w:rsidRDefault="002F33A4" w:rsidP="00D71899">
      <w:pPr>
        <w:pStyle w:val="Head1"/>
        <w:spacing w:before="0" w:after="0" w:line="480" w:lineRule="auto"/>
        <w:ind w:left="0" w:firstLine="0"/>
        <w:rPr>
          <w:rFonts w:cs="Times New Roman"/>
          <w:color w:val="auto"/>
          <w:szCs w:val="22"/>
        </w:rPr>
      </w:pPr>
      <w:r w:rsidRPr="002F33A4">
        <w:rPr>
          <w:rFonts w:cs="Times New Roman"/>
          <w:color w:val="auto"/>
          <w:szCs w:val="22"/>
        </w:rPr>
        <w:t>&lt;H1&gt;</w:t>
      </w:r>
      <w:r w:rsidR="004F6791" w:rsidRPr="002F33A4">
        <w:rPr>
          <w:rFonts w:cs="Times New Roman"/>
          <w:color w:val="auto"/>
          <w:szCs w:val="22"/>
        </w:rPr>
        <w:t>PERSON-CENTERED THERAPY</w:t>
      </w:r>
    </w:p>
    <w:p w14:paraId="1BCC9B80" w14:textId="4F0E3DC7"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Person-centered psychotherapy, also known as </w:t>
      </w:r>
      <w:r w:rsidR="00E30B96" w:rsidRPr="00D71899">
        <w:rPr>
          <w:rFonts w:cs="Times New Roman"/>
          <w:color w:val="auto"/>
          <w:sz w:val="22"/>
          <w:szCs w:val="22"/>
        </w:rPr>
        <w:t>patient</w:t>
      </w:r>
      <w:r w:rsidRPr="00D71899">
        <w:rPr>
          <w:rFonts w:cs="Times New Roman"/>
          <w:color w:val="auto"/>
          <w:sz w:val="22"/>
          <w:szCs w:val="22"/>
        </w:rPr>
        <w:t>-centered psychotherapy, was founded by Carl Rogers (1902–1987), the most influential psychotherapist of the 20th century (</w:t>
      </w:r>
      <w:r w:rsidRPr="002F38A4">
        <w:rPr>
          <w:rStyle w:val="citebib"/>
        </w:rPr>
        <w:t>Cook</w:t>
      </w:r>
      <w:del w:id="67" w:author="AQ" w:date="2025-08-03T08:48:00Z">
        <w:r w:rsidRPr="002F38A4" w:rsidDel="00B35A6E">
          <w:rPr>
            <w:rStyle w:val="citebib"/>
          </w:rPr>
          <w:delText>, Biyanova, &amp; Coyne,</w:delText>
        </w:r>
      </w:del>
      <w:ins w:id="68" w:author="AQ" w:date="2025-08-03T08:48:00Z">
        <w:r w:rsidR="00B35A6E" w:rsidRPr="002F38A4">
          <w:rPr>
            <w:rStyle w:val="citebib"/>
          </w:rPr>
          <w:t xml:space="preserve"> et al.</w:t>
        </w:r>
      </w:ins>
      <w:r w:rsidRPr="002F38A4">
        <w:rPr>
          <w:rStyle w:val="citebib"/>
        </w:rPr>
        <w:t xml:space="preserve"> 2009</w:t>
      </w:r>
      <w:r w:rsidRPr="00D71899">
        <w:rPr>
          <w:rFonts w:cs="Times New Roman"/>
          <w:color w:val="auto"/>
          <w:sz w:val="22"/>
          <w:szCs w:val="22"/>
        </w:rPr>
        <w:t xml:space="preserve">). He developed a nondirective, </w:t>
      </w:r>
      <w:r w:rsidR="00E30B96" w:rsidRPr="00D71899">
        <w:rPr>
          <w:rFonts w:cs="Times New Roman"/>
          <w:color w:val="auto"/>
          <w:sz w:val="22"/>
          <w:szCs w:val="22"/>
        </w:rPr>
        <w:t>patient</w:t>
      </w:r>
      <w:r w:rsidRPr="00D71899">
        <w:rPr>
          <w:rFonts w:cs="Times New Roman"/>
          <w:color w:val="auto"/>
          <w:sz w:val="22"/>
          <w:szCs w:val="22"/>
        </w:rPr>
        <w:t>-centered approach to psychotherapy that recognized the importance of facilitative counseling techniques such as reflection, exploring, and clarification (</w:t>
      </w:r>
      <w:customXmlInsRangeStart w:id="69" w:author="AQ" w:date="2025-08-03T08:56:00Z"/>
      <w:sdt>
        <w:sdtPr>
          <w:rPr>
            <w:rFonts w:cs="Times New Roman"/>
            <w:color w:val="auto"/>
            <w:sz w:val="22"/>
            <w:szCs w:val="22"/>
          </w:rPr>
          <w:alias w:val="BibCitation"/>
          <w:tag w:val="BibRef77"/>
          <w:id w:val="1225489454"/>
          <w:placeholder>
            <w:docPart w:val="DefaultPlaceholder_1082065158"/>
          </w:placeholder>
        </w:sdtPr>
        <w:sdtEndPr/>
        <w:sdtContent>
          <w:customXmlInsRangeEnd w:id="69"/>
          <w:r w:rsidRPr="0099569C">
            <w:rPr>
              <w:rFonts w:cs="Times New Roman"/>
              <w:color w:val="auto"/>
              <w:sz w:val="22"/>
              <w:szCs w:val="22"/>
              <w:highlight w:val="green"/>
              <w:rPrChange w:id="70" w:author="AQ" w:date="2025-08-03T08:56:00Z">
                <w:rPr>
                  <w:rFonts w:cs="Times New Roman"/>
                  <w:color w:val="auto"/>
                  <w:sz w:val="22"/>
                  <w:szCs w:val="22"/>
                </w:rPr>
              </w:rPrChange>
            </w:rPr>
            <w:t>Rogers, 1942</w:t>
          </w:r>
          <w:customXmlInsRangeStart w:id="71" w:author="AQ" w:date="2025-08-03T08:56:00Z"/>
        </w:sdtContent>
      </w:sdt>
      <w:customXmlInsRangeEnd w:id="71"/>
      <w:r w:rsidRPr="00D71899">
        <w:rPr>
          <w:rFonts w:cs="Times New Roman"/>
          <w:color w:val="auto"/>
          <w:sz w:val="22"/>
          <w:szCs w:val="22"/>
        </w:rPr>
        <w:t>) as well as the three facilitative conditions necessary for positive therapeutic outcomes: unconditional positive regard, empathic understanding, and congruence (</w:t>
      </w:r>
      <w:customXmlInsRangeStart w:id="72" w:author="AQ" w:date="2025-08-03T08:57:00Z"/>
      <w:sdt>
        <w:sdtPr>
          <w:rPr>
            <w:rFonts w:cs="Times New Roman"/>
            <w:color w:val="auto"/>
            <w:sz w:val="22"/>
            <w:szCs w:val="22"/>
          </w:rPr>
          <w:alias w:val="BibCitation"/>
          <w:tag w:val="BibRef80"/>
          <w:id w:val="-523711579"/>
          <w:placeholder>
            <w:docPart w:val="DefaultPlaceholder_1082065158"/>
          </w:placeholder>
        </w:sdtPr>
        <w:sdtEndPr/>
        <w:sdtContent>
          <w:customXmlInsRangeEnd w:id="72"/>
          <w:r w:rsidRPr="0099569C">
            <w:rPr>
              <w:rFonts w:cs="Times New Roman"/>
              <w:color w:val="auto"/>
              <w:sz w:val="22"/>
              <w:szCs w:val="22"/>
              <w:highlight w:val="green"/>
              <w:rPrChange w:id="73" w:author="AQ" w:date="2025-08-03T08:57:00Z">
                <w:rPr>
                  <w:rFonts w:cs="Times New Roman"/>
                  <w:color w:val="auto"/>
                  <w:sz w:val="22"/>
                  <w:szCs w:val="22"/>
                </w:rPr>
              </w:rPrChange>
            </w:rPr>
            <w:t>Rogers, 1961</w:t>
          </w:r>
          <w:customXmlInsRangeStart w:id="74" w:author="AQ" w:date="2025-08-03T08:57:00Z"/>
        </w:sdtContent>
      </w:sdt>
      <w:customXmlInsRangeEnd w:id="74"/>
      <w:r w:rsidRPr="00D71899">
        <w:rPr>
          <w:rFonts w:cs="Times New Roman"/>
          <w:color w:val="auto"/>
          <w:sz w:val="22"/>
          <w:szCs w:val="22"/>
        </w:rPr>
        <w:t xml:space="preserve">). Rogers popularized the term </w:t>
      </w:r>
      <w:r w:rsidR="00E30B96" w:rsidRPr="00D71899">
        <w:rPr>
          <w:rStyle w:val="italic"/>
          <w:rFonts w:cs="Times New Roman"/>
          <w:color w:val="auto"/>
          <w:sz w:val="22"/>
          <w:szCs w:val="22"/>
        </w:rPr>
        <w:t>patient</w:t>
      </w:r>
      <w:r w:rsidRPr="00D71899">
        <w:rPr>
          <w:rFonts w:cs="Times New Roman"/>
          <w:color w:val="auto"/>
          <w:sz w:val="22"/>
          <w:szCs w:val="22"/>
        </w:rPr>
        <w:t xml:space="preserve"> rather than </w:t>
      </w:r>
      <w:r w:rsidRPr="00D71899">
        <w:rPr>
          <w:rStyle w:val="italic"/>
          <w:rFonts w:cs="Times New Roman"/>
          <w:color w:val="auto"/>
          <w:sz w:val="22"/>
          <w:szCs w:val="22"/>
        </w:rPr>
        <w:t>patient,</w:t>
      </w:r>
      <w:r w:rsidRPr="00D71899">
        <w:rPr>
          <w:rFonts w:cs="Times New Roman"/>
          <w:color w:val="auto"/>
          <w:sz w:val="22"/>
          <w:szCs w:val="22"/>
        </w:rPr>
        <w:t xml:space="preserve"> emphasizing the egalitarian relationship between the therapist and the </w:t>
      </w:r>
      <w:r w:rsidR="00E30B96" w:rsidRPr="00D71899">
        <w:rPr>
          <w:rFonts w:cs="Times New Roman"/>
          <w:color w:val="auto"/>
          <w:sz w:val="22"/>
          <w:szCs w:val="22"/>
        </w:rPr>
        <w:t>patient</w:t>
      </w:r>
      <w:r w:rsidRPr="00D71899">
        <w:rPr>
          <w:rFonts w:cs="Times New Roman"/>
          <w:color w:val="auto"/>
          <w:sz w:val="22"/>
          <w:szCs w:val="22"/>
        </w:rPr>
        <w:t xml:space="preserve">. Initially, he named his approach </w:t>
      </w:r>
      <w:r w:rsidR="00E30B96" w:rsidRPr="00D71899">
        <w:rPr>
          <w:rFonts w:cs="Times New Roman"/>
          <w:color w:val="auto"/>
          <w:sz w:val="22"/>
          <w:szCs w:val="22"/>
        </w:rPr>
        <w:t>patient</w:t>
      </w:r>
      <w:r w:rsidRPr="00D71899">
        <w:rPr>
          <w:rFonts w:cs="Times New Roman"/>
          <w:color w:val="auto"/>
          <w:sz w:val="22"/>
          <w:szCs w:val="22"/>
        </w:rPr>
        <w:t xml:space="preserve">-centered psychotherapy as a way to highlight the prominence of the </w:t>
      </w:r>
      <w:r w:rsidR="00023824" w:rsidRPr="00D71899">
        <w:rPr>
          <w:rFonts w:cs="Times New Roman"/>
          <w:color w:val="auto"/>
          <w:sz w:val="22"/>
          <w:szCs w:val="22"/>
        </w:rPr>
        <w:t>patient</w:t>
      </w:r>
      <w:r w:rsidRPr="00D71899">
        <w:rPr>
          <w:rFonts w:cs="Times New Roman"/>
          <w:color w:val="auto"/>
          <w:sz w:val="22"/>
          <w:szCs w:val="22"/>
        </w:rPr>
        <w:t>’s knowledge in determining the focus and direction of therapy. Rogers’s approach to psychotherapy training was later used by graduate psychiatric nursing programs in the form of audio and written process recordings.</w:t>
      </w:r>
    </w:p>
    <w:p w14:paraId="38307945" w14:textId="01FA8483"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The central belief of person-centered therapy is that people are basically good and have a vast potential for self-growth if their potential is tapped within a special type of therapeutic relationship that provides the facilitative conditions of empathic understanding, unconditional positive regard, and congruence (</w:t>
      </w:r>
      <w:customXmlInsRangeStart w:id="75" w:author="AQ" w:date="2025-08-03T08:56:00Z"/>
      <w:sdt>
        <w:sdtPr>
          <w:rPr>
            <w:rFonts w:cs="Times New Roman"/>
            <w:color w:val="auto"/>
            <w:sz w:val="22"/>
            <w:szCs w:val="22"/>
          </w:rPr>
          <w:alias w:val="BibCitation"/>
          <w:tag w:val="BibRef79"/>
          <w:id w:val="387376863"/>
          <w:placeholder>
            <w:docPart w:val="DefaultPlaceholder_1082065158"/>
          </w:placeholder>
        </w:sdtPr>
        <w:sdtEndPr/>
        <w:sdtContent>
          <w:customXmlInsRangeEnd w:id="75"/>
          <w:r w:rsidRPr="0099569C">
            <w:rPr>
              <w:rFonts w:cs="Times New Roman"/>
              <w:color w:val="auto"/>
              <w:sz w:val="22"/>
              <w:szCs w:val="22"/>
              <w:highlight w:val="green"/>
              <w:rPrChange w:id="76" w:author="AQ" w:date="2025-08-03T08:56:00Z">
                <w:rPr>
                  <w:rFonts w:cs="Times New Roman"/>
                  <w:color w:val="auto"/>
                  <w:sz w:val="22"/>
                  <w:szCs w:val="22"/>
                </w:rPr>
              </w:rPrChange>
            </w:rPr>
            <w:t>Rogers, 1957</w:t>
          </w:r>
          <w:customXmlInsRangeStart w:id="77" w:author="AQ" w:date="2025-08-03T08:56:00Z"/>
        </w:sdtContent>
      </w:sdt>
      <w:customXmlInsRangeEnd w:id="77"/>
      <w:r w:rsidRPr="00D71899">
        <w:rPr>
          <w:rFonts w:cs="Times New Roman"/>
          <w:color w:val="auto"/>
          <w:sz w:val="22"/>
          <w:szCs w:val="22"/>
        </w:rPr>
        <w:t>). Over the last decade, research has repeatedly demonstrated that successful psychotherapy depends on these common factors (</w:t>
      </w:r>
      <w:r w:rsidR="00E52E74" w:rsidRPr="002F38A4">
        <w:rPr>
          <w:rStyle w:val="citebib"/>
        </w:rPr>
        <w:t>Duncan</w:t>
      </w:r>
      <w:del w:id="78" w:author="AQ" w:date="2025-08-03T08:47:00Z">
        <w:r w:rsidR="00E52E74" w:rsidRPr="002F38A4" w:rsidDel="00B35A6E">
          <w:rPr>
            <w:rStyle w:val="citebib"/>
          </w:rPr>
          <w:delText>, Miller, Wampold, &amp; Hubble,</w:delText>
        </w:r>
      </w:del>
      <w:ins w:id="79" w:author="AQ" w:date="2025-08-03T08:47:00Z">
        <w:r w:rsidR="00B35A6E" w:rsidRPr="002F38A4">
          <w:rPr>
            <w:rStyle w:val="citebib"/>
          </w:rPr>
          <w:t xml:space="preserve"> et al.</w:t>
        </w:r>
      </w:ins>
      <w:r w:rsidR="00E52E74" w:rsidRPr="002F38A4">
        <w:rPr>
          <w:rStyle w:val="citebib"/>
        </w:rPr>
        <w:t xml:space="preserve"> 2010</w:t>
      </w:r>
      <w:r w:rsidRPr="00D71899">
        <w:rPr>
          <w:rFonts w:cs="Times New Roman"/>
          <w:color w:val="auto"/>
          <w:sz w:val="22"/>
          <w:szCs w:val="22"/>
        </w:rPr>
        <w:t xml:space="preserve">; </w:t>
      </w:r>
      <w:customXmlInsRangeStart w:id="80" w:author="AQ" w:date="2025-08-03T08:58:00Z"/>
      <w:sdt>
        <w:sdtPr>
          <w:rPr>
            <w:rFonts w:cs="Times New Roman"/>
            <w:color w:val="auto"/>
            <w:sz w:val="22"/>
            <w:szCs w:val="22"/>
          </w:rPr>
          <w:alias w:val="BibCitation"/>
          <w:tag w:val="BibRef98"/>
          <w:id w:val="91520584"/>
          <w:placeholder>
            <w:docPart w:val="DefaultPlaceholder_1082065158"/>
          </w:placeholder>
        </w:sdtPr>
        <w:sdtEndPr/>
        <w:sdtContent>
          <w:customXmlInsRangeEnd w:id="80"/>
          <w:proofErr w:type="spellStart"/>
          <w:r w:rsidRPr="0099569C">
            <w:rPr>
              <w:rFonts w:cs="Times New Roman"/>
              <w:color w:val="auto"/>
              <w:sz w:val="22"/>
              <w:szCs w:val="22"/>
              <w:highlight w:val="green"/>
              <w:rPrChange w:id="81" w:author="AQ" w:date="2025-08-03T08:58:00Z">
                <w:rPr>
                  <w:rFonts w:cs="Times New Roman"/>
                  <w:color w:val="auto"/>
                  <w:sz w:val="22"/>
                  <w:szCs w:val="22"/>
                </w:rPr>
              </w:rPrChange>
            </w:rPr>
            <w:t>Wampold</w:t>
          </w:r>
          <w:proofErr w:type="spellEnd"/>
          <w:r w:rsidRPr="0099569C">
            <w:rPr>
              <w:rFonts w:cs="Times New Roman"/>
              <w:color w:val="auto"/>
              <w:sz w:val="22"/>
              <w:szCs w:val="22"/>
              <w:highlight w:val="green"/>
              <w:rPrChange w:id="82" w:author="AQ" w:date="2025-08-03T08:58:00Z">
                <w:rPr>
                  <w:rFonts w:cs="Times New Roman"/>
                  <w:color w:val="auto"/>
                  <w:sz w:val="22"/>
                  <w:szCs w:val="22"/>
                </w:rPr>
              </w:rPrChange>
            </w:rPr>
            <w:t>, 2001</w:t>
          </w:r>
          <w:customXmlInsRangeStart w:id="83" w:author="AQ" w:date="2025-08-03T08:58:00Z"/>
        </w:sdtContent>
      </w:sdt>
      <w:customXmlInsRangeEnd w:id="83"/>
      <w:r w:rsidRPr="00D71899">
        <w:rPr>
          <w:rFonts w:cs="Times New Roman"/>
          <w:color w:val="auto"/>
          <w:sz w:val="22"/>
          <w:szCs w:val="22"/>
        </w:rPr>
        <w:t>).</w:t>
      </w:r>
      <w:r w:rsidR="002F33A4">
        <w:rPr>
          <w:rFonts w:cs="Times New Roman"/>
          <w:color w:val="auto"/>
          <w:sz w:val="22"/>
          <w:szCs w:val="22"/>
        </w:rPr>
        <w:t xml:space="preserve"> Key concepts of person-centered therapy are discussed in the text that follows.</w:t>
      </w:r>
    </w:p>
    <w:p w14:paraId="10039F45" w14:textId="36B2027F" w:rsidR="00C927CB" w:rsidRPr="003E5B4A" w:rsidRDefault="00AE22F1" w:rsidP="003E5B4A">
      <w:pPr>
        <w:pStyle w:val="Head2"/>
      </w:pPr>
      <w:r>
        <w:rPr>
          <w:rFonts w:cs="Times New Roman"/>
          <w:color w:val="auto"/>
          <w:spacing w:val="0"/>
        </w:rPr>
        <w:lastRenderedPageBreak/>
        <w:t>&lt;H2&gt;</w:t>
      </w:r>
      <w:r w:rsidRPr="00D71899">
        <w:rPr>
          <w:rFonts w:cs="Times New Roman"/>
          <w:color w:val="auto"/>
          <w:spacing w:val="0"/>
        </w:rPr>
        <w:t>BELIEF OF HUMAN NATURE</w:t>
      </w:r>
    </w:p>
    <w:p w14:paraId="7601D495" w14:textId="5B0B2A2A"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A central belief in the person-centered approach is that there is a positive center at the core of all individuals. People are thought to be trustworthy, creative, and resourceful. They are capable of self-understanding and self-direction and able to live effective and productive lives. People become destructive only when a poor self-concept or external constraints override the core sense of goodness (</w:t>
      </w:r>
      <w:customXmlInsRangeStart w:id="84" w:author="AQ" w:date="2025-08-03T08:57:00Z"/>
      <w:sdt>
        <w:sdtPr>
          <w:rPr>
            <w:rFonts w:cs="Times New Roman"/>
            <w:color w:val="auto"/>
            <w:sz w:val="22"/>
            <w:szCs w:val="22"/>
          </w:rPr>
          <w:alias w:val="BibCitation"/>
          <w:tag w:val="BibRef80"/>
          <w:id w:val="-1397049086"/>
          <w:placeholder>
            <w:docPart w:val="DefaultPlaceholder_1082065158"/>
          </w:placeholder>
        </w:sdtPr>
        <w:sdtEndPr/>
        <w:sdtContent>
          <w:customXmlInsRangeEnd w:id="84"/>
          <w:r w:rsidRPr="0099569C">
            <w:rPr>
              <w:rFonts w:cs="Times New Roman"/>
              <w:color w:val="auto"/>
              <w:sz w:val="22"/>
              <w:szCs w:val="22"/>
              <w:highlight w:val="green"/>
              <w:rPrChange w:id="85" w:author="AQ" w:date="2025-08-03T08:57:00Z">
                <w:rPr>
                  <w:rFonts w:cs="Times New Roman"/>
                  <w:color w:val="auto"/>
                  <w:sz w:val="22"/>
                  <w:szCs w:val="22"/>
                </w:rPr>
              </w:rPrChange>
            </w:rPr>
            <w:t>Rogers, 1961</w:t>
          </w:r>
          <w:customXmlInsRangeStart w:id="86" w:author="AQ" w:date="2025-08-03T08:57:00Z"/>
        </w:sdtContent>
      </w:sdt>
      <w:customXmlInsRangeEnd w:id="86"/>
      <w:r w:rsidRPr="00D71899">
        <w:rPr>
          <w:rFonts w:cs="Times New Roman"/>
          <w:color w:val="auto"/>
          <w:sz w:val="22"/>
          <w:szCs w:val="22"/>
        </w:rPr>
        <w:t>).</w:t>
      </w:r>
    </w:p>
    <w:p w14:paraId="3F455303" w14:textId="39439B23" w:rsidR="00C927CB" w:rsidRPr="003E5B4A" w:rsidRDefault="00AE22F1" w:rsidP="003E5B4A">
      <w:pPr>
        <w:pStyle w:val="Head2"/>
      </w:pPr>
      <w:r>
        <w:rPr>
          <w:rFonts w:cs="Times New Roman"/>
          <w:color w:val="auto"/>
          <w:spacing w:val="0"/>
        </w:rPr>
        <w:t>&lt;H2&gt;</w:t>
      </w:r>
      <w:r w:rsidRPr="00D71899">
        <w:rPr>
          <w:rFonts w:cs="Times New Roman"/>
          <w:color w:val="auto"/>
          <w:spacing w:val="0"/>
        </w:rPr>
        <w:t>SELF-CONCEPT</w:t>
      </w:r>
    </w:p>
    <w:p w14:paraId="618E6FBB" w14:textId="2169B4BF"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An organized, consistent set of perceptions about the self, continually influenced by experience and its interpretation, self-concept includes self-worth (what a person thinks about self), self-image (how a person sees self), and ideal self (how a person would like to be). People are in a state of congruence with a higher sense of self-worth when their self-image and ideal self are similar to each other, a necessary state for self-actualization (</w:t>
      </w:r>
      <w:customXmlInsRangeStart w:id="87" w:author="AQ" w:date="2025-08-03T08:56:00Z"/>
      <w:sdt>
        <w:sdtPr>
          <w:rPr>
            <w:rFonts w:cs="Times New Roman"/>
            <w:color w:val="auto"/>
            <w:sz w:val="22"/>
            <w:szCs w:val="22"/>
          </w:rPr>
          <w:alias w:val="BibCitation"/>
          <w:tag w:val="BibRef78"/>
          <w:id w:val="-561094440"/>
          <w:placeholder>
            <w:docPart w:val="DefaultPlaceholder_1082065158"/>
          </w:placeholder>
        </w:sdtPr>
        <w:sdtEndPr/>
        <w:sdtContent>
          <w:customXmlInsRangeEnd w:id="87"/>
          <w:r w:rsidRPr="0099569C">
            <w:rPr>
              <w:rFonts w:cs="Times New Roman"/>
              <w:color w:val="auto"/>
              <w:sz w:val="22"/>
              <w:szCs w:val="22"/>
              <w:highlight w:val="green"/>
              <w:rPrChange w:id="88" w:author="AQ" w:date="2025-08-03T08:56:00Z">
                <w:rPr>
                  <w:rFonts w:cs="Times New Roman"/>
                  <w:color w:val="auto"/>
                  <w:sz w:val="22"/>
                  <w:szCs w:val="22"/>
                </w:rPr>
              </w:rPrChange>
            </w:rPr>
            <w:t>Rogers, 1951</w:t>
          </w:r>
          <w:customXmlInsRangeStart w:id="89" w:author="AQ" w:date="2025-08-03T08:56:00Z"/>
        </w:sdtContent>
      </w:sdt>
      <w:customXmlInsRangeEnd w:id="89"/>
      <w:r w:rsidRPr="00D71899">
        <w:rPr>
          <w:rFonts w:cs="Times New Roman"/>
          <w:color w:val="auto"/>
          <w:sz w:val="22"/>
          <w:szCs w:val="22"/>
        </w:rPr>
        <w:t>).</w:t>
      </w:r>
    </w:p>
    <w:p w14:paraId="30614A60" w14:textId="3122897E" w:rsidR="00C927CB" w:rsidRPr="003E5B4A" w:rsidRDefault="00AE22F1" w:rsidP="003E5B4A">
      <w:pPr>
        <w:pStyle w:val="Head2"/>
      </w:pPr>
      <w:r>
        <w:rPr>
          <w:rFonts w:cs="Times New Roman"/>
          <w:color w:val="auto"/>
          <w:spacing w:val="0"/>
        </w:rPr>
        <w:t>&lt;H2&gt;</w:t>
      </w:r>
      <w:r w:rsidRPr="00D71899">
        <w:rPr>
          <w:rFonts w:cs="Times New Roman"/>
          <w:color w:val="auto"/>
          <w:spacing w:val="0"/>
        </w:rPr>
        <w:t>ACTUALIZING TENDENCY</w:t>
      </w:r>
    </w:p>
    <w:p w14:paraId="1F6F1EDE" w14:textId="327ACCAF"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The actualizing tendency is the innate drive, basic motivational force, and directional process in humans to grow, develop, and strive toward self-realization and fulfillment (</w:t>
      </w:r>
      <w:customXmlInsRangeStart w:id="90" w:author="AQ" w:date="2025-08-03T08:56:00Z"/>
      <w:sdt>
        <w:sdtPr>
          <w:rPr>
            <w:rFonts w:cs="Times New Roman"/>
            <w:color w:val="auto"/>
            <w:sz w:val="22"/>
            <w:szCs w:val="22"/>
          </w:rPr>
          <w:alias w:val="BibCitation"/>
          <w:tag w:val="BibRef78"/>
          <w:id w:val="827261233"/>
          <w:placeholder>
            <w:docPart w:val="DefaultPlaceholder_1082065158"/>
          </w:placeholder>
        </w:sdtPr>
        <w:sdtEndPr/>
        <w:sdtContent>
          <w:customXmlInsRangeEnd w:id="90"/>
          <w:r w:rsidRPr="0099569C">
            <w:rPr>
              <w:rFonts w:cs="Times New Roman"/>
              <w:color w:val="auto"/>
              <w:sz w:val="22"/>
              <w:szCs w:val="22"/>
              <w:highlight w:val="green"/>
              <w:rPrChange w:id="91" w:author="AQ" w:date="2025-08-03T08:56:00Z">
                <w:rPr>
                  <w:rFonts w:cs="Times New Roman"/>
                  <w:color w:val="auto"/>
                  <w:sz w:val="22"/>
                  <w:szCs w:val="22"/>
                </w:rPr>
              </w:rPrChange>
            </w:rPr>
            <w:t>Rogers, 1951</w:t>
          </w:r>
          <w:customXmlInsRangeStart w:id="92" w:author="AQ" w:date="2025-08-03T08:56:00Z"/>
        </w:sdtContent>
      </w:sdt>
      <w:customXmlInsRangeEnd w:id="92"/>
      <w:r w:rsidRPr="00D71899">
        <w:rPr>
          <w:rFonts w:cs="Times New Roman"/>
          <w:color w:val="auto"/>
          <w:sz w:val="22"/>
          <w:szCs w:val="22"/>
        </w:rPr>
        <w:t>). Rogers stated</w:t>
      </w:r>
      <w:r w:rsidRPr="00D71899">
        <w:rPr>
          <w:rStyle w:val="italic"/>
          <w:rFonts w:cs="Times New Roman"/>
          <w:color w:val="auto"/>
          <w:sz w:val="22"/>
          <w:szCs w:val="22"/>
        </w:rPr>
        <w:t>,</w:t>
      </w:r>
      <w:r w:rsidRPr="00D71899">
        <w:rPr>
          <w:rFonts w:cs="Times New Roman"/>
          <w:color w:val="auto"/>
          <w:sz w:val="22"/>
          <w:szCs w:val="22"/>
        </w:rPr>
        <w:t xml:space="preserve"> “</w:t>
      </w:r>
      <w:r w:rsidRPr="00D71899">
        <w:rPr>
          <w:rStyle w:val="italic"/>
          <w:rFonts w:cs="Times New Roman"/>
          <w:color w:val="auto"/>
          <w:sz w:val="22"/>
          <w:szCs w:val="22"/>
        </w:rPr>
        <w:t>The organism has one basic tendency and striving—to actualize, maintain, and enhance the experiencing organism</w:t>
      </w:r>
      <w:r w:rsidRPr="00D71899">
        <w:rPr>
          <w:rFonts w:cs="Times New Roman"/>
          <w:color w:val="auto"/>
          <w:sz w:val="22"/>
          <w:szCs w:val="22"/>
        </w:rPr>
        <w:t>” (</w:t>
      </w:r>
      <w:customXmlInsRangeStart w:id="93" w:author="AQ" w:date="2025-08-03T08:56:00Z"/>
      <w:sdt>
        <w:sdtPr>
          <w:rPr>
            <w:rFonts w:cs="Times New Roman"/>
            <w:color w:val="auto"/>
            <w:sz w:val="22"/>
            <w:szCs w:val="22"/>
          </w:rPr>
          <w:alias w:val="BibCitation"/>
          <w:tag w:val="BibRef78"/>
          <w:id w:val="1477803888"/>
          <w:placeholder>
            <w:docPart w:val="DefaultPlaceholder_1082065158"/>
          </w:placeholder>
        </w:sdtPr>
        <w:sdtEndPr/>
        <w:sdtContent>
          <w:customXmlInsRangeEnd w:id="93"/>
          <w:r w:rsidRPr="0099569C">
            <w:rPr>
              <w:rFonts w:cs="Times New Roman"/>
              <w:color w:val="auto"/>
              <w:sz w:val="22"/>
              <w:szCs w:val="22"/>
              <w:highlight w:val="green"/>
              <w:rPrChange w:id="94" w:author="AQ" w:date="2025-08-03T08:56:00Z">
                <w:rPr>
                  <w:rFonts w:cs="Times New Roman"/>
                  <w:color w:val="auto"/>
                  <w:sz w:val="22"/>
                  <w:szCs w:val="22"/>
                </w:rPr>
              </w:rPrChange>
            </w:rPr>
            <w:t>Rogers, 1951</w:t>
          </w:r>
          <w:customXmlInsRangeStart w:id="95" w:author="AQ" w:date="2025-08-03T08:56:00Z"/>
        </w:sdtContent>
      </w:sdt>
      <w:customXmlInsRangeEnd w:id="95"/>
      <w:r w:rsidRPr="00D71899">
        <w:rPr>
          <w:rFonts w:cs="Times New Roman"/>
          <w:color w:val="auto"/>
          <w:sz w:val="22"/>
          <w:szCs w:val="22"/>
        </w:rPr>
        <w:t xml:space="preserve">, p. 487). A belief in the actualizing tendency places trust in the </w:t>
      </w:r>
      <w:r w:rsidR="00E30B96" w:rsidRPr="00D71899">
        <w:rPr>
          <w:rFonts w:cs="Times New Roman"/>
          <w:color w:val="auto"/>
          <w:sz w:val="22"/>
          <w:szCs w:val="22"/>
        </w:rPr>
        <w:t>patient</w:t>
      </w:r>
      <w:r w:rsidRPr="00D71899">
        <w:rPr>
          <w:rFonts w:cs="Times New Roman"/>
          <w:color w:val="auto"/>
          <w:sz w:val="22"/>
          <w:szCs w:val="22"/>
        </w:rPr>
        <w:t>’s capacity to know what needs to be worked on and what choices to make.</w:t>
      </w:r>
    </w:p>
    <w:p w14:paraId="04FFE3E6" w14:textId="09315C67" w:rsidR="00C927CB" w:rsidRPr="003E5B4A" w:rsidRDefault="00AE22F1" w:rsidP="003E5B4A">
      <w:pPr>
        <w:pStyle w:val="Head2"/>
      </w:pPr>
      <w:r>
        <w:rPr>
          <w:rFonts w:cs="Times New Roman"/>
          <w:color w:val="auto"/>
          <w:spacing w:val="0"/>
        </w:rPr>
        <w:t>&lt;H2&gt;</w:t>
      </w:r>
      <w:r w:rsidRPr="00D71899">
        <w:rPr>
          <w:rFonts w:cs="Times New Roman"/>
          <w:color w:val="auto"/>
          <w:spacing w:val="0"/>
        </w:rPr>
        <w:t>FULLY FUNCTIONING PERSON</w:t>
      </w:r>
    </w:p>
    <w:p w14:paraId="67D69956" w14:textId="7C3C9353"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An individual who is fully engaged in the process of self-actualization is a fully functioning person. A fully functioning person demonstrates the following: (a) knowledge of subjective experience, (b) existential living emphasizing choice, freedom, and responsibility, (c) awareness of emotions, (d) ability to take risks and seek new experiences, and (e) engagement in a continual process of change (</w:t>
      </w:r>
      <w:customXmlInsRangeStart w:id="96" w:author="AQ" w:date="2025-08-03T08:57:00Z"/>
      <w:sdt>
        <w:sdtPr>
          <w:rPr>
            <w:rFonts w:cs="Times New Roman"/>
            <w:color w:val="auto"/>
            <w:sz w:val="22"/>
            <w:szCs w:val="22"/>
          </w:rPr>
          <w:alias w:val="BibCitation"/>
          <w:tag w:val="BibRef80"/>
          <w:id w:val="1977177973"/>
          <w:placeholder>
            <w:docPart w:val="DefaultPlaceholder_1082065158"/>
          </w:placeholder>
        </w:sdtPr>
        <w:sdtEndPr/>
        <w:sdtContent>
          <w:customXmlInsRangeEnd w:id="96"/>
          <w:r w:rsidRPr="0099569C">
            <w:rPr>
              <w:rFonts w:cs="Times New Roman"/>
              <w:color w:val="auto"/>
              <w:sz w:val="22"/>
              <w:szCs w:val="22"/>
              <w:highlight w:val="green"/>
              <w:rPrChange w:id="97" w:author="AQ" w:date="2025-08-03T08:57:00Z">
                <w:rPr>
                  <w:rFonts w:cs="Times New Roman"/>
                  <w:color w:val="auto"/>
                  <w:sz w:val="22"/>
                  <w:szCs w:val="22"/>
                </w:rPr>
              </w:rPrChange>
            </w:rPr>
            <w:t>Rogers, 1961</w:t>
          </w:r>
          <w:customXmlInsRangeStart w:id="98" w:author="AQ" w:date="2025-08-03T08:57:00Z"/>
        </w:sdtContent>
      </w:sdt>
      <w:customXmlInsRangeEnd w:id="98"/>
      <w:r w:rsidRPr="00D71899">
        <w:rPr>
          <w:rFonts w:cs="Times New Roman"/>
          <w:color w:val="auto"/>
          <w:sz w:val="22"/>
          <w:szCs w:val="22"/>
        </w:rPr>
        <w:t>).</w:t>
      </w:r>
    </w:p>
    <w:p w14:paraId="2EC56D95" w14:textId="5A4E1868" w:rsidR="00C927CB" w:rsidRPr="003E5B4A" w:rsidRDefault="002F33A4" w:rsidP="00D71899">
      <w:pPr>
        <w:pStyle w:val="Head2"/>
        <w:spacing w:before="0" w:after="0" w:line="480" w:lineRule="auto"/>
      </w:pPr>
      <w:r>
        <w:rPr>
          <w:rFonts w:cs="Times New Roman"/>
          <w:color w:val="auto"/>
          <w:spacing w:val="0"/>
        </w:rPr>
        <w:lastRenderedPageBreak/>
        <w:t>&lt;H2&gt;</w:t>
      </w:r>
      <w:r w:rsidR="004F6791" w:rsidRPr="00D71899">
        <w:rPr>
          <w:rFonts w:cs="Times New Roman"/>
          <w:color w:val="auto"/>
          <w:spacing w:val="0"/>
        </w:rPr>
        <w:t>Goals of Therapy</w:t>
      </w:r>
    </w:p>
    <w:p w14:paraId="6709B1D6" w14:textId="7D36BE6E"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The goal of person-centered therapy is for the </w:t>
      </w:r>
      <w:r w:rsidR="00E30B96" w:rsidRPr="00D71899">
        <w:rPr>
          <w:rFonts w:cs="Times New Roman"/>
          <w:color w:val="auto"/>
          <w:sz w:val="22"/>
          <w:szCs w:val="22"/>
        </w:rPr>
        <w:t>patient</w:t>
      </w:r>
      <w:r w:rsidRPr="00D71899">
        <w:rPr>
          <w:rFonts w:cs="Times New Roman"/>
          <w:color w:val="auto"/>
          <w:sz w:val="22"/>
          <w:szCs w:val="22"/>
        </w:rPr>
        <w:t xml:space="preserve"> to become a fully functioning person engaged in the process of self-actualization. When achieving this level of development, the </w:t>
      </w:r>
      <w:r w:rsidR="00E30B96" w:rsidRPr="00D71899">
        <w:rPr>
          <w:rFonts w:cs="Times New Roman"/>
          <w:color w:val="auto"/>
          <w:sz w:val="22"/>
          <w:szCs w:val="22"/>
        </w:rPr>
        <w:t>patient</w:t>
      </w:r>
      <w:r w:rsidRPr="00D71899">
        <w:rPr>
          <w:rFonts w:cs="Times New Roman"/>
          <w:color w:val="auto"/>
          <w:sz w:val="22"/>
          <w:szCs w:val="22"/>
        </w:rPr>
        <w:t xml:space="preserve"> is able to live life more authentically and cope well with current and future problems. The therapist provides a climate conducive to helping the person achieve these goals (</w:t>
      </w:r>
      <w:customXmlInsRangeStart w:id="99" w:author="AQ" w:date="2025-08-03T08:57:00Z"/>
      <w:sdt>
        <w:sdtPr>
          <w:rPr>
            <w:rFonts w:cs="Times New Roman"/>
            <w:color w:val="auto"/>
            <w:sz w:val="22"/>
            <w:szCs w:val="22"/>
          </w:rPr>
          <w:alias w:val="BibCitation"/>
          <w:tag w:val="BibRef80"/>
          <w:id w:val="1885906032"/>
          <w:placeholder>
            <w:docPart w:val="DefaultPlaceholder_1082065158"/>
          </w:placeholder>
        </w:sdtPr>
        <w:sdtEndPr/>
        <w:sdtContent>
          <w:customXmlInsRangeEnd w:id="99"/>
          <w:r w:rsidRPr="0099569C">
            <w:rPr>
              <w:rFonts w:cs="Times New Roman"/>
              <w:color w:val="auto"/>
              <w:sz w:val="22"/>
              <w:szCs w:val="22"/>
              <w:highlight w:val="green"/>
              <w:rPrChange w:id="100" w:author="AQ" w:date="2025-08-03T08:57:00Z">
                <w:rPr>
                  <w:rFonts w:cs="Times New Roman"/>
                  <w:color w:val="auto"/>
                  <w:sz w:val="22"/>
                  <w:szCs w:val="22"/>
                </w:rPr>
              </w:rPrChange>
            </w:rPr>
            <w:t>Rogers, 1961</w:t>
          </w:r>
          <w:customXmlInsRangeStart w:id="101" w:author="AQ" w:date="2025-08-03T08:57:00Z"/>
        </w:sdtContent>
      </w:sdt>
      <w:customXmlInsRangeEnd w:id="101"/>
      <w:r w:rsidRPr="00D71899">
        <w:rPr>
          <w:rFonts w:cs="Times New Roman"/>
          <w:color w:val="auto"/>
          <w:sz w:val="22"/>
          <w:szCs w:val="22"/>
        </w:rPr>
        <w:t>).</w:t>
      </w:r>
    </w:p>
    <w:p w14:paraId="79F84E3B" w14:textId="3DA36668" w:rsidR="00C927CB" w:rsidRPr="00D71899" w:rsidRDefault="002F33A4" w:rsidP="00D71899">
      <w:pPr>
        <w:pStyle w:val="Head2"/>
        <w:spacing w:before="0" w:after="0" w:line="480" w:lineRule="auto"/>
        <w:rPr>
          <w:rFonts w:cs="Times New Roman"/>
          <w:color w:val="auto"/>
          <w:spacing w:val="0"/>
        </w:rPr>
      </w:pPr>
      <w:r>
        <w:rPr>
          <w:rFonts w:cs="Times New Roman"/>
          <w:color w:val="auto"/>
          <w:spacing w:val="0"/>
        </w:rPr>
        <w:t>&lt;H2&gt;</w:t>
      </w:r>
      <w:r w:rsidR="004F6791" w:rsidRPr="00D71899">
        <w:rPr>
          <w:rFonts w:cs="Times New Roman"/>
          <w:color w:val="auto"/>
          <w:spacing w:val="0"/>
        </w:rPr>
        <w:t>Assessment</w:t>
      </w:r>
    </w:p>
    <w:p w14:paraId="45DE386D" w14:textId="70C5D31E"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The therapist begins the assessment by asking the </w:t>
      </w:r>
      <w:r w:rsidR="00E30B96" w:rsidRPr="00D71899">
        <w:rPr>
          <w:rFonts w:cs="Times New Roman"/>
          <w:color w:val="auto"/>
          <w:sz w:val="22"/>
          <w:szCs w:val="22"/>
        </w:rPr>
        <w:t>patient</w:t>
      </w:r>
      <w:r w:rsidRPr="00D71899">
        <w:rPr>
          <w:rFonts w:cs="Times New Roman"/>
          <w:color w:val="auto"/>
          <w:sz w:val="22"/>
          <w:szCs w:val="22"/>
        </w:rPr>
        <w:t xml:space="preserve"> where to begin and what issues to work on. The </w:t>
      </w:r>
      <w:r w:rsidR="00E30B96" w:rsidRPr="00D71899">
        <w:rPr>
          <w:rFonts w:cs="Times New Roman"/>
          <w:color w:val="auto"/>
          <w:sz w:val="22"/>
          <w:szCs w:val="22"/>
        </w:rPr>
        <w:t>patient</w:t>
      </w:r>
      <w:r w:rsidRPr="00D71899">
        <w:rPr>
          <w:rFonts w:cs="Times New Roman"/>
          <w:color w:val="auto"/>
          <w:sz w:val="22"/>
          <w:szCs w:val="22"/>
        </w:rPr>
        <w:t xml:space="preserve">’s phenomenological experience, rather than the presenting problem, is the focus. The therapist is genuine, empathic, and caring and sets aside preconceptions in an attempt to understand the inner world of the </w:t>
      </w:r>
      <w:r w:rsidR="00E30B96" w:rsidRPr="00D71899">
        <w:rPr>
          <w:rFonts w:cs="Times New Roman"/>
          <w:color w:val="auto"/>
          <w:sz w:val="22"/>
          <w:szCs w:val="22"/>
        </w:rPr>
        <w:t>patient</w:t>
      </w:r>
      <w:r w:rsidRPr="00D71899">
        <w:rPr>
          <w:rFonts w:cs="Times New Roman"/>
          <w:color w:val="auto"/>
          <w:sz w:val="22"/>
          <w:szCs w:val="22"/>
        </w:rPr>
        <w:t xml:space="preserve">. The therapist creates an understanding atmosphere that encourages clarification and reflection of present feelings. For example, to the </w:t>
      </w:r>
      <w:r w:rsidR="00E30B96" w:rsidRPr="00D71899">
        <w:rPr>
          <w:rFonts w:cs="Times New Roman"/>
          <w:color w:val="auto"/>
          <w:sz w:val="22"/>
          <w:szCs w:val="22"/>
        </w:rPr>
        <w:t>patient</w:t>
      </w:r>
      <w:r w:rsidRPr="00D71899">
        <w:rPr>
          <w:rFonts w:cs="Times New Roman"/>
          <w:color w:val="auto"/>
          <w:sz w:val="22"/>
          <w:szCs w:val="22"/>
        </w:rPr>
        <w:t xml:space="preserve">’s comment, “I’m depressed most of the time,” the therapist might respond with, “You constantly feel unhappy?” The </w:t>
      </w:r>
      <w:r w:rsidR="00E30B96" w:rsidRPr="00D71899">
        <w:rPr>
          <w:rFonts w:cs="Times New Roman"/>
          <w:color w:val="auto"/>
          <w:sz w:val="22"/>
          <w:szCs w:val="22"/>
        </w:rPr>
        <w:t>patient</w:t>
      </w:r>
      <w:r w:rsidRPr="00D71899">
        <w:rPr>
          <w:rFonts w:cs="Times New Roman"/>
          <w:color w:val="auto"/>
          <w:sz w:val="22"/>
          <w:szCs w:val="22"/>
        </w:rPr>
        <w:t xml:space="preserve"> is then able to pursue his or her own line of thought, resulting in a fuller exposure of the </w:t>
      </w:r>
      <w:r w:rsidR="00E30B96" w:rsidRPr="00D71899">
        <w:rPr>
          <w:rFonts w:cs="Times New Roman"/>
          <w:color w:val="auto"/>
          <w:sz w:val="22"/>
          <w:szCs w:val="22"/>
        </w:rPr>
        <w:t>patient</w:t>
      </w:r>
      <w:r w:rsidRPr="00D71899">
        <w:rPr>
          <w:rFonts w:cs="Times New Roman"/>
          <w:color w:val="auto"/>
          <w:sz w:val="22"/>
          <w:szCs w:val="22"/>
        </w:rPr>
        <w:t>’s subjective experience.</w:t>
      </w:r>
    </w:p>
    <w:p w14:paraId="79278556" w14:textId="37E12C0D"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 xml:space="preserve">Traditional assessment procedures such as taking a psychiatric history or using psychometric tests are not used because these approaches encourage an external focus and give the </w:t>
      </w:r>
      <w:r w:rsidR="00E30B96" w:rsidRPr="00D71899">
        <w:rPr>
          <w:rFonts w:cs="Times New Roman"/>
          <w:color w:val="auto"/>
          <w:sz w:val="22"/>
          <w:szCs w:val="22"/>
        </w:rPr>
        <w:t>patient</w:t>
      </w:r>
      <w:r w:rsidRPr="00D71899">
        <w:rPr>
          <w:rFonts w:cs="Times New Roman"/>
          <w:color w:val="auto"/>
          <w:sz w:val="22"/>
          <w:szCs w:val="22"/>
        </w:rPr>
        <w:t xml:space="preserve"> the message that the therapist is the expert who provides the solutions. The </w:t>
      </w:r>
      <w:r w:rsidR="00E30B96" w:rsidRPr="00D71899">
        <w:rPr>
          <w:rFonts w:cs="Times New Roman"/>
          <w:color w:val="auto"/>
          <w:sz w:val="22"/>
          <w:szCs w:val="22"/>
        </w:rPr>
        <w:t>patient</w:t>
      </w:r>
      <w:r w:rsidRPr="00D71899">
        <w:rPr>
          <w:rFonts w:cs="Times New Roman"/>
          <w:color w:val="auto"/>
          <w:sz w:val="22"/>
          <w:szCs w:val="22"/>
        </w:rPr>
        <w:t xml:space="preserve"> is not considered a sick </w:t>
      </w:r>
      <w:r w:rsidR="00E30B96" w:rsidRPr="00D71899">
        <w:rPr>
          <w:rFonts w:cs="Times New Roman"/>
          <w:color w:val="auto"/>
          <w:sz w:val="22"/>
          <w:szCs w:val="22"/>
        </w:rPr>
        <w:t>patient</w:t>
      </w:r>
      <w:r w:rsidRPr="00D71899">
        <w:rPr>
          <w:rFonts w:cs="Times New Roman"/>
          <w:color w:val="auto"/>
          <w:sz w:val="22"/>
          <w:szCs w:val="22"/>
        </w:rPr>
        <w:t xml:space="preserve"> in need of treatment, but a person who is prevented from realizing his or her potential. Diagnosing is not highly regarded in this approach. Rogers believed that diagnostic constructs are inadequate, prejudicial, and often misconstrued (</w:t>
      </w:r>
      <w:customXmlInsRangeStart w:id="102" w:author="AQ" w:date="2025-08-03T08:56:00Z"/>
      <w:sdt>
        <w:sdtPr>
          <w:rPr>
            <w:rFonts w:cs="Times New Roman"/>
            <w:color w:val="auto"/>
            <w:sz w:val="22"/>
            <w:szCs w:val="22"/>
          </w:rPr>
          <w:alias w:val="BibCitation"/>
          <w:tag w:val="BibRef77"/>
          <w:id w:val="1380669472"/>
          <w:placeholder>
            <w:docPart w:val="DefaultPlaceholder_1082065158"/>
          </w:placeholder>
        </w:sdtPr>
        <w:sdtEndPr/>
        <w:sdtContent>
          <w:customXmlInsRangeEnd w:id="102"/>
          <w:r w:rsidRPr="0099569C">
            <w:rPr>
              <w:rFonts w:cs="Times New Roman"/>
              <w:color w:val="auto"/>
              <w:sz w:val="22"/>
              <w:szCs w:val="22"/>
              <w:highlight w:val="green"/>
              <w:rPrChange w:id="103" w:author="AQ" w:date="2025-08-03T08:56:00Z">
                <w:rPr>
                  <w:rFonts w:cs="Times New Roman"/>
                  <w:color w:val="auto"/>
                  <w:sz w:val="22"/>
                  <w:szCs w:val="22"/>
                </w:rPr>
              </w:rPrChange>
            </w:rPr>
            <w:t>Rogers, 1942</w:t>
          </w:r>
          <w:customXmlInsRangeStart w:id="104" w:author="AQ" w:date="2025-08-03T08:56:00Z"/>
        </w:sdtContent>
      </w:sdt>
      <w:customXmlInsRangeEnd w:id="104"/>
      <w:r w:rsidRPr="00D71899">
        <w:rPr>
          <w:rFonts w:cs="Times New Roman"/>
          <w:color w:val="auto"/>
          <w:sz w:val="22"/>
          <w:szCs w:val="22"/>
        </w:rPr>
        <w:t xml:space="preserve">). If providing a diagnosis is necessary, a collaborative approach is used in which the </w:t>
      </w:r>
      <w:r w:rsidR="00E30B96" w:rsidRPr="00D71899">
        <w:rPr>
          <w:rFonts w:cs="Times New Roman"/>
          <w:color w:val="auto"/>
          <w:sz w:val="22"/>
          <w:szCs w:val="22"/>
        </w:rPr>
        <w:t>patient</w:t>
      </w:r>
      <w:r w:rsidRPr="00D71899">
        <w:rPr>
          <w:rFonts w:cs="Times New Roman"/>
          <w:color w:val="auto"/>
          <w:sz w:val="22"/>
          <w:szCs w:val="22"/>
        </w:rPr>
        <w:t xml:space="preserve"> and therapist together formulate the diagnosis (</w:t>
      </w:r>
      <w:proofErr w:type="spellStart"/>
      <w:customXmlInsRangeStart w:id="105" w:author="AQ" w:date="2025-08-03T08:55:00Z"/>
      <w:sdt>
        <w:sdtPr>
          <w:rPr>
            <w:rFonts w:cs="Times New Roman"/>
            <w:color w:val="auto"/>
            <w:sz w:val="22"/>
            <w:szCs w:val="22"/>
          </w:rPr>
          <w:alias w:val="BibCitation"/>
          <w:tag w:val="BibRef6"/>
          <w:id w:val="-1557851004"/>
          <w:placeholder>
            <w:docPart w:val="DefaultPlaceholder_1082065158"/>
          </w:placeholder>
        </w:sdtPr>
        <w:sdtEndPr/>
        <w:sdtContent>
          <w:customXmlInsRangeEnd w:id="105"/>
          <w:r w:rsidRPr="0099569C">
            <w:rPr>
              <w:rFonts w:cs="Times New Roman"/>
              <w:color w:val="auto"/>
              <w:sz w:val="22"/>
              <w:szCs w:val="22"/>
              <w:highlight w:val="green"/>
              <w:rPrChange w:id="106" w:author="AQ" w:date="2025-08-03T08:55:00Z">
                <w:rPr>
                  <w:rFonts w:cs="Times New Roman"/>
                  <w:color w:val="auto"/>
                  <w:sz w:val="22"/>
                  <w:szCs w:val="22"/>
                </w:rPr>
              </w:rPrChange>
            </w:rPr>
            <w:t>Bohart</w:t>
          </w:r>
          <w:proofErr w:type="spellEnd"/>
          <w:r w:rsidRPr="0099569C">
            <w:rPr>
              <w:rFonts w:cs="Times New Roman"/>
              <w:color w:val="auto"/>
              <w:sz w:val="22"/>
              <w:szCs w:val="22"/>
              <w:highlight w:val="green"/>
              <w:rPrChange w:id="107" w:author="AQ" w:date="2025-08-03T08:55:00Z">
                <w:rPr>
                  <w:rFonts w:cs="Times New Roman"/>
                  <w:color w:val="auto"/>
                  <w:sz w:val="22"/>
                  <w:szCs w:val="22"/>
                </w:rPr>
              </w:rPrChange>
            </w:rPr>
            <w:t xml:space="preserve"> &amp; </w:t>
          </w:r>
          <w:customXmlInsRangeStart w:id="108" w:author="AQ" w:date="2025-08-03T08:58:00Z"/>
          <w:sdt>
            <w:sdtPr>
              <w:rPr>
                <w:rFonts w:cs="Times New Roman"/>
                <w:color w:val="auto"/>
                <w:sz w:val="22"/>
                <w:szCs w:val="22"/>
                <w:highlight w:val="green"/>
              </w:rPr>
              <w:alias w:val="BibCitation"/>
              <w:tag w:val="BibRef99"/>
              <w:id w:val="-1463410289"/>
              <w:placeholder>
                <w:docPart w:val="DefaultPlaceholder_1082065158"/>
              </w:placeholder>
            </w:sdtPr>
            <w:sdtEndPr/>
            <w:sdtContent>
              <w:customXmlInsRangeEnd w:id="108"/>
              <w:r w:rsidRPr="0099569C">
                <w:rPr>
                  <w:rFonts w:cs="Times New Roman"/>
                  <w:color w:val="auto"/>
                  <w:sz w:val="22"/>
                  <w:szCs w:val="22"/>
                  <w:highlight w:val="green"/>
                  <w:rPrChange w:id="109" w:author="AQ" w:date="2025-08-03T08:55:00Z">
                    <w:rPr>
                      <w:rFonts w:cs="Times New Roman"/>
                      <w:color w:val="auto"/>
                      <w:sz w:val="22"/>
                      <w:szCs w:val="22"/>
                    </w:rPr>
                  </w:rPrChange>
                </w:rPr>
                <w:t>Watson, 2011</w:t>
              </w:r>
              <w:customXmlInsRangeStart w:id="110" w:author="AQ" w:date="2025-08-03T08:58:00Z"/>
            </w:sdtContent>
          </w:sdt>
          <w:customXmlInsRangeEnd w:id="110"/>
          <w:customXmlInsRangeStart w:id="111" w:author="AQ" w:date="2025-08-03T08:55:00Z"/>
        </w:sdtContent>
      </w:sdt>
      <w:customXmlInsRangeEnd w:id="111"/>
      <w:r w:rsidRPr="00D71899">
        <w:rPr>
          <w:rFonts w:cs="Times New Roman"/>
          <w:color w:val="auto"/>
          <w:sz w:val="22"/>
          <w:szCs w:val="22"/>
        </w:rPr>
        <w:t>).</w:t>
      </w:r>
    </w:p>
    <w:p w14:paraId="7C3328FA" w14:textId="026A1D43" w:rsidR="00C927CB" w:rsidRPr="00D71899" w:rsidRDefault="002F33A4" w:rsidP="00D71899">
      <w:pPr>
        <w:pStyle w:val="Head2"/>
        <w:spacing w:before="0" w:after="0" w:line="480" w:lineRule="auto"/>
        <w:rPr>
          <w:rFonts w:cs="Times New Roman"/>
          <w:color w:val="auto"/>
          <w:spacing w:val="0"/>
        </w:rPr>
      </w:pPr>
      <w:r>
        <w:rPr>
          <w:rFonts w:cs="Times New Roman"/>
          <w:color w:val="auto"/>
          <w:spacing w:val="0"/>
        </w:rPr>
        <w:t>&lt;H2&gt;</w:t>
      </w:r>
      <w:r w:rsidR="004F6791" w:rsidRPr="00D71899">
        <w:rPr>
          <w:rFonts w:cs="Times New Roman"/>
          <w:color w:val="auto"/>
          <w:spacing w:val="0"/>
        </w:rPr>
        <w:t>Psychotherapy Techniques</w:t>
      </w:r>
    </w:p>
    <w:p w14:paraId="51B7FF06" w14:textId="1914346A"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In the person-centered approach, each session is considered fresh and unpredictable. Structured techniques and process interventions beyond facilitative listening are avoided. The therapist honors the wisdom of the </w:t>
      </w:r>
      <w:r w:rsidR="00E30B96" w:rsidRPr="00D71899">
        <w:rPr>
          <w:rFonts w:cs="Times New Roman"/>
          <w:color w:val="auto"/>
          <w:sz w:val="22"/>
          <w:szCs w:val="22"/>
        </w:rPr>
        <w:t>patient</w:t>
      </w:r>
      <w:r w:rsidRPr="00D71899">
        <w:rPr>
          <w:rFonts w:cs="Times New Roman"/>
          <w:color w:val="auto"/>
          <w:sz w:val="22"/>
          <w:szCs w:val="22"/>
        </w:rPr>
        <w:t xml:space="preserve"> and the ability of the </w:t>
      </w:r>
      <w:r w:rsidR="00E30B96" w:rsidRPr="00D71899">
        <w:rPr>
          <w:rFonts w:cs="Times New Roman"/>
          <w:color w:val="auto"/>
          <w:sz w:val="22"/>
          <w:szCs w:val="22"/>
        </w:rPr>
        <w:t>patient</w:t>
      </w:r>
      <w:r w:rsidRPr="00D71899">
        <w:rPr>
          <w:rFonts w:cs="Times New Roman"/>
          <w:color w:val="auto"/>
          <w:sz w:val="22"/>
          <w:szCs w:val="22"/>
        </w:rPr>
        <w:t xml:space="preserve"> to determine the direction of therapy. This encourages greater self-exploration and improves self-understanding (</w:t>
      </w:r>
      <w:customXmlInsRangeStart w:id="112" w:author="AQ" w:date="2025-08-03T08:57:00Z"/>
      <w:sdt>
        <w:sdtPr>
          <w:rPr>
            <w:rFonts w:cs="Times New Roman"/>
            <w:color w:val="auto"/>
            <w:sz w:val="22"/>
            <w:szCs w:val="22"/>
          </w:rPr>
          <w:alias w:val="BibCitation"/>
          <w:tag w:val="BibRef80"/>
          <w:id w:val="1851144022"/>
          <w:placeholder>
            <w:docPart w:val="DefaultPlaceholder_1082065158"/>
          </w:placeholder>
        </w:sdtPr>
        <w:sdtEndPr/>
        <w:sdtContent>
          <w:customXmlInsRangeEnd w:id="112"/>
          <w:r w:rsidRPr="0099569C">
            <w:rPr>
              <w:rFonts w:cs="Times New Roman"/>
              <w:color w:val="auto"/>
              <w:sz w:val="22"/>
              <w:szCs w:val="22"/>
              <w:highlight w:val="green"/>
              <w:rPrChange w:id="113" w:author="AQ" w:date="2025-08-03T08:57:00Z">
                <w:rPr>
                  <w:rFonts w:cs="Times New Roman"/>
                  <w:color w:val="auto"/>
                  <w:sz w:val="22"/>
                  <w:szCs w:val="22"/>
                </w:rPr>
              </w:rPrChange>
            </w:rPr>
            <w:t>Rogers, 1961</w:t>
          </w:r>
          <w:customXmlInsRangeStart w:id="114" w:author="AQ" w:date="2025-08-03T08:57:00Z"/>
        </w:sdtContent>
      </w:sdt>
      <w:customXmlInsRangeEnd w:id="114"/>
      <w:r w:rsidRPr="00D71899">
        <w:rPr>
          <w:rFonts w:cs="Times New Roman"/>
          <w:color w:val="auto"/>
          <w:sz w:val="22"/>
          <w:szCs w:val="22"/>
        </w:rPr>
        <w:t>).</w:t>
      </w:r>
    </w:p>
    <w:p w14:paraId="1ABF5AEE" w14:textId="1489DC5C" w:rsidR="00C927CB" w:rsidRPr="00D71899" w:rsidRDefault="002F33A4" w:rsidP="00D71899">
      <w:pPr>
        <w:pStyle w:val="Head3"/>
        <w:spacing w:before="0" w:after="0" w:line="480" w:lineRule="auto"/>
        <w:rPr>
          <w:rFonts w:cs="Times New Roman"/>
          <w:color w:val="auto"/>
          <w:spacing w:val="0"/>
          <w:szCs w:val="22"/>
        </w:rPr>
      </w:pPr>
      <w:r>
        <w:rPr>
          <w:rFonts w:cs="Times New Roman"/>
          <w:color w:val="auto"/>
          <w:spacing w:val="0"/>
          <w:szCs w:val="22"/>
        </w:rPr>
        <w:lastRenderedPageBreak/>
        <w:t>&lt;H3&gt;</w:t>
      </w:r>
      <w:r w:rsidR="004F6791" w:rsidRPr="00D71899">
        <w:rPr>
          <w:rFonts w:cs="Times New Roman"/>
          <w:color w:val="auto"/>
          <w:spacing w:val="0"/>
          <w:szCs w:val="22"/>
        </w:rPr>
        <w:t>Nondirective–Facilitative Counseling</w:t>
      </w:r>
    </w:p>
    <w:p w14:paraId="3A101675" w14:textId="3391B9BF"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The person-centered approach emphasizes a nondirective–facilitative counseling approach with the aim of helping </w:t>
      </w:r>
      <w:r w:rsidR="00E30B96" w:rsidRPr="00D71899">
        <w:rPr>
          <w:rFonts w:cs="Times New Roman"/>
          <w:color w:val="auto"/>
          <w:sz w:val="22"/>
          <w:szCs w:val="22"/>
        </w:rPr>
        <w:t>patient</w:t>
      </w:r>
      <w:r w:rsidRPr="00D71899">
        <w:rPr>
          <w:rFonts w:cs="Times New Roman"/>
          <w:color w:val="auto"/>
          <w:sz w:val="22"/>
          <w:szCs w:val="22"/>
        </w:rPr>
        <w:t xml:space="preserve">s become aware of their inner experiences and processes. This approach is quite different from the directive and interpretive approaches that were practiced during the time when the person-centered approach was developed. In Rogers’s early text, </w:t>
      </w:r>
      <w:r w:rsidRPr="00D71899">
        <w:rPr>
          <w:rStyle w:val="italic"/>
          <w:rFonts w:cs="Times New Roman"/>
          <w:color w:val="auto"/>
          <w:sz w:val="22"/>
          <w:szCs w:val="22"/>
        </w:rPr>
        <w:t>Counseling and Psychotherapy: Newer Concepts in Practice</w:t>
      </w:r>
      <w:r w:rsidRPr="00D71899">
        <w:rPr>
          <w:rFonts w:cs="Times New Roman"/>
          <w:color w:val="auto"/>
          <w:sz w:val="22"/>
          <w:szCs w:val="22"/>
        </w:rPr>
        <w:t xml:space="preserve"> (</w:t>
      </w:r>
      <w:r w:rsidRPr="00FD25A6">
        <w:rPr>
          <w:rStyle w:val="citebib"/>
        </w:rPr>
        <w:t>1942</w:t>
      </w:r>
      <w:r w:rsidRPr="00D71899">
        <w:rPr>
          <w:rFonts w:cs="Times New Roman"/>
          <w:color w:val="auto"/>
          <w:sz w:val="22"/>
          <w:szCs w:val="22"/>
        </w:rPr>
        <w:t xml:space="preserve">), the practice of nondirective counseling and facilitative counseling techniques were explicated. The therapist attempts to understand the inner world of the </w:t>
      </w:r>
      <w:r w:rsidR="00E30B96" w:rsidRPr="00D71899">
        <w:rPr>
          <w:rFonts w:cs="Times New Roman"/>
          <w:color w:val="auto"/>
          <w:sz w:val="22"/>
          <w:szCs w:val="22"/>
        </w:rPr>
        <w:t>patient</w:t>
      </w:r>
      <w:r w:rsidRPr="00D71899">
        <w:rPr>
          <w:rFonts w:cs="Times New Roman"/>
          <w:color w:val="auto"/>
          <w:sz w:val="22"/>
          <w:szCs w:val="22"/>
        </w:rPr>
        <w:t xml:space="preserve"> and the </w:t>
      </w:r>
      <w:r w:rsidR="00E30B96" w:rsidRPr="00D71899">
        <w:rPr>
          <w:rFonts w:cs="Times New Roman"/>
          <w:color w:val="auto"/>
          <w:sz w:val="22"/>
          <w:szCs w:val="22"/>
        </w:rPr>
        <w:t>patient</w:t>
      </w:r>
      <w:r w:rsidRPr="00D71899">
        <w:rPr>
          <w:rFonts w:cs="Times New Roman"/>
          <w:color w:val="auto"/>
          <w:sz w:val="22"/>
          <w:szCs w:val="22"/>
        </w:rPr>
        <w:t xml:space="preserve">’s lived experiences through a discovery-oriented approach. While techniques such as giving advice, persuasion, and interpretation are discouraged, techniques such as reflecting, clarifying, and exploring are encouraged: “So, when you initiate cuddling, he pushes for more intimacy, and that frustrates you.” “Is this what you are experiencing?” “Say more about that.” Other techniques include presence and immediacy, which are being completely attentive to and immersed in the </w:t>
      </w:r>
      <w:r w:rsidR="00E30B96" w:rsidRPr="00D71899">
        <w:rPr>
          <w:rFonts w:cs="Times New Roman"/>
          <w:color w:val="auto"/>
          <w:sz w:val="22"/>
          <w:szCs w:val="22"/>
        </w:rPr>
        <w:t>patient</w:t>
      </w:r>
      <w:r w:rsidRPr="00D71899">
        <w:rPr>
          <w:rFonts w:cs="Times New Roman"/>
          <w:color w:val="auto"/>
          <w:sz w:val="22"/>
          <w:szCs w:val="22"/>
        </w:rPr>
        <w:t xml:space="preserve">’s expressed concerns and addressing what is specifically going on between the </w:t>
      </w:r>
      <w:r w:rsidR="00E30B96" w:rsidRPr="00D71899">
        <w:rPr>
          <w:rFonts w:cs="Times New Roman"/>
          <w:color w:val="auto"/>
          <w:sz w:val="22"/>
          <w:szCs w:val="22"/>
        </w:rPr>
        <w:t>patient</w:t>
      </w:r>
      <w:r w:rsidRPr="00D71899">
        <w:rPr>
          <w:rFonts w:cs="Times New Roman"/>
          <w:color w:val="auto"/>
          <w:sz w:val="22"/>
          <w:szCs w:val="22"/>
        </w:rPr>
        <w:t xml:space="preserve"> and therapist, respectively (</w:t>
      </w:r>
      <w:customXmlInsRangeStart w:id="115" w:author="AQ" w:date="2025-08-03T08:55:00Z"/>
      <w:sdt>
        <w:sdtPr>
          <w:rPr>
            <w:rFonts w:cs="Times New Roman"/>
            <w:color w:val="auto"/>
            <w:sz w:val="22"/>
            <w:szCs w:val="22"/>
          </w:rPr>
          <w:alias w:val="BibCitation"/>
          <w:tag w:val="BibRef12"/>
          <w:id w:val="-249661817"/>
          <w:placeholder>
            <w:docPart w:val="DefaultPlaceholder_1082065158"/>
          </w:placeholder>
        </w:sdtPr>
        <w:sdtEndPr/>
        <w:sdtContent>
          <w:customXmlInsRangeEnd w:id="115"/>
          <w:r w:rsidRPr="0099569C">
            <w:rPr>
              <w:rFonts w:cs="Times New Roman"/>
              <w:color w:val="auto"/>
              <w:sz w:val="22"/>
              <w:szCs w:val="22"/>
              <w:highlight w:val="green"/>
              <w:rPrChange w:id="116" w:author="AQ" w:date="2025-08-03T08:55:00Z">
                <w:rPr>
                  <w:rFonts w:cs="Times New Roman"/>
                  <w:color w:val="auto"/>
                  <w:sz w:val="22"/>
                  <w:szCs w:val="22"/>
                </w:rPr>
              </w:rPrChange>
            </w:rPr>
            <w:t>Cain, 2010</w:t>
          </w:r>
          <w:customXmlInsRangeStart w:id="117" w:author="AQ" w:date="2025-08-03T08:55:00Z"/>
        </w:sdtContent>
      </w:sdt>
      <w:customXmlInsRangeEnd w:id="117"/>
      <w:r w:rsidRPr="00D71899">
        <w:rPr>
          <w:rFonts w:cs="Times New Roman"/>
          <w:color w:val="auto"/>
          <w:sz w:val="22"/>
          <w:szCs w:val="22"/>
        </w:rPr>
        <w:t>).</w:t>
      </w:r>
    </w:p>
    <w:p w14:paraId="163A509C" w14:textId="34A36C8C"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 xml:space="preserve">It is important to note that the person-centered approach is not just a repertoire of techniques or merely reflecting the last part of the </w:t>
      </w:r>
      <w:r w:rsidR="00E30B96" w:rsidRPr="00D71899">
        <w:rPr>
          <w:rFonts w:cs="Times New Roman"/>
          <w:color w:val="auto"/>
          <w:sz w:val="22"/>
          <w:szCs w:val="22"/>
        </w:rPr>
        <w:t>patient</w:t>
      </w:r>
      <w:r w:rsidRPr="00D71899">
        <w:rPr>
          <w:rFonts w:cs="Times New Roman"/>
          <w:color w:val="auto"/>
          <w:sz w:val="22"/>
          <w:szCs w:val="22"/>
        </w:rPr>
        <w:t xml:space="preserve">’s statement, which some critics of the approach often state. The attitude of the therapist and the therapeutic relationship are the heart of person-centered psychotherapy rather than the technique. The relationship provides a supportive structure within which </w:t>
      </w:r>
      <w:r w:rsidR="00E30B96" w:rsidRPr="00D71899">
        <w:rPr>
          <w:rFonts w:cs="Times New Roman"/>
          <w:color w:val="auto"/>
          <w:sz w:val="22"/>
          <w:szCs w:val="22"/>
        </w:rPr>
        <w:t>patient</w:t>
      </w:r>
      <w:r w:rsidRPr="00D71899">
        <w:rPr>
          <w:rFonts w:cs="Times New Roman"/>
          <w:color w:val="auto"/>
          <w:sz w:val="22"/>
          <w:szCs w:val="22"/>
        </w:rPr>
        <w:t xml:space="preserve">s’ self-healing capacities are activated and where change occurs. A psychotherapist who is too </w:t>
      </w:r>
      <w:proofErr w:type="gramStart"/>
      <w:r w:rsidRPr="00D71899">
        <w:rPr>
          <w:rFonts w:cs="Times New Roman"/>
          <w:color w:val="auto"/>
          <w:sz w:val="22"/>
          <w:szCs w:val="22"/>
        </w:rPr>
        <w:t>directive</w:t>
      </w:r>
      <w:proofErr w:type="gramEnd"/>
      <w:r w:rsidRPr="00D71899">
        <w:rPr>
          <w:rFonts w:cs="Times New Roman"/>
          <w:color w:val="auto"/>
          <w:sz w:val="22"/>
          <w:szCs w:val="22"/>
        </w:rPr>
        <w:t xml:space="preserve"> or too busy guiding the </w:t>
      </w:r>
      <w:r w:rsidR="00E30B96" w:rsidRPr="00D71899">
        <w:rPr>
          <w:rFonts w:cs="Times New Roman"/>
          <w:color w:val="auto"/>
          <w:sz w:val="22"/>
          <w:szCs w:val="22"/>
        </w:rPr>
        <w:t>patient</w:t>
      </w:r>
      <w:r w:rsidRPr="00D71899">
        <w:rPr>
          <w:rFonts w:cs="Times New Roman"/>
          <w:color w:val="auto"/>
          <w:sz w:val="22"/>
          <w:szCs w:val="22"/>
        </w:rPr>
        <w:t xml:space="preserve"> toward goals will find it difficult to establish the essence of a therapeutic relationship (</w:t>
      </w:r>
      <w:customXmlInsRangeStart w:id="118" w:author="AQ" w:date="2025-08-03T08:57:00Z"/>
      <w:sdt>
        <w:sdtPr>
          <w:rPr>
            <w:rFonts w:cs="Times New Roman"/>
            <w:color w:val="auto"/>
            <w:sz w:val="22"/>
            <w:szCs w:val="22"/>
          </w:rPr>
          <w:alias w:val="BibCitation"/>
          <w:tag w:val="BibRef80"/>
          <w:id w:val="-116453075"/>
          <w:placeholder>
            <w:docPart w:val="DefaultPlaceholder_1082065158"/>
          </w:placeholder>
        </w:sdtPr>
        <w:sdtEndPr/>
        <w:sdtContent>
          <w:customXmlInsRangeEnd w:id="118"/>
          <w:r w:rsidRPr="0099569C">
            <w:rPr>
              <w:rFonts w:cs="Times New Roman"/>
              <w:color w:val="auto"/>
              <w:sz w:val="22"/>
              <w:szCs w:val="22"/>
              <w:highlight w:val="green"/>
              <w:rPrChange w:id="119" w:author="AQ" w:date="2025-08-03T08:57:00Z">
                <w:rPr>
                  <w:rFonts w:cs="Times New Roman"/>
                  <w:color w:val="auto"/>
                  <w:sz w:val="22"/>
                  <w:szCs w:val="22"/>
                </w:rPr>
              </w:rPrChange>
            </w:rPr>
            <w:t>Rogers, 1961</w:t>
          </w:r>
          <w:customXmlInsRangeStart w:id="120" w:author="AQ" w:date="2025-08-03T08:57:00Z"/>
        </w:sdtContent>
      </w:sdt>
      <w:customXmlInsRangeEnd w:id="120"/>
      <w:r w:rsidRPr="00D71899">
        <w:rPr>
          <w:rFonts w:cs="Times New Roman"/>
          <w:color w:val="auto"/>
          <w:sz w:val="22"/>
          <w:szCs w:val="22"/>
        </w:rPr>
        <w:t>).</w:t>
      </w:r>
    </w:p>
    <w:p w14:paraId="56333CCC" w14:textId="2E7820FF" w:rsidR="00C927CB" w:rsidRPr="00D71899" w:rsidRDefault="002F33A4"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Psychological Conditions Necessary for Personality Growth</w:t>
      </w:r>
    </w:p>
    <w:p w14:paraId="06B04CEF" w14:textId="7EF3516E"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In the person-centered approach, the therapist embodies and implements the three core conditions, which are both necessary and sufficient for successful therapy. Rogers believed that the therapist needs to be evolved as a person in order to provide these conditions (</w:t>
      </w:r>
      <w:customXmlInsRangeStart w:id="121" w:author="AQ" w:date="2025-08-03T08:57:00Z"/>
      <w:sdt>
        <w:sdtPr>
          <w:rPr>
            <w:rFonts w:cs="Times New Roman"/>
            <w:color w:val="auto"/>
            <w:sz w:val="22"/>
            <w:szCs w:val="22"/>
          </w:rPr>
          <w:alias w:val="BibCitation"/>
          <w:tag w:val="BibRef80"/>
          <w:id w:val="1936551559"/>
          <w:placeholder>
            <w:docPart w:val="DefaultPlaceholder_1082065158"/>
          </w:placeholder>
        </w:sdtPr>
        <w:sdtEndPr/>
        <w:sdtContent>
          <w:customXmlInsRangeEnd w:id="121"/>
          <w:r w:rsidRPr="0099569C">
            <w:rPr>
              <w:rFonts w:cs="Times New Roman"/>
              <w:color w:val="auto"/>
              <w:sz w:val="22"/>
              <w:szCs w:val="22"/>
              <w:highlight w:val="green"/>
              <w:rPrChange w:id="122" w:author="AQ" w:date="2025-08-03T08:57:00Z">
                <w:rPr>
                  <w:rFonts w:cs="Times New Roman"/>
                  <w:color w:val="auto"/>
                  <w:sz w:val="22"/>
                  <w:szCs w:val="22"/>
                </w:rPr>
              </w:rPrChange>
            </w:rPr>
            <w:t>Rogers, 1961</w:t>
          </w:r>
          <w:customXmlInsRangeStart w:id="123" w:author="AQ" w:date="2025-08-03T08:57:00Z"/>
        </w:sdtContent>
      </w:sdt>
      <w:customXmlInsRangeEnd w:id="123"/>
      <w:r w:rsidRPr="00D71899">
        <w:rPr>
          <w:rFonts w:cs="Times New Roman"/>
          <w:color w:val="auto"/>
          <w:sz w:val="22"/>
          <w:szCs w:val="22"/>
        </w:rPr>
        <w:t xml:space="preserve">). They are fully explicated in Rogers’s seminal text, </w:t>
      </w:r>
      <w:r w:rsidRPr="00D71899">
        <w:rPr>
          <w:rStyle w:val="italic"/>
          <w:rFonts w:cs="Times New Roman"/>
          <w:color w:val="auto"/>
          <w:sz w:val="22"/>
          <w:szCs w:val="22"/>
        </w:rPr>
        <w:t>On Becoming a Person</w:t>
      </w:r>
      <w:r w:rsidRPr="00D71899">
        <w:rPr>
          <w:rFonts w:cs="Times New Roman"/>
          <w:color w:val="auto"/>
          <w:sz w:val="22"/>
          <w:szCs w:val="22"/>
        </w:rPr>
        <w:t xml:space="preserve"> (</w:t>
      </w:r>
      <w:customXmlInsRangeStart w:id="124" w:author="AQ" w:date="2025-08-03T08:57:00Z"/>
      <w:sdt>
        <w:sdtPr>
          <w:rPr>
            <w:rFonts w:cs="Times New Roman"/>
            <w:color w:val="auto"/>
            <w:sz w:val="22"/>
            <w:szCs w:val="22"/>
          </w:rPr>
          <w:alias w:val="BibCitation"/>
          <w:tag w:val="BibRef80"/>
          <w:id w:val="-1357960745"/>
          <w:placeholder>
            <w:docPart w:val="DefaultPlaceholder_1082065158"/>
          </w:placeholder>
        </w:sdtPr>
        <w:sdtEndPr/>
        <w:sdtContent>
          <w:customXmlInsRangeEnd w:id="124"/>
          <w:r w:rsidRPr="0099569C">
            <w:rPr>
              <w:rFonts w:cs="Times New Roman"/>
              <w:color w:val="auto"/>
              <w:sz w:val="22"/>
              <w:szCs w:val="22"/>
              <w:highlight w:val="green"/>
              <w:rPrChange w:id="125" w:author="AQ" w:date="2025-08-03T08:57:00Z">
                <w:rPr>
                  <w:rFonts w:cs="Times New Roman"/>
                  <w:color w:val="auto"/>
                  <w:sz w:val="22"/>
                  <w:szCs w:val="22"/>
                </w:rPr>
              </w:rPrChange>
            </w:rPr>
            <w:t>Rogers, 1961</w:t>
          </w:r>
          <w:customXmlInsRangeStart w:id="126" w:author="AQ" w:date="2025-08-03T08:57:00Z"/>
        </w:sdtContent>
      </w:sdt>
      <w:customXmlInsRangeEnd w:id="126"/>
      <w:r w:rsidRPr="00D71899">
        <w:rPr>
          <w:rFonts w:cs="Times New Roman"/>
          <w:color w:val="auto"/>
          <w:sz w:val="22"/>
          <w:szCs w:val="22"/>
        </w:rPr>
        <w:t>) and include:</w:t>
      </w:r>
    </w:p>
    <w:p w14:paraId="348412BD" w14:textId="22C3222F" w:rsidR="00C927CB" w:rsidRPr="00D71899" w:rsidRDefault="0065130C" w:rsidP="0065130C">
      <w:pPr>
        <w:pStyle w:val="BulletList1first"/>
        <w:tabs>
          <w:tab w:val="clear" w:pos="240"/>
        </w:tabs>
        <w:spacing w:before="0" w:line="480" w:lineRule="auto"/>
        <w:ind w:left="357" w:hanging="357"/>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t>
      </w:r>
      <w:r w:rsidRPr="00D71899">
        <w:rPr>
          <w:rFonts w:ascii="Times New Roman" w:hAnsi="Times New Roman" w:cs="Times New Roman"/>
          <w:color w:val="auto"/>
          <w:sz w:val="22"/>
          <w:szCs w:val="22"/>
        </w:rPr>
        <w:tab/>
      </w:r>
      <w:r w:rsidR="004F6791" w:rsidRPr="00D71899">
        <w:rPr>
          <w:rStyle w:val="bold"/>
          <w:rFonts w:ascii="Times New Roman" w:hAnsi="Times New Roman" w:cs="Times New Roman"/>
          <w:color w:val="auto"/>
          <w:sz w:val="22"/>
          <w:szCs w:val="22"/>
        </w:rPr>
        <w:t>Congruence.</w:t>
      </w:r>
      <w:r w:rsidR="004F6791" w:rsidRPr="00D71899">
        <w:rPr>
          <w:rFonts w:ascii="Times New Roman" w:hAnsi="Times New Roman" w:cs="Times New Roman"/>
          <w:color w:val="auto"/>
          <w:sz w:val="22"/>
          <w:szCs w:val="22"/>
        </w:rPr>
        <w:t xml:space="preserve"> The therapist who is genuine and authentic during the therapy session embodies the core </w:t>
      </w:r>
      <w:r w:rsidR="004F6791" w:rsidRPr="00D71899">
        <w:rPr>
          <w:rFonts w:ascii="Times New Roman" w:hAnsi="Times New Roman" w:cs="Times New Roman"/>
          <w:color w:val="auto"/>
          <w:sz w:val="22"/>
          <w:szCs w:val="22"/>
        </w:rPr>
        <w:lastRenderedPageBreak/>
        <w:t xml:space="preserve">condition of congruence and serves as a model to the </w:t>
      </w:r>
      <w:r w:rsidR="00E30B96" w:rsidRPr="00D71899">
        <w:rPr>
          <w:rFonts w:ascii="Times New Roman" w:hAnsi="Times New Roman" w:cs="Times New Roman"/>
          <w:color w:val="auto"/>
          <w:sz w:val="22"/>
          <w:szCs w:val="22"/>
        </w:rPr>
        <w:t>patient</w:t>
      </w:r>
      <w:r w:rsidR="004F6791" w:rsidRPr="00D71899">
        <w:rPr>
          <w:rFonts w:ascii="Times New Roman" w:hAnsi="Times New Roman" w:cs="Times New Roman"/>
          <w:color w:val="auto"/>
          <w:sz w:val="22"/>
          <w:szCs w:val="22"/>
        </w:rPr>
        <w:t xml:space="preserve">. Congruence involves having inner and outer experiences that match. The therapist openly expresses feelings, thoughts, and reactions with the </w:t>
      </w:r>
      <w:r w:rsidR="00E30B96" w:rsidRPr="00D71899">
        <w:rPr>
          <w:rFonts w:ascii="Times New Roman" w:hAnsi="Times New Roman" w:cs="Times New Roman"/>
          <w:color w:val="auto"/>
          <w:sz w:val="22"/>
          <w:szCs w:val="22"/>
        </w:rPr>
        <w:t>patient</w:t>
      </w:r>
      <w:r w:rsidR="004F6791" w:rsidRPr="00D71899">
        <w:rPr>
          <w:rFonts w:ascii="Times New Roman" w:hAnsi="Times New Roman" w:cs="Times New Roman"/>
          <w:color w:val="auto"/>
          <w:sz w:val="22"/>
          <w:szCs w:val="22"/>
        </w:rPr>
        <w:t xml:space="preserve">, which may include the expression of a range of feelings including annoyance, but in a well-timed, constructive fashion that is attuned to the emerging needs of the </w:t>
      </w:r>
      <w:r w:rsidR="00E30B96" w:rsidRPr="00D71899">
        <w:rPr>
          <w:rFonts w:ascii="Times New Roman" w:hAnsi="Times New Roman" w:cs="Times New Roman"/>
          <w:color w:val="auto"/>
          <w:sz w:val="22"/>
          <w:szCs w:val="22"/>
        </w:rPr>
        <w:t>patient</w:t>
      </w:r>
      <w:r w:rsidR="004F6791" w:rsidRPr="00D71899">
        <w:rPr>
          <w:rFonts w:ascii="Times New Roman" w:hAnsi="Times New Roman" w:cs="Times New Roman"/>
          <w:color w:val="auto"/>
          <w:sz w:val="22"/>
          <w:szCs w:val="22"/>
        </w:rPr>
        <w:t xml:space="preserve">. As the </w:t>
      </w:r>
      <w:r w:rsidR="00E30B96" w:rsidRPr="00D71899">
        <w:rPr>
          <w:rFonts w:ascii="Times New Roman" w:hAnsi="Times New Roman" w:cs="Times New Roman"/>
          <w:color w:val="auto"/>
          <w:sz w:val="22"/>
          <w:szCs w:val="22"/>
        </w:rPr>
        <w:t>patient</w:t>
      </w:r>
      <w:r w:rsidR="004F6791" w:rsidRPr="00D71899">
        <w:rPr>
          <w:rFonts w:ascii="Times New Roman" w:hAnsi="Times New Roman" w:cs="Times New Roman"/>
          <w:color w:val="auto"/>
          <w:sz w:val="22"/>
          <w:szCs w:val="22"/>
        </w:rPr>
        <w:t xml:space="preserve"> experiences the genuineness of the therapist, pretenses drop and authenticity prevails.</w:t>
      </w:r>
    </w:p>
    <w:p w14:paraId="49CFB30D" w14:textId="2EC2A737" w:rsidR="00C927CB" w:rsidRPr="00D71899" w:rsidRDefault="0065130C" w:rsidP="0065130C">
      <w:pPr>
        <w:pStyle w:val="BulletList1"/>
        <w:tabs>
          <w:tab w:val="clear" w:pos="240"/>
        </w:tabs>
        <w:ind w:left="357" w:hanging="357"/>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Style w:val="bold"/>
          <w:rFonts w:cs="Times New Roman"/>
          <w:color w:val="auto"/>
          <w:sz w:val="22"/>
          <w:szCs w:val="22"/>
        </w:rPr>
        <w:t>Unconditional positive regard.</w:t>
      </w:r>
      <w:r w:rsidR="004F6791" w:rsidRPr="00D71899">
        <w:rPr>
          <w:rFonts w:cs="Times New Roman"/>
          <w:color w:val="auto"/>
          <w:sz w:val="22"/>
          <w:szCs w:val="22"/>
        </w:rPr>
        <w:t xml:space="preserve"> The therapist has a deep caring for the </w:t>
      </w:r>
      <w:r w:rsidR="00E30B96" w:rsidRPr="00D71899">
        <w:rPr>
          <w:rFonts w:cs="Times New Roman"/>
          <w:color w:val="auto"/>
          <w:sz w:val="22"/>
          <w:szCs w:val="22"/>
        </w:rPr>
        <w:t>patient</w:t>
      </w:r>
      <w:r w:rsidR="004F6791" w:rsidRPr="00D71899">
        <w:rPr>
          <w:rFonts w:cs="Times New Roman"/>
          <w:color w:val="auto"/>
          <w:sz w:val="22"/>
          <w:szCs w:val="22"/>
        </w:rPr>
        <w:t xml:space="preserve"> best achieved through empathic identification. The therapist is nonjudgmental of the </w:t>
      </w:r>
      <w:r w:rsidR="00E30B96" w:rsidRPr="00D71899">
        <w:rPr>
          <w:rFonts w:cs="Times New Roman"/>
          <w:color w:val="auto"/>
          <w:sz w:val="22"/>
          <w:szCs w:val="22"/>
        </w:rPr>
        <w:t>patient</w:t>
      </w:r>
      <w:r w:rsidR="004F6791" w:rsidRPr="00D71899">
        <w:rPr>
          <w:rFonts w:cs="Times New Roman"/>
          <w:color w:val="auto"/>
          <w:sz w:val="22"/>
          <w:szCs w:val="22"/>
        </w:rPr>
        <w:t xml:space="preserve"> and warmly accepts him or her without placing stipulations on the acceptance. </w:t>
      </w:r>
      <w:proofErr w:type="gramStart"/>
      <w:r w:rsidR="004F6791" w:rsidRPr="00D71899">
        <w:rPr>
          <w:rFonts w:cs="Times New Roman"/>
          <w:color w:val="auto"/>
          <w:sz w:val="22"/>
          <w:szCs w:val="22"/>
        </w:rPr>
        <w:t>The greater the degree of caring and accepting, the greater the chance the therapy will be successful (</w:t>
      </w:r>
      <w:customXmlInsRangeStart w:id="127" w:author="AQ" w:date="2025-08-03T08:56:00Z"/>
      <w:sdt>
        <w:sdtPr>
          <w:rPr>
            <w:rFonts w:cs="Times New Roman"/>
            <w:color w:val="auto"/>
            <w:sz w:val="22"/>
            <w:szCs w:val="22"/>
          </w:rPr>
          <w:alias w:val="BibCitation"/>
          <w:tag w:val="BibRef79"/>
          <w:id w:val="-1310161324"/>
          <w:placeholder>
            <w:docPart w:val="DefaultPlaceholder_1082065158"/>
          </w:placeholder>
        </w:sdtPr>
        <w:sdtEndPr/>
        <w:sdtContent>
          <w:customXmlInsRangeEnd w:id="127"/>
          <w:customXmlInsRangeStart w:id="128" w:author="AQ" w:date="2025-08-03T08:56:00Z"/>
          <w:sdt>
            <w:sdtPr>
              <w:rPr>
                <w:rFonts w:cs="Times New Roman"/>
                <w:color w:val="auto"/>
                <w:sz w:val="22"/>
                <w:szCs w:val="22"/>
              </w:rPr>
              <w:alias w:val="BibCitation"/>
              <w:tag w:val="BibRef79"/>
              <w:id w:val="-114677643"/>
              <w:placeholder>
                <w:docPart w:val="DefaultPlaceholder_1082065158"/>
              </w:placeholder>
            </w:sdtPr>
            <w:sdtEndPr>
              <w:rPr>
                <w:highlight w:val="green"/>
              </w:rPr>
            </w:sdtEndPr>
            <w:sdtContent>
              <w:customXmlInsRangeEnd w:id="128"/>
              <w:r w:rsidR="004F6791" w:rsidRPr="0099569C">
                <w:rPr>
                  <w:rFonts w:cs="Times New Roman"/>
                  <w:color w:val="auto"/>
                  <w:sz w:val="22"/>
                  <w:szCs w:val="22"/>
                  <w:highlight w:val="green"/>
                  <w:rPrChange w:id="129" w:author="AQ" w:date="2025-08-03T08:56:00Z">
                    <w:rPr>
                      <w:rFonts w:cs="Times New Roman"/>
                      <w:color w:val="auto"/>
                      <w:sz w:val="22"/>
                      <w:szCs w:val="22"/>
                    </w:rPr>
                  </w:rPrChange>
                </w:rPr>
                <w:t>Rogers, 1957</w:t>
              </w:r>
              <w:customXmlInsRangeStart w:id="130" w:author="AQ" w:date="2025-08-03T08:56:00Z"/>
            </w:sdtContent>
          </w:sdt>
          <w:customXmlInsRangeEnd w:id="130"/>
          <w:customXmlInsRangeStart w:id="131" w:author="AQ" w:date="2025-08-03T08:56:00Z"/>
        </w:sdtContent>
      </w:sdt>
      <w:customXmlInsRangeEnd w:id="131"/>
      <w:r w:rsidR="004F6791" w:rsidRPr="00D71899">
        <w:rPr>
          <w:rFonts w:cs="Times New Roman"/>
          <w:color w:val="auto"/>
          <w:sz w:val="22"/>
          <w:szCs w:val="22"/>
        </w:rPr>
        <w:t>).</w:t>
      </w:r>
      <w:proofErr w:type="gramEnd"/>
      <w:r w:rsidR="004F6791" w:rsidRPr="00D71899">
        <w:rPr>
          <w:rFonts w:cs="Times New Roman"/>
          <w:color w:val="auto"/>
          <w:sz w:val="22"/>
          <w:szCs w:val="22"/>
        </w:rPr>
        <w:t xml:space="preserve"> It is uncommon to feel acceptance and unconditional caring at all times, but if there is little caring or an active dislike for the </w:t>
      </w:r>
      <w:r w:rsidR="00E30B96" w:rsidRPr="00D71899">
        <w:rPr>
          <w:rFonts w:cs="Times New Roman"/>
          <w:color w:val="auto"/>
          <w:sz w:val="22"/>
          <w:szCs w:val="22"/>
        </w:rPr>
        <w:t>patient</w:t>
      </w:r>
      <w:r w:rsidR="004F6791" w:rsidRPr="00D71899">
        <w:rPr>
          <w:rFonts w:cs="Times New Roman"/>
          <w:color w:val="auto"/>
          <w:sz w:val="22"/>
          <w:szCs w:val="22"/>
        </w:rPr>
        <w:t xml:space="preserve">, therapy is not likely to be fruitful. If the therapist’s caring stems from his or her own need to be liked and appreciated, change is also inhibited. The greater the degree of caring, prizing, accepting, and valuing of the </w:t>
      </w:r>
      <w:r w:rsidR="00E30B96" w:rsidRPr="00D71899">
        <w:rPr>
          <w:rFonts w:cs="Times New Roman"/>
          <w:color w:val="auto"/>
          <w:sz w:val="22"/>
          <w:szCs w:val="22"/>
        </w:rPr>
        <w:t>patient</w:t>
      </w:r>
      <w:r w:rsidR="004F6791" w:rsidRPr="00D71899">
        <w:rPr>
          <w:rFonts w:cs="Times New Roman"/>
          <w:color w:val="auto"/>
          <w:sz w:val="22"/>
          <w:szCs w:val="22"/>
        </w:rPr>
        <w:t xml:space="preserve">, the greater chance the </w:t>
      </w:r>
      <w:r w:rsidR="00E30B96" w:rsidRPr="00D71899">
        <w:rPr>
          <w:rFonts w:cs="Times New Roman"/>
          <w:color w:val="auto"/>
          <w:sz w:val="22"/>
          <w:szCs w:val="22"/>
        </w:rPr>
        <w:t>patient</w:t>
      </w:r>
      <w:r w:rsidR="004F6791" w:rsidRPr="00D71899">
        <w:rPr>
          <w:rFonts w:cs="Times New Roman"/>
          <w:color w:val="auto"/>
          <w:sz w:val="22"/>
          <w:szCs w:val="22"/>
        </w:rPr>
        <w:t xml:space="preserve"> will begin to see worth and value in </w:t>
      </w:r>
      <w:proofErr w:type="gramStart"/>
      <w:r w:rsidR="004F6791" w:rsidRPr="00D71899">
        <w:rPr>
          <w:rFonts w:cs="Times New Roman"/>
          <w:color w:val="auto"/>
          <w:sz w:val="22"/>
          <w:szCs w:val="22"/>
        </w:rPr>
        <w:t>himself</w:t>
      </w:r>
      <w:proofErr w:type="gramEnd"/>
      <w:r w:rsidR="004F6791" w:rsidRPr="00D71899">
        <w:rPr>
          <w:rFonts w:cs="Times New Roman"/>
          <w:color w:val="auto"/>
          <w:sz w:val="22"/>
          <w:szCs w:val="22"/>
        </w:rPr>
        <w:t xml:space="preserve"> or herself.</w:t>
      </w:r>
    </w:p>
    <w:p w14:paraId="4014E41F" w14:textId="71135592" w:rsidR="00C927CB" w:rsidRPr="00D71899" w:rsidRDefault="0065130C" w:rsidP="0065130C">
      <w:pPr>
        <w:pStyle w:val="BulletList1last"/>
        <w:tabs>
          <w:tab w:val="clear" w:pos="240"/>
        </w:tabs>
        <w:spacing w:after="0"/>
        <w:ind w:left="357" w:hanging="357"/>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Style w:val="bold"/>
          <w:rFonts w:cs="Times New Roman"/>
          <w:color w:val="auto"/>
          <w:sz w:val="22"/>
          <w:szCs w:val="22"/>
        </w:rPr>
        <w:t>Accurate empathic understanding.</w:t>
      </w:r>
      <w:r w:rsidR="004F6791" w:rsidRPr="00D71899">
        <w:rPr>
          <w:rFonts w:cs="Times New Roman"/>
          <w:color w:val="auto"/>
          <w:sz w:val="22"/>
          <w:szCs w:val="22"/>
        </w:rPr>
        <w:t xml:space="preserve"> Accurate empathic understanding is the cornerstone of the person-centered approach. Empathy is a very deep understanding of the </w:t>
      </w:r>
      <w:r w:rsidR="00E30B96" w:rsidRPr="00D71899">
        <w:rPr>
          <w:rFonts w:cs="Times New Roman"/>
          <w:color w:val="auto"/>
          <w:sz w:val="22"/>
          <w:szCs w:val="22"/>
        </w:rPr>
        <w:t>patient</w:t>
      </w:r>
      <w:r w:rsidR="004F6791" w:rsidRPr="00D71899">
        <w:rPr>
          <w:rFonts w:cs="Times New Roman"/>
          <w:color w:val="auto"/>
          <w:sz w:val="22"/>
          <w:szCs w:val="22"/>
        </w:rPr>
        <w:t xml:space="preserve"> and requires attunement to the </w:t>
      </w:r>
      <w:r w:rsidR="00E30B96" w:rsidRPr="00D71899">
        <w:rPr>
          <w:rFonts w:cs="Times New Roman"/>
          <w:color w:val="auto"/>
          <w:sz w:val="22"/>
          <w:szCs w:val="22"/>
        </w:rPr>
        <w:t>patient</w:t>
      </w:r>
      <w:r w:rsidR="004F6791" w:rsidRPr="00D71899">
        <w:rPr>
          <w:rFonts w:cs="Times New Roman"/>
          <w:color w:val="auto"/>
          <w:sz w:val="22"/>
          <w:szCs w:val="22"/>
        </w:rPr>
        <w:t xml:space="preserve">’s experience as it is revealed moment to moment during the session. To sense the subjective experience in this way encourages the </w:t>
      </w:r>
      <w:r w:rsidR="00E30B96" w:rsidRPr="00D71899">
        <w:rPr>
          <w:rFonts w:cs="Times New Roman"/>
          <w:color w:val="auto"/>
          <w:sz w:val="22"/>
          <w:szCs w:val="22"/>
        </w:rPr>
        <w:t>patient</w:t>
      </w:r>
      <w:r w:rsidR="004F6791" w:rsidRPr="00D71899">
        <w:rPr>
          <w:rFonts w:cs="Times New Roman"/>
          <w:color w:val="auto"/>
          <w:sz w:val="22"/>
          <w:szCs w:val="22"/>
        </w:rPr>
        <w:t xml:space="preserve"> to feel more deeply and to recognize and resolve the incongruity that exists within </w:t>
      </w:r>
      <w:proofErr w:type="gramStart"/>
      <w:r w:rsidR="004F6791" w:rsidRPr="00D71899">
        <w:rPr>
          <w:rFonts w:cs="Times New Roman"/>
          <w:color w:val="auto"/>
          <w:sz w:val="22"/>
          <w:szCs w:val="22"/>
        </w:rPr>
        <w:t>himself</w:t>
      </w:r>
      <w:proofErr w:type="gramEnd"/>
      <w:r w:rsidR="004F6791" w:rsidRPr="00D71899">
        <w:rPr>
          <w:rFonts w:cs="Times New Roman"/>
          <w:color w:val="auto"/>
          <w:sz w:val="22"/>
          <w:szCs w:val="22"/>
        </w:rPr>
        <w:t xml:space="preserve"> or herself. It goes beyond recognition of the obvious feelings to a sense of the less clearly experienced feelings. The therapist attempts to understand the meanings expressed by the </w:t>
      </w:r>
      <w:r w:rsidR="00E30B96" w:rsidRPr="00D71899">
        <w:rPr>
          <w:rFonts w:cs="Times New Roman"/>
          <w:color w:val="auto"/>
          <w:sz w:val="22"/>
          <w:szCs w:val="22"/>
        </w:rPr>
        <w:t>patient</w:t>
      </w:r>
      <w:r w:rsidR="004F6791" w:rsidRPr="00D71899">
        <w:rPr>
          <w:rFonts w:cs="Times New Roman"/>
          <w:color w:val="auto"/>
          <w:sz w:val="22"/>
          <w:szCs w:val="22"/>
        </w:rPr>
        <w:t xml:space="preserve"> that often lie at the edge of awareness. Showing empathy requires understanding the </w:t>
      </w:r>
      <w:r w:rsidR="00E30B96" w:rsidRPr="00D71899">
        <w:rPr>
          <w:rFonts w:cs="Times New Roman"/>
          <w:color w:val="auto"/>
          <w:sz w:val="22"/>
          <w:szCs w:val="22"/>
        </w:rPr>
        <w:t>patient</w:t>
      </w:r>
      <w:r w:rsidR="004F6791" w:rsidRPr="00D71899">
        <w:rPr>
          <w:rFonts w:cs="Times New Roman"/>
          <w:color w:val="auto"/>
          <w:sz w:val="22"/>
          <w:szCs w:val="22"/>
        </w:rPr>
        <w:t xml:space="preserve">’s feelings and reflecting them back to the </w:t>
      </w:r>
      <w:r w:rsidR="00E30B96" w:rsidRPr="00D71899">
        <w:rPr>
          <w:rFonts w:cs="Times New Roman"/>
          <w:color w:val="auto"/>
          <w:sz w:val="22"/>
          <w:szCs w:val="22"/>
        </w:rPr>
        <w:t>patient</w:t>
      </w:r>
      <w:r w:rsidR="004F6791" w:rsidRPr="00D71899">
        <w:rPr>
          <w:rFonts w:cs="Times New Roman"/>
          <w:color w:val="auto"/>
          <w:sz w:val="22"/>
          <w:szCs w:val="22"/>
        </w:rPr>
        <w:t xml:space="preserve"> to help him or her understand these feelings (</w:t>
      </w:r>
      <w:r w:rsidR="004F6791" w:rsidRPr="006D45DC">
        <w:rPr>
          <w:rStyle w:val="citebib"/>
        </w:rPr>
        <w:t>Elliott</w:t>
      </w:r>
      <w:del w:id="132" w:author="AQ" w:date="2025-08-03T08:48:00Z">
        <w:r w:rsidR="004F6791" w:rsidRPr="006D45DC" w:rsidDel="00B35A6E">
          <w:rPr>
            <w:rStyle w:val="citebib"/>
          </w:rPr>
          <w:delText>, Bohart, Watson, &amp; Greenberg,</w:delText>
        </w:r>
      </w:del>
      <w:ins w:id="133" w:author="AQ" w:date="2025-08-03T08:48:00Z">
        <w:r w:rsidR="00B35A6E" w:rsidRPr="006D45DC">
          <w:rPr>
            <w:rStyle w:val="citebib"/>
          </w:rPr>
          <w:t xml:space="preserve"> et al.</w:t>
        </w:r>
      </w:ins>
      <w:r w:rsidR="004F6791" w:rsidRPr="006D45DC">
        <w:rPr>
          <w:rStyle w:val="citebib"/>
        </w:rPr>
        <w:t xml:space="preserve"> 2011</w:t>
      </w:r>
      <w:r w:rsidR="004F6791" w:rsidRPr="00D71899">
        <w:rPr>
          <w:rFonts w:cs="Times New Roman"/>
          <w:color w:val="auto"/>
          <w:sz w:val="22"/>
          <w:szCs w:val="22"/>
        </w:rPr>
        <w:t xml:space="preserve">). The therapist can share the subjective world of the </w:t>
      </w:r>
      <w:r w:rsidR="00E30B96" w:rsidRPr="00D71899">
        <w:rPr>
          <w:rFonts w:cs="Times New Roman"/>
          <w:color w:val="auto"/>
          <w:sz w:val="22"/>
          <w:szCs w:val="22"/>
        </w:rPr>
        <w:t>patient</w:t>
      </w:r>
      <w:r w:rsidR="004F6791" w:rsidRPr="00D71899">
        <w:rPr>
          <w:rFonts w:cs="Times New Roman"/>
          <w:color w:val="auto"/>
          <w:sz w:val="22"/>
          <w:szCs w:val="22"/>
        </w:rPr>
        <w:t xml:space="preserve"> by drawing from his or her similar experiences, which helps the </w:t>
      </w:r>
      <w:r w:rsidR="00E30B96" w:rsidRPr="00D71899">
        <w:rPr>
          <w:rFonts w:cs="Times New Roman"/>
          <w:color w:val="auto"/>
          <w:sz w:val="22"/>
          <w:szCs w:val="22"/>
        </w:rPr>
        <w:t>patient</w:t>
      </w:r>
      <w:r w:rsidR="004F6791" w:rsidRPr="00D71899">
        <w:rPr>
          <w:rFonts w:cs="Times New Roman"/>
          <w:color w:val="auto"/>
          <w:sz w:val="22"/>
          <w:szCs w:val="22"/>
        </w:rPr>
        <w:t xml:space="preserve"> process his or her own experience. Sixty years of research has consistently demonstrated that empathy is the most powerful determinant of </w:t>
      </w:r>
      <w:r w:rsidR="00E30B96" w:rsidRPr="00D71899">
        <w:rPr>
          <w:rFonts w:cs="Times New Roman"/>
          <w:color w:val="auto"/>
          <w:sz w:val="22"/>
          <w:szCs w:val="22"/>
        </w:rPr>
        <w:t>patient</w:t>
      </w:r>
      <w:r w:rsidR="004F6791" w:rsidRPr="00D71899">
        <w:rPr>
          <w:rFonts w:cs="Times New Roman"/>
          <w:color w:val="auto"/>
          <w:sz w:val="22"/>
          <w:szCs w:val="22"/>
        </w:rPr>
        <w:t xml:space="preserve"> progress in therapy (</w:t>
      </w:r>
      <w:customXmlInsRangeStart w:id="134" w:author="AQ" w:date="2025-08-03T08:55:00Z"/>
      <w:sdt>
        <w:sdtPr>
          <w:rPr>
            <w:rFonts w:cs="Times New Roman"/>
            <w:color w:val="auto"/>
            <w:sz w:val="22"/>
            <w:szCs w:val="22"/>
          </w:rPr>
          <w:alias w:val="BibCitation"/>
          <w:tag w:val="BibRef12"/>
          <w:id w:val="462238380"/>
          <w:placeholder>
            <w:docPart w:val="DefaultPlaceholder_1082065158"/>
          </w:placeholder>
        </w:sdtPr>
        <w:sdtEndPr/>
        <w:sdtContent>
          <w:customXmlInsRangeEnd w:id="134"/>
          <w:r w:rsidR="004F6791" w:rsidRPr="0099569C">
            <w:rPr>
              <w:rFonts w:cs="Times New Roman"/>
              <w:color w:val="auto"/>
              <w:sz w:val="22"/>
              <w:szCs w:val="22"/>
              <w:highlight w:val="green"/>
              <w:rPrChange w:id="135" w:author="AQ" w:date="2025-08-03T08:55:00Z">
                <w:rPr>
                  <w:rFonts w:cs="Times New Roman"/>
                  <w:color w:val="auto"/>
                  <w:sz w:val="22"/>
                  <w:szCs w:val="22"/>
                </w:rPr>
              </w:rPrChange>
            </w:rPr>
            <w:t>Cain, 2010</w:t>
          </w:r>
          <w:customXmlInsRangeStart w:id="136" w:author="AQ" w:date="2025-08-03T08:55:00Z"/>
        </w:sdtContent>
      </w:sdt>
      <w:customXmlInsRangeEnd w:id="136"/>
      <w:r w:rsidR="004F6791" w:rsidRPr="00D71899">
        <w:rPr>
          <w:rFonts w:cs="Times New Roman"/>
          <w:color w:val="auto"/>
          <w:sz w:val="22"/>
          <w:szCs w:val="22"/>
        </w:rPr>
        <w:t>).</w:t>
      </w:r>
    </w:p>
    <w:p w14:paraId="619962C5" w14:textId="4B0E4DDD" w:rsidR="00C927CB" w:rsidRPr="002F33A4" w:rsidRDefault="002F33A4" w:rsidP="00D71899">
      <w:pPr>
        <w:pStyle w:val="Head1"/>
        <w:spacing w:before="0" w:after="0" w:line="480" w:lineRule="auto"/>
        <w:rPr>
          <w:rFonts w:cs="Times New Roman"/>
          <w:color w:val="auto"/>
          <w:szCs w:val="22"/>
        </w:rPr>
      </w:pPr>
      <w:r w:rsidRPr="002F33A4">
        <w:rPr>
          <w:rFonts w:cs="Times New Roman"/>
          <w:color w:val="auto"/>
          <w:szCs w:val="22"/>
        </w:rPr>
        <w:lastRenderedPageBreak/>
        <w:t>&lt;H1&gt;</w:t>
      </w:r>
      <w:r w:rsidR="004F6791" w:rsidRPr="002F33A4">
        <w:rPr>
          <w:rFonts w:cs="Times New Roman"/>
          <w:color w:val="auto"/>
          <w:szCs w:val="22"/>
        </w:rPr>
        <w:t>GESTALT PSYCHOTHERAPY</w:t>
      </w:r>
    </w:p>
    <w:p w14:paraId="34B6276C" w14:textId="627189B9"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Gestalt therapy, founded by Fritz </w:t>
      </w:r>
      <w:proofErr w:type="spellStart"/>
      <w:r w:rsidRPr="00D71899">
        <w:rPr>
          <w:rFonts w:cs="Times New Roman"/>
          <w:color w:val="auto"/>
          <w:sz w:val="22"/>
          <w:szCs w:val="22"/>
        </w:rPr>
        <w:t>Perls</w:t>
      </w:r>
      <w:proofErr w:type="spellEnd"/>
      <w:r w:rsidRPr="00D71899">
        <w:rPr>
          <w:rFonts w:cs="Times New Roman"/>
          <w:color w:val="auto"/>
          <w:sz w:val="22"/>
          <w:szCs w:val="22"/>
        </w:rPr>
        <w:t xml:space="preserve"> (1893–1970) and Laura </w:t>
      </w:r>
      <w:proofErr w:type="spellStart"/>
      <w:r w:rsidRPr="00D71899">
        <w:rPr>
          <w:rFonts w:cs="Times New Roman"/>
          <w:color w:val="auto"/>
          <w:sz w:val="22"/>
          <w:szCs w:val="22"/>
        </w:rPr>
        <w:t>Perls</w:t>
      </w:r>
      <w:proofErr w:type="spellEnd"/>
      <w:r w:rsidRPr="00D71899">
        <w:rPr>
          <w:rFonts w:cs="Times New Roman"/>
          <w:color w:val="auto"/>
          <w:sz w:val="22"/>
          <w:szCs w:val="22"/>
        </w:rPr>
        <w:t xml:space="preserve"> (1905–1990), is a theoretically and clinically complex approach to psychotherapy. Gestalt, a German word meaning organized whole, recognizes the unity of humans as integrated wholes, not divided into parts, taken out of context, or generalized. Gestalt therapy can be described as a humanistic–existential psychotherapy with theoretical roots firmly grounded in holism, phenomenology, existentialism, humanism, Gestalt psychology, organismic theory, interpersonal psychoanalysis, and Eastern philosophy. It integrated aspects of these theories to create a unified, unique approach to psychotherapy.</w:t>
      </w:r>
      <w:r w:rsidR="002F33A4">
        <w:rPr>
          <w:rFonts w:cs="Times New Roman"/>
          <w:color w:val="auto"/>
          <w:sz w:val="22"/>
          <w:szCs w:val="22"/>
        </w:rPr>
        <w:t xml:space="preserve"> Key concepts of Gestalt therapy are discussed in the text that follows.</w:t>
      </w:r>
    </w:p>
    <w:p w14:paraId="3AB8EEF6" w14:textId="5512E88E" w:rsidR="00C927CB" w:rsidRPr="0065130C" w:rsidRDefault="00AE22F1" w:rsidP="0065130C">
      <w:pPr>
        <w:pStyle w:val="Head2"/>
      </w:pPr>
      <w:r>
        <w:rPr>
          <w:rFonts w:cs="Times New Roman"/>
          <w:color w:val="auto"/>
          <w:spacing w:val="0"/>
        </w:rPr>
        <w:t>&lt;H2&gt;</w:t>
      </w:r>
      <w:r w:rsidRPr="00D71899">
        <w:rPr>
          <w:rFonts w:cs="Times New Roman"/>
          <w:color w:val="auto"/>
          <w:spacing w:val="0"/>
        </w:rPr>
        <w:t>FIGURE AND GROUND</w:t>
      </w:r>
    </w:p>
    <w:p w14:paraId="63B4391E" w14:textId="5CADFB50"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Figure and ground are </w:t>
      </w:r>
      <w:proofErr w:type="gramStart"/>
      <w:r w:rsidRPr="00D71899">
        <w:rPr>
          <w:rFonts w:cs="Times New Roman"/>
          <w:color w:val="auto"/>
          <w:sz w:val="22"/>
          <w:szCs w:val="22"/>
        </w:rPr>
        <w:t>concepts in Gestalt therapy that refer to the theoretical explanation for how the self develops and organizes</w:t>
      </w:r>
      <w:proofErr w:type="gramEnd"/>
      <w:r w:rsidRPr="00D71899">
        <w:rPr>
          <w:rFonts w:cs="Times New Roman"/>
          <w:color w:val="auto"/>
          <w:sz w:val="22"/>
          <w:szCs w:val="22"/>
        </w:rPr>
        <w:t xml:space="preserve"> experiences as it interacts within the environmental field. The field is differentiated into figure (foreground) and ground (background). People organize aspects of the field into meaningful patterns in which one element stands out as the figure of interest, while the others recede into the ground. The figure is the dominant need at a given moment. As soon as the need is met or interest is lost, it recedes into the ground and a new figure emerges. All behavior is organized around emerging needs and their satisfaction. With healthy individuals, there is a natural flow of Gestalt formation and completion (</w:t>
      </w:r>
      <w:proofErr w:type="spellStart"/>
      <w:customXmlInsRangeStart w:id="137" w:author="AQ" w:date="2025-08-03T08:56:00Z"/>
      <w:sdt>
        <w:sdtPr>
          <w:rPr>
            <w:rFonts w:cs="Times New Roman"/>
            <w:color w:val="auto"/>
            <w:sz w:val="22"/>
            <w:szCs w:val="22"/>
          </w:rPr>
          <w:alias w:val="BibCitation"/>
          <w:tag w:val="BibRef71"/>
          <w:id w:val="857622133"/>
          <w:placeholder>
            <w:docPart w:val="DefaultPlaceholder_1082065158"/>
          </w:placeholder>
        </w:sdtPr>
        <w:sdtEndPr/>
        <w:sdtContent>
          <w:customXmlInsRangeEnd w:id="137"/>
          <w:r w:rsidRPr="0099569C">
            <w:rPr>
              <w:rFonts w:cs="Times New Roman"/>
              <w:color w:val="auto"/>
              <w:sz w:val="22"/>
              <w:szCs w:val="22"/>
              <w:highlight w:val="green"/>
              <w:rPrChange w:id="138" w:author="AQ" w:date="2025-08-03T08:56:00Z">
                <w:rPr>
                  <w:rFonts w:cs="Times New Roman"/>
                  <w:color w:val="auto"/>
                  <w:sz w:val="22"/>
                  <w:szCs w:val="22"/>
                </w:rPr>
              </w:rPrChange>
            </w:rPr>
            <w:t>Perls</w:t>
          </w:r>
          <w:proofErr w:type="spellEnd"/>
          <w:r w:rsidRPr="0099569C">
            <w:rPr>
              <w:rFonts w:cs="Times New Roman"/>
              <w:color w:val="auto"/>
              <w:sz w:val="22"/>
              <w:szCs w:val="22"/>
              <w:highlight w:val="green"/>
              <w:rPrChange w:id="139" w:author="AQ" w:date="2025-08-03T08:56:00Z">
                <w:rPr>
                  <w:rFonts w:cs="Times New Roman"/>
                  <w:color w:val="auto"/>
                  <w:sz w:val="22"/>
                  <w:szCs w:val="22"/>
                </w:rPr>
              </w:rPrChange>
            </w:rPr>
            <w:t>, 1973</w:t>
          </w:r>
          <w:customXmlInsRangeStart w:id="140" w:author="AQ" w:date="2025-08-03T08:56:00Z"/>
        </w:sdtContent>
      </w:sdt>
      <w:customXmlInsRangeEnd w:id="140"/>
      <w:r w:rsidRPr="00D71899">
        <w:rPr>
          <w:rFonts w:cs="Times New Roman"/>
          <w:color w:val="auto"/>
          <w:sz w:val="22"/>
          <w:szCs w:val="22"/>
        </w:rPr>
        <w:t>). In contrast, people with more dysfunctional patterns have incomplete Gestalts that clamor for attention. These incomplete Gestalts usurp the full attending powers for meeting new situations and dampen aliveness (</w:t>
      </w:r>
      <w:proofErr w:type="spellStart"/>
      <w:customXmlInsRangeStart w:id="141" w:author="AQ" w:date="2025-08-03T08:56:00Z"/>
      <w:sdt>
        <w:sdtPr>
          <w:rPr>
            <w:rFonts w:cs="Times New Roman"/>
            <w:color w:val="auto"/>
            <w:sz w:val="22"/>
            <w:szCs w:val="22"/>
          </w:rPr>
          <w:alias w:val="BibCitation"/>
          <w:tag w:val="BibRef70"/>
          <w:id w:val="1650942456"/>
          <w:placeholder>
            <w:docPart w:val="DefaultPlaceholder_1082065158"/>
          </w:placeholder>
        </w:sdtPr>
        <w:sdtEndPr/>
        <w:sdtContent>
          <w:customXmlInsRangeEnd w:id="141"/>
          <w:customXmlInsRangeStart w:id="142" w:author="AQ" w:date="2025-08-03T08:56:00Z"/>
          <w:sdt>
            <w:sdtPr>
              <w:rPr>
                <w:rFonts w:cs="Times New Roman"/>
                <w:color w:val="auto"/>
                <w:sz w:val="22"/>
                <w:szCs w:val="22"/>
              </w:rPr>
              <w:alias w:val="BibCitation"/>
              <w:tag w:val="BibRef70"/>
              <w:id w:val="1652407715"/>
              <w:placeholder>
                <w:docPart w:val="DefaultPlaceholder_1082065158"/>
              </w:placeholder>
            </w:sdtPr>
            <w:sdtEndPr>
              <w:rPr>
                <w:highlight w:val="green"/>
              </w:rPr>
            </w:sdtEndPr>
            <w:sdtContent>
              <w:customXmlInsRangeEnd w:id="142"/>
              <w:r w:rsidRPr="0099569C">
                <w:rPr>
                  <w:rFonts w:cs="Times New Roman"/>
                  <w:color w:val="auto"/>
                  <w:sz w:val="22"/>
                  <w:szCs w:val="22"/>
                  <w:highlight w:val="green"/>
                  <w:rPrChange w:id="143" w:author="AQ" w:date="2025-08-03T08:56:00Z">
                    <w:rPr>
                      <w:rFonts w:cs="Times New Roman"/>
                      <w:color w:val="auto"/>
                      <w:sz w:val="22"/>
                      <w:szCs w:val="22"/>
                    </w:rPr>
                  </w:rPrChange>
                </w:rPr>
                <w:t>Perls</w:t>
              </w:r>
              <w:proofErr w:type="spellEnd"/>
              <w:r w:rsidRPr="0099569C">
                <w:rPr>
                  <w:rFonts w:cs="Times New Roman"/>
                  <w:color w:val="auto"/>
                  <w:sz w:val="22"/>
                  <w:szCs w:val="22"/>
                  <w:highlight w:val="green"/>
                  <w:rPrChange w:id="144" w:author="AQ" w:date="2025-08-03T08:56:00Z">
                    <w:rPr>
                      <w:rFonts w:cs="Times New Roman"/>
                      <w:color w:val="auto"/>
                      <w:sz w:val="22"/>
                      <w:szCs w:val="22"/>
                    </w:rPr>
                  </w:rPrChange>
                </w:rPr>
                <w:t>, 1969</w:t>
              </w:r>
              <w:customXmlInsRangeStart w:id="145" w:author="AQ" w:date="2025-08-03T08:56:00Z"/>
            </w:sdtContent>
          </w:sdt>
          <w:customXmlInsRangeEnd w:id="145"/>
          <w:customXmlInsRangeStart w:id="146" w:author="AQ" w:date="2025-08-03T08:56:00Z"/>
        </w:sdtContent>
      </w:sdt>
      <w:customXmlInsRangeEnd w:id="146"/>
      <w:r w:rsidRPr="00D71899">
        <w:rPr>
          <w:rFonts w:cs="Times New Roman"/>
          <w:color w:val="auto"/>
          <w:sz w:val="22"/>
          <w:szCs w:val="22"/>
        </w:rPr>
        <w:t>).</w:t>
      </w:r>
    </w:p>
    <w:p w14:paraId="1400275E" w14:textId="097BCE8D" w:rsidR="00C927CB" w:rsidRPr="00D71899" w:rsidRDefault="00AE22F1" w:rsidP="0065130C">
      <w:pPr>
        <w:pStyle w:val="Head2"/>
      </w:pPr>
      <w:r>
        <w:t>&lt;H2&gt;</w:t>
      </w:r>
      <w:r w:rsidRPr="00D71899">
        <w:t>ORGANISMIC SELF-REGULATION</w:t>
      </w:r>
    </w:p>
    <w:p w14:paraId="64F2F11A" w14:textId="46E23D41"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Organismic self-regulation is a natural process whereby the organism is continually disturbed by the emergence of a need and strives to restore equilibrium by constantly reorganizing and adapting to changing circumstances. It is a growth process by which a person moves toward wholeness and integration and has been operationalized into a cycle of experience: (</w:t>
      </w:r>
      <w:r w:rsidR="00AE22F1">
        <w:rPr>
          <w:rFonts w:cs="Times New Roman"/>
          <w:color w:val="auto"/>
          <w:sz w:val="22"/>
          <w:szCs w:val="22"/>
        </w:rPr>
        <w:t>1</w:t>
      </w:r>
      <w:r w:rsidRPr="00D71899">
        <w:rPr>
          <w:rFonts w:cs="Times New Roman"/>
          <w:color w:val="auto"/>
          <w:sz w:val="22"/>
          <w:szCs w:val="22"/>
        </w:rPr>
        <w:t>) awareness of sensation, (</w:t>
      </w:r>
      <w:r w:rsidR="00AE22F1">
        <w:rPr>
          <w:rFonts w:cs="Times New Roman"/>
          <w:color w:val="auto"/>
          <w:sz w:val="22"/>
          <w:szCs w:val="22"/>
        </w:rPr>
        <w:t>2</w:t>
      </w:r>
      <w:r w:rsidRPr="00D71899">
        <w:rPr>
          <w:rFonts w:cs="Times New Roman"/>
          <w:color w:val="auto"/>
          <w:sz w:val="22"/>
          <w:szCs w:val="22"/>
        </w:rPr>
        <w:t xml:space="preserve">) figure and ground </w:t>
      </w:r>
      <w:r w:rsidRPr="00D71899">
        <w:rPr>
          <w:rFonts w:cs="Times New Roman"/>
          <w:color w:val="auto"/>
          <w:sz w:val="22"/>
          <w:szCs w:val="22"/>
        </w:rPr>
        <w:lastRenderedPageBreak/>
        <w:t>formation, (</w:t>
      </w:r>
      <w:r w:rsidR="00AE22F1">
        <w:rPr>
          <w:rFonts w:cs="Times New Roman"/>
          <w:color w:val="auto"/>
          <w:sz w:val="22"/>
          <w:szCs w:val="22"/>
        </w:rPr>
        <w:t>3</w:t>
      </w:r>
      <w:r w:rsidRPr="00D71899">
        <w:rPr>
          <w:rFonts w:cs="Times New Roman"/>
          <w:color w:val="auto"/>
          <w:sz w:val="22"/>
          <w:szCs w:val="22"/>
        </w:rPr>
        <w:t>) mobilization, (</w:t>
      </w:r>
      <w:r w:rsidR="00AE22F1">
        <w:rPr>
          <w:rFonts w:cs="Times New Roman"/>
          <w:color w:val="auto"/>
          <w:sz w:val="22"/>
          <w:szCs w:val="22"/>
        </w:rPr>
        <w:t>4</w:t>
      </w:r>
      <w:r w:rsidRPr="00D71899">
        <w:rPr>
          <w:rFonts w:cs="Times New Roman"/>
          <w:color w:val="auto"/>
          <w:sz w:val="22"/>
          <w:szCs w:val="22"/>
        </w:rPr>
        <w:t>) action, (</w:t>
      </w:r>
      <w:r w:rsidR="00AE22F1">
        <w:rPr>
          <w:rFonts w:cs="Times New Roman"/>
          <w:color w:val="auto"/>
          <w:sz w:val="22"/>
          <w:szCs w:val="22"/>
        </w:rPr>
        <w:t>5</w:t>
      </w:r>
      <w:r w:rsidRPr="00D71899">
        <w:rPr>
          <w:rFonts w:cs="Times New Roman"/>
          <w:color w:val="auto"/>
          <w:sz w:val="22"/>
          <w:szCs w:val="22"/>
        </w:rPr>
        <w:t>) contact, and (</w:t>
      </w:r>
      <w:r w:rsidR="00AE22F1">
        <w:rPr>
          <w:rFonts w:cs="Times New Roman"/>
          <w:color w:val="auto"/>
          <w:sz w:val="22"/>
          <w:szCs w:val="22"/>
        </w:rPr>
        <w:t>6</w:t>
      </w:r>
      <w:r w:rsidRPr="00D71899">
        <w:rPr>
          <w:rFonts w:cs="Times New Roman"/>
          <w:color w:val="auto"/>
          <w:sz w:val="22"/>
          <w:szCs w:val="22"/>
        </w:rPr>
        <w:t>) withdrawal. This cycle provides a way to understand health and dysfunction as well as guide therapeutic process interventions.</w:t>
      </w:r>
    </w:p>
    <w:p w14:paraId="571855E0" w14:textId="40570F95"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Awareness of sensation (e.g., feelings, drives, perceptions) commences the cycle as an experience from within or in response to an environmental stimulation. Figure formation organizes sensation into a meaningful want or need in relationship to the environment. Mobilization is the surge of energy that impels the figure formation into action. Action is the movement that brings the person into contact with self or an environmental object. Contact is the meeting of self and other at the boundary to either assimilate or reject the object. Withdrawal is the fading of the figure into the background, disengagement, and the closure of the Gestalt. When people are functioning well, they move through the cycle of experience in a rhythmic, sequential fashion with awareness, excitement, and aliveness. When functioning poorly, they are unaware and interrupt the organismic process, reducing vitality and creating dysfunction (</w:t>
      </w:r>
      <w:proofErr w:type="spellStart"/>
      <w:customXmlInsRangeStart w:id="147" w:author="AQ" w:date="2025-08-03T08:56:00Z"/>
      <w:sdt>
        <w:sdtPr>
          <w:rPr>
            <w:rFonts w:cs="Times New Roman"/>
            <w:color w:val="auto"/>
            <w:sz w:val="22"/>
            <w:szCs w:val="22"/>
          </w:rPr>
          <w:alias w:val="BibCitation"/>
          <w:tag w:val="BibRef71"/>
          <w:id w:val="-839231642"/>
          <w:placeholder>
            <w:docPart w:val="DefaultPlaceholder_1082065158"/>
          </w:placeholder>
        </w:sdtPr>
        <w:sdtEndPr/>
        <w:sdtContent>
          <w:customXmlInsRangeEnd w:id="147"/>
          <w:r w:rsidRPr="0099569C">
            <w:rPr>
              <w:rFonts w:cs="Times New Roman"/>
              <w:color w:val="auto"/>
              <w:sz w:val="22"/>
              <w:szCs w:val="22"/>
              <w:highlight w:val="green"/>
              <w:rPrChange w:id="148" w:author="AQ" w:date="2025-08-03T08:56:00Z">
                <w:rPr>
                  <w:rFonts w:cs="Times New Roman"/>
                  <w:color w:val="auto"/>
                  <w:sz w:val="22"/>
                  <w:szCs w:val="22"/>
                </w:rPr>
              </w:rPrChange>
            </w:rPr>
            <w:t>Perls</w:t>
          </w:r>
          <w:proofErr w:type="spellEnd"/>
          <w:r w:rsidRPr="0099569C">
            <w:rPr>
              <w:rFonts w:cs="Times New Roman"/>
              <w:color w:val="auto"/>
              <w:sz w:val="22"/>
              <w:szCs w:val="22"/>
              <w:highlight w:val="green"/>
              <w:rPrChange w:id="149" w:author="AQ" w:date="2025-08-03T08:56:00Z">
                <w:rPr>
                  <w:rFonts w:cs="Times New Roman"/>
                  <w:color w:val="auto"/>
                  <w:sz w:val="22"/>
                  <w:szCs w:val="22"/>
                </w:rPr>
              </w:rPrChange>
            </w:rPr>
            <w:t>, 1973</w:t>
          </w:r>
          <w:customXmlInsRangeStart w:id="150" w:author="AQ" w:date="2025-08-03T08:56:00Z"/>
        </w:sdtContent>
      </w:sdt>
      <w:customXmlInsRangeEnd w:id="150"/>
      <w:r w:rsidRPr="00D71899">
        <w:rPr>
          <w:rFonts w:cs="Times New Roman"/>
          <w:color w:val="auto"/>
          <w:sz w:val="22"/>
          <w:szCs w:val="22"/>
        </w:rPr>
        <w:t>).</w:t>
      </w:r>
    </w:p>
    <w:p w14:paraId="5BA34DA3" w14:textId="6D870E17" w:rsidR="00C927CB" w:rsidRPr="0065130C" w:rsidRDefault="00D93469" w:rsidP="0065130C">
      <w:pPr>
        <w:pStyle w:val="Head2"/>
      </w:pPr>
      <w:r>
        <w:rPr>
          <w:rFonts w:cs="Times New Roman"/>
          <w:color w:val="auto"/>
          <w:spacing w:val="0"/>
        </w:rPr>
        <w:t>&lt;H2&gt;</w:t>
      </w:r>
      <w:r w:rsidRPr="00D71899">
        <w:rPr>
          <w:rFonts w:cs="Times New Roman"/>
          <w:color w:val="auto"/>
          <w:spacing w:val="0"/>
        </w:rPr>
        <w:t>LAYERS OF THE PERSONALITY</w:t>
      </w:r>
    </w:p>
    <w:p w14:paraId="22E64932" w14:textId="00B05B9A"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When natural self-regulatory processes are disrupted, interruptions to awareness occur with frequency, parts of the self are disowned, and incomplete Gestalts become abundant. Each incomplete Gestalt represents an unfinished situation, which interferes with the formation of any novel Gestalt. Instead of growth, a person lives life within inauthentic layers of the personality (cliché, role, impasse, and implosion) rather than by organismic self-regulation. Cliché is the ordinary social chitchat and the most superficial, top layer of the personality; role is the part played in an interpersonal context such as the “good person” or the “invulnerable person”; impasse is a layer of confusion and </w:t>
      </w:r>
      <w:proofErr w:type="spellStart"/>
      <w:r w:rsidRPr="00D71899">
        <w:rPr>
          <w:rFonts w:cs="Times New Roman"/>
          <w:color w:val="auto"/>
          <w:sz w:val="22"/>
          <w:szCs w:val="22"/>
        </w:rPr>
        <w:t>stuckness</w:t>
      </w:r>
      <w:proofErr w:type="spellEnd"/>
      <w:r w:rsidRPr="00D71899">
        <w:rPr>
          <w:rFonts w:cs="Times New Roman"/>
          <w:color w:val="auto"/>
          <w:sz w:val="22"/>
          <w:szCs w:val="22"/>
        </w:rPr>
        <w:t xml:space="preserve">, representing the conflict of moving to a deeper layer versus returning to role or cliché; implosion is the death or paralyzed layer where a part of self has been cut off or interrupted. Explosion is the last, authentic layer where contact with the genuine self occurs and feelings of joy, grief, anger, or orgasm explode into awareness. During therapy, specific interventions by the therapist help the </w:t>
      </w:r>
      <w:r w:rsidR="00E30B96" w:rsidRPr="00D71899">
        <w:rPr>
          <w:rFonts w:cs="Times New Roman"/>
          <w:color w:val="auto"/>
          <w:sz w:val="22"/>
          <w:szCs w:val="22"/>
        </w:rPr>
        <w:t>patient</w:t>
      </w:r>
      <w:r w:rsidRPr="00D71899">
        <w:rPr>
          <w:rFonts w:cs="Times New Roman"/>
          <w:color w:val="auto"/>
          <w:sz w:val="22"/>
          <w:szCs w:val="22"/>
        </w:rPr>
        <w:t xml:space="preserve"> move through the layers to contact the authentic self (</w:t>
      </w:r>
      <w:proofErr w:type="spellStart"/>
      <w:customXmlInsRangeStart w:id="151" w:author="AQ" w:date="2025-08-03T08:56:00Z"/>
      <w:sdt>
        <w:sdtPr>
          <w:rPr>
            <w:rFonts w:cs="Times New Roman"/>
            <w:color w:val="auto"/>
            <w:sz w:val="22"/>
            <w:szCs w:val="22"/>
          </w:rPr>
          <w:alias w:val="BibCitation"/>
          <w:tag w:val="BibRef71"/>
          <w:id w:val="292408784"/>
          <w:placeholder>
            <w:docPart w:val="DefaultPlaceholder_1082065158"/>
          </w:placeholder>
        </w:sdtPr>
        <w:sdtEndPr/>
        <w:sdtContent>
          <w:customXmlInsRangeEnd w:id="151"/>
          <w:r w:rsidRPr="0099569C">
            <w:rPr>
              <w:rFonts w:cs="Times New Roman"/>
              <w:color w:val="auto"/>
              <w:sz w:val="22"/>
              <w:szCs w:val="22"/>
              <w:highlight w:val="green"/>
              <w:rPrChange w:id="152" w:author="AQ" w:date="2025-08-03T08:56:00Z">
                <w:rPr>
                  <w:rFonts w:cs="Times New Roman"/>
                  <w:color w:val="auto"/>
                  <w:sz w:val="22"/>
                  <w:szCs w:val="22"/>
                </w:rPr>
              </w:rPrChange>
            </w:rPr>
            <w:t>Perls</w:t>
          </w:r>
          <w:proofErr w:type="spellEnd"/>
          <w:r w:rsidRPr="0099569C">
            <w:rPr>
              <w:rFonts w:cs="Times New Roman"/>
              <w:color w:val="auto"/>
              <w:sz w:val="22"/>
              <w:szCs w:val="22"/>
              <w:highlight w:val="green"/>
              <w:rPrChange w:id="153" w:author="AQ" w:date="2025-08-03T08:56:00Z">
                <w:rPr>
                  <w:rFonts w:cs="Times New Roman"/>
                  <w:color w:val="auto"/>
                  <w:sz w:val="22"/>
                  <w:szCs w:val="22"/>
                </w:rPr>
              </w:rPrChange>
            </w:rPr>
            <w:t>, 1973</w:t>
          </w:r>
          <w:customXmlInsRangeStart w:id="154" w:author="AQ" w:date="2025-08-03T08:56:00Z"/>
        </w:sdtContent>
      </w:sdt>
      <w:customXmlInsRangeEnd w:id="154"/>
      <w:r w:rsidRPr="00D71899">
        <w:rPr>
          <w:rFonts w:cs="Times New Roman"/>
          <w:color w:val="auto"/>
          <w:sz w:val="22"/>
          <w:szCs w:val="22"/>
        </w:rPr>
        <w:t>).</w:t>
      </w:r>
    </w:p>
    <w:p w14:paraId="7792DAFA" w14:textId="4FD5D306" w:rsidR="00C927CB" w:rsidRPr="00D71899" w:rsidRDefault="00D93469" w:rsidP="0065130C">
      <w:pPr>
        <w:pStyle w:val="Head2"/>
        <w:rPr>
          <w:rFonts w:cs="Times New Roman"/>
          <w:color w:val="auto"/>
          <w:spacing w:val="0"/>
        </w:rPr>
      </w:pPr>
      <w:r>
        <w:rPr>
          <w:rFonts w:cs="Times New Roman"/>
          <w:color w:val="auto"/>
          <w:spacing w:val="0"/>
        </w:rPr>
        <w:lastRenderedPageBreak/>
        <w:t>&lt;H2&gt;</w:t>
      </w:r>
      <w:r w:rsidRPr="00D71899">
        <w:rPr>
          <w:rFonts w:cs="Times New Roman"/>
          <w:color w:val="auto"/>
          <w:spacing w:val="0"/>
        </w:rPr>
        <w:t>INTERRUPTIONS</w:t>
      </w:r>
    </w:p>
    <w:p w14:paraId="57E7A487" w14:textId="039E0AC3"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Interruptions to awareness and contact, also known as boundary disturbances, refer to dysfunctional processes, developed early in life, that people employ in an attempt to meet their needs. Gestalt therapists bring awareness to these interruptions and create experiments to reduce them and restore organismic self-regulation. Some examples </w:t>
      </w:r>
      <w:r w:rsidR="00D93469">
        <w:rPr>
          <w:rFonts w:cs="Times New Roman"/>
          <w:color w:val="auto"/>
          <w:sz w:val="22"/>
          <w:szCs w:val="22"/>
        </w:rPr>
        <w:t>are as follows</w:t>
      </w:r>
      <w:r w:rsidRPr="00D71899">
        <w:rPr>
          <w:rFonts w:cs="Times New Roman"/>
          <w:color w:val="auto"/>
          <w:sz w:val="22"/>
          <w:szCs w:val="22"/>
        </w:rPr>
        <w:t>:</w:t>
      </w:r>
    </w:p>
    <w:p w14:paraId="6C9FA4AF" w14:textId="2FFB080B" w:rsidR="00C927CB" w:rsidRPr="00D71899" w:rsidRDefault="0065130C" w:rsidP="0065130C">
      <w:pPr>
        <w:pStyle w:val="BulletList1first"/>
        <w:tabs>
          <w:tab w:val="clear" w:pos="240"/>
        </w:tabs>
        <w:spacing w:before="0" w:line="480" w:lineRule="auto"/>
        <w:ind w:left="360" w:hanging="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t>
      </w:r>
      <w:r w:rsidRPr="00D71899">
        <w:rPr>
          <w:rFonts w:ascii="Times New Roman" w:hAnsi="Times New Roman" w:cs="Times New Roman"/>
          <w:color w:val="auto"/>
          <w:sz w:val="22"/>
          <w:szCs w:val="22"/>
        </w:rPr>
        <w:tab/>
      </w:r>
      <w:r w:rsidR="004F6791" w:rsidRPr="00D71899">
        <w:rPr>
          <w:rStyle w:val="bold"/>
          <w:rFonts w:ascii="Times New Roman" w:hAnsi="Times New Roman" w:cs="Times New Roman"/>
          <w:color w:val="auto"/>
          <w:sz w:val="22"/>
          <w:szCs w:val="22"/>
        </w:rPr>
        <w:t>Introjection.</w:t>
      </w:r>
      <w:r w:rsidR="004F6791" w:rsidRPr="00D71899">
        <w:rPr>
          <w:rFonts w:ascii="Times New Roman" w:hAnsi="Times New Roman" w:cs="Times New Roman"/>
          <w:color w:val="auto"/>
          <w:sz w:val="22"/>
          <w:szCs w:val="22"/>
        </w:rPr>
        <w:t xml:space="preserve"> To uncritically accept others’ beliefs and standards without discriminating and assimilating what belongs to self and eliminating what does not. Examples are, “be a good girl,” “don’t be angry,” and “boys don’t cry.”</w:t>
      </w:r>
    </w:p>
    <w:p w14:paraId="437DBF04" w14:textId="41F6B142" w:rsidR="00C927CB" w:rsidRPr="00D71899" w:rsidRDefault="0065130C" w:rsidP="0065130C">
      <w:pPr>
        <w:pStyle w:val="BulletList1"/>
        <w:tabs>
          <w:tab w:val="clear" w:pos="240"/>
        </w:tabs>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Style w:val="bold"/>
          <w:rFonts w:cs="Times New Roman"/>
          <w:color w:val="auto"/>
          <w:sz w:val="22"/>
          <w:szCs w:val="22"/>
        </w:rPr>
        <w:t>Projection.</w:t>
      </w:r>
      <w:r w:rsidR="004F6791" w:rsidRPr="00D71899">
        <w:rPr>
          <w:rFonts w:cs="Times New Roman"/>
          <w:color w:val="auto"/>
          <w:sz w:val="22"/>
          <w:szCs w:val="22"/>
        </w:rPr>
        <w:t xml:space="preserve"> </w:t>
      </w:r>
      <w:proofErr w:type="gramStart"/>
      <w:r w:rsidR="004F6791" w:rsidRPr="00D71899">
        <w:rPr>
          <w:rFonts w:cs="Times New Roman"/>
          <w:color w:val="auto"/>
          <w:sz w:val="22"/>
          <w:szCs w:val="22"/>
        </w:rPr>
        <w:t>To disown certain unacceptable aspects of self by ascribing them to other people or the environment.</w:t>
      </w:r>
      <w:proofErr w:type="gramEnd"/>
      <w:r w:rsidR="004F6791" w:rsidRPr="00D71899">
        <w:rPr>
          <w:rFonts w:cs="Times New Roman"/>
          <w:color w:val="auto"/>
          <w:sz w:val="22"/>
          <w:szCs w:val="22"/>
        </w:rPr>
        <w:t xml:space="preserve"> Examples are blaming others for problems within the self or believing others do not like you when you actually have strong negative feelings toward them.</w:t>
      </w:r>
    </w:p>
    <w:p w14:paraId="4A15D697" w14:textId="06994B9E" w:rsidR="00C927CB" w:rsidRPr="00D71899" w:rsidRDefault="0065130C" w:rsidP="0065130C">
      <w:pPr>
        <w:pStyle w:val="BulletList1"/>
        <w:tabs>
          <w:tab w:val="clear" w:pos="240"/>
        </w:tabs>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Style w:val="bold"/>
          <w:rFonts w:cs="Times New Roman"/>
          <w:color w:val="auto"/>
          <w:sz w:val="22"/>
          <w:szCs w:val="22"/>
        </w:rPr>
        <w:t>Retroflection.</w:t>
      </w:r>
      <w:r w:rsidR="004F6791" w:rsidRPr="00D71899">
        <w:rPr>
          <w:rFonts w:cs="Times New Roman"/>
          <w:color w:val="auto"/>
          <w:sz w:val="22"/>
          <w:szCs w:val="22"/>
        </w:rPr>
        <w:t xml:space="preserve"> Turning back onto self what is meant for someone else. Instead of engaging with the environment and directing energy outward, energy is redirected inward. Examples of retroflection include biting one’s lip, self-harm behaviors, and symptoms of depression and psychophysiological disorders.</w:t>
      </w:r>
    </w:p>
    <w:p w14:paraId="42D64C67" w14:textId="3384BED2" w:rsidR="00C927CB" w:rsidRPr="00D71899" w:rsidRDefault="0065130C" w:rsidP="0065130C">
      <w:pPr>
        <w:pStyle w:val="BulletList1"/>
        <w:tabs>
          <w:tab w:val="clear" w:pos="240"/>
        </w:tabs>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Style w:val="bold"/>
          <w:rFonts w:cs="Times New Roman"/>
          <w:color w:val="auto"/>
          <w:sz w:val="22"/>
          <w:szCs w:val="22"/>
        </w:rPr>
        <w:t>Confluence.</w:t>
      </w:r>
      <w:r w:rsidR="004F6791" w:rsidRPr="00D71899">
        <w:rPr>
          <w:rFonts w:cs="Times New Roman"/>
          <w:color w:val="auto"/>
          <w:sz w:val="22"/>
          <w:szCs w:val="22"/>
        </w:rPr>
        <w:t xml:space="preserve"> Blurring the differentiation between self and the environment where there is no clear demarcation between internal experience and outer reality. Confluence allows a person to blend in and get along with everyone. Examples include extreme agreeability or the belief that people experience similar thoughts and feelings to self.</w:t>
      </w:r>
    </w:p>
    <w:p w14:paraId="323DD453" w14:textId="43CA2531" w:rsidR="00C927CB" w:rsidRPr="00D71899" w:rsidRDefault="0065130C" w:rsidP="0065130C">
      <w:pPr>
        <w:pStyle w:val="BulletList1last"/>
        <w:tabs>
          <w:tab w:val="clear" w:pos="240"/>
        </w:tabs>
        <w:spacing w:after="0"/>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Style w:val="bold"/>
          <w:rFonts w:cs="Times New Roman"/>
          <w:color w:val="auto"/>
          <w:sz w:val="22"/>
          <w:szCs w:val="22"/>
        </w:rPr>
        <w:t>Deflection.</w:t>
      </w:r>
      <w:r w:rsidR="004F6791" w:rsidRPr="00D71899">
        <w:rPr>
          <w:rFonts w:cs="Times New Roman"/>
          <w:color w:val="auto"/>
          <w:sz w:val="22"/>
          <w:szCs w:val="22"/>
        </w:rPr>
        <w:t xml:space="preserve"> </w:t>
      </w:r>
      <w:proofErr w:type="gramStart"/>
      <w:r w:rsidR="004F6791" w:rsidRPr="00D71899">
        <w:rPr>
          <w:rFonts w:cs="Times New Roman"/>
          <w:color w:val="auto"/>
          <w:sz w:val="22"/>
          <w:szCs w:val="22"/>
        </w:rPr>
        <w:t>Distractions that diminish the intensity and sustained sense of awareness and contact.</w:t>
      </w:r>
      <w:proofErr w:type="gramEnd"/>
      <w:r w:rsidR="004F6791" w:rsidRPr="00D71899">
        <w:rPr>
          <w:rFonts w:cs="Times New Roman"/>
          <w:color w:val="auto"/>
          <w:sz w:val="22"/>
          <w:szCs w:val="22"/>
        </w:rPr>
        <w:t xml:space="preserve"> Examples include avoiding direct eye contact, overuse of humor, generalizations, asking questions rather than making statements, and being overly polite (</w:t>
      </w:r>
      <w:proofErr w:type="spellStart"/>
      <w:customXmlInsRangeStart w:id="155" w:author="AQ" w:date="2025-08-03T08:56:00Z"/>
      <w:sdt>
        <w:sdtPr>
          <w:rPr>
            <w:rFonts w:cs="Times New Roman"/>
            <w:color w:val="auto"/>
            <w:sz w:val="22"/>
            <w:szCs w:val="22"/>
          </w:rPr>
          <w:alias w:val="BibCitation"/>
          <w:tag w:val="BibRef73"/>
          <w:id w:val="2047016844"/>
          <w:placeholder>
            <w:docPart w:val="DefaultPlaceholder_1082065158"/>
          </w:placeholder>
        </w:sdtPr>
        <w:sdtEndPr/>
        <w:sdtContent>
          <w:customXmlInsRangeEnd w:id="155"/>
          <w:r w:rsidR="004F6791" w:rsidRPr="0099569C">
            <w:rPr>
              <w:rFonts w:cs="Times New Roman"/>
              <w:color w:val="auto"/>
              <w:sz w:val="22"/>
              <w:szCs w:val="22"/>
              <w:highlight w:val="green"/>
              <w:rPrChange w:id="156" w:author="AQ" w:date="2025-08-03T08:56:00Z">
                <w:rPr>
                  <w:rFonts w:cs="Times New Roman"/>
                  <w:color w:val="auto"/>
                  <w:sz w:val="22"/>
                  <w:szCs w:val="22"/>
                </w:rPr>
              </w:rPrChange>
            </w:rPr>
            <w:t>Polster</w:t>
          </w:r>
          <w:proofErr w:type="spellEnd"/>
          <w:r w:rsidR="004F6791" w:rsidRPr="0099569C">
            <w:rPr>
              <w:rFonts w:cs="Times New Roman"/>
              <w:color w:val="auto"/>
              <w:sz w:val="22"/>
              <w:szCs w:val="22"/>
              <w:highlight w:val="green"/>
              <w:rPrChange w:id="157" w:author="AQ" w:date="2025-08-03T08:56:00Z">
                <w:rPr>
                  <w:rFonts w:cs="Times New Roman"/>
                  <w:color w:val="auto"/>
                  <w:sz w:val="22"/>
                  <w:szCs w:val="22"/>
                </w:rPr>
              </w:rPrChange>
            </w:rPr>
            <w:t xml:space="preserve"> &amp; </w:t>
          </w:r>
          <w:proofErr w:type="spellStart"/>
          <w:r w:rsidR="004F6791" w:rsidRPr="0099569C">
            <w:rPr>
              <w:rFonts w:cs="Times New Roman"/>
              <w:color w:val="auto"/>
              <w:sz w:val="22"/>
              <w:szCs w:val="22"/>
              <w:highlight w:val="green"/>
              <w:rPrChange w:id="158" w:author="AQ" w:date="2025-08-03T08:56:00Z">
                <w:rPr>
                  <w:rFonts w:cs="Times New Roman"/>
                  <w:color w:val="auto"/>
                  <w:sz w:val="22"/>
                  <w:szCs w:val="22"/>
                </w:rPr>
              </w:rPrChange>
            </w:rPr>
            <w:t>Polster</w:t>
          </w:r>
          <w:proofErr w:type="spellEnd"/>
          <w:r w:rsidR="004F6791" w:rsidRPr="0099569C">
            <w:rPr>
              <w:rFonts w:cs="Times New Roman"/>
              <w:color w:val="auto"/>
              <w:sz w:val="22"/>
              <w:szCs w:val="22"/>
              <w:highlight w:val="green"/>
              <w:rPrChange w:id="159" w:author="AQ" w:date="2025-08-03T08:56:00Z">
                <w:rPr>
                  <w:rFonts w:cs="Times New Roman"/>
                  <w:color w:val="auto"/>
                  <w:sz w:val="22"/>
                  <w:szCs w:val="22"/>
                </w:rPr>
              </w:rPrChange>
            </w:rPr>
            <w:t>, 1973</w:t>
          </w:r>
          <w:customXmlInsRangeStart w:id="160" w:author="AQ" w:date="2025-08-03T08:56:00Z"/>
        </w:sdtContent>
      </w:sdt>
      <w:customXmlInsRangeEnd w:id="160"/>
      <w:r w:rsidR="004F6791" w:rsidRPr="00D71899">
        <w:rPr>
          <w:rFonts w:cs="Times New Roman"/>
          <w:color w:val="auto"/>
          <w:sz w:val="22"/>
          <w:szCs w:val="22"/>
        </w:rPr>
        <w:t>).</w:t>
      </w:r>
    </w:p>
    <w:p w14:paraId="090743E1" w14:textId="3710BEE7" w:rsidR="00C927CB" w:rsidRPr="00D71899" w:rsidRDefault="00E16AAD" w:rsidP="0065130C">
      <w:pPr>
        <w:pStyle w:val="Head2"/>
        <w:rPr>
          <w:rFonts w:cs="Times New Roman"/>
          <w:color w:val="auto"/>
          <w:spacing w:val="0"/>
        </w:rPr>
      </w:pPr>
      <w:r>
        <w:rPr>
          <w:rFonts w:cs="Times New Roman"/>
          <w:color w:val="auto"/>
          <w:spacing w:val="0"/>
        </w:rPr>
        <w:t>&lt;H2&gt;</w:t>
      </w:r>
      <w:r w:rsidR="004F6791" w:rsidRPr="00D71899">
        <w:rPr>
          <w:rFonts w:cs="Times New Roman"/>
          <w:color w:val="auto"/>
          <w:spacing w:val="0"/>
        </w:rPr>
        <w:t>Goals of Therapy</w:t>
      </w:r>
    </w:p>
    <w:p w14:paraId="76C3CC67" w14:textId="67824CA1"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The goal of Gestalt therapy is to assist the </w:t>
      </w:r>
      <w:r w:rsidR="00E30B96" w:rsidRPr="00D71899">
        <w:rPr>
          <w:rFonts w:cs="Times New Roman"/>
          <w:color w:val="auto"/>
          <w:sz w:val="22"/>
          <w:szCs w:val="22"/>
        </w:rPr>
        <w:t>patient</w:t>
      </w:r>
      <w:r w:rsidRPr="00D71899">
        <w:rPr>
          <w:rFonts w:cs="Times New Roman"/>
          <w:color w:val="auto"/>
          <w:sz w:val="22"/>
          <w:szCs w:val="22"/>
        </w:rPr>
        <w:t xml:space="preserve"> in restoring his or her natural state of organismic self-regulation. Disowned parts of self are reintegrated, inauthentic layers of existence are worked through, </w:t>
      </w:r>
      <w:r w:rsidRPr="00D71899">
        <w:rPr>
          <w:rFonts w:cs="Times New Roman"/>
          <w:color w:val="auto"/>
          <w:sz w:val="22"/>
          <w:szCs w:val="22"/>
        </w:rPr>
        <w:lastRenderedPageBreak/>
        <w:t>and unfinished Gestalts are completed (</w:t>
      </w:r>
      <w:proofErr w:type="spellStart"/>
      <w:customXmlInsRangeStart w:id="161" w:author="AQ" w:date="2025-08-03T08:56:00Z"/>
      <w:sdt>
        <w:sdtPr>
          <w:rPr>
            <w:rFonts w:cs="Times New Roman"/>
            <w:color w:val="auto"/>
            <w:sz w:val="22"/>
            <w:szCs w:val="22"/>
          </w:rPr>
          <w:alias w:val="BibCitation"/>
          <w:tag w:val="BibRef71"/>
          <w:id w:val="428164893"/>
          <w:placeholder>
            <w:docPart w:val="DefaultPlaceholder_1082065158"/>
          </w:placeholder>
        </w:sdtPr>
        <w:sdtEndPr/>
        <w:sdtContent>
          <w:customXmlInsRangeEnd w:id="161"/>
          <w:r w:rsidRPr="0099569C">
            <w:rPr>
              <w:rFonts w:cs="Times New Roman"/>
              <w:color w:val="auto"/>
              <w:sz w:val="22"/>
              <w:szCs w:val="22"/>
              <w:highlight w:val="green"/>
              <w:rPrChange w:id="162" w:author="AQ" w:date="2025-08-03T08:56:00Z">
                <w:rPr>
                  <w:rFonts w:cs="Times New Roman"/>
                  <w:color w:val="auto"/>
                  <w:sz w:val="22"/>
                  <w:szCs w:val="22"/>
                </w:rPr>
              </w:rPrChange>
            </w:rPr>
            <w:t>Perls</w:t>
          </w:r>
          <w:proofErr w:type="spellEnd"/>
          <w:r w:rsidRPr="0099569C">
            <w:rPr>
              <w:rFonts w:cs="Times New Roman"/>
              <w:color w:val="auto"/>
              <w:sz w:val="22"/>
              <w:szCs w:val="22"/>
              <w:highlight w:val="green"/>
              <w:rPrChange w:id="163" w:author="AQ" w:date="2025-08-03T08:56:00Z">
                <w:rPr>
                  <w:rFonts w:cs="Times New Roman"/>
                  <w:color w:val="auto"/>
                  <w:sz w:val="22"/>
                  <w:szCs w:val="22"/>
                </w:rPr>
              </w:rPrChange>
            </w:rPr>
            <w:t>, 1973</w:t>
          </w:r>
          <w:customXmlInsRangeStart w:id="164" w:author="AQ" w:date="2025-08-03T08:56:00Z"/>
        </w:sdtContent>
      </w:sdt>
      <w:customXmlInsRangeEnd w:id="164"/>
      <w:r w:rsidRPr="00D71899">
        <w:rPr>
          <w:rFonts w:cs="Times New Roman"/>
          <w:color w:val="auto"/>
          <w:sz w:val="22"/>
          <w:szCs w:val="22"/>
        </w:rPr>
        <w:t xml:space="preserve">). New Gestalts can then emerge and complete with fluidity. The </w:t>
      </w:r>
      <w:r w:rsidR="00E30B96" w:rsidRPr="00D71899">
        <w:rPr>
          <w:rFonts w:cs="Times New Roman"/>
          <w:color w:val="auto"/>
          <w:sz w:val="22"/>
          <w:szCs w:val="22"/>
        </w:rPr>
        <w:t>patient</w:t>
      </w:r>
      <w:r w:rsidRPr="00D71899">
        <w:rPr>
          <w:rFonts w:cs="Times New Roman"/>
          <w:color w:val="auto"/>
          <w:sz w:val="22"/>
          <w:szCs w:val="22"/>
        </w:rPr>
        <w:t xml:space="preserve"> returns to a natural state of excitement, aliveness, and growth and is able to live a more vital, integrated, authentic, and meaningful life.</w:t>
      </w:r>
    </w:p>
    <w:p w14:paraId="50857810" w14:textId="52D39B14" w:rsidR="00C927CB" w:rsidRPr="00D71899" w:rsidRDefault="00E16AAD" w:rsidP="0065130C">
      <w:pPr>
        <w:pStyle w:val="Head2"/>
        <w:rPr>
          <w:rFonts w:cs="Times New Roman"/>
          <w:color w:val="auto"/>
          <w:spacing w:val="0"/>
        </w:rPr>
      </w:pPr>
      <w:r>
        <w:rPr>
          <w:rFonts w:cs="Times New Roman"/>
          <w:color w:val="auto"/>
          <w:spacing w:val="0"/>
        </w:rPr>
        <w:t>&lt;H2&gt;</w:t>
      </w:r>
      <w:r w:rsidR="004F6791" w:rsidRPr="00D71899">
        <w:rPr>
          <w:rFonts w:cs="Times New Roman"/>
          <w:color w:val="auto"/>
          <w:spacing w:val="0"/>
        </w:rPr>
        <w:t>Assessment</w:t>
      </w:r>
    </w:p>
    <w:p w14:paraId="2B5BE657" w14:textId="290668C6"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Assessment in Gestalt therapy is a discovery process that allows for understanding the </w:t>
      </w:r>
      <w:r w:rsidR="00E30B96" w:rsidRPr="00D71899">
        <w:rPr>
          <w:rFonts w:cs="Times New Roman"/>
          <w:color w:val="auto"/>
          <w:sz w:val="22"/>
          <w:szCs w:val="22"/>
        </w:rPr>
        <w:t>patient</w:t>
      </w:r>
      <w:r w:rsidRPr="00D71899">
        <w:rPr>
          <w:rFonts w:cs="Times New Roman"/>
          <w:color w:val="auto"/>
          <w:sz w:val="22"/>
          <w:szCs w:val="22"/>
        </w:rPr>
        <w:t xml:space="preserve">’s experience and recognizing factors that hinder organismic self-regulation. Assessment occurs during the initial session and is ongoing throughout the course of therapy. It is both individualized and collaborative and addresses process and content factors. Process factors are figural and include such things as how the </w:t>
      </w:r>
      <w:r w:rsidR="00E30B96" w:rsidRPr="00D71899">
        <w:rPr>
          <w:rFonts w:cs="Times New Roman"/>
          <w:color w:val="auto"/>
          <w:sz w:val="22"/>
          <w:szCs w:val="22"/>
        </w:rPr>
        <w:t>patient</w:t>
      </w:r>
      <w:r w:rsidRPr="00D71899">
        <w:rPr>
          <w:rFonts w:cs="Times New Roman"/>
          <w:color w:val="auto"/>
          <w:sz w:val="22"/>
          <w:szCs w:val="22"/>
        </w:rPr>
        <w:t xml:space="preserve"> relates to the therapist, the manner in which the narrative is related, the level of awareness and contact, interruptions to awareness, and nonverbal behavior such as body language, voice tone, mannerisms, posture, and energy level. Content factors are background and include information such as the precipitating problem, symptoms, stressors, developmental and family history, and mental status.</w:t>
      </w:r>
    </w:p>
    <w:p w14:paraId="7FA059FD" w14:textId="43A75A25"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 xml:space="preserve">A goal of assessment is for the therapist to develop an empathic understanding of the </w:t>
      </w:r>
      <w:r w:rsidR="00E30B96" w:rsidRPr="00D71899">
        <w:rPr>
          <w:rFonts w:cs="Times New Roman"/>
          <w:color w:val="auto"/>
          <w:sz w:val="22"/>
          <w:szCs w:val="22"/>
        </w:rPr>
        <w:t>patient</w:t>
      </w:r>
      <w:r w:rsidRPr="00D71899">
        <w:rPr>
          <w:rFonts w:cs="Times New Roman"/>
          <w:color w:val="auto"/>
          <w:sz w:val="22"/>
          <w:szCs w:val="22"/>
        </w:rPr>
        <w:t xml:space="preserve">’s experience and unfolding story. To a major extent, this occurs by the use of facilitative communication and empathic responses. The therapist approaches assessment with a respect for the </w:t>
      </w:r>
      <w:r w:rsidR="00E30B96" w:rsidRPr="00D71899">
        <w:rPr>
          <w:rFonts w:cs="Times New Roman"/>
          <w:color w:val="auto"/>
          <w:sz w:val="22"/>
          <w:szCs w:val="22"/>
        </w:rPr>
        <w:t>patient</w:t>
      </w:r>
      <w:r w:rsidRPr="00D71899">
        <w:rPr>
          <w:rFonts w:cs="Times New Roman"/>
          <w:color w:val="auto"/>
          <w:sz w:val="22"/>
          <w:szCs w:val="22"/>
        </w:rPr>
        <w:t xml:space="preserve">’s figure and ground movement, allowing the </w:t>
      </w:r>
      <w:r w:rsidR="00E30B96" w:rsidRPr="00D71899">
        <w:rPr>
          <w:rFonts w:cs="Times New Roman"/>
          <w:color w:val="auto"/>
          <w:sz w:val="22"/>
          <w:szCs w:val="22"/>
        </w:rPr>
        <w:t>patient</w:t>
      </w:r>
      <w:r w:rsidRPr="00D71899">
        <w:rPr>
          <w:rFonts w:cs="Times New Roman"/>
          <w:color w:val="auto"/>
          <w:sz w:val="22"/>
          <w:szCs w:val="22"/>
        </w:rPr>
        <w:t xml:space="preserve"> to bring to the foreground what is deemed important. The therapist has a notion of areas of the </w:t>
      </w:r>
      <w:r w:rsidR="00E30B96" w:rsidRPr="00D71899">
        <w:rPr>
          <w:rFonts w:cs="Times New Roman"/>
          <w:color w:val="auto"/>
          <w:sz w:val="22"/>
          <w:szCs w:val="22"/>
        </w:rPr>
        <w:t>patient</w:t>
      </w:r>
      <w:r w:rsidRPr="00D71899">
        <w:rPr>
          <w:rFonts w:cs="Times New Roman"/>
          <w:color w:val="auto"/>
          <w:sz w:val="22"/>
          <w:szCs w:val="22"/>
        </w:rPr>
        <w:t>’s life that are important to explore, yet these notions are bracketed to allow for the natural unfolding of the session; thus, assessment is not viewed as a linear questioning procedure.</w:t>
      </w:r>
    </w:p>
    <w:p w14:paraId="45A93C91" w14:textId="396AB1AA"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 xml:space="preserve">Collaboratively, the </w:t>
      </w:r>
      <w:r w:rsidR="00E30B96" w:rsidRPr="00D71899">
        <w:rPr>
          <w:rFonts w:cs="Times New Roman"/>
          <w:color w:val="auto"/>
          <w:sz w:val="22"/>
          <w:szCs w:val="22"/>
        </w:rPr>
        <w:t>patient</w:t>
      </w:r>
      <w:r w:rsidRPr="00D71899">
        <w:rPr>
          <w:rFonts w:cs="Times New Roman"/>
          <w:color w:val="auto"/>
          <w:sz w:val="22"/>
          <w:szCs w:val="22"/>
        </w:rPr>
        <w:t xml:space="preserve"> and therapist come to a shared understanding of what is poignant, salient, and relevant for exploration. An agreed-on case formulation and goals are determined, which are tentative and always take second place to the </w:t>
      </w:r>
      <w:r w:rsidR="00E30B96" w:rsidRPr="00D71899">
        <w:rPr>
          <w:rFonts w:cs="Times New Roman"/>
          <w:color w:val="auto"/>
          <w:sz w:val="22"/>
          <w:szCs w:val="22"/>
        </w:rPr>
        <w:t>patient</w:t>
      </w:r>
      <w:r w:rsidRPr="00D71899">
        <w:rPr>
          <w:rFonts w:cs="Times New Roman"/>
          <w:color w:val="auto"/>
          <w:sz w:val="22"/>
          <w:szCs w:val="22"/>
        </w:rPr>
        <w:t>’s flow of experiencing (</w:t>
      </w:r>
      <w:r w:rsidRPr="0099569C">
        <w:rPr>
          <w:rStyle w:val="citebib"/>
        </w:rPr>
        <w:t>Watson</w:t>
      </w:r>
      <w:del w:id="165" w:author="AQ" w:date="2025-08-03T08:48:00Z">
        <w:r w:rsidRPr="0099569C" w:rsidDel="00B35A6E">
          <w:rPr>
            <w:rStyle w:val="citebib"/>
          </w:rPr>
          <w:delText>, Goldman, &amp; Greenberg,</w:delText>
        </w:r>
      </w:del>
      <w:ins w:id="166" w:author="AQ" w:date="2025-08-03T08:49:00Z">
        <w:r w:rsidR="00B35A6E" w:rsidRPr="0099569C">
          <w:rPr>
            <w:rStyle w:val="citebib"/>
          </w:rPr>
          <w:t xml:space="preserve"> et al.</w:t>
        </w:r>
      </w:ins>
      <w:r w:rsidRPr="0099569C">
        <w:rPr>
          <w:rStyle w:val="citebib"/>
        </w:rPr>
        <w:t xml:space="preserve"> 2007</w:t>
      </w:r>
      <w:r w:rsidRPr="00D71899">
        <w:rPr>
          <w:rFonts w:cs="Times New Roman"/>
          <w:color w:val="auto"/>
          <w:sz w:val="22"/>
          <w:szCs w:val="22"/>
        </w:rPr>
        <w:t xml:space="preserve">). Process diagnoses such as </w:t>
      </w:r>
      <w:proofErr w:type="spellStart"/>
      <w:r w:rsidRPr="00D71899">
        <w:rPr>
          <w:rFonts w:cs="Times New Roman"/>
          <w:color w:val="auto"/>
          <w:sz w:val="22"/>
          <w:szCs w:val="22"/>
        </w:rPr>
        <w:t>retroflected</w:t>
      </w:r>
      <w:proofErr w:type="spellEnd"/>
      <w:r w:rsidRPr="00D71899">
        <w:rPr>
          <w:rFonts w:cs="Times New Roman"/>
          <w:color w:val="auto"/>
          <w:sz w:val="22"/>
          <w:szCs w:val="22"/>
        </w:rPr>
        <w:t xml:space="preserve"> anger or deflected sadness during a session take precedence and serve as a guide for interventions.</w:t>
      </w:r>
    </w:p>
    <w:p w14:paraId="088551AF" w14:textId="0A5D1279" w:rsidR="00C927CB" w:rsidRPr="00D71899" w:rsidRDefault="00E16AAD" w:rsidP="0065130C">
      <w:pPr>
        <w:pStyle w:val="Head2"/>
        <w:rPr>
          <w:rFonts w:cs="Times New Roman"/>
          <w:color w:val="auto"/>
          <w:spacing w:val="0"/>
        </w:rPr>
      </w:pPr>
      <w:r>
        <w:rPr>
          <w:rFonts w:cs="Times New Roman"/>
          <w:color w:val="auto"/>
          <w:spacing w:val="0"/>
        </w:rPr>
        <w:lastRenderedPageBreak/>
        <w:t>&lt;H2&gt;</w:t>
      </w:r>
      <w:r w:rsidR="004F6791" w:rsidRPr="00D71899">
        <w:rPr>
          <w:rFonts w:cs="Times New Roman"/>
          <w:color w:val="auto"/>
          <w:spacing w:val="0"/>
        </w:rPr>
        <w:t>Psychotherapy Techniques</w:t>
      </w:r>
    </w:p>
    <w:p w14:paraId="7D9B533A" w14:textId="77A98A80"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Change occurs in the here and now; thus, Gestalt therapists are interested in what is emerging in the moment and in making the past, present, and future come alive in the here and now. They pay close attention to the </w:t>
      </w:r>
      <w:r w:rsidR="00E30B96" w:rsidRPr="00D71899">
        <w:rPr>
          <w:rFonts w:cs="Times New Roman"/>
          <w:color w:val="auto"/>
          <w:sz w:val="22"/>
          <w:szCs w:val="22"/>
        </w:rPr>
        <w:t>patient</w:t>
      </w:r>
      <w:r w:rsidRPr="00D71899">
        <w:rPr>
          <w:rFonts w:cs="Times New Roman"/>
          <w:color w:val="auto"/>
          <w:sz w:val="22"/>
          <w:szCs w:val="22"/>
        </w:rPr>
        <w:t xml:space="preserve">’s organismic self-regulation and interruptions to awareness and contact. Gestalt therapists closely track the </w:t>
      </w:r>
      <w:r w:rsidR="00E30B96" w:rsidRPr="00D71899">
        <w:rPr>
          <w:rFonts w:cs="Times New Roman"/>
          <w:color w:val="auto"/>
          <w:sz w:val="22"/>
          <w:szCs w:val="22"/>
        </w:rPr>
        <w:t>patient</w:t>
      </w:r>
      <w:r w:rsidRPr="00D71899">
        <w:rPr>
          <w:rFonts w:cs="Times New Roman"/>
          <w:color w:val="auto"/>
          <w:sz w:val="22"/>
          <w:szCs w:val="22"/>
        </w:rPr>
        <w:t>’s process and content with moment-to-moment awareness in order to understand what is immediate and to guide and tailor appropriate interventions. Two critical therapeutic skills for the Gestalt therapist are the ability to establish an authentic I–Thou relationship and to craft creative experiments (</w:t>
      </w:r>
      <w:proofErr w:type="spellStart"/>
      <w:customXmlInsRangeStart w:id="167" w:author="AQ" w:date="2025-08-03T08:56:00Z"/>
      <w:sdt>
        <w:sdtPr>
          <w:rPr>
            <w:rFonts w:cs="Times New Roman"/>
            <w:color w:val="auto"/>
            <w:sz w:val="22"/>
            <w:szCs w:val="22"/>
          </w:rPr>
          <w:alias w:val="BibCitation"/>
          <w:tag w:val="BibRef71"/>
          <w:id w:val="2087101248"/>
          <w:placeholder>
            <w:docPart w:val="DefaultPlaceholder_1082065158"/>
          </w:placeholder>
        </w:sdtPr>
        <w:sdtEndPr/>
        <w:sdtContent>
          <w:customXmlInsRangeEnd w:id="167"/>
          <w:r w:rsidRPr="0099569C">
            <w:rPr>
              <w:rFonts w:cs="Times New Roman"/>
              <w:color w:val="auto"/>
              <w:sz w:val="22"/>
              <w:szCs w:val="22"/>
              <w:highlight w:val="green"/>
              <w:rPrChange w:id="168" w:author="AQ" w:date="2025-08-03T08:56:00Z">
                <w:rPr>
                  <w:rFonts w:cs="Times New Roman"/>
                  <w:color w:val="auto"/>
                  <w:sz w:val="22"/>
                  <w:szCs w:val="22"/>
                </w:rPr>
              </w:rPrChange>
            </w:rPr>
            <w:t>Perls</w:t>
          </w:r>
          <w:proofErr w:type="spellEnd"/>
          <w:r w:rsidRPr="0099569C">
            <w:rPr>
              <w:rFonts w:cs="Times New Roman"/>
              <w:color w:val="auto"/>
              <w:sz w:val="22"/>
              <w:szCs w:val="22"/>
              <w:highlight w:val="green"/>
              <w:rPrChange w:id="169" w:author="AQ" w:date="2025-08-03T08:56:00Z">
                <w:rPr>
                  <w:rFonts w:cs="Times New Roman"/>
                  <w:color w:val="auto"/>
                  <w:sz w:val="22"/>
                  <w:szCs w:val="22"/>
                </w:rPr>
              </w:rPrChange>
            </w:rPr>
            <w:t>, 1973</w:t>
          </w:r>
          <w:customXmlInsRangeStart w:id="170" w:author="AQ" w:date="2025-08-03T08:56:00Z"/>
        </w:sdtContent>
      </w:sdt>
      <w:customXmlInsRangeEnd w:id="170"/>
      <w:r w:rsidRPr="00D71899">
        <w:rPr>
          <w:rFonts w:cs="Times New Roman"/>
          <w:color w:val="auto"/>
          <w:sz w:val="22"/>
          <w:szCs w:val="22"/>
        </w:rPr>
        <w:t>).</w:t>
      </w:r>
    </w:p>
    <w:p w14:paraId="4AD4E22A" w14:textId="60320158" w:rsidR="00C927CB" w:rsidRPr="00D71899" w:rsidRDefault="00E16AAD"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I–Thou Relationship</w:t>
      </w:r>
    </w:p>
    <w:p w14:paraId="63F5361B" w14:textId="7DC2BB3B"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An authentic, nonjudgmental, dialogic relationship is carefully nurtured between the </w:t>
      </w:r>
      <w:r w:rsidR="00E30B96" w:rsidRPr="00D71899">
        <w:rPr>
          <w:rFonts w:cs="Times New Roman"/>
          <w:color w:val="auto"/>
          <w:sz w:val="22"/>
          <w:szCs w:val="22"/>
        </w:rPr>
        <w:t>patient</w:t>
      </w:r>
      <w:r w:rsidRPr="00D71899">
        <w:rPr>
          <w:rFonts w:cs="Times New Roman"/>
          <w:color w:val="auto"/>
          <w:sz w:val="22"/>
          <w:szCs w:val="22"/>
        </w:rPr>
        <w:t xml:space="preserve"> and the therapist. This relationship, first discussed by the existential philosopher Martin </w:t>
      </w:r>
      <w:r w:rsidRPr="00FD25A6">
        <w:rPr>
          <w:rStyle w:val="citebib"/>
        </w:rPr>
        <w:t>Buber (1937)</w:t>
      </w:r>
      <w:r w:rsidRPr="00D71899">
        <w:rPr>
          <w:rFonts w:cs="Times New Roman"/>
          <w:color w:val="auto"/>
          <w:sz w:val="22"/>
          <w:szCs w:val="22"/>
        </w:rPr>
        <w:t xml:space="preserve">, is a major component of Gestalt therapy and is necessary for change to occur. It is an encounter between the </w:t>
      </w:r>
      <w:r w:rsidR="00E30B96" w:rsidRPr="00D71899">
        <w:rPr>
          <w:rFonts w:cs="Times New Roman"/>
          <w:color w:val="auto"/>
          <w:sz w:val="22"/>
          <w:szCs w:val="22"/>
        </w:rPr>
        <w:t>patient</w:t>
      </w:r>
      <w:r w:rsidRPr="00D71899">
        <w:rPr>
          <w:rFonts w:cs="Times New Roman"/>
          <w:color w:val="auto"/>
          <w:sz w:val="22"/>
          <w:szCs w:val="22"/>
        </w:rPr>
        <w:t xml:space="preserve"> and therapist in which both persons are subjects, rather than one being subject and the other object. The </w:t>
      </w:r>
      <w:r w:rsidR="00E30B96" w:rsidRPr="00D71899">
        <w:rPr>
          <w:rFonts w:cs="Times New Roman"/>
          <w:color w:val="auto"/>
          <w:sz w:val="22"/>
          <w:szCs w:val="22"/>
        </w:rPr>
        <w:t>patient</w:t>
      </w:r>
      <w:r w:rsidRPr="00D71899">
        <w:rPr>
          <w:rFonts w:cs="Times New Roman"/>
          <w:color w:val="auto"/>
          <w:sz w:val="22"/>
          <w:szCs w:val="22"/>
        </w:rPr>
        <w:t xml:space="preserve"> is not “talking to” an aloof expert, but rather “communicating with” a therapist who is aware, authentic, vulnerable, and fully human. The therapist strives to understand the </w:t>
      </w:r>
      <w:r w:rsidR="00E30B96" w:rsidRPr="00D71899">
        <w:rPr>
          <w:rFonts w:cs="Times New Roman"/>
          <w:color w:val="auto"/>
          <w:sz w:val="22"/>
          <w:szCs w:val="22"/>
        </w:rPr>
        <w:t>patient</w:t>
      </w:r>
      <w:r w:rsidRPr="00D71899">
        <w:rPr>
          <w:rFonts w:cs="Times New Roman"/>
          <w:color w:val="auto"/>
          <w:sz w:val="22"/>
          <w:szCs w:val="22"/>
        </w:rPr>
        <w:t xml:space="preserve">’s phenomenological field by experiencing his or her own reactions to the </w:t>
      </w:r>
      <w:r w:rsidR="00E30B96" w:rsidRPr="00D71899">
        <w:rPr>
          <w:rFonts w:cs="Times New Roman"/>
          <w:color w:val="auto"/>
          <w:sz w:val="22"/>
          <w:szCs w:val="22"/>
        </w:rPr>
        <w:t>patient</w:t>
      </w:r>
      <w:r w:rsidRPr="00D71899">
        <w:rPr>
          <w:rFonts w:cs="Times New Roman"/>
          <w:color w:val="auto"/>
          <w:sz w:val="22"/>
          <w:szCs w:val="22"/>
        </w:rPr>
        <w:t xml:space="preserve"> and the therapeutic process, while also attending to the </w:t>
      </w:r>
      <w:r w:rsidR="00E30B96" w:rsidRPr="00D71899">
        <w:rPr>
          <w:rFonts w:cs="Times New Roman"/>
          <w:color w:val="auto"/>
          <w:sz w:val="22"/>
          <w:szCs w:val="22"/>
        </w:rPr>
        <w:t>patient</w:t>
      </w:r>
      <w:r w:rsidRPr="00D71899">
        <w:rPr>
          <w:rFonts w:cs="Times New Roman"/>
          <w:color w:val="auto"/>
          <w:sz w:val="22"/>
          <w:szCs w:val="22"/>
        </w:rPr>
        <w:t>’s thoughts, feelings, and behavior.</w:t>
      </w:r>
    </w:p>
    <w:p w14:paraId="51298346" w14:textId="12A1E9BF"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 xml:space="preserve">A Gestalt I–Thou relationship involves suspending preconceptions and bracketing anything that may interfere with an ability to attend to immediate experience. It also requires an attitude of openness and humility and to approach the </w:t>
      </w:r>
      <w:r w:rsidR="00E30B96" w:rsidRPr="00D71899">
        <w:rPr>
          <w:rFonts w:cs="Times New Roman"/>
          <w:color w:val="auto"/>
          <w:sz w:val="22"/>
          <w:szCs w:val="22"/>
        </w:rPr>
        <w:t>patient</w:t>
      </w:r>
      <w:r w:rsidRPr="00D71899">
        <w:rPr>
          <w:rFonts w:cs="Times New Roman"/>
          <w:color w:val="auto"/>
          <w:sz w:val="22"/>
          <w:szCs w:val="22"/>
        </w:rPr>
        <w:t xml:space="preserve"> with genuine interest, curiosity, and profound respect. In this relationship the therapist creates a safe environment where the </w:t>
      </w:r>
      <w:r w:rsidR="00E30B96" w:rsidRPr="00D71899">
        <w:rPr>
          <w:rFonts w:cs="Times New Roman"/>
          <w:color w:val="auto"/>
          <w:sz w:val="22"/>
          <w:szCs w:val="22"/>
        </w:rPr>
        <w:t>patient</w:t>
      </w:r>
      <w:r w:rsidRPr="00D71899">
        <w:rPr>
          <w:rFonts w:cs="Times New Roman"/>
          <w:color w:val="auto"/>
          <w:sz w:val="22"/>
          <w:szCs w:val="22"/>
        </w:rPr>
        <w:t xml:space="preserve"> feels understood rather than concerned with being judged or criticized (</w:t>
      </w:r>
      <w:proofErr w:type="spellStart"/>
      <w:customXmlInsRangeStart w:id="171" w:author="AQ" w:date="2025-08-03T08:58:00Z"/>
      <w:sdt>
        <w:sdtPr>
          <w:rPr>
            <w:rFonts w:cs="Times New Roman"/>
            <w:color w:val="auto"/>
            <w:sz w:val="22"/>
            <w:szCs w:val="22"/>
          </w:rPr>
          <w:alias w:val="BibCitation"/>
          <w:tag w:val="BibRef106"/>
          <w:id w:val="-786349915"/>
          <w:placeholder>
            <w:docPart w:val="DefaultPlaceholder_1082065158"/>
          </w:placeholder>
        </w:sdtPr>
        <w:sdtEndPr/>
        <w:sdtContent>
          <w:customXmlInsRangeEnd w:id="171"/>
          <w:r w:rsidRPr="0099569C">
            <w:rPr>
              <w:rFonts w:cs="Times New Roman"/>
              <w:color w:val="auto"/>
              <w:sz w:val="22"/>
              <w:szCs w:val="22"/>
              <w:highlight w:val="green"/>
              <w:rPrChange w:id="172" w:author="AQ" w:date="2025-08-03T08:58:00Z">
                <w:rPr>
                  <w:rFonts w:cs="Times New Roman"/>
                  <w:color w:val="auto"/>
                  <w:sz w:val="22"/>
                  <w:szCs w:val="22"/>
                </w:rPr>
              </w:rPrChange>
            </w:rPr>
            <w:t>Yontef</w:t>
          </w:r>
          <w:proofErr w:type="spellEnd"/>
          <w:r w:rsidRPr="0099569C">
            <w:rPr>
              <w:rFonts w:cs="Times New Roman"/>
              <w:color w:val="auto"/>
              <w:sz w:val="22"/>
              <w:szCs w:val="22"/>
              <w:highlight w:val="green"/>
              <w:rPrChange w:id="173" w:author="AQ" w:date="2025-08-03T08:58:00Z">
                <w:rPr>
                  <w:rFonts w:cs="Times New Roman"/>
                  <w:color w:val="auto"/>
                  <w:sz w:val="22"/>
                  <w:szCs w:val="22"/>
                </w:rPr>
              </w:rPrChange>
            </w:rPr>
            <w:t>, 1993</w:t>
          </w:r>
          <w:customXmlInsRangeStart w:id="174" w:author="AQ" w:date="2025-08-03T08:58:00Z"/>
        </w:sdtContent>
      </w:sdt>
      <w:customXmlInsRangeEnd w:id="174"/>
      <w:r w:rsidRPr="00D71899">
        <w:rPr>
          <w:rFonts w:cs="Times New Roman"/>
          <w:color w:val="auto"/>
          <w:sz w:val="22"/>
          <w:szCs w:val="22"/>
        </w:rPr>
        <w:t>).</w:t>
      </w:r>
    </w:p>
    <w:p w14:paraId="409DE9A0" w14:textId="3D8E54B9" w:rsidR="00C927CB" w:rsidRPr="00D71899" w:rsidRDefault="00E16AAD"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Creative Experimentation</w:t>
      </w:r>
    </w:p>
    <w:p w14:paraId="051866C3" w14:textId="63FC25AA"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Designing and implementing creative experiments is the cornerstone of Gestalt therapy interventions. Experiments heighten </w:t>
      </w:r>
      <w:proofErr w:type="gramStart"/>
      <w:r w:rsidRPr="00D71899">
        <w:rPr>
          <w:rFonts w:cs="Times New Roman"/>
          <w:color w:val="auto"/>
          <w:sz w:val="22"/>
          <w:szCs w:val="22"/>
        </w:rPr>
        <w:t>awareness,</w:t>
      </w:r>
      <w:proofErr w:type="gramEnd"/>
      <w:r w:rsidRPr="00D71899">
        <w:rPr>
          <w:rFonts w:cs="Times New Roman"/>
          <w:color w:val="auto"/>
          <w:sz w:val="22"/>
          <w:szCs w:val="22"/>
        </w:rPr>
        <w:t xml:space="preserve"> promote the expression of emotionally laden material, support contact, and guide </w:t>
      </w:r>
      <w:proofErr w:type="spellStart"/>
      <w:r w:rsidRPr="00D71899">
        <w:rPr>
          <w:rFonts w:cs="Times New Roman"/>
          <w:color w:val="auto"/>
          <w:sz w:val="22"/>
          <w:szCs w:val="22"/>
        </w:rPr>
        <w:t>attentional</w:t>
      </w:r>
      <w:proofErr w:type="spellEnd"/>
      <w:r w:rsidRPr="00D71899">
        <w:rPr>
          <w:rFonts w:cs="Times New Roman"/>
          <w:color w:val="auto"/>
          <w:sz w:val="22"/>
          <w:szCs w:val="22"/>
        </w:rPr>
        <w:t xml:space="preserve"> focus to stimulate novel experience. Creating experiments requires the therapist to be </w:t>
      </w:r>
      <w:r w:rsidRPr="00D71899">
        <w:rPr>
          <w:rFonts w:cs="Times New Roman"/>
          <w:color w:val="auto"/>
          <w:sz w:val="22"/>
          <w:szCs w:val="22"/>
        </w:rPr>
        <w:lastRenderedPageBreak/>
        <w:t xml:space="preserve">very aware and attend to the nonverbal as well as the verbal content of the </w:t>
      </w:r>
      <w:r w:rsidR="00E30B96" w:rsidRPr="00D71899">
        <w:rPr>
          <w:rFonts w:cs="Times New Roman"/>
          <w:color w:val="auto"/>
          <w:sz w:val="22"/>
          <w:szCs w:val="22"/>
        </w:rPr>
        <w:t>patient</w:t>
      </w:r>
      <w:r w:rsidRPr="00D71899">
        <w:rPr>
          <w:rFonts w:cs="Times New Roman"/>
          <w:color w:val="auto"/>
          <w:sz w:val="22"/>
          <w:szCs w:val="22"/>
        </w:rPr>
        <w:t xml:space="preserve">’s narratives in order to understand and focus on what is alive and immediate for the </w:t>
      </w:r>
      <w:r w:rsidR="00E30B96" w:rsidRPr="00D71899">
        <w:rPr>
          <w:rFonts w:cs="Times New Roman"/>
          <w:color w:val="auto"/>
          <w:sz w:val="22"/>
          <w:szCs w:val="22"/>
        </w:rPr>
        <w:t>patient</w:t>
      </w:r>
      <w:r w:rsidRPr="00D71899">
        <w:rPr>
          <w:rFonts w:cs="Times New Roman"/>
          <w:color w:val="auto"/>
          <w:sz w:val="22"/>
          <w:szCs w:val="22"/>
        </w:rPr>
        <w:t>. The specific experiment is not merely a technique imitated from an experienced Gestalt trainer or a technique to apply at whim, but a spontaneous, one-of-a-kind, tailored experiment, emerging from the dialogic interaction (</w:t>
      </w:r>
      <w:proofErr w:type="spellStart"/>
      <w:customXmlInsRangeStart w:id="175" w:author="AQ" w:date="2025-08-03T08:58:00Z"/>
      <w:sdt>
        <w:sdtPr>
          <w:rPr>
            <w:rFonts w:cs="Times New Roman"/>
            <w:color w:val="auto"/>
            <w:sz w:val="22"/>
            <w:szCs w:val="22"/>
          </w:rPr>
          <w:alias w:val="BibCitation"/>
          <w:tag w:val="BibRef108"/>
          <w:id w:val="-761448750"/>
          <w:placeholder>
            <w:docPart w:val="DefaultPlaceholder_1082065158"/>
          </w:placeholder>
        </w:sdtPr>
        <w:sdtEndPr/>
        <w:sdtContent>
          <w:customXmlInsRangeEnd w:id="175"/>
          <w:customXmlInsRangeStart w:id="176" w:author="AQ" w:date="2025-08-03T08:58:00Z"/>
          <w:sdt>
            <w:sdtPr>
              <w:rPr>
                <w:rFonts w:cs="Times New Roman"/>
                <w:color w:val="auto"/>
                <w:sz w:val="22"/>
                <w:szCs w:val="22"/>
              </w:rPr>
              <w:alias w:val="BibCitation"/>
              <w:tag w:val="BibRef108"/>
              <w:id w:val="-1233395992"/>
              <w:placeholder>
                <w:docPart w:val="DefaultPlaceholder_1082065158"/>
              </w:placeholder>
            </w:sdtPr>
            <w:sdtEndPr>
              <w:rPr>
                <w:highlight w:val="green"/>
              </w:rPr>
            </w:sdtEndPr>
            <w:sdtContent>
              <w:customXmlInsRangeEnd w:id="176"/>
              <w:r w:rsidRPr="0099569C">
                <w:rPr>
                  <w:rFonts w:cs="Times New Roman"/>
                  <w:color w:val="auto"/>
                  <w:sz w:val="22"/>
                  <w:szCs w:val="22"/>
                  <w:highlight w:val="green"/>
                  <w:rPrChange w:id="177" w:author="AQ" w:date="2025-08-03T08:58:00Z">
                    <w:rPr>
                      <w:rFonts w:cs="Times New Roman"/>
                      <w:color w:val="auto"/>
                      <w:sz w:val="22"/>
                      <w:szCs w:val="22"/>
                    </w:rPr>
                  </w:rPrChange>
                </w:rPr>
                <w:t>Zinker</w:t>
              </w:r>
              <w:proofErr w:type="spellEnd"/>
              <w:r w:rsidRPr="0099569C">
                <w:rPr>
                  <w:rFonts w:cs="Times New Roman"/>
                  <w:color w:val="auto"/>
                  <w:sz w:val="22"/>
                  <w:szCs w:val="22"/>
                  <w:highlight w:val="green"/>
                  <w:rPrChange w:id="178" w:author="AQ" w:date="2025-08-03T08:58:00Z">
                    <w:rPr>
                      <w:rFonts w:cs="Times New Roman"/>
                      <w:color w:val="auto"/>
                      <w:sz w:val="22"/>
                      <w:szCs w:val="22"/>
                    </w:rPr>
                  </w:rPrChange>
                </w:rPr>
                <w:t>, 1977</w:t>
              </w:r>
              <w:customXmlInsRangeStart w:id="179" w:author="AQ" w:date="2025-08-03T08:58:00Z"/>
            </w:sdtContent>
          </w:sdt>
          <w:customXmlInsRangeEnd w:id="179"/>
          <w:customXmlInsRangeStart w:id="180" w:author="AQ" w:date="2025-08-03T08:58:00Z"/>
        </w:sdtContent>
      </w:sdt>
      <w:customXmlInsRangeEnd w:id="180"/>
      <w:r w:rsidRPr="00D71899">
        <w:rPr>
          <w:rFonts w:cs="Times New Roman"/>
          <w:color w:val="auto"/>
          <w:sz w:val="22"/>
          <w:szCs w:val="22"/>
        </w:rPr>
        <w:t>). Experiments are creative and unlimited. Gestalt therapists bring their unique life experiences and skills to the creation of the experiment; thus, each Gestalt therapist’s work is different. For example, one Gestalt therapist may pay close attention to the body such as the rate and depth of breath or the volume, timbre, or tone of the voice, while another may pay close attention to the syntax, fluidity, and meaning of language. Another Gestalt therapist may use metaphor and imagery to deal with a problematic situation, while another may use movement or the creative arts to deal with the same situation. Some well-known Gestalt experiments follow:</w:t>
      </w:r>
    </w:p>
    <w:p w14:paraId="142AECD5" w14:textId="423C11D7" w:rsidR="00C927CB" w:rsidRPr="00D71899" w:rsidRDefault="0065130C" w:rsidP="0065130C">
      <w:pPr>
        <w:pStyle w:val="BulletList1first"/>
        <w:spacing w:before="0" w:line="480" w:lineRule="auto"/>
        <w:ind w:left="360" w:hanging="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t>
      </w:r>
      <w:r w:rsidRPr="00D71899">
        <w:rPr>
          <w:rFonts w:ascii="Times New Roman" w:hAnsi="Times New Roman" w:cs="Times New Roman"/>
          <w:color w:val="auto"/>
          <w:sz w:val="22"/>
          <w:szCs w:val="22"/>
        </w:rPr>
        <w:tab/>
      </w:r>
      <w:r w:rsidR="004F6791" w:rsidRPr="00D71899">
        <w:rPr>
          <w:rStyle w:val="bold"/>
          <w:rFonts w:ascii="Times New Roman" w:hAnsi="Times New Roman" w:cs="Times New Roman"/>
          <w:color w:val="auto"/>
          <w:sz w:val="22"/>
          <w:szCs w:val="22"/>
        </w:rPr>
        <w:t>Body awareness.</w:t>
      </w:r>
      <w:r w:rsidR="004F6791" w:rsidRPr="00D71899">
        <w:rPr>
          <w:rFonts w:ascii="Times New Roman" w:hAnsi="Times New Roman" w:cs="Times New Roman"/>
          <w:color w:val="auto"/>
          <w:sz w:val="22"/>
          <w:szCs w:val="22"/>
        </w:rPr>
        <w:t xml:space="preserve"> </w:t>
      </w:r>
      <w:r w:rsidR="00E30B96" w:rsidRPr="00D71899">
        <w:rPr>
          <w:rFonts w:ascii="Times New Roman" w:hAnsi="Times New Roman" w:cs="Times New Roman"/>
          <w:color w:val="auto"/>
          <w:sz w:val="22"/>
          <w:szCs w:val="22"/>
        </w:rPr>
        <w:t>Patient</w:t>
      </w:r>
      <w:r w:rsidR="004F6791" w:rsidRPr="00D71899">
        <w:rPr>
          <w:rFonts w:ascii="Times New Roman" w:hAnsi="Times New Roman" w:cs="Times New Roman"/>
          <w:color w:val="auto"/>
          <w:sz w:val="22"/>
          <w:szCs w:val="22"/>
        </w:rPr>
        <w:t xml:space="preserve">s frequently have blocked body energies manifested by shallow breathing, speaking in a restricted voice, shaking legs, or fidgeting fingers. Gestalt therapists pay close attention to the </w:t>
      </w:r>
      <w:r w:rsidR="00E30B96" w:rsidRPr="00D71899">
        <w:rPr>
          <w:rFonts w:ascii="Times New Roman" w:hAnsi="Times New Roman" w:cs="Times New Roman"/>
          <w:color w:val="auto"/>
          <w:sz w:val="22"/>
          <w:szCs w:val="22"/>
        </w:rPr>
        <w:t>patient</w:t>
      </w:r>
      <w:r w:rsidR="004F6791" w:rsidRPr="00D71899">
        <w:rPr>
          <w:rFonts w:ascii="Times New Roman" w:hAnsi="Times New Roman" w:cs="Times New Roman"/>
          <w:color w:val="auto"/>
          <w:sz w:val="22"/>
          <w:szCs w:val="22"/>
        </w:rPr>
        <w:t>’s body and create experiments to heighten body awareness. A therapist may ask, “What are you experiencing right now in your body?” or “Go inside and see what is emerging in your body now.” An example of this in-session process is as follows:</w:t>
      </w:r>
    </w:p>
    <w:p w14:paraId="4DCC5E60" w14:textId="3EB4DC32" w:rsidR="00C927CB" w:rsidRPr="00D71899" w:rsidRDefault="00E30B96" w:rsidP="00317DBF">
      <w:pPr>
        <w:pStyle w:val="UL-FL2"/>
      </w:pPr>
      <w:r w:rsidRPr="00D71899">
        <w:rPr>
          <w:rStyle w:val="bold"/>
          <w:sz w:val="22"/>
        </w:rPr>
        <w:t>Patient</w:t>
      </w:r>
      <w:r w:rsidR="004F6791" w:rsidRPr="00D71899">
        <w:rPr>
          <w:rStyle w:val="bold"/>
          <w:sz w:val="22"/>
        </w:rPr>
        <w:t>:</w:t>
      </w:r>
      <w:r w:rsidR="0078166A" w:rsidRPr="00D71899">
        <w:rPr>
          <w:rStyle w:val="bold"/>
          <w:sz w:val="22"/>
        </w:rPr>
        <w:t xml:space="preserve"> </w:t>
      </w:r>
      <w:r w:rsidR="004F6791" w:rsidRPr="00D71899">
        <w:t>Last night, I was so angry at my partner. After I finished telling him something important that happened to me during the day, I saw he was not paying attention to a word I said.</w:t>
      </w:r>
    </w:p>
    <w:p w14:paraId="344D6F27" w14:textId="2C1FB7E5" w:rsidR="00C927CB" w:rsidRPr="00D71899" w:rsidRDefault="004F6791" w:rsidP="00317DBF">
      <w:pPr>
        <w:pStyle w:val="UL-FL2"/>
      </w:pPr>
      <w:r w:rsidRPr="00D71899">
        <w:rPr>
          <w:rStyle w:val="bold"/>
          <w:sz w:val="22"/>
        </w:rPr>
        <w:t>APPN:</w:t>
      </w:r>
      <w:r w:rsidR="0078166A" w:rsidRPr="00D71899">
        <w:rPr>
          <w:rStyle w:val="bold"/>
          <w:sz w:val="22"/>
        </w:rPr>
        <w:t xml:space="preserve"> </w:t>
      </w:r>
      <w:r w:rsidRPr="00D71899">
        <w:t>As you tell me this story, what are you experiencing?</w:t>
      </w:r>
    </w:p>
    <w:p w14:paraId="19AE02B0" w14:textId="6533DCBE" w:rsidR="00C927CB" w:rsidRPr="00D71899" w:rsidRDefault="00E30B96" w:rsidP="00317DBF">
      <w:pPr>
        <w:pStyle w:val="UL-FL2"/>
      </w:pPr>
      <w:r w:rsidRPr="00D71899">
        <w:rPr>
          <w:rStyle w:val="bold"/>
          <w:sz w:val="22"/>
        </w:rPr>
        <w:t>Patient</w:t>
      </w:r>
      <w:r w:rsidR="004F6791" w:rsidRPr="00D71899">
        <w:rPr>
          <w:rStyle w:val="bold"/>
          <w:sz w:val="22"/>
        </w:rPr>
        <w:t>:</w:t>
      </w:r>
      <w:r w:rsidR="0078166A" w:rsidRPr="00D71899">
        <w:rPr>
          <w:rStyle w:val="bold"/>
          <w:sz w:val="22"/>
        </w:rPr>
        <w:t xml:space="preserve"> </w:t>
      </w:r>
      <w:r w:rsidR="004F6791" w:rsidRPr="00D71899">
        <w:t>I am feeling angry and want to yell at him, but I can’t.</w:t>
      </w:r>
    </w:p>
    <w:p w14:paraId="43A9D368" w14:textId="63925F47" w:rsidR="00C927CB" w:rsidRPr="00D71899" w:rsidRDefault="004F6791" w:rsidP="00317DBF">
      <w:pPr>
        <w:pStyle w:val="UL-FL2"/>
      </w:pPr>
      <w:r w:rsidRPr="00D71899">
        <w:rPr>
          <w:rStyle w:val="bold"/>
          <w:sz w:val="22"/>
        </w:rPr>
        <w:t>APPN:</w:t>
      </w:r>
      <w:r w:rsidR="0078166A" w:rsidRPr="00D71899">
        <w:rPr>
          <w:rStyle w:val="bold"/>
          <w:sz w:val="22"/>
        </w:rPr>
        <w:t xml:space="preserve"> </w:t>
      </w:r>
      <w:r w:rsidRPr="00D71899">
        <w:t>Where are you experiencing the anger in your body?</w:t>
      </w:r>
    </w:p>
    <w:p w14:paraId="652022D5" w14:textId="737A5AF9" w:rsidR="00C927CB" w:rsidRPr="00D71899" w:rsidRDefault="00E30B96" w:rsidP="00317DBF">
      <w:pPr>
        <w:pStyle w:val="UL-FL2"/>
      </w:pPr>
      <w:r w:rsidRPr="00D71899">
        <w:rPr>
          <w:rStyle w:val="bold"/>
          <w:sz w:val="22"/>
        </w:rPr>
        <w:t>Patient</w:t>
      </w:r>
      <w:r w:rsidR="004F6791" w:rsidRPr="00D71899">
        <w:rPr>
          <w:rStyle w:val="bold"/>
          <w:sz w:val="22"/>
        </w:rPr>
        <w:t>:</w:t>
      </w:r>
      <w:r w:rsidR="0078166A" w:rsidRPr="00D71899">
        <w:rPr>
          <w:rStyle w:val="bold"/>
          <w:sz w:val="22"/>
        </w:rPr>
        <w:t xml:space="preserve"> </w:t>
      </w:r>
      <w:r w:rsidR="004F6791" w:rsidRPr="00D71899">
        <w:t>In my throat, my voice.</w:t>
      </w:r>
    </w:p>
    <w:p w14:paraId="1CE52E5B" w14:textId="66B7D2A7" w:rsidR="00C927CB" w:rsidRPr="00D71899" w:rsidRDefault="004F6791" w:rsidP="00317DBF">
      <w:pPr>
        <w:pStyle w:val="UL-FL2"/>
      </w:pPr>
      <w:r w:rsidRPr="00D71899">
        <w:rPr>
          <w:rStyle w:val="bold"/>
          <w:sz w:val="22"/>
        </w:rPr>
        <w:t>APPN:</w:t>
      </w:r>
      <w:r w:rsidR="0078166A" w:rsidRPr="00D71899">
        <w:rPr>
          <w:rStyle w:val="bold"/>
          <w:sz w:val="22"/>
        </w:rPr>
        <w:t xml:space="preserve"> </w:t>
      </w:r>
      <w:r w:rsidRPr="00D71899">
        <w:t>Can you support that part of your body and tell him how angry you are?</w:t>
      </w:r>
    </w:p>
    <w:p w14:paraId="1F301EE5" w14:textId="235D8B61" w:rsidR="00C927CB" w:rsidRPr="00D71899" w:rsidRDefault="004F6791" w:rsidP="00D71899">
      <w:pPr>
        <w:pStyle w:val="ParaFirstLine-Ind"/>
        <w:ind w:left="283" w:firstLine="0"/>
        <w:jc w:val="left"/>
        <w:rPr>
          <w:rFonts w:cs="Times New Roman"/>
          <w:color w:val="auto"/>
          <w:sz w:val="22"/>
          <w:szCs w:val="22"/>
        </w:rPr>
      </w:pPr>
      <w:r w:rsidRPr="00D71899">
        <w:rPr>
          <w:rFonts w:cs="Times New Roman"/>
          <w:color w:val="auto"/>
          <w:sz w:val="22"/>
          <w:szCs w:val="22"/>
        </w:rPr>
        <w:lastRenderedPageBreak/>
        <w:t xml:space="preserve">There are varied experiments that a Gestalt therapist may use to heighten body awareness to blocked energy. A </w:t>
      </w:r>
      <w:r w:rsidR="00E30B96" w:rsidRPr="00D71899">
        <w:rPr>
          <w:rFonts w:cs="Times New Roman"/>
          <w:color w:val="auto"/>
          <w:sz w:val="22"/>
          <w:szCs w:val="22"/>
        </w:rPr>
        <w:t>patient</w:t>
      </w:r>
      <w:r w:rsidRPr="00D71899">
        <w:rPr>
          <w:rFonts w:cs="Times New Roman"/>
          <w:color w:val="auto"/>
          <w:sz w:val="22"/>
          <w:szCs w:val="22"/>
        </w:rPr>
        <w:t xml:space="preserve"> may be asked to exaggerate a body movement where energy is blocked. For example, a </w:t>
      </w:r>
      <w:r w:rsidR="00E30B96" w:rsidRPr="00D71899">
        <w:rPr>
          <w:rFonts w:cs="Times New Roman"/>
          <w:color w:val="auto"/>
          <w:sz w:val="22"/>
          <w:szCs w:val="22"/>
        </w:rPr>
        <w:t>patient</w:t>
      </w:r>
      <w:r w:rsidRPr="00D71899">
        <w:rPr>
          <w:rFonts w:cs="Times New Roman"/>
          <w:color w:val="auto"/>
          <w:sz w:val="22"/>
          <w:szCs w:val="22"/>
        </w:rPr>
        <w:t xml:space="preserve"> who is moving the</w:t>
      </w:r>
      <w:r w:rsidR="00687CB5" w:rsidRPr="00D71899">
        <w:rPr>
          <w:rFonts w:cs="Times New Roman"/>
          <w:color w:val="auto"/>
          <w:sz w:val="22"/>
          <w:szCs w:val="22"/>
        </w:rPr>
        <w:t>ir</w:t>
      </w:r>
      <w:r w:rsidRPr="00D71899">
        <w:rPr>
          <w:rFonts w:cs="Times New Roman"/>
          <w:color w:val="auto"/>
          <w:sz w:val="22"/>
          <w:szCs w:val="22"/>
        </w:rPr>
        <w:t xml:space="preserve"> foot back and forth might be asked to do it more and exaggerate the movement. Or a </w:t>
      </w:r>
      <w:r w:rsidR="00E30B96" w:rsidRPr="00D71899">
        <w:rPr>
          <w:rFonts w:cs="Times New Roman"/>
          <w:color w:val="auto"/>
          <w:sz w:val="22"/>
          <w:szCs w:val="22"/>
        </w:rPr>
        <w:t>patient</w:t>
      </w:r>
      <w:r w:rsidRPr="00D71899">
        <w:rPr>
          <w:rFonts w:cs="Times New Roman"/>
          <w:color w:val="auto"/>
          <w:sz w:val="22"/>
          <w:szCs w:val="22"/>
        </w:rPr>
        <w:t xml:space="preserve"> may be asked to allow an image to emerge from a blocked body sensation. For example, a </w:t>
      </w:r>
      <w:r w:rsidR="00E30B96" w:rsidRPr="00D71899">
        <w:rPr>
          <w:rFonts w:cs="Times New Roman"/>
          <w:color w:val="auto"/>
          <w:sz w:val="22"/>
          <w:szCs w:val="22"/>
        </w:rPr>
        <w:t>patient</w:t>
      </w:r>
      <w:r w:rsidRPr="00D71899">
        <w:rPr>
          <w:rFonts w:cs="Times New Roman"/>
          <w:color w:val="auto"/>
          <w:sz w:val="22"/>
          <w:szCs w:val="22"/>
        </w:rPr>
        <w:t xml:space="preserve"> experiencing confusion was asked to create an image and came up with a slide carousel going round and round. When asked to stay with the image, the </w:t>
      </w:r>
      <w:r w:rsidR="00E30B96" w:rsidRPr="00D71899">
        <w:rPr>
          <w:rFonts w:cs="Times New Roman"/>
          <w:color w:val="auto"/>
          <w:sz w:val="22"/>
          <w:szCs w:val="22"/>
        </w:rPr>
        <w:t>patient</w:t>
      </w:r>
      <w:r w:rsidRPr="00D71899">
        <w:rPr>
          <w:rFonts w:cs="Times New Roman"/>
          <w:color w:val="auto"/>
          <w:sz w:val="22"/>
          <w:szCs w:val="22"/>
        </w:rPr>
        <w:t xml:space="preserve"> realized that the carousel could not stop because then a slide would pop up on the screen and she might not be able to deal with what she might see. This image was symbolic of the </w:t>
      </w:r>
      <w:r w:rsidR="00E30B96" w:rsidRPr="00D71899">
        <w:rPr>
          <w:rFonts w:cs="Times New Roman"/>
          <w:color w:val="auto"/>
          <w:sz w:val="22"/>
          <w:szCs w:val="22"/>
        </w:rPr>
        <w:t>patient</w:t>
      </w:r>
      <w:r w:rsidRPr="00D71899">
        <w:rPr>
          <w:rFonts w:cs="Times New Roman"/>
          <w:color w:val="auto"/>
          <w:sz w:val="22"/>
          <w:szCs w:val="22"/>
        </w:rPr>
        <w:t>’s fear of going deeper into her experience of traumatic memories that were beginning to move closer to the surface of her awareness (</w:t>
      </w:r>
      <w:customXmlInsRangeStart w:id="181" w:author="AQ" w:date="2025-08-03T08:56:00Z"/>
      <w:sdt>
        <w:sdtPr>
          <w:rPr>
            <w:rFonts w:cs="Times New Roman"/>
            <w:color w:val="auto"/>
            <w:sz w:val="22"/>
            <w:szCs w:val="22"/>
          </w:rPr>
          <w:alias w:val="BibCitation"/>
          <w:tag w:val="BibRef55"/>
          <w:id w:val="-1385164587"/>
          <w:placeholder>
            <w:docPart w:val="DefaultPlaceholder_1082065158"/>
          </w:placeholder>
        </w:sdtPr>
        <w:sdtEndPr/>
        <w:sdtContent>
          <w:customXmlInsRangeEnd w:id="181"/>
          <w:r w:rsidRPr="0099569C">
            <w:rPr>
              <w:rFonts w:cs="Times New Roman"/>
              <w:color w:val="auto"/>
              <w:sz w:val="22"/>
              <w:szCs w:val="22"/>
              <w:highlight w:val="green"/>
              <w:rPrChange w:id="182" w:author="AQ" w:date="2025-08-03T08:56:00Z">
                <w:rPr>
                  <w:rFonts w:cs="Times New Roman"/>
                  <w:color w:val="auto"/>
                  <w:sz w:val="22"/>
                  <w:szCs w:val="22"/>
                </w:rPr>
              </w:rPrChange>
            </w:rPr>
            <w:t>Knight, 1996</w:t>
          </w:r>
          <w:customXmlInsRangeStart w:id="183" w:author="AQ" w:date="2025-08-03T08:56:00Z"/>
        </w:sdtContent>
      </w:sdt>
      <w:customXmlInsRangeEnd w:id="183"/>
      <w:r w:rsidRPr="00D71899">
        <w:rPr>
          <w:rFonts w:cs="Times New Roman"/>
          <w:color w:val="auto"/>
          <w:sz w:val="22"/>
          <w:szCs w:val="22"/>
        </w:rPr>
        <w:t>).</w:t>
      </w:r>
    </w:p>
    <w:p w14:paraId="141DF5C2" w14:textId="7BF48C31" w:rsidR="00C927CB" w:rsidRPr="00D71899" w:rsidRDefault="0065130C" w:rsidP="0065130C">
      <w:pPr>
        <w:pStyle w:val="BulletList1first"/>
        <w:spacing w:before="0" w:line="480" w:lineRule="auto"/>
        <w:ind w:left="360" w:hanging="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t>
      </w:r>
      <w:r w:rsidRPr="00D71899">
        <w:rPr>
          <w:rFonts w:ascii="Times New Roman" w:hAnsi="Times New Roman" w:cs="Times New Roman"/>
          <w:color w:val="auto"/>
          <w:sz w:val="22"/>
          <w:szCs w:val="22"/>
        </w:rPr>
        <w:tab/>
      </w:r>
      <w:r w:rsidR="004F6791" w:rsidRPr="00D71899">
        <w:rPr>
          <w:rStyle w:val="bold"/>
          <w:rFonts w:ascii="Times New Roman" w:hAnsi="Times New Roman" w:cs="Times New Roman"/>
          <w:color w:val="auto"/>
          <w:sz w:val="22"/>
          <w:szCs w:val="22"/>
        </w:rPr>
        <w:t>Focusing.</w:t>
      </w:r>
      <w:r w:rsidR="004F6791" w:rsidRPr="00D71899">
        <w:rPr>
          <w:rFonts w:ascii="Times New Roman" w:hAnsi="Times New Roman" w:cs="Times New Roman"/>
          <w:color w:val="auto"/>
          <w:sz w:val="22"/>
          <w:szCs w:val="22"/>
        </w:rPr>
        <w:t xml:space="preserve"> Focusing is used to make contact with disowned or alienated aspects of self (</w:t>
      </w:r>
      <w:proofErr w:type="spellStart"/>
      <w:customXmlInsRangeStart w:id="184" w:author="AQ" w:date="2025-08-03T08:56:00Z"/>
      <w:sdt>
        <w:sdtPr>
          <w:rPr>
            <w:rFonts w:ascii="Times New Roman" w:hAnsi="Times New Roman" w:cs="Times New Roman"/>
            <w:color w:val="auto"/>
            <w:sz w:val="22"/>
            <w:szCs w:val="22"/>
          </w:rPr>
          <w:alias w:val="BibCitation"/>
          <w:tag w:val="BibRef34"/>
          <w:id w:val="-546990735"/>
          <w:placeholder>
            <w:docPart w:val="DefaultPlaceholder_1082065158"/>
          </w:placeholder>
        </w:sdtPr>
        <w:sdtEndPr/>
        <w:sdtContent>
          <w:customXmlInsRangeEnd w:id="184"/>
          <w:r w:rsidR="004F6791" w:rsidRPr="0099569C">
            <w:rPr>
              <w:rFonts w:ascii="Times New Roman" w:hAnsi="Times New Roman" w:cs="Times New Roman"/>
              <w:color w:val="auto"/>
              <w:sz w:val="22"/>
              <w:szCs w:val="22"/>
              <w:highlight w:val="green"/>
              <w:rPrChange w:id="185" w:author="AQ" w:date="2025-08-03T08:56:00Z">
                <w:rPr>
                  <w:rFonts w:ascii="Times New Roman" w:hAnsi="Times New Roman" w:cs="Times New Roman"/>
                  <w:color w:val="auto"/>
                  <w:sz w:val="22"/>
                  <w:szCs w:val="22"/>
                </w:rPr>
              </w:rPrChange>
            </w:rPr>
            <w:t>Gendlin</w:t>
          </w:r>
          <w:proofErr w:type="spellEnd"/>
          <w:r w:rsidR="004F6791" w:rsidRPr="0099569C">
            <w:rPr>
              <w:rFonts w:ascii="Times New Roman" w:hAnsi="Times New Roman" w:cs="Times New Roman"/>
              <w:color w:val="auto"/>
              <w:sz w:val="22"/>
              <w:szCs w:val="22"/>
              <w:highlight w:val="green"/>
              <w:rPrChange w:id="186" w:author="AQ" w:date="2025-08-03T08:56:00Z">
                <w:rPr>
                  <w:rFonts w:ascii="Times New Roman" w:hAnsi="Times New Roman" w:cs="Times New Roman"/>
                  <w:color w:val="auto"/>
                  <w:sz w:val="22"/>
                  <w:szCs w:val="22"/>
                </w:rPr>
              </w:rPrChange>
            </w:rPr>
            <w:t>, 1981</w:t>
          </w:r>
          <w:customXmlInsRangeStart w:id="187" w:author="AQ" w:date="2025-08-03T08:56:00Z"/>
        </w:sdtContent>
      </w:sdt>
      <w:customXmlInsRangeEnd w:id="187"/>
      <w:r w:rsidR="004F6791" w:rsidRPr="00D71899">
        <w:rPr>
          <w:rFonts w:ascii="Times New Roman" w:hAnsi="Times New Roman" w:cs="Times New Roman"/>
          <w:color w:val="auto"/>
          <w:sz w:val="22"/>
          <w:szCs w:val="22"/>
        </w:rPr>
        <w:t>).</w:t>
      </w:r>
      <w:r w:rsidR="00657F55" w:rsidRPr="00D71899">
        <w:rPr>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For example, in the following dialogue, the APPN notices that a person who is speaking calmly about a recent loss starts blinking:</w:t>
      </w:r>
    </w:p>
    <w:p w14:paraId="5C69E0A7" w14:textId="377EF56B" w:rsidR="00C927CB" w:rsidRPr="00D71899" w:rsidRDefault="004F6791" w:rsidP="00317DBF">
      <w:pPr>
        <w:pStyle w:val="UL-FL2"/>
      </w:pPr>
      <w:r w:rsidRPr="00D71899">
        <w:rPr>
          <w:rStyle w:val="bold"/>
          <w:sz w:val="22"/>
        </w:rPr>
        <w:t>APPN:</w:t>
      </w:r>
      <w:r w:rsidR="0078166A" w:rsidRPr="00D71899">
        <w:rPr>
          <w:rStyle w:val="bold"/>
          <w:sz w:val="22"/>
        </w:rPr>
        <w:t xml:space="preserve"> </w:t>
      </w:r>
      <w:r w:rsidRPr="00D71899">
        <w:t>I noticed when you told me the story of your recent loss, your eyes began blinking. Can you give a voice to your blinking eyes?</w:t>
      </w:r>
    </w:p>
    <w:p w14:paraId="64DC43F4" w14:textId="69ED480D" w:rsidR="00C927CB" w:rsidRPr="00D71899" w:rsidRDefault="00E30B96" w:rsidP="00317DBF">
      <w:pPr>
        <w:pStyle w:val="UL-FL2"/>
      </w:pPr>
      <w:r w:rsidRPr="00D71899">
        <w:rPr>
          <w:rStyle w:val="bold"/>
          <w:sz w:val="22"/>
        </w:rPr>
        <w:t>Patient</w:t>
      </w:r>
      <w:r w:rsidR="004F6791" w:rsidRPr="00D71899">
        <w:rPr>
          <w:rStyle w:val="bold"/>
          <w:sz w:val="22"/>
        </w:rPr>
        <w:t>:</w:t>
      </w:r>
      <w:r w:rsidR="0078166A" w:rsidRPr="00D71899">
        <w:rPr>
          <w:rStyle w:val="bold"/>
          <w:sz w:val="22"/>
        </w:rPr>
        <w:t xml:space="preserve"> </w:t>
      </w:r>
      <w:r w:rsidR="004F6791" w:rsidRPr="00D71899">
        <w:t>I am my blinking eyes—I am sad—blinking keeps my tears from flowing.</w:t>
      </w:r>
    </w:p>
    <w:p w14:paraId="7127C6F2" w14:textId="6917BD26" w:rsidR="00C927CB" w:rsidRPr="00D71899" w:rsidRDefault="004F6791" w:rsidP="00317DBF">
      <w:pPr>
        <w:pStyle w:val="UL-FL2"/>
      </w:pPr>
      <w:r w:rsidRPr="00D71899">
        <w:rPr>
          <w:rStyle w:val="bold"/>
          <w:sz w:val="22"/>
        </w:rPr>
        <w:t>APPN:</w:t>
      </w:r>
      <w:r w:rsidR="0078166A" w:rsidRPr="00D71899">
        <w:rPr>
          <w:rStyle w:val="bold"/>
          <w:sz w:val="22"/>
        </w:rPr>
        <w:t xml:space="preserve"> </w:t>
      </w:r>
      <w:r w:rsidRPr="00D71899">
        <w:t>Just breathe deeply into your blinking eyes.</w:t>
      </w:r>
    </w:p>
    <w:p w14:paraId="1E0833EB" w14:textId="6BFE5CE6" w:rsidR="00C927CB" w:rsidRPr="00D71899" w:rsidRDefault="00E30B96" w:rsidP="00317DBF">
      <w:pPr>
        <w:pStyle w:val="UL-FL2"/>
      </w:pPr>
      <w:r w:rsidRPr="00D71899">
        <w:rPr>
          <w:rStyle w:val="bold"/>
          <w:sz w:val="22"/>
        </w:rPr>
        <w:t>Patient</w:t>
      </w:r>
      <w:r w:rsidR="004F6791" w:rsidRPr="00D71899">
        <w:rPr>
          <w:rStyle w:val="bold"/>
          <w:sz w:val="22"/>
        </w:rPr>
        <w:t>:</w:t>
      </w:r>
      <w:r w:rsidR="0078166A" w:rsidRPr="00D71899">
        <w:rPr>
          <w:rStyle w:val="bold"/>
          <w:sz w:val="22"/>
        </w:rPr>
        <w:t xml:space="preserve"> </w:t>
      </w:r>
      <w:r w:rsidR="004F6791" w:rsidRPr="00D71899">
        <w:t xml:space="preserve">After a few moments, the </w:t>
      </w:r>
      <w:r w:rsidRPr="00D71899">
        <w:t>patient</w:t>
      </w:r>
      <w:r w:rsidR="004F6791" w:rsidRPr="00D71899">
        <w:t>’s tears begin to flow.</w:t>
      </w:r>
    </w:p>
    <w:p w14:paraId="3BBC778B" w14:textId="07C0FE3D" w:rsidR="00C927CB" w:rsidRPr="00D71899" w:rsidRDefault="004F6791" w:rsidP="00317DBF">
      <w:pPr>
        <w:pStyle w:val="ParaFirstLine-Ind"/>
      </w:pPr>
      <w:r w:rsidRPr="00D71899">
        <w:t>There are numerous experiments that a Gestalt therapist may use to deepen contact through focusing. Especially useful are the creative arts, such as music and art (</w:t>
      </w:r>
      <w:customXmlInsRangeStart w:id="188" w:author="AQ" w:date="2025-08-03T08:57:00Z"/>
      <w:sdt>
        <w:sdtPr>
          <w:alias w:val="BibCitation"/>
          <w:tag w:val="BibRef82"/>
          <w:id w:val="653110607"/>
          <w:placeholder>
            <w:docPart w:val="DefaultPlaceholder_1082065158"/>
          </w:placeholder>
        </w:sdtPr>
        <w:sdtEndPr/>
        <w:sdtContent>
          <w:customXmlInsRangeEnd w:id="188"/>
          <w:customXmlInsRangeStart w:id="189" w:author="AQ" w:date="2025-08-03T08:57:00Z"/>
          <w:sdt>
            <w:sdtPr>
              <w:alias w:val="BibCitation"/>
              <w:tag w:val="BibRef82"/>
              <w:id w:val="600606651"/>
              <w:placeholder>
                <w:docPart w:val="DefaultPlaceholder_1082065158"/>
              </w:placeholder>
            </w:sdtPr>
            <w:sdtEndPr>
              <w:rPr>
                <w:highlight w:val="green"/>
              </w:rPr>
            </w:sdtEndPr>
            <w:sdtContent>
              <w:customXmlInsRangeEnd w:id="189"/>
              <w:r w:rsidRPr="0099569C">
                <w:rPr>
                  <w:highlight w:val="green"/>
                  <w:rPrChange w:id="190" w:author="AQ" w:date="2025-08-03T08:57:00Z">
                    <w:rPr>
                      <w:rFonts w:cs="Times New Roman"/>
                      <w:color w:val="auto"/>
                      <w:sz w:val="22"/>
                      <w:szCs w:val="22"/>
                    </w:rPr>
                  </w:rPrChange>
                </w:rPr>
                <w:t>Rogers, 1993</w:t>
              </w:r>
              <w:customXmlInsRangeStart w:id="191" w:author="AQ" w:date="2025-08-03T08:57:00Z"/>
            </w:sdtContent>
          </w:sdt>
          <w:customXmlInsRangeEnd w:id="191"/>
          <w:customXmlInsRangeStart w:id="192" w:author="AQ" w:date="2025-08-03T08:57:00Z"/>
        </w:sdtContent>
      </w:sdt>
      <w:customXmlInsRangeEnd w:id="192"/>
      <w:r w:rsidRPr="00D71899">
        <w:t>).</w:t>
      </w:r>
    </w:p>
    <w:p w14:paraId="4842D9AD" w14:textId="7BC50A1C" w:rsidR="00C927CB" w:rsidRPr="00D71899" w:rsidRDefault="0065130C" w:rsidP="0065130C">
      <w:pPr>
        <w:pStyle w:val="BulletList1first"/>
        <w:spacing w:before="0" w:line="480" w:lineRule="auto"/>
        <w:ind w:left="360" w:hanging="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t>
      </w:r>
      <w:r w:rsidRPr="00D71899">
        <w:rPr>
          <w:rFonts w:ascii="Times New Roman" w:hAnsi="Times New Roman" w:cs="Times New Roman"/>
          <w:color w:val="auto"/>
          <w:sz w:val="22"/>
          <w:szCs w:val="22"/>
        </w:rPr>
        <w:tab/>
      </w:r>
      <w:r w:rsidR="004F6791" w:rsidRPr="00D71899">
        <w:rPr>
          <w:rStyle w:val="bold"/>
          <w:rFonts w:ascii="Times New Roman" w:hAnsi="Times New Roman" w:cs="Times New Roman"/>
          <w:color w:val="auto"/>
          <w:sz w:val="22"/>
          <w:szCs w:val="22"/>
        </w:rPr>
        <w:t>Empty-chair dialogues.</w:t>
      </w:r>
      <w:r w:rsidR="004F6791" w:rsidRPr="00D71899">
        <w:rPr>
          <w:rFonts w:ascii="Times New Roman" w:hAnsi="Times New Roman" w:cs="Times New Roman"/>
          <w:color w:val="auto"/>
          <w:sz w:val="22"/>
          <w:szCs w:val="22"/>
        </w:rPr>
        <w:t xml:space="preserve"> Empty-chair dialogues may be used to complete unfinished business with a significant other (</w:t>
      </w:r>
      <w:proofErr w:type="spellStart"/>
      <w:customXmlInsRangeStart w:id="193" w:author="AQ" w:date="2025-08-03T08:56:00Z"/>
      <w:sdt>
        <w:sdtPr>
          <w:rPr>
            <w:rFonts w:ascii="Times New Roman" w:hAnsi="Times New Roman" w:cs="Times New Roman"/>
            <w:color w:val="auto"/>
            <w:sz w:val="22"/>
            <w:szCs w:val="22"/>
          </w:rPr>
          <w:alias w:val="BibCitation"/>
          <w:tag w:val="BibRef66"/>
          <w:id w:val="-1572654231"/>
          <w:placeholder>
            <w:docPart w:val="DefaultPlaceholder_1082065158"/>
          </w:placeholder>
        </w:sdtPr>
        <w:sdtEndPr/>
        <w:sdtContent>
          <w:customXmlInsRangeEnd w:id="193"/>
          <w:r w:rsidR="004F6791" w:rsidRPr="0099569C">
            <w:rPr>
              <w:rFonts w:ascii="Times New Roman" w:hAnsi="Times New Roman" w:cs="Times New Roman"/>
              <w:color w:val="auto"/>
              <w:sz w:val="22"/>
              <w:szCs w:val="22"/>
              <w:highlight w:val="green"/>
              <w:rPrChange w:id="194" w:author="AQ" w:date="2025-08-03T08:56:00Z">
                <w:rPr>
                  <w:rFonts w:ascii="Times New Roman" w:hAnsi="Times New Roman" w:cs="Times New Roman"/>
                  <w:color w:val="auto"/>
                  <w:sz w:val="22"/>
                  <w:szCs w:val="22"/>
                </w:rPr>
              </w:rPrChange>
            </w:rPr>
            <w:t>Paivio</w:t>
          </w:r>
          <w:proofErr w:type="spellEnd"/>
          <w:r w:rsidR="004F6791" w:rsidRPr="0099569C">
            <w:rPr>
              <w:rFonts w:ascii="Times New Roman" w:hAnsi="Times New Roman" w:cs="Times New Roman"/>
              <w:color w:val="auto"/>
              <w:sz w:val="22"/>
              <w:szCs w:val="22"/>
              <w:highlight w:val="green"/>
              <w:rPrChange w:id="195" w:author="AQ" w:date="2025-08-03T08:56:00Z">
                <w:rPr>
                  <w:rFonts w:ascii="Times New Roman" w:hAnsi="Times New Roman" w:cs="Times New Roman"/>
                  <w:color w:val="auto"/>
                  <w:sz w:val="22"/>
                  <w:szCs w:val="22"/>
                </w:rPr>
              </w:rPrChange>
            </w:rPr>
            <w:t xml:space="preserve"> &amp; Greenberg, 1995</w:t>
          </w:r>
          <w:customXmlInsRangeStart w:id="196" w:author="AQ" w:date="2025-08-03T08:56:00Z"/>
        </w:sdtContent>
      </w:sdt>
      <w:customXmlInsRangeEnd w:id="196"/>
      <w:r w:rsidR="004F6791" w:rsidRPr="00D71899">
        <w:rPr>
          <w:rFonts w:ascii="Times New Roman" w:hAnsi="Times New Roman" w:cs="Times New Roman"/>
          <w:color w:val="auto"/>
          <w:sz w:val="22"/>
          <w:szCs w:val="22"/>
        </w:rPr>
        <w:t>) or with two conflicting aspects of self (</w:t>
      </w:r>
      <w:customXmlInsRangeStart w:id="197" w:author="AQ" w:date="2025-08-03T08:56:00Z"/>
      <w:sdt>
        <w:sdtPr>
          <w:rPr>
            <w:rFonts w:ascii="Times New Roman" w:hAnsi="Times New Roman" w:cs="Times New Roman"/>
            <w:color w:val="auto"/>
            <w:sz w:val="22"/>
            <w:szCs w:val="22"/>
          </w:rPr>
          <w:alias w:val="BibCitation"/>
          <w:tag w:val="BibRef41"/>
          <w:id w:val="-2131698973"/>
          <w:placeholder>
            <w:docPart w:val="DefaultPlaceholder_1082065158"/>
          </w:placeholder>
        </w:sdtPr>
        <w:sdtEndPr/>
        <w:sdtContent>
          <w:customXmlInsRangeEnd w:id="197"/>
          <w:r w:rsidR="004F6791" w:rsidRPr="0099569C">
            <w:rPr>
              <w:rFonts w:ascii="Times New Roman" w:hAnsi="Times New Roman" w:cs="Times New Roman"/>
              <w:color w:val="auto"/>
              <w:sz w:val="22"/>
              <w:szCs w:val="22"/>
              <w:highlight w:val="green"/>
              <w:rPrChange w:id="198" w:author="AQ" w:date="2025-08-03T08:56:00Z">
                <w:rPr>
                  <w:rFonts w:ascii="Times New Roman" w:hAnsi="Times New Roman" w:cs="Times New Roman"/>
                  <w:color w:val="auto"/>
                  <w:sz w:val="22"/>
                  <w:szCs w:val="22"/>
                </w:rPr>
              </w:rPrChange>
            </w:rPr>
            <w:t>Greenberg, 1979</w:t>
          </w:r>
          <w:customXmlInsRangeStart w:id="199" w:author="AQ" w:date="2025-08-03T08:56:00Z"/>
        </w:sdtContent>
      </w:sdt>
      <w:customXmlInsRangeEnd w:id="199"/>
      <w:r w:rsidR="004F6791" w:rsidRPr="00D71899">
        <w:rPr>
          <w:rFonts w:ascii="Times New Roman" w:hAnsi="Times New Roman" w:cs="Times New Roman"/>
          <w:color w:val="auto"/>
          <w:sz w:val="22"/>
          <w:szCs w:val="22"/>
        </w:rPr>
        <w:t xml:space="preserve">). The purpose is to evoke associated sensations and engage in dialogue with the significant other or with the conflicting parts of self. An example of the former is a person who is not able to express his or her </w:t>
      </w:r>
      <w:r w:rsidR="004F6791" w:rsidRPr="00D71899">
        <w:rPr>
          <w:rFonts w:ascii="Times New Roman" w:hAnsi="Times New Roman" w:cs="Times New Roman"/>
          <w:color w:val="auto"/>
          <w:sz w:val="22"/>
          <w:szCs w:val="22"/>
        </w:rPr>
        <w:lastRenderedPageBreak/>
        <w:t xml:space="preserve">feelings to another person, and he or she will be asked to put the person in an empty chair and tell him or </w:t>
      </w:r>
      <w:proofErr w:type="gramStart"/>
      <w:r w:rsidR="004F6791" w:rsidRPr="00D71899">
        <w:rPr>
          <w:rFonts w:ascii="Times New Roman" w:hAnsi="Times New Roman" w:cs="Times New Roman"/>
          <w:color w:val="auto"/>
          <w:sz w:val="22"/>
          <w:szCs w:val="22"/>
        </w:rPr>
        <w:t>her what</w:t>
      </w:r>
      <w:proofErr w:type="gramEnd"/>
      <w:r w:rsidR="004F6791" w:rsidRPr="00D71899">
        <w:rPr>
          <w:rFonts w:ascii="Times New Roman" w:hAnsi="Times New Roman" w:cs="Times New Roman"/>
          <w:color w:val="auto"/>
          <w:sz w:val="22"/>
          <w:szCs w:val="22"/>
        </w:rPr>
        <w:t xml:space="preserve"> needs to be expressed. An example of the latter is when two parts of self are in conflict. For example, a female </w:t>
      </w:r>
      <w:r w:rsidR="00E30B96" w:rsidRPr="00D71899">
        <w:rPr>
          <w:rFonts w:ascii="Times New Roman" w:hAnsi="Times New Roman" w:cs="Times New Roman"/>
          <w:color w:val="auto"/>
          <w:sz w:val="22"/>
          <w:szCs w:val="22"/>
        </w:rPr>
        <w:t>patient</w:t>
      </w:r>
      <w:r w:rsidR="004F6791" w:rsidRPr="00D71899">
        <w:rPr>
          <w:rFonts w:ascii="Times New Roman" w:hAnsi="Times New Roman" w:cs="Times New Roman"/>
          <w:color w:val="auto"/>
          <w:sz w:val="22"/>
          <w:szCs w:val="22"/>
        </w:rPr>
        <w:t xml:space="preserve"> who was told as a child (</w:t>
      </w:r>
      <w:proofErr w:type="spellStart"/>
      <w:r w:rsidR="004F6791" w:rsidRPr="00D71899">
        <w:rPr>
          <w:rFonts w:ascii="Times New Roman" w:hAnsi="Times New Roman" w:cs="Times New Roman"/>
          <w:color w:val="auto"/>
          <w:sz w:val="22"/>
          <w:szCs w:val="22"/>
        </w:rPr>
        <w:t>introject</w:t>
      </w:r>
      <w:proofErr w:type="spellEnd"/>
      <w:r w:rsidR="004F6791" w:rsidRPr="00D71899">
        <w:rPr>
          <w:rFonts w:ascii="Times New Roman" w:hAnsi="Times New Roman" w:cs="Times New Roman"/>
          <w:color w:val="auto"/>
          <w:sz w:val="22"/>
          <w:szCs w:val="22"/>
        </w:rPr>
        <w:t>) not to express anger will be in conflict with her authentic self who wants to express healthy anger when experiencing a violation:</w:t>
      </w:r>
    </w:p>
    <w:p w14:paraId="47A594F1" w14:textId="5877F9B2" w:rsidR="00C927CB" w:rsidRPr="00D71899" w:rsidRDefault="00E30B96" w:rsidP="00317DBF">
      <w:pPr>
        <w:pStyle w:val="UL-FL2"/>
      </w:pPr>
      <w:r w:rsidRPr="00D71899">
        <w:rPr>
          <w:rStyle w:val="bold"/>
          <w:sz w:val="22"/>
        </w:rPr>
        <w:t>Patient</w:t>
      </w:r>
      <w:r w:rsidR="004F6791" w:rsidRPr="00D71899">
        <w:rPr>
          <w:rStyle w:val="bold"/>
          <w:sz w:val="22"/>
        </w:rPr>
        <w:t>:</w:t>
      </w:r>
      <w:r w:rsidR="0078166A" w:rsidRPr="00D71899">
        <w:rPr>
          <w:rStyle w:val="bold"/>
          <w:sz w:val="22"/>
        </w:rPr>
        <w:t xml:space="preserve"> </w:t>
      </w:r>
      <w:r w:rsidR="004F6791" w:rsidRPr="00D71899">
        <w:t>I would like to express my anger at my partner but I stop myself.</w:t>
      </w:r>
    </w:p>
    <w:p w14:paraId="364FCC40" w14:textId="22F1CBB3" w:rsidR="00C927CB" w:rsidRPr="00D71899" w:rsidRDefault="004F6791" w:rsidP="00317DBF">
      <w:pPr>
        <w:pStyle w:val="UL-FL2"/>
      </w:pPr>
      <w:r w:rsidRPr="00D71899">
        <w:rPr>
          <w:rStyle w:val="bold"/>
          <w:sz w:val="22"/>
        </w:rPr>
        <w:t>APPN:</w:t>
      </w:r>
      <w:r w:rsidR="0078166A" w:rsidRPr="00D71899">
        <w:rPr>
          <w:rStyle w:val="bold"/>
          <w:sz w:val="22"/>
        </w:rPr>
        <w:t xml:space="preserve"> </w:t>
      </w:r>
      <w:r w:rsidRPr="00D71899">
        <w:t>Would you agree to an experiment where you imagine each of these parts of yourself in an empty chair?</w:t>
      </w:r>
    </w:p>
    <w:p w14:paraId="2E5B7FE7" w14:textId="2E9E93A2" w:rsidR="00C927CB" w:rsidRPr="00D71899" w:rsidRDefault="00E30B96" w:rsidP="00317DBF">
      <w:pPr>
        <w:pStyle w:val="UL-FL2"/>
      </w:pPr>
      <w:r w:rsidRPr="00D71899">
        <w:rPr>
          <w:rStyle w:val="bold"/>
          <w:sz w:val="22"/>
        </w:rPr>
        <w:t>Patient</w:t>
      </w:r>
      <w:r w:rsidR="004F6791" w:rsidRPr="00D71899">
        <w:rPr>
          <w:rStyle w:val="bold"/>
          <w:sz w:val="22"/>
        </w:rPr>
        <w:t>:</w:t>
      </w:r>
      <w:r w:rsidR="0078166A" w:rsidRPr="00D71899">
        <w:rPr>
          <w:rStyle w:val="bold"/>
          <w:sz w:val="22"/>
        </w:rPr>
        <w:t xml:space="preserve"> </w:t>
      </w:r>
      <w:r w:rsidR="004F6791" w:rsidRPr="00D71899">
        <w:t>Okay.</w:t>
      </w:r>
    </w:p>
    <w:p w14:paraId="074693CB" w14:textId="622F1C0D" w:rsidR="00C927CB" w:rsidRPr="00D71899" w:rsidRDefault="004F6791" w:rsidP="00317DBF">
      <w:pPr>
        <w:pStyle w:val="UL-FL2"/>
      </w:pPr>
      <w:r w:rsidRPr="00D71899">
        <w:rPr>
          <w:rStyle w:val="bold"/>
          <w:sz w:val="22"/>
        </w:rPr>
        <w:t>APPN:</w:t>
      </w:r>
      <w:r w:rsidR="0078166A" w:rsidRPr="00D71899">
        <w:rPr>
          <w:rStyle w:val="bold"/>
          <w:sz w:val="22"/>
        </w:rPr>
        <w:t xml:space="preserve"> </w:t>
      </w:r>
      <w:r w:rsidRPr="00D71899">
        <w:t>The part of you that would like to express your anger sits in one chair and the part that cannot express anger sits in another.</w:t>
      </w:r>
    </w:p>
    <w:p w14:paraId="39A0822D" w14:textId="2C7B0504" w:rsidR="00C927CB" w:rsidRPr="00D71899" w:rsidRDefault="00E30B96" w:rsidP="00317DBF">
      <w:pPr>
        <w:pStyle w:val="UL-FL2"/>
      </w:pPr>
      <w:r w:rsidRPr="00D71899">
        <w:rPr>
          <w:rStyle w:val="bold"/>
          <w:sz w:val="22"/>
        </w:rPr>
        <w:t>Patient</w:t>
      </w:r>
      <w:r w:rsidR="004F6791" w:rsidRPr="00D71899">
        <w:rPr>
          <w:rStyle w:val="bold"/>
          <w:sz w:val="22"/>
        </w:rPr>
        <w:t>:</w:t>
      </w:r>
      <w:r w:rsidR="0078166A" w:rsidRPr="00D71899">
        <w:rPr>
          <w:rStyle w:val="bold"/>
          <w:sz w:val="22"/>
        </w:rPr>
        <w:t xml:space="preserve"> </w:t>
      </w:r>
      <w:r w:rsidR="004F6791" w:rsidRPr="00D71899">
        <w:t>I would like to sit in the chair that can’t express my anger first.</w:t>
      </w:r>
    </w:p>
    <w:p w14:paraId="5DAED15C" w14:textId="300D0351" w:rsidR="00C927CB" w:rsidRPr="00D71899" w:rsidRDefault="004F6791" w:rsidP="00317DBF">
      <w:pPr>
        <w:pStyle w:val="UL-FL2"/>
      </w:pPr>
      <w:r w:rsidRPr="00D71899">
        <w:rPr>
          <w:rStyle w:val="bold"/>
          <w:sz w:val="22"/>
        </w:rPr>
        <w:t>APPN:</w:t>
      </w:r>
      <w:r w:rsidR="0078166A" w:rsidRPr="00D71899">
        <w:rPr>
          <w:rStyle w:val="bold"/>
          <w:sz w:val="22"/>
        </w:rPr>
        <w:t xml:space="preserve"> </w:t>
      </w:r>
      <w:r w:rsidRPr="00D71899">
        <w:t>Go ahead and start in the chair that cannot express your anger.</w:t>
      </w:r>
    </w:p>
    <w:p w14:paraId="16A2AE89" w14:textId="2D1DF5C2" w:rsidR="00C927CB" w:rsidRPr="00D71899" w:rsidRDefault="00E30B96" w:rsidP="00317DBF">
      <w:pPr>
        <w:pStyle w:val="UL-FL2"/>
      </w:pPr>
      <w:r w:rsidRPr="00D71899">
        <w:rPr>
          <w:rStyle w:val="bold"/>
          <w:sz w:val="22"/>
        </w:rPr>
        <w:t>Patient</w:t>
      </w:r>
      <w:r w:rsidR="004F6791" w:rsidRPr="00D71899">
        <w:rPr>
          <w:rStyle w:val="bold"/>
          <w:sz w:val="22"/>
        </w:rPr>
        <w:t>:</w:t>
      </w:r>
      <w:r w:rsidR="0078166A" w:rsidRPr="00D71899">
        <w:rPr>
          <w:rStyle w:val="bold"/>
          <w:sz w:val="22"/>
        </w:rPr>
        <w:t xml:space="preserve"> </w:t>
      </w:r>
      <w:r w:rsidR="004F6791" w:rsidRPr="00D71899">
        <w:t>I can’t express my anger, but I want to. I am afraid something bad will happen if I express my anger.</w:t>
      </w:r>
    </w:p>
    <w:p w14:paraId="7A0E77C3" w14:textId="4219A713" w:rsidR="00C927CB" w:rsidRPr="00D71899" w:rsidRDefault="004F6791" w:rsidP="00317DBF">
      <w:pPr>
        <w:pStyle w:val="UL-FL2"/>
      </w:pPr>
      <w:r w:rsidRPr="00D71899">
        <w:rPr>
          <w:rStyle w:val="bold"/>
          <w:sz w:val="22"/>
        </w:rPr>
        <w:t>APPN:</w:t>
      </w:r>
      <w:r w:rsidR="0078166A" w:rsidRPr="00D71899">
        <w:rPr>
          <w:rStyle w:val="bold"/>
          <w:sz w:val="22"/>
        </w:rPr>
        <w:t xml:space="preserve"> </w:t>
      </w:r>
      <w:r w:rsidRPr="00D71899">
        <w:t>Now switch chairs.</w:t>
      </w:r>
    </w:p>
    <w:p w14:paraId="1815644F" w14:textId="20531AFF" w:rsidR="00C927CB" w:rsidRPr="00D71899" w:rsidRDefault="00E30B96" w:rsidP="00317DBF">
      <w:pPr>
        <w:pStyle w:val="UL-FL2"/>
      </w:pPr>
      <w:r w:rsidRPr="00D71899">
        <w:rPr>
          <w:rStyle w:val="bold"/>
          <w:sz w:val="22"/>
        </w:rPr>
        <w:t>Patient</w:t>
      </w:r>
      <w:r w:rsidR="004F6791" w:rsidRPr="00D71899">
        <w:rPr>
          <w:rStyle w:val="bold"/>
          <w:sz w:val="22"/>
        </w:rPr>
        <w:t>:</w:t>
      </w:r>
      <w:r w:rsidR="0078166A" w:rsidRPr="00D71899">
        <w:rPr>
          <w:rStyle w:val="bold"/>
          <w:sz w:val="22"/>
        </w:rPr>
        <w:t xml:space="preserve"> </w:t>
      </w:r>
      <w:r w:rsidR="004F6791" w:rsidRPr="00D71899">
        <w:t>You’ll never be able to express anger. You should not express anger. Something bad will happen. You will be destroyed.</w:t>
      </w:r>
    </w:p>
    <w:p w14:paraId="07B5F6E8" w14:textId="033C1259" w:rsidR="00C927CB" w:rsidRPr="00D71899" w:rsidRDefault="004F6791" w:rsidP="00317DBF">
      <w:pPr>
        <w:pStyle w:val="UL-FL2"/>
      </w:pPr>
      <w:r w:rsidRPr="00D71899">
        <w:rPr>
          <w:rStyle w:val="bold"/>
          <w:sz w:val="22"/>
        </w:rPr>
        <w:t>APPN:</w:t>
      </w:r>
      <w:r w:rsidR="0078166A" w:rsidRPr="00D71899">
        <w:rPr>
          <w:rStyle w:val="bold"/>
          <w:sz w:val="22"/>
        </w:rPr>
        <w:t xml:space="preserve"> </w:t>
      </w:r>
      <w:r w:rsidRPr="00D71899">
        <w:t>Now switch chairs.</w:t>
      </w:r>
    </w:p>
    <w:p w14:paraId="6ACDCB57" w14:textId="67CC444A" w:rsidR="00C927CB" w:rsidRPr="00D71899" w:rsidRDefault="00E30B96" w:rsidP="00317DBF">
      <w:pPr>
        <w:pStyle w:val="UL-FL2"/>
      </w:pPr>
      <w:r w:rsidRPr="00D71899">
        <w:rPr>
          <w:rStyle w:val="bold"/>
          <w:sz w:val="22"/>
        </w:rPr>
        <w:t>Patient</w:t>
      </w:r>
      <w:r w:rsidR="004F6791" w:rsidRPr="00D71899">
        <w:rPr>
          <w:rStyle w:val="bold"/>
          <w:sz w:val="22"/>
        </w:rPr>
        <w:t>:</w:t>
      </w:r>
      <w:r w:rsidR="0078166A" w:rsidRPr="00D71899">
        <w:rPr>
          <w:rStyle w:val="bold"/>
          <w:sz w:val="22"/>
        </w:rPr>
        <w:t xml:space="preserve"> </w:t>
      </w:r>
      <w:r w:rsidR="004F6791" w:rsidRPr="00D71899">
        <w:t>I have a right to my anger. You can’t stop me any longer.</w:t>
      </w:r>
    </w:p>
    <w:p w14:paraId="73FEB71F" w14:textId="64043300" w:rsidR="00C927CB" w:rsidRPr="00D71899" w:rsidRDefault="0065130C" w:rsidP="00C231D0">
      <w:pPr>
        <w:pStyle w:val="BulletList1"/>
      </w:pPr>
      <w:r w:rsidRPr="00D71899">
        <w:t>•</w:t>
      </w:r>
      <w:r w:rsidRPr="00D71899">
        <w:tab/>
      </w:r>
      <w:r w:rsidR="004F6791" w:rsidRPr="00D71899">
        <w:rPr>
          <w:rStyle w:val="bold"/>
          <w:rFonts w:cs="Times New Roman"/>
          <w:color w:val="auto"/>
          <w:sz w:val="22"/>
          <w:szCs w:val="22"/>
        </w:rPr>
        <w:t>Language of responsibility.</w:t>
      </w:r>
      <w:r w:rsidR="004F6791" w:rsidRPr="00D71899">
        <w:t xml:space="preserve"> This technique focuses specifically on deflected language that a </w:t>
      </w:r>
      <w:r w:rsidR="00E30B96" w:rsidRPr="00D71899">
        <w:t>patient</w:t>
      </w:r>
      <w:r w:rsidR="004F6791" w:rsidRPr="00D71899">
        <w:t xml:space="preserve"> may use to decrease the intensity of awareness and contact. For example, </w:t>
      </w:r>
      <w:r w:rsidR="00E30B96" w:rsidRPr="00D71899">
        <w:t>patient</w:t>
      </w:r>
      <w:r w:rsidR="004F6791" w:rsidRPr="00D71899">
        <w:t xml:space="preserve">s may </w:t>
      </w:r>
      <w:r w:rsidR="004F6791" w:rsidRPr="00D71899">
        <w:lastRenderedPageBreak/>
        <w:t xml:space="preserve">use questions rather than statements to keep themselves safe or use pronouns such as “it” or “you” to deflect the intensity of feelings. When using the language of responsibility, the therapist asks the </w:t>
      </w:r>
      <w:r w:rsidR="00E30B96" w:rsidRPr="00D71899">
        <w:t>patient</w:t>
      </w:r>
      <w:r w:rsidR="004F6791" w:rsidRPr="00D71899">
        <w:t xml:space="preserve"> to put a question into a statement or use a </w:t>
      </w:r>
      <w:r w:rsidR="004665C7" w:rsidRPr="00D71899">
        <w:t>first-person</w:t>
      </w:r>
      <w:r w:rsidR="004F6791" w:rsidRPr="00D71899">
        <w:t xml:space="preserve"> pronoun to heighten awareness.</w:t>
      </w:r>
    </w:p>
    <w:p w14:paraId="0DC41D78" w14:textId="3461C271" w:rsidR="00C927CB" w:rsidRPr="00D71899" w:rsidRDefault="00E30B96" w:rsidP="00317DBF">
      <w:pPr>
        <w:pStyle w:val="UL-FL2"/>
      </w:pPr>
      <w:r w:rsidRPr="00D71899">
        <w:rPr>
          <w:rStyle w:val="bold"/>
          <w:sz w:val="22"/>
        </w:rPr>
        <w:t>Patient</w:t>
      </w:r>
      <w:r w:rsidR="004F6791" w:rsidRPr="00D71899">
        <w:rPr>
          <w:rStyle w:val="bold"/>
          <w:sz w:val="22"/>
        </w:rPr>
        <w:t>:</w:t>
      </w:r>
      <w:r w:rsidR="0078166A" w:rsidRPr="00D71899">
        <w:rPr>
          <w:rStyle w:val="bold"/>
          <w:sz w:val="22"/>
        </w:rPr>
        <w:t xml:space="preserve"> </w:t>
      </w:r>
      <w:r w:rsidR="004F6791" w:rsidRPr="00D71899">
        <w:t>It is so difficult to find a partner.</w:t>
      </w:r>
    </w:p>
    <w:p w14:paraId="37AB4C27" w14:textId="4DD29B9D" w:rsidR="00C927CB" w:rsidRPr="00D71899" w:rsidRDefault="004F6791" w:rsidP="00317DBF">
      <w:pPr>
        <w:pStyle w:val="UL-FL2"/>
      </w:pPr>
      <w:r w:rsidRPr="00D71899">
        <w:rPr>
          <w:rStyle w:val="bold"/>
          <w:sz w:val="22"/>
        </w:rPr>
        <w:t>APPN:</w:t>
      </w:r>
      <w:r w:rsidR="0078166A" w:rsidRPr="00D71899">
        <w:rPr>
          <w:rStyle w:val="bold"/>
          <w:sz w:val="22"/>
        </w:rPr>
        <w:t xml:space="preserve"> </w:t>
      </w:r>
      <w:r w:rsidRPr="00D71899">
        <w:t>Would you be willing to say, “I am finding it so difficult to find a partner”?</w:t>
      </w:r>
    </w:p>
    <w:p w14:paraId="4195398D" w14:textId="25737630" w:rsidR="00C927CB" w:rsidRPr="00D71899" w:rsidRDefault="0065130C" w:rsidP="00C231D0">
      <w:pPr>
        <w:pStyle w:val="BulletList1"/>
      </w:pPr>
      <w:r w:rsidRPr="00D71899">
        <w:t>•</w:t>
      </w:r>
      <w:r w:rsidRPr="00D71899">
        <w:tab/>
      </w:r>
      <w:proofErr w:type="spellStart"/>
      <w:r w:rsidR="004F6791" w:rsidRPr="00D71899">
        <w:rPr>
          <w:rStyle w:val="bold"/>
          <w:rFonts w:cs="Times New Roman"/>
          <w:color w:val="auto"/>
          <w:sz w:val="22"/>
          <w:szCs w:val="22"/>
        </w:rPr>
        <w:t>Dreamwork</w:t>
      </w:r>
      <w:proofErr w:type="spellEnd"/>
      <w:r w:rsidR="004F6791" w:rsidRPr="00D71899">
        <w:rPr>
          <w:rStyle w:val="bold"/>
          <w:rFonts w:cs="Times New Roman"/>
          <w:color w:val="auto"/>
          <w:sz w:val="22"/>
          <w:szCs w:val="22"/>
        </w:rPr>
        <w:t>.</w:t>
      </w:r>
      <w:r w:rsidR="004F6791" w:rsidRPr="00D71899">
        <w:t xml:space="preserve"> In Gestalt therapy, working with dreams is a common intervention. The characters and objects in the dreams are viewed as projections of disowned parts of self that need to be reintegrated. When working with dreams, the therapist has the </w:t>
      </w:r>
      <w:r w:rsidR="00E30B96" w:rsidRPr="00D71899">
        <w:t>patient</w:t>
      </w:r>
      <w:r w:rsidR="004F6791" w:rsidRPr="00D71899">
        <w:t xml:space="preserve"> assume all parts of the dream and tell the dream as if it were happening in the here and now, using present tense rather than past tense (</w:t>
      </w:r>
      <w:proofErr w:type="spellStart"/>
      <w:customXmlInsRangeStart w:id="200" w:author="AQ" w:date="2025-08-03T08:56:00Z"/>
      <w:sdt>
        <w:sdtPr>
          <w:alias w:val="BibCitation"/>
          <w:tag w:val="BibRef70"/>
          <w:id w:val="138390903"/>
          <w:placeholder>
            <w:docPart w:val="DefaultPlaceholder_1082065158"/>
          </w:placeholder>
        </w:sdtPr>
        <w:sdtEndPr/>
        <w:sdtContent>
          <w:customXmlInsRangeEnd w:id="200"/>
          <w:customXmlInsRangeStart w:id="201" w:author="AQ" w:date="2025-08-03T08:56:00Z"/>
          <w:sdt>
            <w:sdtPr>
              <w:alias w:val="BibCitation"/>
              <w:tag w:val="BibRef70"/>
              <w:id w:val="-1290587578"/>
              <w:placeholder>
                <w:docPart w:val="DefaultPlaceholder_1082065158"/>
              </w:placeholder>
            </w:sdtPr>
            <w:sdtEndPr>
              <w:rPr>
                <w:highlight w:val="green"/>
              </w:rPr>
            </w:sdtEndPr>
            <w:sdtContent>
              <w:customXmlInsRangeEnd w:id="201"/>
              <w:r w:rsidR="004F6791" w:rsidRPr="0099569C">
                <w:rPr>
                  <w:highlight w:val="green"/>
                  <w:rPrChange w:id="202" w:author="AQ" w:date="2025-08-03T08:56:00Z">
                    <w:rPr>
                      <w:rFonts w:cs="Times New Roman"/>
                      <w:color w:val="auto"/>
                      <w:sz w:val="22"/>
                      <w:szCs w:val="22"/>
                    </w:rPr>
                  </w:rPrChange>
                </w:rPr>
                <w:t>Perls</w:t>
              </w:r>
              <w:proofErr w:type="spellEnd"/>
              <w:r w:rsidR="004F6791" w:rsidRPr="0099569C">
                <w:rPr>
                  <w:highlight w:val="green"/>
                  <w:rPrChange w:id="203" w:author="AQ" w:date="2025-08-03T08:56:00Z">
                    <w:rPr>
                      <w:rFonts w:cs="Times New Roman"/>
                      <w:color w:val="auto"/>
                      <w:sz w:val="22"/>
                      <w:szCs w:val="22"/>
                    </w:rPr>
                  </w:rPrChange>
                </w:rPr>
                <w:t>, 1969</w:t>
              </w:r>
              <w:customXmlInsRangeStart w:id="204" w:author="AQ" w:date="2025-08-03T08:56:00Z"/>
            </w:sdtContent>
          </w:sdt>
          <w:customXmlInsRangeEnd w:id="204"/>
          <w:customXmlInsRangeStart w:id="205" w:author="AQ" w:date="2025-08-03T08:56:00Z"/>
        </w:sdtContent>
      </w:sdt>
      <w:customXmlInsRangeEnd w:id="205"/>
      <w:r w:rsidR="004F6791" w:rsidRPr="00D71899">
        <w:t>). For example:</w:t>
      </w:r>
    </w:p>
    <w:p w14:paraId="14CDB7B5" w14:textId="6A08B075" w:rsidR="00C927CB" w:rsidRPr="00D71899" w:rsidRDefault="00E30B96" w:rsidP="00317DBF">
      <w:pPr>
        <w:pStyle w:val="UL-FL2"/>
      </w:pPr>
      <w:r w:rsidRPr="00D71899">
        <w:rPr>
          <w:rStyle w:val="bold"/>
          <w:sz w:val="22"/>
        </w:rPr>
        <w:t>Patient</w:t>
      </w:r>
      <w:r w:rsidR="004F6791" w:rsidRPr="00D71899">
        <w:rPr>
          <w:rStyle w:val="bold"/>
          <w:sz w:val="22"/>
        </w:rPr>
        <w:t>:</w:t>
      </w:r>
      <w:r w:rsidR="0078166A" w:rsidRPr="00D71899">
        <w:rPr>
          <w:rStyle w:val="bold"/>
          <w:sz w:val="22"/>
        </w:rPr>
        <w:t xml:space="preserve"> </w:t>
      </w:r>
      <w:r w:rsidR="004F6791" w:rsidRPr="00D71899">
        <w:t>I’d like to recount a dream I had last night. I was climbing a precipitous mountain and felt exhausted. About halfway to the top, the mountain suddenly turned into meatloaf. I became immobilized, unsure if I should continue climbing or stop.</w:t>
      </w:r>
    </w:p>
    <w:p w14:paraId="330D5A4B" w14:textId="5332C411" w:rsidR="00C927CB" w:rsidRPr="00D71899" w:rsidRDefault="004F6791" w:rsidP="00317DBF">
      <w:pPr>
        <w:pStyle w:val="UL-FL2"/>
      </w:pPr>
      <w:r w:rsidRPr="00D71899">
        <w:rPr>
          <w:rStyle w:val="bold"/>
          <w:sz w:val="22"/>
        </w:rPr>
        <w:t>APPN:</w:t>
      </w:r>
      <w:r w:rsidR="0078166A" w:rsidRPr="00D71899">
        <w:rPr>
          <w:rStyle w:val="bold"/>
          <w:sz w:val="22"/>
        </w:rPr>
        <w:t xml:space="preserve"> </w:t>
      </w:r>
      <w:r w:rsidRPr="00D71899">
        <w:t>Can you retell the dream using the present tense—as if the dream was happening right now.</w:t>
      </w:r>
    </w:p>
    <w:p w14:paraId="224DCA49" w14:textId="467CDF63" w:rsidR="00C927CB" w:rsidRPr="00D71899" w:rsidRDefault="00E30B96" w:rsidP="00317DBF">
      <w:pPr>
        <w:pStyle w:val="UL-FL2"/>
      </w:pPr>
      <w:r w:rsidRPr="00D71899">
        <w:rPr>
          <w:rStyle w:val="bold"/>
          <w:sz w:val="22"/>
        </w:rPr>
        <w:t>Patient</w:t>
      </w:r>
      <w:r w:rsidR="004F6791" w:rsidRPr="00D71899">
        <w:rPr>
          <w:rStyle w:val="bold"/>
          <w:sz w:val="22"/>
        </w:rPr>
        <w:t>:</w:t>
      </w:r>
      <w:r w:rsidR="0078166A" w:rsidRPr="00D71899">
        <w:rPr>
          <w:rStyle w:val="bold"/>
          <w:sz w:val="22"/>
        </w:rPr>
        <w:t xml:space="preserve"> </w:t>
      </w:r>
      <w:r w:rsidR="004F6791" w:rsidRPr="00D71899">
        <w:t>Sure. I am climbing a precipitous mountain and I feel exhausted. I am halfway to the top. The mountain has turned into meatloaf. I don’t know what to do. I am immobilized. I don’t know if I should continue climbing or stop.</w:t>
      </w:r>
    </w:p>
    <w:p w14:paraId="1D562099" w14:textId="17CF983D" w:rsidR="00C927CB" w:rsidRPr="00D71899" w:rsidRDefault="004F6791" w:rsidP="00317DBF">
      <w:pPr>
        <w:pStyle w:val="UL-FL2"/>
      </w:pPr>
      <w:r w:rsidRPr="00D71899">
        <w:rPr>
          <w:rStyle w:val="bold"/>
          <w:sz w:val="22"/>
        </w:rPr>
        <w:t>APPN:</w:t>
      </w:r>
      <w:r w:rsidR="0078166A" w:rsidRPr="00D71899">
        <w:rPr>
          <w:rStyle w:val="bold"/>
          <w:sz w:val="22"/>
        </w:rPr>
        <w:t xml:space="preserve"> </w:t>
      </w:r>
      <w:r w:rsidRPr="00D71899">
        <w:t>What are you experiencing now retelling the dream?</w:t>
      </w:r>
    </w:p>
    <w:p w14:paraId="0C2D4B67" w14:textId="33C5B51F" w:rsidR="00C927CB" w:rsidRPr="00D71899" w:rsidRDefault="00E30B96" w:rsidP="00317DBF">
      <w:pPr>
        <w:pStyle w:val="UL-FL2"/>
      </w:pPr>
      <w:r w:rsidRPr="00D71899">
        <w:rPr>
          <w:rStyle w:val="bold"/>
          <w:sz w:val="22"/>
        </w:rPr>
        <w:t>Patient</w:t>
      </w:r>
      <w:r w:rsidR="004F6791" w:rsidRPr="00D71899">
        <w:rPr>
          <w:rStyle w:val="bold"/>
          <w:sz w:val="22"/>
        </w:rPr>
        <w:t>:</w:t>
      </w:r>
      <w:r w:rsidR="0078166A" w:rsidRPr="00D71899">
        <w:rPr>
          <w:rStyle w:val="bold"/>
          <w:sz w:val="22"/>
        </w:rPr>
        <w:t xml:space="preserve"> </w:t>
      </w:r>
      <w:r w:rsidR="004F6791" w:rsidRPr="00D71899">
        <w:t>I am confused.</w:t>
      </w:r>
    </w:p>
    <w:p w14:paraId="40B25C46" w14:textId="717CE2C5" w:rsidR="00C927CB" w:rsidRPr="00D71899" w:rsidRDefault="004F6791" w:rsidP="00317DBF">
      <w:pPr>
        <w:pStyle w:val="UL-FL2"/>
      </w:pPr>
      <w:r w:rsidRPr="00D71899">
        <w:rPr>
          <w:rStyle w:val="bold"/>
          <w:sz w:val="22"/>
        </w:rPr>
        <w:lastRenderedPageBreak/>
        <w:t>APPN:</w:t>
      </w:r>
      <w:r w:rsidR="0078166A" w:rsidRPr="00D71899">
        <w:rPr>
          <w:rStyle w:val="bold"/>
          <w:sz w:val="22"/>
        </w:rPr>
        <w:t xml:space="preserve"> </w:t>
      </w:r>
      <w:r w:rsidRPr="00D71899">
        <w:t xml:space="preserve">Would you be willing to speak as different parts of the dream—the </w:t>
      </w:r>
      <w:r w:rsidR="004665C7" w:rsidRPr="00D71899">
        <w:t>precipitous</w:t>
      </w:r>
      <w:r w:rsidRPr="00D71899">
        <w:t xml:space="preserve"> mountain, the mountain made of meatloaf, yourself?</w:t>
      </w:r>
    </w:p>
    <w:p w14:paraId="158AC991" w14:textId="2C24FC36" w:rsidR="00C927CB" w:rsidRPr="00D71899" w:rsidRDefault="00E30B96" w:rsidP="00317DBF">
      <w:pPr>
        <w:pStyle w:val="UL-FL2"/>
      </w:pPr>
      <w:r w:rsidRPr="00D71899">
        <w:rPr>
          <w:rStyle w:val="bold"/>
          <w:sz w:val="22"/>
        </w:rPr>
        <w:t>Patient</w:t>
      </w:r>
      <w:r w:rsidR="004F6791" w:rsidRPr="00D71899">
        <w:rPr>
          <w:rStyle w:val="bold"/>
          <w:sz w:val="22"/>
        </w:rPr>
        <w:t>:</w:t>
      </w:r>
      <w:r w:rsidR="0078166A" w:rsidRPr="00D71899">
        <w:rPr>
          <w:rStyle w:val="bold"/>
          <w:sz w:val="22"/>
        </w:rPr>
        <w:t xml:space="preserve"> </w:t>
      </w:r>
      <w:r w:rsidR="00AE3B11" w:rsidRPr="00D71899">
        <w:t>A</w:t>
      </w:r>
      <w:r w:rsidR="004F6791" w:rsidRPr="00D71899">
        <w:t>s the meatloaf mountain</w:t>
      </w:r>
      <w:r w:rsidR="00AE3B11" w:rsidRPr="00D71899">
        <w:t xml:space="preserve">, </w:t>
      </w:r>
      <w:r w:rsidR="004F6791" w:rsidRPr="00D71899">
        <w:t xml:space="preserve">I am alive, rich, tasty, vital, </w:t>
      </w:r>
      <w:proofErr w:type="gramStart"/>
      <w:r w:rsidR="004F6791" w:rsidRPr="00D71899">
        <w:t>nourishing</w:t>
      </w:r>
      <w:proofErr w:type="gramEnd"/>
      <w:r w:rsidR="004F6791" w:rsidRPr="00D71899">
        <w:t xml:space="preserve">. </w:t>
      </w:r>
      <w:r w:rsidR="00AE3B11" w:rsidRPr="00D71899">
        <w:t>A</w:t>
      </w:r>
      <w:r w:rsidR="004F6791" w:rsidRPr="00D71899">
        <w:t>s the</w:t>
      </w:r>
      <w:r w:rsidR="004665C7" w:rsidRPr="00D71899">
        <w:t xml:space="preserve"> precipitous</w:t>
      </w:r>
      <w:r w:rsidR="004F6791" w:rsidRPr="00D71899">
        <w:t xml:space="preserve"> mountain</w:t>
      </w:r>
      <w:r w:rsidR="00AE3B11" w:rsidRPr="00D71899">
        <w:t>,</w:t>
      </w:r>
      <w:r w:rsidR="004F6791" w:rsidRPr="00D71899">
        <w:t xml:space="preserve"> I am barren, rocky, lacking vegetation, without much life, and dying.</w:t>
      </w:r>
    </w:p>
    <w:p w14:paraId="086374E1" w14:textId="2A3EEB73" w:rsidR="00C927CB" w:rsidRPr="00D71899" w:rsidRDefault="004F6791" w:rsidP="00E16AAD">
      <w:pPr>
        <w:pStyle w:val="ParaFirstLine-Ind"/>
        <w:ind w:left="245" w:firstLine="0"/>
        <w:jc w:val="left"/>
        <w:rPr>
          <w:rFonts w:cs="Times New Roman"/>
          <w:color w:val="auto"/>
          <w:sz w:val="22"/>
          <w:szCs w:val="22"/>
        </w:rPr>
      </w:pPr>
      <w:r w:rsidRPr="00D71899">
        <w:rPr>
          <w:rFonts w:cs="Times New Roman"/>
          <w:color w:val="auto"/>
          <w:sz w:val="22"/>
          <w:szCs w:val="22"/>
        </w:rPr>
        <w:t xml:space="preserve">As the </w:t>
      </w:r>
      <w:proofErr w:type="spellStart"/>
      <w:r w:rsidRPr="00D71899">
        <w:rPr>
          <w:rFonts w:cs="Times New Roman"/>
          <w:color w:val="auto"/>
          <w:sz w:val="22"/>
          <w:szCs w:val="22"/>
        </w:rPr>
        <w:t>dreamwork</w:t>
      </w:r>
      <w:proofErr w:type="spellEnd"/>
      <w:r w:rsidRPr="00D71899">
        <w:rPr>
          <w:rFonts w:cs="Times New Roman"/>
          <w:color w:val="auto"/>
          <w:sz w:val="22"/>
          <w:szCs w:val="22"/>
        </w:rPr>
        <w:t xml:space="preserve"> continued, the parts of the dream were asked to speak to each other and eventually the </w:t>
      </w:r>
      <w:r w:rsidR="00E30B96" w:rsidRPr="00D71899">
        <w:rPr>
          <w:rFonts w:cs="Times New Roman"/>
          <w:color w:val="auto"/>
          <w:sz w:val="22"/>
          <w:szCs w:val="22"/>
        </w:rPr>
        <w:t>patient</w:t>
      </w:r>
      <w:r w:rsidRPr="00D71899">
        <w:rPr>
          <w:rFonts w:cs="Times New Roman"/>
          <w:color w:val="auto"/>
          <w:sz w:val="22"/>
          <w:szCs w:val="22"/>
        </w:rPr>
        <w:t xml:space="preserve"> became very tearful, realizing that the dream represented her struggle between her inauthentic desire to live a life of sheer ambition and her authentic desire to live a more balanced, nourishing, and fulfilling life. The </w:t>
      </w:r>
      <w:r w:rsidR="00E30B96" w:rsidRPr="00D71899">
        <w:rPr>
          <w:rFonts w:cs="Times New Roman"/>
          <w:color w:val="auto"/>
          <w:sz w:val="22"/>
          <w:szCs w:val="22"/>
        </w:rPr>
        <w:t>patient</w:t>
      </w:r>
      <w:r w:rsidRPr="00D71899">
        <w:rPr>
          <w:rFonts w:cs="Times New Roman"/>
          <w:color w:val="auto"/>
          <w:sz w:val="22"/>
          <w:szCs w:val="22"/>
        </w:rPr>
        <w:t xml:space="preserve"> was eventually able to create a new ending for the dream whe</w:t>
      </w:r>
      <w:r w:rsidR="00AE3B11" w:rsidRPr="00D71899">
        <w:rPr>
          <w:rFonts w:cs="Times New Roman"/>
          <w:color w:val="auto"/>
          <w:sz w:val="22"/>
          <w:szCs w:val="22"/>
        </w:rPr>
        <w:t>n</w:t>
      </w:r>
      <w:r w:rsidRPr="00D71899">
        <w:rPr>
          <w:rFonts w:cs="Times New Roman"/>
          <w:color w:val="auto"/>
          <w:sz w:val="22"/>
          <w:szCs w:val="22"/>
        </w:rPr>
        <w:t xml:space="preserve"> she stopped climbing the mountain</w:t>
      </w:r>
      <w:r w:rsidR="003E77C6" w:rsidRPr="00D71899">
        <w:rPr>
          <w:rFonts w:cs="Times New Roman"/>
          <w:color w:val="auto"/>
          <w:sz w:val="22"/>
          <w:szCs w:val="22"/>
        </w:rPr>
        <w:t xml:space="preserve"> and began </w:t>
      </w:r>
      <w:r w:rsidR="00AE3B11" w:rsidRPr="00D71899">
        <w:rPr>
          <w:rFonts w:cs="Times New Roman"/>
          <w:color w:val="auto"/>
          <w:sz w:val="22"/>
          <w:szCs w:val="22"/>
        </w:rPr>
        <w:t>savoring her life.</w:t>
      </w:r>
    </w:p>
    <w:p w14:paraId="6A878DDD" w14:textId="19B3D546"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 xml:space="preserve">These are merely a few examples of the many types of experiments used in Gestalt therapy. Gestalt therapists pay close attention to the </w:t>
      </w:r>
      <w:r w:rsidR="00E30B96" w:rsidRPr="00D71899">
        <w:rPr>
          <w:rFonts w:cs="Times New Roman"/>
          <w:color w:val="auto"/>
          <w:sz w:val="22"/>
          <w:szCs w:val="22"/>
        </w:rPr>
        <w:t>patient</w:t>
      </w:r>
      <w:r w:rsidRPr="00D71899">
        <w:rPr>
          <w:rFonts w:cs="Times New Roman"/>
          <w:color w:val="auto"/>
          <w:sz w:val="22"/>
          <w:szCs w:val="22"/>
        </w:rPr>
        <w:t xml:space="preserve">’s process and create experiments based on the </w:t>
      </w:r>
      <w:r w:rsidR="00E30B96" w:rsidRPr="00D71899">
        <w:rPr>
          <w:rFonts w:cs="Times New Roman"/>
          <w:color w:val="auto"/>
          <w:sz w:val="22"/>
          <w:szCs w:val="22"/>
        </w:rPr>
        <w:t>patient</w:t>
      </w:r>
      <w:r w:rsidRPr="00D71899">
        <w:rPr>
          <w:rFonts w:cs="Times New Roman"/>
          <w:color w:val="auto"/>
          <w:sz w:val="22"/>
          <w:szCs w:val="22"/>
        </w:rPr>
        <w:t>’s needs that emerge moment to moment during the session (</w:t>
      </w:r>
      <w:customXmlInsRangeStart w:id="206" w:author="AQ" w:date="2025-08-03T08:56:00Z"/>
      <w:sdt>
        <w:sdtPr>
          <w:rPr>
            <w:rFonts w:cs="Times New Roman"/>
            <w:color w:val="auto"/>
            <w:sz w:val="22"/>
            <w:szCs w:val="22"/>
          </w:rPr>
          <w:alias w:val="BibCitation"/>
          <w:tag w:val="BibRef55"/>
          <w:id w:val="1175619378"/>
          <w:placeholder>
            <w:docPart w:val="DefaultPlaceholder_1082065158"/>
          </w:placeholder>
        </w:sdtPr>
        <w:sdtEndPr/>
        <w:sdtContent>
          <w:customXmlInsRangeEnd w:id="206"/>
          <w:r w:rsidRPr="0099569C">
            <w:rPr>
              <w:rFonts w:cs="Times New Roman"/>
              <w:color w:val="auto"/>
              <w:sz w:val="22"/>
              <w:szCs w:val="22"/>
              <w:highlight w:val="green"/>
              <w:rPrChange w:id="207" w:author="AQ" w:date="2025-08-03T08:56:00Z">
                <w:rPr>
                  <w:rFonts w:cs="Times New Roman"/>
                  <w:color w:val="auto"/>
                  <w:sz w:val="22"/>
                  <w:szCs w:val="22"/>
                </w:rPr>
              </w:rPrChange>
            </w:rPr>
            <w:t>Knight, 1996</w:t>
          </w:r>
          <w:customXmlInsRangeStart w:id="208" w:author="AQ" w:date="2025-08-03T08:56:00Z"/>
        </w:sdtContent>
      </w:sdt>
      <w:customXmlInsRangeEnd w:id="208"/>
      <w:r w:rsidRPr="00D71899">
        <w:rPr>
          <w:rFonts w:cs="Times New Roman"/>
          <w:color w:val="auto"/>
          <w:sz w:val="22"/>
          <w:szCs w:val="22"/>
        </w:rPr>
        <w:t>).</w:t>
      </w:r>
    </w:p>
    <w:p w14:paraId="6D5A44FA" w14:textId="19FF2E11" w:rsidR="00C927CB" w:rsidRPr="00E16AAD" w:rsidRDefault="00E16AAD" w:rsidP="00D71899">
      <w:pPr>
        <w:pStyle w:val="Head1"/>
        <w:spacing w:before="0" w:after="0" w:line="480" w:lineRule="auto"/>
        <w:rPr>
          <w:rFonts w:cs="Times New Roman"/>
          <w:color w:val="auto"/>
          <w:szCs w:val="22"/>
        </w:rPr>
      </w:pPr>
      <w:r w:rsidRPr="00E16AAD">
        <w:rPr>
          <w:rFonts w:cs="Times New Roman"/>
          <w:color w:val="auto"/>
          <w:szCs w:val="22"/>
        </w:rPr>
        <w:t>&lt;H1&gt;</w:t>
      </w:r>
      <w:r w:rsidR="004F6791" w:rsidRPr="00E16AAD">
        <w:rPr>
          <w:rFonts w:cs="Times New Roman"/>
          <w:color w:val="auto"/>
          <w:szCs w:val="22"/>
        </w:rPr>
        <w:t>EXISTENTIAL PSYCHOTHERAPY</w:t>
      </w:r>
    </w:p>
    <w:p w14:paraId="35AD5C1A" w14:textId="58CC2203" w:rsidR="00C927CB" w:rsidRPr="00D71899" w:rsidRDefault="002A1C67" w:rsidP="00D71899">
      <w:pPr>
        <w:pStyle w:val="Para-FL"/>
        <w:jc w:val="left"/>
        <w:rPr>
          <w:rFonts w:cs="Times New Roman"/>
          <w:color w:val="auto"/>
          <w:sz w:val="22"/>
          <w:szCs w:val="22"/>
        </w:rPr>
      </w:pPr>
      <w:r w:rsidRPr="00D71899">
        <w:rPr>
          <w:rFonts w:cs="Times New Roman"/>
          <w:color w:val="auto"/>
          <w:sz w:val="22"/>
          <w:szCs w:val="22"/>
        </w:rPr>
        <w:t>Many</w:t>
      </w:r>
      <w:r w:rsidR="004F6791" w:rsidRPr="00D71899">
        <w:rPr>
          <w:rFonts w:cs="Times New Roman"/>
          <w:color w:val="auto"/>
          <w:sz w:val="22"/>
          <w:szCs w:val="22"/>
        </w:rPr>
        <w:t xml:space="preserve"> people helped shape the existential psychotherapy movement, Rollo May (1909–1994), Victor </w:t>
      </w:r>
      <w:proofErr w:type="spellStart"/>
      <w:r w:rsidR="004F6791" w:rsidRPr="00D71899">
        <w:rPr>
          <w:rFonts w:cs="Times New Roman"/>
          <w:color w:val="auto"/>
          <w:sz w:val="22"/>
          <w:szCs w:val="22"/>
        </w:rPr>
        <w:t>Frankl</w:t>
      </w:r>
      <w:proofErr w:type="spellEnd"/>
      <w:r w:rsidR="004F6791" w:rsidRPr="00D71899">
        <w:rPr>
          <w:rFonts w:cs="Times New Roman"/>
          <w:color w:val="auto"/>
          <w:sz w:val="22"/>
          <w:szCs w:val="22"/>
        </w:rPr>
        <w:t xml:space="preserve"> (1905–1997), and Jim </w:t>
      </w:r>
      <w:proofErr w:type="spellStart"/>
      <w:r w:rsidR="004F6791" w:rsidRPr="00D71899">
        <w:rPr>
          <w:rFonts w:cs="Times New Roman"/>
          <w:color w:val="auto"/>
          <w:sz w:val="22"/>
          <w:szCs w:val="22"/>
        </w:rPr>
        <w:t>Bugental</w:t>
      </w:r>
      <w:proofErr w:type="spellEnd"/>
      <w:r w:rsidR="004F6791" w:rsidRPr="00D71899">
        <w:rPr>
          <w:rFonts w:cs="Times New Roman"/>
          <w:color w:val="auto"/>
          <w:sz w:val="22"/>
          <w:szCs w:val="22"/>
        </w:rPr>
        <w:t xml:space="preserve"> (1915–2008) were the leaders who played an early role in developing and promoting existential psychotherapy, while Irving </w:t>
      </w:r>
      <w:proofErr w:type="spellStart"/>
      <w:r w:rsidR="004F6791" w:rsidRPr="00D71899">
        <w:rPr>
          <w:rFonts w:cs="Times New Roman"/>
          <w:color w:val="auto"/>
          <w:sz w:val="22"/>
          <w:szCs w:val="22"/>
        </w:rPr>
        <w:t>Yalom</w:t>
      </w:r>
      <w:proofErr w:type="spellEnd"/>
      <w:r w:rsidR="004F6791" w:rsidRPr="00D71899">
        <w:rPr>
          <w:rFonts w:cs="Times New Roman"/>
          <w:color w:val="auto"/>
          <w:sz w:val="22"/>
          <w:szCs w:val="22"/>
        </w:rPr>
        <w:t xml:space="preserve"> (b. 1931) and Kirk Schneider (b. 1956) are the contemporary leaders involved in further developing this approach.</w:t>
      </w:r>
    </w:p>
    <w:p w14:paraId="56B316D4" w14:textId="5AAEB671"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 xml:space="preserve">Rollo May, a psychologist often referred to as the father of American existential psychology, was concerned with the importance of anxiety for self-growth as well as themes of freedom and responsibility. Victor </w:t>
      </w:r>
      <w:proofErr w:type="spellStart"/>
      <w:r w:rsidRPr="00D71899">
        <w:rPr>
          <w:rFonts w:cs="Times New Roman"/>
          <w:color w:val="auto"/>
          <w:sz w:val="22"/>
          <w:szCs w:val="22"/>
        </w:rPr>
        <w:t>Frankl</w:t>
      </w:r>
      <w:proofErr w:type="spellEnd"/>
      <w:r w:rsidRPr="00D71899">
        <w:rPr>
          <w:rFonts w:cs="Times New Roman"/>
          <w:color w:val="auto"/>
          <w:sz w:val="22"/>
          <w:szCs w:val="22"/>
        </w:rPr>
        <w:t xml:space="preserve">, a physician and philosopher sent to a concentration camp when Hitler came to power, wrote </w:t>
      </w:r>
      <w:r w:rsidRPr="00D71899">
        <w:rPr>
          <w:rStyle w:val="italic"/>
          <w:rFonts w:cs="Times New Roman"/>
          <w:color w:val="auto"/>
          <w:sz w:val="22"/>
          <w:szCs w:val="22"/>
        </w:rPr>
        <w:t xml:space="preserve">Man’s Search for </w:t>
      </w:r>
      <w:proofErr w:type="gramStart"/>
      <w:r w:rsidRPr="00D71899">
        <w:rPr>
          <w:rStyle w:val="italic"/>
          <w:rFonts w:cs="Times New Roman"/>
          <w:color w:val="auto"/>
          <w:sz w:val="22"/>
          <w:szCs w:val="22"/>
        </w:rPr>
        <w:t>Meaning</w:t>
      </w:r>
      <w:proofErr w:type="gramEnd"/>
      <w:r w:rsidRPr="00D71899">
        <w:rPr>
          <w:rFonts w:cs="Times New Roman"/>
          <w:color w:val="auto"/>
          <w:sz w:val="22"/>
          <w:szCs w:val="22"/>
        </w:rPr>
        <w:t xml:space="preserve"> (</w:t>
      </w:r>
      <w:r w:rsidRPr="002F38A4">
        <w:rPr>
          <w:rStyle w:val="citebib"/>
        </w:rPr>
        <w:t>1963</w:t>
      </w:r>
      <w:r w:rsidRPr="00D71899">
        <w:rPr>
          <w:rFonts w:cs="Times New Roman"/>
          <w:color w:val="auto"/>
          <w:sz w:val="22"/>
          <w:szCs w:val="22"/>
        </w:rPr>
        <w:t xml:space="preserve">) based on his experiences. </w:t>
      </w:r>
      <w:proofErr w:type="spellStart"/>
      <w:r w:rsidRPr="00D71899">
        <w:rPr>
          <w:rFonts w:cs="Times New Roman"/>
          <w:color w:val="auto"/>
          <w:sz w:val="22"/>
          <w:szCs w:val="22"/>
        </w:rPr>
        <w:t>Yalom’s</w:t>
      </w:r>
      <w:proofErr w:type="spellEnd"/>
      <w:r w:rsidRPr="00D71899">
        <w:rPr>
          <w:rFonts w:cs="Times New Roman"/>
          <w:color w:val="auto"/>
          <w:sz w:val="22"/>
          <w:szCs w:val="22"/>
        </w:rPr>
        <w:t xml:space="preserve"> existential application to group therapy, seen in his widely used and respected text </w:t>
      </w:r>
      <w:r w:rsidRPr="00D71899">
        <w:rPr>
          <w:rStyle w:val="italic"/>
          <w:rFonts w:cs="Times New Roman"/>
          <w:color w:val="auto"/>
          <w:sz w:val="22"/>
          <w:szCs w:val="22"/>
        </w:rPr>
        <w:t>Theory and Practice of Group Psychotherapy</w:t>
      </w:r>
      <w:r w:rsidRPr="00D71899">
        <w:rPr>
          <w:rFonts w:cs="Times New Roman"/>
          <w:color w:val="auto"/>
          <w:sz w:val="22"/>
          <w:szCs w:val="22"/>
        </w:rPr>
        <w:t xml:space="preserve"> (</w:t>
      </w:r>
      <w:proofErr w:type="spellStart"/>
      <w:customXmlInsRangeStart w:id="209" w:author="AQ" w:date="2025-08-03T08:58:00Z"/>
      <w:sdt>
        <w:sdtPr>
          <w:rPr>
            <w:rFonts w:cs="Times New Roman"/>
            <w:color w:val="auto"/>
            <w:sz w:val="22"/>
            <w:szCs w:val="22"/>
          </w:rPr>
          <w:alias w:val="BibCitation"/>
          <w:tag w:val="BibRef105"/>
          <w:id w:val="-147672015"/>
          <w:placeholder>
            <w:docPart w:val="DefaultPlaceholder_1082065158"/>
          </w:placeholder>
        </w:sdtPr>
        <w:sdtEndPr>
          <w:rPr>
            <w:rStyle w:val="AQ"/>
            <w:u w:val="thick" w:color="000000"/>
          </w:rPr>
        </w:sdtEndPr>
        <w:sdtContent>
          <w:customXmlInsRangeEnd w:id="209"/>
          <w:r w:rsidRPr="0099569C">
            <w:rPr>
              <w:rFonts w:cs="Times New Roman"/>
              <w:color w:val="auto"/>
              <w:sz w:val="22"/>
              <w:szCs w:val="22"/>
              <w:highlight w:val="green"/>
              <w:rPrChange w:id="210" w:author="AQ" w:date="2025-08-03T08:58:00Z">
                <w:rPr>
                  <w:rFonts w:cs="Times New Roman"/>
                  <w:color w:val="auto"/>
                  <w:sz w:val="22"/>
                  <w:szCs w:val="22"/>
                </w:rPr>
              </w:rPrChange>
            </w:rPr>
            <w:t>Yalom</w:t>
          </w:r>
          <w:proofErr w:type="spellEnd"/>
          <w:r w:rsidR="0008653D" w:rsidRPr="0099569C">
            <w:rPr>
              <w:rFonts w:cs="Times New Roman"/>
              <w:color w:val="auto"/>
              <w:sz w:val="22"/>
              <w:szCs w:val="22"/>
              <w:highlight w:val="green"/>
              <w:rPrChange w:id="211" w:author="AQ" w:date="2025-08-03T08:58:00Z">
                <w:rPr>
                  <w:rFonts w:cs="Times New Roman"/>
                  <w:color w:val="auto"/>
                  <w:sz w:val="22"/>
                  <w:szCs w:val="22"/>
                </w:rPr>
              </w:rPrChange>
            </w:rPr>
            <w:t xml:space="preserve"> &amp; </w:t>
          </w:r>
          <w:proofErr w:type="spellStart"/>
          <w:r w:rsidR="0008653D" w:rsidRPr="0099569C">
            <w:rPr>
              <w:rStyle w:val="AQ"/>
              <w:rFonts w:cs="Times New Roman"/>
              <w:color w:val="auto"/>
              <w:sz w:val="22"/>
              <w:szCs w:val="22"/>
              <w:highlight w:val="green"/>
              <w:u w:val="none"/>
              <w:rPrChange w:id="212" w:author="AQ" w:date="2025-08-03T08:58:00Z">
                <w:rPr>
                  <w:rStyle w:val="AQ"/>
                  <w:rFonts w:cs="Times New Roman"/>
                  <w:color w:val="auto"/>
                  <w:sz w:val="22"/>
                  <w:szCs w:val="22"/>
                  <w:u w:val="none"/>
                </w:rPr>
              </w:rPrChange>
            </w:rPr>
            <w:t>Leszcz</w:t>
          </w:r>
          <w:proofErr w:type="spellEnd"/>
          <w:r w:rsidR="0008653D" w:rsidRPr="0099569C">
            <w:rPr>
              <w:rStyle w:val="AQ"/>
              <w:rFonts w:cs="Times New Roman"/>
              <w:color w:val="auto"/>
              <w:sz w:val="22"/>
              <w:szCs w:val="22"/>
              <w:highlight w:val="green"/>
              <w:u w:val="none"/>
              <w:rPrChange w:id="213" w:author="AQ" w:date="2025-08-03T08:58:00Z">
                <w:rPr>
                  <w:rStyle w:val="AQ"/>
                  <w:rFonts w:cs="Times New Roman"/>
                  <w:color w:val="auto"/>
                  <w:sz w:val="22"/>
                  <w:szCs w:val="22"/>
                  <w:u w:val="none"/>
                </w:rPr>
              </w:rPrChange>
            </w:rPr>
            <w:t>, 2020</w:t>
          </w:r>
          <w:customXmlInsRangeStart w:id="214" w:author="AQ" w:date="2025-08-03T08:58:00Z"/>
        </w:sdtContent>
      </w:sdt>
      <w:customXmlInsRangeEnd w:id="214"/>
      <w:r w:rsidR="0008653D" w:rsidRPr="00D71899">
        <w:rPr>
          <w:rStyle w:val="AQ"/>
          <w:rFonts w:cs="Times New Roman"/>
          <w:color w:val="auto"/>
          <w:sz w:val="22"/>
          <w:szCs w:val="22"/>
          <w:u w:val="none"/>
        </w:rPr>
        <w:t>)</w:t>
      </w:r>
      <w:r w:rsidRPr="00D71899">
        <w:rPr>
          <w:rFonts w:cs="Times New Roman"/>
          <w:color w:val="auto"/>
          <w:sz w:val="22"/>
          <w:szCs w:val="22"/>
        </w:rPr>
        <w:t xml:space="preserve">, has solidified a continued place for existential therapy in the group therapy modality. </w:t>
      </w:r>
    </w:p>
    <w:p w14:paraId="2F7FA480" w14:textId="20F0746D"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 xml:space="preserve">Existential psychotherapy, a philosophical approach to psychotherapy, addresses the large, universal themes of life. These themes, considered to be the </w:t>
      </w:r>
      <w:r w:rsidRPr="00D71899">
        <w:rPr>
          <w:rStyle w:val="italic"/>
          <w:rFonts w:cs="Times New Roman"/>
          <w:color w:val="auto"/>
          <w:sz w:val="22"/>
          <w:szCs w:val="22"/>
        </w:rPr>
        <w:t>givens of existence</w:t>
      </w:r>
      <w:r w:rsidRPr="00D71899">
        <w:rPr>
          <w:rFonts w:cs="Times New Roman"/>
          <w:color w:val="auto"/>
          <w:sz w:val="22"/>
          <w:szCs w:val="22"/>
        </w:rPr>
        <w:t xml:space="preserve">, are frequently found not only in </w:t>
      </w:r>
      <w:r w:rsidRPr="00D71899">
        <w:rPr>
          <w:rFonts w:cs="Times New Roman"/>
          <w:color w:val="auto"/>
          <w:sz w:val="22"/>
          <w:szCs w:val="22"/>
        </w:rPr>
        <w:lastRenderedPageBreak/>
        <w:t xml:space="preserve">psychotherapy but are written about in great novels. </w:t>
      </w:r>
      <w:r w:rsidR="002A1C67" w:rsidRPr="00D71899">
        <w:rPr>
          <w:rFonts w:cs="Times New Roman"/>
          <w:color w:val="auto"/>
          <w:sz w:val="22"/>
          <w:szCs w:val="22"/>
        </w:rPr>
        <w:t>Th</w:t>
      </w:r>
      <w:r w:rsidRPr="00D71899">
        <w:rPr>
          <w:rFonts w:cs="Times New Roman"/>
          <w:color w:val="auto"/>
          <w:sz w:val="22"/>
          <w:szCs w:val="22"/>
        </w:rPr>
        <w:t>e themes of death, choice, and freedom as well as others create a focus for existential psychotherapy.</w:t>
      </w:r>
    </w:p>
    <w:p w14:paraId="4ED6820A" w14:textId="06AFA9E4" w:rsidR="00C927CB" w:rsidRPr="00D71899" w:rsidRDefault="00E16AAD" w:rsidP="0065130C">
      <w:pPr>
        <w:pStyle w:val="Head2"/>
        <w:rPr>
          <w:rFonts w:cs="Times New Roman"/>
          <w:color w:val="auto"/>
          <w:spacing w:val="0"/>
        </w:rPr>
      </w:pPr>
      <w:r>
        <w:rPr>
          <w:rFonts w:cs="Times New Roman"/>
          <w:caps w:val="0"/>
          <w:color w:val="auto"/>
          <w:spacing w:val="0"/>
        </w:rPr>
        <w:t>&lt;H2&gt;</w:t>
      </w:r>
      <w:r w:rsidRPr="00D71899">
        <w:rPr>
          <w:rFonts w:cs="Times New Roman"/>
          <w:caps w:val="0"/>
          <w:color w:val="auto"/>
          <w:spacing w:val="0"/>
        </w:rPr>
        <w:t>KEY CONCEPTS</w:t>
      </w:r>
    </w:p>
    <w:p w14:paraId="164794AC" w14:textId="76EEF711"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Existential psychotherapy is centered in resolving life’s existential themes. Dysfunction occurs when existential themes are unresolved and people live a meaningless life. A list of common existential themes can be found in </w:t>
      </w:r>
      <w:r w:rsidRPr="00E16AAD">
        <w:rPr>
          <w:rFonts w:cs="Times New Roman"/>
          <w:b/>
          <w:bCs/>
          <w:color w:val="auto"/>
          <w:sz w:val="22"/>
          <w:szCs w:val="22"/>
        </w:rPr>
        <w:t xml:space="preserve">Box </w:t>
      </w:r>
      <w:r w:rsidR="00E16AAD">
        <w:rPr>
          <w:rFonts w:cs="Times New Roman"/>
          <w:b/>
          <w:bCs/>
          <w:color w:val="auto"/>
          <w:sz w:val="22"/>
          <w:szCs w:val="22"/>
        </w:rPr>
        <w:t>8</w:t>
      </w:r>
      <w:r w:rsidRPr="00E16AAD">
        <w:rPr>
          <w:rFonts w:cs="Times New Roman"/>
          <w:b/>
          <w:bCs/>
          <w:color w:val="auto"/>
          <w:sz w:val="22"/>
          <w:szCs w:val="22"/>
        </w:rPr>
        <w:t>.3</w:t>
      </w:r>
      <w:r w:rsidRPr="00D71899">
        <w:rPr>
          <w:rFonts w:cs="Times New Roman"/>
          <w:color w:val="auto"/>
          <w:sz w:val="22"/>
          <w:szCs w:val="22"/>
        </w:rPr>
        <w:t>, with more detailed descriptions to follow:</w:t>
      </w:r>
    </w:p>
    <w:p w14:paraId="70BEA0CC" w14:textId="34806D51" w:rsidR="00C927CB" w:rsidRPr="00D71899" w:rsidRDefault="00E16AAD" w:rsidP="0065130C">
      <w:pPr>
        <w:pStyle w:val="Head2"/>
        <w:rPr>
          <w:rFonts w:cs="Times New Roman"/>
          <w:color w:val="auto"/>
          <w:spacing w:val="0"/>
        </w:rPr>
      </w:pPr>
      <w:r>
        <w:rPr>
          <w:rFonts w:cs="Times New Roman"/>
          <w:color w:val="auto"/>
          <w:spacing w:val="0"/>
        </w:rPr>
        <w:t>&lt;H2&gt;</w:t>
      </w:r>
      <w:r w:rsidR="004F6791" w:rsidRPr="00D71899">
        <w:rPr>
          <w:rFonts w:cs="Times New Roman"/>
          <w:color w:val="auto"/>
          <w:spacing w:val="0"/>
        </w:rPr>
        <w:t>Goals of Therapy</w:t>
      </w:r>
    </w:p>
    <w:p w14:paraId="5C2B9563" w14:textId="43D977AB"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The goals of existential psychotherapy center on the given themes of existence and helping </w:t>
      </w:r>
      <w:r w:rsidR="00E30B96" w:rsidRPr="00D71899">
        <w:rPr>
          <w:rFonts w:cs="Times New Roman"/>
          <w:color w:val="auto"/>
          <w:sz w:val="22"/>
          <w:szCs w:val="22"/>
        </w:rPr>
        <w:t>patient</w:t>
      </w:r>
      <w:r w:rsidRPr="00D71899">
        <w:rPr>
          <w:rFonts w:cs="Times New Roman"/>
          <w:color w:val="auto"/>
          <w:sz w:val="22"/>
          <w:szCs w:val="22"/>
        </w:rPr>
        <w:t xml:space="preserve">s face the anxieties of life, freely choose their life direction, take responsibility for their choices, and create a meaningful existence. </w:t>
      </w:r>
      <w:r w:rsidR="00E30B96" w:rsidRPr="00D71899">
        <w:rPr>
          <w:rFonts w:cs="Times New Roman"/>
          <w:color w:val="auto"/>
          <w:sz w:val="22"/>
          <w:szCs w:val="22"/>
        </w:rPr>
        <w:t>Patient</w:t>
      </w:r>
      <w:r w:rsidRPr="00D71899">
        <w:rPr>
          <w:rFonts w:cs="Times New Roman"/>
          <w:color w:val="auto"/>
          <w:sz w:val="22"/>
          <w:szCs w:val="22"/>
        </w:rPr>
        <w:t xml:space="preserve">s are encouraged to face the anxieties generated by personal freedom, choice, aloneness, and death. Existential therapy can be viewed as an invitation to help </w:t>
      </w:r>
      <w:r w:rsidR="00E30B96" w:rsidRPr="00D71899">
        <w:rPr>
          <w:rFonts w:cs="Times New Roman"/>
          <w:color w:val="auto"/>
          <w:sz w:val="22"/>
          <w:szCs w:val="22"/>
        </w:rPr>
        <w:t>patient</w:t>
      </w:r>
      <w:r w:rsidRPr="00D71899">
        <w:rPr>
          <w:rFonts w:cs="Times New Roman"/>
          <w:color w:val="auto"/>
          <w:sz w:val="22"/>
          <w:szCs w:val="22"/>
        </w:rPr>
        <w:t>s recognize how they are not living fully authentic lives and make choices that will lead to living life authentically (</w:t>
      </w:r>
      <w:customXmlInsRangeStart w:id="215" w:author="AQ" w:date="2025-08-03T08:56:00Z"/>
      <w:sdt>
        <w:sdtPr>
          <w:rPr>
            <w:rFonts w:cs="Times New Roman"/>
            <w:color w:val="auto"/>
            <w:sz w:val="22"/>
            <w:szCs w:val="22"/>
          </w:rPr>
          <w:alias w:val="BibCitation"/>
          <w:tag w:val="BibRef18"/>
          <w:id w:val="1467470890"/>
          <w:placeholder>
            <w:docPart w:val="DefaultPlaceholder_1082065158"/>
          </w:placeholder>
        </w:sdtPr>
        <w:sdtEndPr/>
        <w:sdtContent>
          <w:customXmlInsRangeEnd w:id="215"/>
          <w:customXmlInsRangeStart w:id="216" w:author="AQ" w:date="2025-08-03T08:56:00Z"/>
          <w:sdt>
            <w:sdtPr>
              <w:rPr>
                <w:rFonts w:cs="Times New Roman"/>
                <w:color w:val="auto"/>
                <w:sz w:val="22"/>
                <w:szCs w:val="22"/>
              </w:rPr>
              <w:alias w:val="BibCitation"/>
              <w:tag w:val="BibRef18"/>
              <w:id w:val="295801786"/>
              <w:placeholder>
                <w:docPart w:val="DefaultPlaceholder_1082065158"/>
              </w:placeholder>
            </w:sdtPr>
            <w:sdtEndPr>
              <w:rPr>
                <w:highlight w:val="green"/>
              </w:rPr>
            </w:sdtEndPr>
            <w:sdtContent>
              <w:customXmlInsRangeEnd w:id="216"/>
              <w:r w:rsidR="002E5054" w:rsidRPr="0099569C">
                <w:rPr>
                  <w:rFonts w:cs="Times New Roman"/>
                  <w:color w:val="auto"/>
                  <w:sz w:val="22"/>
                  <w:szCs w:val="22"/>
                  <w:highlight w:val="green"/>
                  <w:rPrChange w:id="217" w:author="AQ" w:date="2025-08-03T08:56:00Z">
                    <w:rPr>
                      <w:rFonts w:cs="Times New Roman"/>
                      <w:color w:val="auto"/>
                      <w:sz w:val="22"/>
                      <w:szCs w:val="22"/>
                    </w:rPr>
                  </w:rPrChange>
                </w:rPr>
                <w:t>Corey, 2023</w:t>
              </w:r>
              <w:customXmlInsRangeStart w:id="218" w:author="AQ" w:date="2025-08-03T08:56:00Z"/>
            </w:sdtContent>
          </w:sdt>
          <w:customXmlInsRangeEnd w:id="218"/>
          <w:customXmlInsRangeStart w:id="219" w:author="AQ" w:date="2025-08-03T08:56:00Z"/>
        </w:sdtContent>
      </w:sdt>
      <w:customXmlInsRangeEnd w:id="219"/>
      <w:r w:rsidRPr="00D71899">
        <w:rPr>
          <w:rFonts w:cs="Times New Roman"/>
          <w:color w:val="auto"/>
          <w:sz w:val="22"/>
          <w:szCs w:val="22"/>
        </w:rPr>
        <w:t>).</w:t>
      </w:r>
    </w:p>
    <w:p w14:paraId="0F0EEABB" w14:textId="33246D55" w:rsidR="00C927CB" w:rsidRPr="00D71899" w:rsidRDefault="00F60DCA" w:rsidP="0065130C">
      <w:pPr>
        <w:pStyle w:val="Head2"/>
        <w:rPr>
          <w:rFonts w:cs="Times New Roman"/>
          <w:color w:val="auto"/>
          <w:spacing w:val="0"/>
        </w:rPr>
      </w:pPr>
      <w:r>
        <w:rPr>
          <w:rFonts w:cs="Times New Roman"/>
          <w:color w:val="auto"/>
          <w:spacing w:val="0"/>
        </w:rPr>
        <w:t>&lt;H2&gt;</w:t>
      </w:r>
      <w:r w:rsidR="004F6791" w:rsidRPr="00D71899">
        <w:rPr>
          <w:rFonts w:cs="Times New Roman"/>
          <w:color w:val="auto"/>
          <w:spacing w:val="0"/>
        </w:rPr>
        <w:t>Assessment</w:t>
      </w:r>
    </w:p>
    <w:p w14:paraId="4A4FD3C3" w14:textId="5C8A0B4B"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In existential psychotherapy, the emphasis of assessment is on a phenomenological understanding of the subjective world of the </w:t>
      </w:r>
      <w:r w:rsidR="00E30B96" w:rsidRPr="00D71899">
        <w:rPr>
          <w:rFonts w:cs="Times New Roman"/>
          <w:color w:val="auto"/>
          <w:sz w:val="22"/>
          <w:szCs w:val="22"/>
        </w:rPr>
        <w:t>patient</w:t>
      </w:r>
      <w:r w:rsidRPr="00D71899">
        <w:rPr>
          <w:rFonts w:cs="Times New Roman"/>
          <w:color w:val="auto"/>
          <w:sz w:val="22"/>
          <w:szCs w:val="22"/>
        </w:rPr>
        <w:t xml:space="preserve"> rather than employing traditional assessment procedures and diagnostic constructs. Preconceptions are bracketed in order to be present with the immediate experience. The existential psychotherapist is generally not concerned with the </w:t>
      </w:r>
      <w:r w:rsidR="00E30B96" w:rsidRPr="00D71899">
        <w:rPr>
          <w:rFonts w:cs="Times New Roman"/>
          <w:color w:val="auto"/>
          <w:sz w:val="22"/>
          <w:szCs w:val="22"/>
        </w:rPr>
        <w:t>patient</w:t>
      </w:r>
      <w:r w:rsidRPr="00D71899">
        <w:rPr>
          <w:rFonts w:cs="Times New Roman"/>
          <w:color w:val="auto"/>
          <w:sz w:val="22"/>
          <w:szCs w:val="22"/>
        </w:rPr>
        <w:t>’s past; instead, the emphasis is on the choices to be made in the present and future.</w:t>
      </w:r>
    </w:p>
    <w:p w14:paraId="737BB2C8" w14:textId="65F6B6D6"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 xml:space="preserve">The first session is extremely important for building an authentic therapeutic relationship. </w:t>
      </w:r>
      <w:r w:rsidR="00E30B96" w:rsidRPr="00D71899">
        <w:rPr>
          <w:rFonts w:cs="Times New Roman"/>
          <w:color w:val="auto"/>
          <w:sz w:val="22"/>
          <w:szCs w:val="22"/>
        </w:rPr>
        <w:t>Patient</w:t>
      </w:r>
      <w:r w:rsidRPr="00D71899">
        <w:rPr>
          <w:rFonts w:cs="Times New Roman"/>
          <w:color w:val="auto"/>
          <w:sz w:val="22"/>
          <w:szCs w:val="22"/>
        </w:rPr>
        <w:t xml:space="preserve">’s values and assumptions about the world are examined during the assessment. The therapist attempts to understand the </w:t>
      </w:r>
      <w:r w:rsidR="00E30B96" w:rsidRPr="00D71899">
        <w:rPr>
          <w:rFonts w:cs="Times New Roman"/>
          <w:color w:val="auto"/>
          <w:sz w:val="22"/>
          <w:szCs w:val="22"/>
        </w:rPr>
        <w:t>patient</w:t>
      </w:r>
      <w:r w:rsidRPr="00D71899">
        <w:rPr>
          <w:rFonts w:cs="Times New Roman"/>
          <w:color w:val="auto"/>
          <w:sz w:val="22"/>
          <w:szCs w:val="22"/>
        </w:rPr>
        <w:t>’s current life situation, freedom of choice, potential for meaningful change, and expectations for therapy (</w:t>
      </w:r>
      <w:customXmlInsRangeStart w:id="220" w:author="AQ" w:date="2025-08-03T08:56:00Z"/>
      <w:sdt>
        <w:sdtPr>
          <w:rPr>
            <w:rFonts w:cs="Times New Roman"/>
            <w:color w:val="auto"/>
            <w:sz w:val="22"/>
            <w:szCs w:val="22"/>
          </w:rPr>
          <w:alias w:val="BibCitation"/>
          <w:tag w:val="BibRef18"/>
          <w:id w:val="504403992"/>
          <w:placeholder>
            <w:docPart w:val="DefaultPlaceholder_1082065158"/>
          </w:placeholder>
        </w:sdtPr>
        <w:sdtEndPr/>
        <w:sdtContent>
          <w:customXmlInsRangeEnd w:id="220"/>
          <w:customXmlInsRangeStart w:id="221" w:author="AQ" w:date="2025-08-03T08:56:00Z"/>
          <w:sdt>
            <w:sdtPr>
              <w:rPr>
                <w:rFonts w:cs="Times New Roman"/>
                <w:color w:val="auto"/>
                <w:sz w:val="22"/>
                <w:szCs w:val="22"/>
              </w:rPr>
              <w:alias w:val="BibCitation"/>
              <w:tag w:val="BibRef18"/>
              <w:id w:val="-1985918226"/>
              <w:placeholder>
                <w:docPart w:val="DefaultPlaceholder_1082065158"/>
              </w:placeholder>
            </w:sdtPr>
            <w:sdtEndPr>
              <w:rPr>
                <w:highlight w:val="green"/>
              </w:rPr>
            </w:sdtEndPr>
            <w:sdtContent>
              <w:customXmlInsRangeEnd w:id="221"/>
              <w:r w:rsidR="002E5054" w:rsidRPr="0099569C">
                <w:rPr>
                  <w:rFonts w:cs="Times New Roman"/>
                  <w:color w:val="auto"/>
                  <w:sz w:val="22"/>
                  <w:szCs w:val="22"/>
                  <w:highlight w:val="green"/>
                  <w:rPrChange w:id="222" w:author="AQ" w:date="2025-08-03T08:56:00Z">
                    <w:rPr>
                      <w:rFonts w:cs="Times New Roman"/>
                      <w:color w:val="auto"/>
                      <w:sz w:val="22"/>
                      <w:szCs w:val="22"/>
                    </w:rPr>
                  </w:rPrChange>
                </w:rPr>
                <w:t>Corey, 2023</w:t>
              </w:r>
              <w:customXmlInsRangeStart w:id="223" w:author="AQ" w:date="2025-08-03T08:56:00Z"/>
            </w:sdtContent>
          </w:sdt>
          <w:customXmlInsRangeEnd w:id="223"/>
          <w:customXmlInsRangeStart w:id="224" w:author="AQ" w:date="2025-08-03T08:56:00Z"/>
        </w:sdtContent>
      </w:sdt>
      <w:customXmlInsRangeEnd w:id="224"/>
      <w:r w:rsidRPr="00D71899">
        <w:rPr>
          <w:rFonts w:cs="Times New Roman"/>
          <w:color w:val="auto"/>
          <w:sz w:val="22"/>
          <w:szCs w:val="22"/>
        </w:rPr>
        <w:t>).</w:t>
      </w:r>
    </w:p>
    <w:p w14:paraId="6B86A5C7" w14:textId="6334CC3D" w:rsidR="00C927CB" w:rsidRPr="00D71899" w:rsidRDefault="00F60DCA" w:rsidP="0065130C">
      <w:pPr>
        <w:pStyle w:val="Head2"/>
        <w:rPr>
          <w:rFonts w:cs="Times New Roman"/>
          <w:color w:val="auto"/>
          <w:spacing w:val="0"/>
        </w:rPr>
      </w:pPr>
      <w:r>
        <w:rPr>
          <w:rFonts w:cs="Times New Roman"/>
          <w:color w:val="auto"/>
          <w:spacing w:val="0"/>
        </w:rPr>
        <w:t>&lt;H2&gt;</w:t>
      </w:r>
      <w:r w:rsidR="004F6791" w:rsidRPr="00D71899">
        <w:rPr>
          <w:rFonts w:cs="Times New Roman"/>
          <w:color w:val="auto"/>
          <w:spacing w:val="0"/>
        </w:rPr>
        <w:t>Psychotherapy Techniques</w:t>
      </w:r>
    </w:p>
    <w:p w14:paraId="2792BEB4" w14:textId="3FA66BB8"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A fundamental characteristic of existential psychotherapy is that the approach does not identify with a set of </w:t>
      </w:r>
      <w:r w:rsidRPr="00D71899">
        <w:rPr>
          <w:rFonts w:cs="Times New Roman"/>
          <w:color w:val="auto"/>
          <w:sz w:val="22"/>
          <w:szCs w:val="22"/>
        </w:rPr>
        <w:lastRenderedPageBreak/>
        <w:t>specific techniques. Existential therapists have themselves examined and worked through the universal themes of life. Interventions are thus based on an understanding of what it means to be more fully human. The existential psychotherapist is free to draw on techniques from other orientations (</w:t>
      </w:r>
      <w:customXmlInsRangeStart w:id="225" w:author="AQ" w:date="2025-08-03T08:57:00Z"/>
      <w:sdt>
        <w:sdtPr>
          <w:rPr>
            <w:rFonts w:cs="Times New Roman"/>
            <w:color w:val="auto"/>
            <w:sz w:val="22"/>
            <w:szCs w:val="22"/>
          </w:rPr>
          <w:alias w:val="BibCitation"/>
          <w:tag w:val="BibRef84"/>
          <w:id w:val="-587380742"/>
          <w:placeholder>
            <w:docPart w:val="DefaultPlaceholder_1082065158"/>
          </w:placeholder>
        </w:sdtPr>
        <w:sdtEndPr/>
        <w:sdtContent>
          <w:customXmlInsRangeEnd w:id="225"/>
          <w:r w:rsidRPr="0099569C">
            <w:rPr>
              <w:rFonts w:cs="Times New Roman"/>
              <w:color w:val="auto"/>
              <w:sz w:val="22"/>
              <w:szCs w:val="22"/>
              <w:highlight w:val="green"/>
              <w:rPrChange w:id="226" w:author="AQ" w:date="2025-08-03T08:57:00Z">
                <w:rPr>
                  <w:rFonts w:cs="Times New Roman"/>
                  <w:color w:val="auto"/>
                  <w:sz w:val="22"/>
                  <w:szCs w:val="22"/>
                </w:rPr>
              </w:rPrChange>
            </w:rPr>
            <w:t>Schneider, 2008</w:t>
          </w:r>
          <w:customXmlInsRangeStart w:id="227" w:author="AQ" w:date="2025-08-03T08:57:00Z"/>
        </w:sdtContent>
      </w:sdt>
      <w:customXmlInsRangeEnd w:id="227"/>
      <w:r w:rsidRPr="00D71899">
        <w:rPr>
          <w:rFonts w:cs="Times New Roman"/>
          <w:color w:val="auto"/>
          <w:sz w:val="22"/>
          <w:szCs w:val="22"/>
        </w:rPr>
        <w:t>). To follow are some notions related to interventions:</w:t>
      </w:r>
    </w:p>
    <w:p w14:paraId="43AAB929" w14:textId="57204808" w:rsidR="00C927CB" w:rsidRPr="00D71899" w:rsidRDefault="00F60DCA"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Therapeutic Relationship</w:t>
      </w:r>
    </w:p>
    <w:p w14:paraId="078E3576" w14:textId="0F9D876A"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Existential therapy places a high premium on the quality of the therapeutic relationship as a healing agent. It emphasizes an authentic I–Thou encounter between the </w:t>
      </w:r>
      <w:r w:rsidR="00E30B96" w:rsidRPr="00D71899">
        <w:rPr>
          <w:rFonts w:cs="Times New Roman"/>
          <w:color w:val="auto"/>
          <w:sz w:val="22"/>
          <w:szCs w:val="22"/>
        </w:rPr>
        <w:t>patient</w:t>
      </w:r>
      <w:r w:rsidRPr="00D71899">
        <w:rPr>
          <w:rFonts w:cs="Times New Roman"/>
          <w:color w:val="auto"/>
          <w:sz w:val="22"/>
          <w:szCs w:val="22"/>
        </w:rPr>
        <w:t xml:space="preserve"> and therapist. It supports equality in the therapeutic relationship and an encounter characterized by mutuality, authenticity, openness, immediacy, and dialogue. The use of the therapeutic self is the core of therapy; thus, the therapist needs to be mature and have a personal philosophy that is congruent with the theoretical underpinnings associated with the existential psychotherapy approach.</w:t>
      </w:r>
    </w:p>
    <w:p w14:paraId="75A5A1FE" w14:textId="43ED2CAF" w:rsidR="00C927CB" w:rsidRPr="00D71899" w:rsidRDefault="00203D92" w:rsidP="00D71899">
      <w:pPr>
        <w:pStyle w:val="Head3"/>
        <w:spacing w:before="0" w:after="0" w:line="480" w:lineRule="auto"/>
        <w:rPr>
          <w:rFonts w:cs="Times New Roman"/>
          <w:color w:val="auto"/>
          <w:spacing w:val="0"/>
          <w:szCs w:val="22"/>
        </w:rPr>
      </w:pPr>
      <w:r>
        <w:rPr>
          <w:rFonts w:cs="Times New Roman"/>
          <w:color w:val="auto"/>
          <w:spacing w:val="0"/>
          <w:szCs w:val="22"/>
        </w:rPr>
        <w:t>&lt;3&gt;</w:t>
      </w:r>
      <w:r w:rsidR="004F6791" w:rsidRPr="00D71899">
        <w:rPr>
          <w:rFonts w:cs="Times New Roman"/>
          <w:color w:val="auto"/>
          <w:spacing w:val="0"/>
          <w:szCs w:val="22"/>
        </w:rPr>
        <w:t>Presence</w:t>
      </w:r>
    </w:p>
    <w:p w14:paraId="6E447AF7" w14:textId="3383B1B2"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The existential psychotherapist cultivates the quality of presence. Presence is a subjective experience of being here and now in a relationship and intending, at a very deep level, to participate as fully as one is able (</w:t>
      </w:r>
      <w:customXmlInsRangeStart w:id="228" w:author="AQ" w:date="2025-08-03T08:57:00Z"/>
      <w:sdt>
        <w:sdtPr>
          <w:rPr>
            <w:rFonts w:cs="Times New Roman"/>
            <w:color w:val="auto"/>
            <w:sz w:val="22"/>
            <w:szCs w:val="22"/>
          </w:rPr>
          <w:alias w:val="BibCitation"/>
          <w:tag w:val="BibRef84"/>
          <w:id w:val="-1024331698"/>
          <w:placeholder>
            <w:docPart w:val="DefaultPlaceholder_1082065158"/>
          </w:placeholder>
        </w:sdtPr>
        <w:sdtEndPr/>
        <w:sdtContent>
          <w:customXmlInsRangeEnd w:id="228"/>
          <w:r w:rsidRPr="0099569C">
            <w:rPr>
              <w:rFonts w:cs="Times New Roman"/>
              <w:color w:val="auto"/>
              <w:sz w:val="22"/>
              <w:szCs w:val="22"/>
              <w:highlight w:val="green"/>
              <w:rPrChange w:id="229" w:author="AQ" w:date="2025-08-03T08:57:00Z">
                <w:rPr>
                  <w:rFonts w:cs="Times New Roman"/>
                  <w:color w:val="auto"/>
                  <w:sz w:val="22"/>
                  <w:szCs w:val="22"/>
                </w:rPr>
              </w:rPrChange>
            </w:rPr>
            <w:t>Schneider, 2008</w:t>
          </w:r>
          <w:customXmlInsRangeStart w:id="230" w:author="AQ" w:date="2025-08-03T08:57:00Z"/>
        </w:sdtContent>
      </w:sdt>
      <w:customXmlInsRangeEnd w:id="230"/>
      <w:r w:rsidRPr="00D71899">
        <w:rPr>
          <w:rFonts w:cs="Times New Roman"/>
          <w:color w:val="auto"/>
          <w:sz w:val="22"/>
          <w:szCs w:val="22"/>
        </w:rPr>
        <w:t xml:space="preserve">). </w:t>
      </w:r>
      <w:customXmlInsRangeStart w:id="231" w:author="AQ" w:date="2025-08-03T08:55:00Z"/>
      <w:sdt>
        <w:sdtPr>
          <w:rPr>
            <w:rFonts w:cs="Times New Roman"/>
            <w:color w:val="auto"/>
            <w:sz w:val="22"/>
            <w:szCs w:val="22"/>
          </w:rPr>
          <w:alias w:val="BibCitation"/>
          <w:tag w:val="BibRef10"/>
          <w:id w:val="-1591158032"/>
          <w:placeholder>
            <w:docPart w:val="DefaultPlaceholder_1082065158"/>
          </w:placeholder>
        </w:sdtPr>
        <w:sdtEndPr/>
        <w:sdtContent>
          <w:customXmlInsRangeEnd w:id="231"/>
          <w:customXmlInsRangeStart w:id="232" w:author="AQ" w:date="2025-08-03T08:55:00Z"/>
          <w:sdt>
            <w:sdtPr>
              <w:rPr>
                <w:rFonts w:cs="Times New Roman"/>
                <w:color w:val="auto"/>
                <w:sz w:val="22"/>
                <w:szCs w:val="22"/>
              </w:rPr>
              <w:alias w:val="BibCitation"/>
              <w:tag w:val="BibRef10"/>
              <w:id w:val="-847703575"/>
              <w:placeholder>
                <w:docPart w:val="DefaultPlaceholder_1082065158"/>
              </w:placeholder>
            </w:sdtPr>
            <w:sdtEndPr>
              <w:rPr>
                <w:highlight w:val="green"/>
              </w:rPr>
            </w:sdtEndPr>
            <w:sdtContent>
              <w:customXmlInsRangeEnd w:id="232"/>
              <w:proofErr w:type="spellStart"/>
              <w:r w:rsidRPr="0099569C">
                <w:rPr>
                  <w:rFonts w:cs="Times New Roman"/>
                  <w:color w:val="auto"/>
                  <w:sz w:val="22"/>
                  <w:szCs w:val="22"/>
                  <w:highlight w:val="green"/>
                  <w:rPrChange w:id="233" w:author="AQ" w:date="2025-08-03T08:55:00Z">
                    <w:rPr>
                      <w:rFonts w:cs="Times New Roman"/>
                      <w:color w:val="auto"/>
                      <w:sz w:val="22"/>
                      <w:szCs w:val="22"/>
                    </w:rPr>
                  </w:rPrChange>
                </w:rPr>
                <w:t>Bugental</w:t>
              </w:r>
              <w:proofErr w:type="spellEnd"/>
              <w:r w:rsidRPr="0099569C">
                <w:rPr>
                  <w:rFonts w:cs="Times New Roman"/>
                  <w:color w:val="auto"/>
                  <w:sz w:val="22"/>
                  <w:szCs w:val="22"/>
                  <w:highlight w:val="green"/>
                  <w:rPrChange w:id="234" w:author="AQ" w:date="2025-08-03T08:55:00Z">
                    <w:rPr>
                      <w:rFonts w:cs="Times New Roman"/>
                      <w:color w:val="auto"/>
                      <w:sz w:val="22"/>
                      <w:szCs w:val="22"/>
                    </w:rPr>
                  </w:rPrChange>
                </w:rPr>
                <w:t xml:space="preserve"> (1987)</w:t>
              </w:r>
              <w:customXmlInsRangeStart w:id="235" w:author="AQ" w:date="2025-08-03T08:55:00Z"/>
            </w:sdtContent>
          </w:sdt>
          <w:customXmlInsRangeEnd w:id="235"/>
          <w:customXmlInsRangeStart w:id="236" w:author="AQ" w:date="2025-08-03T08:55:00Z"/>
        </w:sdtContent>
      </w:sdt>
      <w:customXmlInsRangeEnd w:id="236"/>
      <w:r w:rsidRPr="00D71899">
        <w:rPr>
          <w:rFonts w:cs="Times New Roman"/>
          <w:color w:val="auto"/>
          <w:sz w:val="22"/>
          <w:szCs w:val="22"/>
        </w:rPr>
        <w:t xml:space="preserve"> wrote that therapists need to maintain full presence to the </w:t>
      </w:r>
      <w:r w:rsidR="00E30B96" w:rsidRPr="00D71899">
        <w:rPr>
          <w:rFonts w:cs="Times New Roman"/>
          <w:color w:val="auto"/>
          <w:sz w:val="22"/>
          <w:szCs w:val="22"/>
        </w:rPr>
        <w:t>patient</w:t>
      </w:r>
      <w:r w:rsidRPr="00D71899">
        <w:rPr>
          <w:rFonts w:cs="Times New Roman"/>
          <w:color w:val="auto"/>
          <w:sz w:val="22"/>
          <w:szCs w:val="22"/>
        </w:rPr>
        <w:t xml:space="preserve">’s experience in the moment and to closely attend to </w:t>
      </w:r>
      <w:r w:rsidR="00E30B96" w:rsidRPr="00D71899">
        <w:rPr>
          <w:rFonts w:cs="Times New Roman"/>
          <w:color w:val="auto"/>
          <w:sz w:val="22"/>
          <w:szCs w:val="22"/>
        </w:rPr>
        <w:t>patient</w:t>
      </w:r>
      <w:r w:rsidRPr="00D71899">
        <w:rPr>
          <w:rFonts w:cs="Times New Roman"/>
          <w:color w:val="auto"/>
          <w:sz w:val="22"/>
          <w:szCs w:val="22"/>
        </w:rPr>
        <w:t xml:space="preserve">’s immediate inner flow of experience. “Be there!” and “Insist that the </w:t>
      </w:r>
      <w:r w:rsidR="00E30B96" w:rsidRPr="00D71899">
        <w:rPr>
          <w:rFonts w:cs="Times New Roman"/>
          <w:color w:val="auto"/>
          <w:sz w:val="22"/>
          <w:szCs w:val="22"/>
        </w:rPr>
        <w:t>patient</w:t>
      </w:r>
      <w:r w:rsidRPr="00D71899">
        <w:rPr>
          <w:rFonts w:cs="Times New Roman"/>
          <w:color w:val="auto"/>
          <w:sz w:val="22"/>
          <w:szCs w:val="22"/>
        </w:rPr>
        <w:t xml:space="preserve"> be there!” were well-known mantras of </w:t>
      </w:r>
      <w:proofErr w:type="spellStart"/>
      <w:r w:rsidRPr="00D71899">
        <w:rPr>
          <w:rFonts w:cs="Times New Roman"/>
          <w:color w:val="auto"/>
          <w:sz w:val="22"/>
          <w:szCs w:val="22"/>
        </w:rPr>
        <w:t>Bugental’s</w:t>
      </w:r>
      <w:proofErr w:type="spellEnd"/>
      <w:r w:rsidRPr="00D71899">
        <w:rPr>
          <w:rFonts w:cs="Times New Roman"/>
          <w:color w:val="auto"/>
          <w:sz w:val="22"/>
          <w:szCs w:val="22"/>
        </w:rPr>
        <w:t xml:space="preserve"> existential approach (</w:t>
      </w:r>
      <w:customXmlInsRangeStart w:id="237" w:author="AQ" w:date="2025-08-03T08:57:00Z"/>
      <w:sdt>
        <w:sdtPr>
          <w:rPr>
            <w:rFonts w:cs="Times New Roman"/>
            <w:color w:val="auto"/>
            <w:sz w:val="22"/>
            <w:szCs w:val="22"/>
          </w:rPr>
          <w:alias w:val="BibCitation"/>
          <w:tag w:val="BibRef87"/>
          <w:id w:val="1008710226"/>
          <w:placeholder>
            <w:docPart w:val="DefaultPlaceholder_1082065158"/>
          </w:placeholder>
        </w:sdtPr>
        <w:sdtEndPr/>
        <w:sdtContent>
          <w:customXmlInsRangeEnd w:id="237"/>
          <w:customXmlInsRangeStart w:id="238" w:author="AQ" w:date="2025-08-03T08:57:00Z"/>
          <w:sdt>
            <w:sdtPr>
              <w:rPr>
                <w:rFonts w:cs="Times New Roman"/>
                <w:color w:val="auto"/>
                <w:sz w:val="22"/>
                <w:szCs w:val="22"/>
              </w:rPr>
              <w:alias w:val="BibCitation"/>
              <w:tag w:val="BibRef87"/>
              <w:id w:val="-1131928566"/>
              <w:placeholder>
                <w:docPart w:val="DefaultPlaceholder_1082065158"/>
              </w:placeholder>
            </w:sdtPr>
            <w:sdtEndPr>
              <w:rPr>
                <w:highlight w:val="green"/>
              </w:rPr>
            </w:sdtEndPr>
            <w:sdtContent>
              <w:customXmlInsRangeEnd w:id="238"/>
              <w:r w:rsidRPr="0099569C">
                <w:rPr>
                  <w:rFonts w:cs="Times New Roman"/>
                  <w:color w:val="auto"/>
                  <w:sz w:val="22"/>
                  <w:szCs w:val="22"/>
                  <w:highlight w:val="green"/>
                  <w:rPrChange w:id="239" w:author="AQ" w:date="2025-08-03T08:57:00Z">
                    <w:rPr>
                      <w:rFonts w:cs="Times New Roman"/>
                      <w:color w:val="auto"/>
                      <w:sz w:val="22"/>
                      <w:szCs w:val="22"/>
                    </w:rPr>
                  </w:rPrChange>
                </w:rPr>
                <w:t>Schneider &amp; Greening, 2009</w:t>
              </w:r>
              <w:customXmlInsRangeStart w:id="240" w:author="AQ" w:date="2025-08-03T08:57:00Z"/>
            </w:sdtContent>
          </w:sdt>
          <w:customXmlInsRangeEnd w:id="240"/>
          <w:customXmlInsRangeStart w:id="241" w:author="AQ" w:date="2025-08-03T08:57:00Z"/>
        </w:sdtContent>
      </w:sdt>
      <w:customXmlInsRangeEnd w:id="241"/>
      <w:r w:rsidRPr="00D71899">
        <w:rPr>
          <w:rFonts w:cs="Times New Roman"/>
          <w:color w:val="auto"/>
          <w:sz w:val="22"/>
          <w:szCs w:val="22"/>
        </w:rPr>
        <w:t>).</w:t>
      </w:r>
    </w:p>
    <w:p w14:paraId="542E52EF" w14:textId="4FF1E155" w:rsidR="00C927CB" w:rsidRPr="00D71899" w:rsidRDefault="00203D92"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Experiential Reflection</w:t>
      </w:r>
    </w:p>
    <w:p w14:paraId="103088BF" w14:textId="5B3CDD07"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The existential psychotherapist asks in-depth questions about universal themes in order for </w:t>
      </w:r>
      <w:r w:rsidR="00E30B96" w:rsidRPr="00D71899">
        <w:rPr>
          <w:rFonts w:cs="Times New Roman"/>
          <w:color w:val="auto"/>
          <w:sz w:val="22"/>
          <w:szCs w:val="22"/>
        </w:rPr>
        <w:t>patient</w:t>
      </w:r>
      <w:r w:rsidRPr="00D71899">
        <w:rPr>
          <w:rFonts w:cs="Times New Roman"/>
          <w:color w:val="auto"/>
          <w:sz w:val="22"/>
          <w:szCs w:val="22"/>
        </w:rPr>
        <w:t xml:space="preserve">s to experientially reflect on how their life is being lived in the present. The </w:t>
      </w:r>
      <w:r w:rsidR="00E30B96" w:rsidRPr="00D71899">
        <w:rPr>
          <w:rFonts w:cs="Times New Roman"/>
          <w:color w:val="auto"/>
          <w:sz w:val="22"/>
          <w:szCs w:val="22"/>
        </w:rPr>
        <w:t>patient</w:t>
      </w:r>
      <w:r w:rsidRPr="00D71899">
        <w:rPr>
          <w:rFonts w:cs="Times New Roman"/>
          <w:color w:val="auto"/>
          <w:sz w:val="22"/>
          <w:szCs w:val="22"/>
        </w:rPr>
        <w:t xml:space="preserve"> is challenged to grapple with complexities and paradoxes of the human condition and to face the givens of existence. Experiential reflection through in-depth questioning helps the </w:t>
      </w:r>
      <w:r w:rsidR="00E30B96" w:rsidRPr="00D71899">
        <w:rPr>
          <w:rFonts w:cs="Times New Roman"/>
          <w:color w:val="auto"/>
          <w:sz w:val="22"/>
          <w:szCs w:val="22"/>
        </w:rPr>
        <w:t>patient</w:t>
      </w:r>
      <w:r w:rsidRPr="00D71899">
        <w:rPr>
          <w:rFonts w:cs="Times New Roman"/>
          <w:color w:val="auto"/>
          <w:sz w:val="22"/>
          <w:szCs w:val="22"/>
        </w:rPr>
        <w:t xml:space="preserve"> recognize the range of life choices, remove obstacles to freedom, find meaning, and take responsibility (</w:t>
      </w:r>
      <w:proofErr w:type="spellStart"/>
      <w:customXmlInsRangeStart w:id="242" w:author="AQ" w:date="2025-08-03T08:58:00Z"/>
      <w:sdt>
        <w:sdtPr>
          <w:rPr>
            <w:rFonts w:cs="Times New Roman"/>
            <w:color w:val="auto"/>
            <w:sz w:val="22"/>
            <w:szCs w:val="22"/>
          </w:rPr>
          <w:alias w:val="BibCitation"/>
          <w:tag w:val="BibRef104"/>
          <w:id w:val="-1846546718"/>
          <w:placeholder>
            <w:docPart w:val="DefaultPlaceholder_1082065158"/>
          </w:placeholder>
        </w:sdtPr>
        <w:sdtEndPr/>
        <w:sdtContent>
          <w:customXmlInsRangeEnd w:id="242"/>
          <w:r w:rsidRPr="0099569C">
            <w:rPr>
              <w:rFonts w:cs="Times New Roman"/>
              <w:color w:val="auto"/>
              <w:sz w:val="22"/>
              <w:szCs w:val="22"/>
              <w:highlight w:val="green"/>
              <w:rPrChange w:id="243" w:author="AQ" w:date="2025-08-03T08:58:00Z">
                <w:rPr>
                  <w:rFonts w:cs="Times New Roman"/>
                  <w:color w:val="auto"/>
                  <w:sz w:val="22"/>
                  <w:szCs w:val="22"/>
                </w:rPr>
              </w:rPrChange>
            </w:rPr>
            <w:t>Yalom</w:t>
          </w:r>
          <w:proofErr w:type="spellEnd"/>
          <w:r w:rsidRPr="0099569C">
            <w:rPr>
              <w:rFonts w:cs="Times New Roman"/>
              <w:color w:val="auto"/>
              <w:sz w:val="22"/>
              <w:szCs w:val="22"/>
              <w:highlight w:val="green"/>
              <w:rPrChange w:id="244" w:author="AQ" w:date="2025-08-03T08:58:00Z">
                <w:rPr>
                  <w:rFonts w:cs="Times New Roman"/>
                  <w:color w:val="auto"/>
                  <w:sz w:val="22"/>
                  <w:szCs w:val="22"/>
                </w:rPr>
              </w:rPrChange>
            </w:rPr>
            <w:t>, 1980</w:t>
          </w:r>
          <w:customXmlInsRangeStart w:id="245" w:author="AQ" w:date="2025-08-03T08:58:00Z"/>
        </w:sdtContent>
      </w:sdt>
      <w:customXmlInsRangeEnd w:id="245"/>
      <w:r w:rsidRPr="00D71899">
        <w:rPr>
          <w:rFonts w:cs="Times New Roman"/>
          <w:color w:val="auto"/>
          <w:sz w:val="22"/>
          <w:szCs w:val="22"/>
        </w:rPr>
        <w:t xml:space="preserve">). For example, a question such as, “How is your freedom impaired?” seeks to bring awareness to the </w:t>
      </w:r>
      <w:r w:rsidR="00E30B96" w:rsidRPr="00D71899">
        <w:rPr>
          <w:rFonts w:cs="Times New Roman"/>
          <w:color w:val="auto"/>
          <w:sz w:val="22"/>
          <w:szCs w:val="22"/>
        </w:rPr>
        <w:t>patient</w:t>
      </w:r>
      <w:r w:rsidRPr="00D71899">
        <w:rPr>
          <w:rFonts w:cs="Times New Roman"/>
          <w:color w:val="auto"/>
          <w:sz w:val="22"/>
          <w:szCs w:val="22"/>
        </w:rPr>
        <w:t>’s obstacles to freedom. Prototypical questions include:</w:t>
      </w:r>
    </w:p>
    <w:p w14:paraId="30FACCC6" w14:textId="06EA7C43" w:rsidR="00C927CB" w:rsidRPr="00D71899" w:rsidRDefault="0065130C" w:rsidP="0065130C">
      <w:pPr>
        <w:pStyle w:val="BulletList1first"/>
        <w:tabs>
          <w:tab w:val="clear" w:pos="240"/>
        </w:tabs>
        <w:spacing w:before="0" w:line="480" w:lineRule="auto"/>
        <w:ind w:left="360" w:hanging="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lastRenderedPageBreak/>
        <w:t>•</w:t>
      </w:r>
      <w:r w:rsidRPr="00D71899">
        <w:rPr>
          <w:rFonts w:ascii="Times New Roman" w:hAnsi="Times New Roman" w:cs="Times New Roman"/>
          <w:color w:val="auto"/>
          <w:sz w:val="22"/>
          <w:szCs w:val="22"/>
        </w:rPr>
        <w:tab/>
      </w:r>
      <w:r w:rsidR="004F6791" w:rsidRPr="00D71899">
        <w:rPr>
          <w:rFonts w:ascii="Times New Roman" w:hAnsi="Times New Roman" w:cs="Times New Roman"/>
          <w:color w:val="auto"/>
          <w:sz w:val="22"/>
          <w:szCs w:val="22"/>
        </w:rPr>
        <w:t>What is the purpose of your life?</w:t>
      </w:r>
    </w:p>
    <w:p w14:paraId="208E830D" w14:textId="6A95910C" w:rsidR="00C927CB" w:rsidRPr="00D71899" w:rsidRDefault="0065130C" w:rsidP="0065130C">
      <w:pPr>
        <w:pStyle w:val="BulletList1"/>
        <w:tabs>
          <w:tab w:val="clear" w:pos="240"/>
        </w:tabs>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Fonts w:cs="Times New Roman"/>
          <w:color w:val="auto"/>
          <w:sz w:val="22"/>
          <w:szCs w:val="22"/>
        </w:rPr>
        <w:t>Where is the source of meaning for you?</w:t>
      </w:r>
    </w:p>
    <w:p w14:paraId="16464944" w14:textId="740E7B1A" w:rsidR="00C927CB" w:rsidRPr="00D71899" w:rsidRDefault="0065130C" w:rsidP="0065130C">
      <w:pPr>
        <w:pStyle w:val="BulletList1"/>
        <w:tabs>
          <w:tab w:val="clear" w:pos="240"/>
        </w:tabs>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Fonts w:cs="Times New Roman"/>
          <w:color w:val="auto"/>
          <w:sz w:val="22"/>
          <w:szCs w:val="22"/>
        </w:rPr>
        <w:t>You want to live an authentic life, yet you stay in a relationship and a job that give you little satisfaction. How are you keeping yourself stuck?</w:t>
      </w:r>
    </w:p>
    <w:p w14:paraId="21756A61" w14:textId="7A359127" w:rsidR="00C927CB" w:rsidRPr="00D71899" w:rsidRDefault="0065130C" w:rsidP="0065130C">
      <w:pPr>
        <w:pStyle w:val="BulletList1last"/>
        <w:tabs>
          <w:tab w:val="clear" w:pos="240"/>
        </w:tabs>
        <w:spacing w:after="0"/>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Fonts w:cs="Times New Roman"/>
          <w:color w:val="auto"/>
          <w:sz w:val="22"/>
          <w:szCs w:val="22"/>
        </w:rPr>
        <w:t>What might be accomplished in treatment that would help you live a more authentic life?</w:t>
      </w:r>
    </w:p>
    <w:p w14:paraId="307ED951" w14:textId="3A56CE61"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 xml:space="preserve">A recent </w:t>
      </w:r>
      <w:r w:rsidR="00E30B96" w:rsidRPr="00D71899">
        <w:rPr>
          <w:rFonts w:cs="Times New Roman"/>
          <w:color w:val="auto"/>
          <w:sz w:val="22"/>
          <w:szCs w:val="22"/>
        </w:rPr>
        <w:t>patient</w:t>
      </w:r>
      <w:r w:rsidRPr="00D71899">
        <w:rPr>
          <w:rFonts w:cs="Times New Roman"/>
          <w:color w:val="auto"/>
          <w:sz w:val="22"/>
          <w:szCs w:val="22"/>
        </w:rPr>
        <w:t xml:space="preserve"> of mine was confronting the possibility of disability and an early death from Parkinson disease. As an existential therapist, I encouraged him to confront the probable disability and possible early death and, accordingly, face decisions that this disease has thrust upon him. Questions focused on helping him reflect on understanding that his life, akin to everyone else’s life, is finite but that he is still capable of finding meaning and making different decisions about his illness and his life’s path. The focus in therapy was on choosing a life he wanted to live and assuming responsibility for his choices. He was in a difficult and unsatisfying relationship with a partner who abused substances and who had an Internet addiction. He was very unhappy in his job as well. In therapy, he was encouraged to evaluate his choices and his accompanying anxieties regarding change. He was asked, “What prevents you from living an authentic life?” He was helped to understand that making difficult choices in the face of illness is actually a way to find wholeness and meaning. This </w:t>
      </w:r>
      <w:r w:rsidR="00E30B96" w:rsidRPr="00D71899">
        <w:rPr>
          <w:rFonts w:cs="Times New Roman"/>
          <w:color w:val="auto"/>
          <w:sz w:val="22"/>
          <w:szCs w:val="22"/>
        </w:rPr>
        <w:t>patient</w:t>
      </w:r>
      <w:r w:rsidRPr="00D71899">
        <w:rPr>
          <w:rFonts w:cs="Times New Roman"/>
          <w:color w:val="auto"/>
          <w:sz w:val="22"/>
          <w:szCs w:val="22"/>
        </w:rPr>
        <w:t xml:space="preserve"> eventually chose to live a less encumbered life and discard some of the constraints he previously placed on himself. He ended his relationship, quit his job, and moved to a city where there were more medical facilities and support and where he could avail himself of public transportation. He joined a support group for people with Parkinson disease. He found a new life direction that gave him purpose and meaning. Once he was able to face his own mortality, he truly developed the courage to be.</w:t>
      </w:r>
    </w:p>
    <w:p w14:paraId="0D63B63F" w14:textId="6AE9659A" w:rsidR="00C927CB" w:rsidRPr="00203D92" w:rsidRDefault="00203D92" w:rsidP="00D71899">
      <w:pPr>
        <w:pStyle w:val="Head1"/>
        <w:spacing w:before="0" w:after="0" w:line="480" w:lineRule="auto"/>
        <w:rPr>
          <w:rFonts w:cs="Times New Roman"/>
          <w:color w:val="auto"/>
          <w:szCs w:val="22"/>
        </w:rPr>
      </w:pPr>
      <w:r w:rsidRPr="00203D92">
        <w:rPr>
          <w:rFonts w:cs="Times New Roman"/>
          <w:color w:val="auto"/>
          <w:szCs w:val="22"/>
        </w:rPr>
        <w:t>&lt;H1&gt;</w:t>
      </w:r>
      <w:r w:rsidR="004F6791" w:rsidRPr="00203D92">
        <w:rPr>
          <w:rFonts w:cs="Times New Roman"/>
          <w:color w:val="auto"/>
          <w:szCs w:val="22"/>
        </w:rPr>
        <w:t>EMOTION-FOCUSED THERAPY</w:t>
      </w:r>
    </w:p>
    <w:p w14:paraId="254E2529" w14:textId="3D829B40"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EFT is an evidence-based, short-term humanistic–existential psychotherapy approach. Developed in the 1980s, primarily by Canadian psychologist Leslie Greenberg (b. 1945), EFT has invigorated the central role of emotion in psychotherapy, which has been routinely eclipsed in importance by cognition and behavior in the last few decades. “You need to feel to heal” and “I feel, therefore I am” are mantras frequently touted in </w:t>
      </w:r>
      <w:r w:rsidRPr="00D71899">
        <w:rPr>
          <w:rFonts w:cs="Times New Roman"/>
          <w:color w:val="auto"/>
          <w:sz w:val="22"/>
          <w:szCs w:val="22"/>
        </w:rPr>
        <w:lastRenderedPageBreak/>
        <w:t>the EFT community.</w:t>
      </w:r>
      <w:r w:rsidR="00DF4BE0" w:rsidRPr="00D71899">
        <w:rPr>
          <w:rFonts w:cs="Times New Roman"/>
          <w:color w:val="auto"/>
          <w:sz w:val="22"/>
          <w:szCs w:val="22"/>
        </w:rPr>
        <w:t xml:space="preserve"> </w:t>
      </w:r>
      <w:r w:rsidRPr="00D71899">
        <w:rPr>
          <w:rFonts w:cs="Times New Roman"/>
          <w:color w:val="auto"/>
          <w:sz w:val="22"/>
          <w:szCs w:val="22"/>
        </w:rPr>
        <w:t xml:space="preserve">Extensive evidence-based research has been conducted using EFT with very positive results. It has also been </w:t>
      </w:r>
      <w:proofErr w:type="spellStart"/>
      <w:r w:rsidRPr="00D71899">
        <w:rPr>
          <w:rFonts w:cs="Times New Roman"/>
          <w:color w:val="auto"/>
          <w:sz w:val="22"/>
          <w:szCs w:val="22"/>
        </w:rPr>
        <w:t>manualized</w:t>
      </w:r>
      <w:proofErr w:type="spellEnd"/>
      <w:r w:rsidRPr="00D71899">
        <w:rPr>
          <w:rFonts w:cs="Times New Roman"/>
          <w:color w:val="auto"/>
          <w:sz w:val="22"/>
          <w:szCs w:val="22"/>
        </w:rPr>
        <w:t xml:space="preserve"> and many of its interventions operationalized. Nonetheless, learning this approach requires a great deal of training and psychotherapeutic sophistication (</w:t>
      </w:r>
      <w:customXmlInsRangeStart w:id="246" w:author="AQ" w:date="2025-08-03T08:56:00Z"/>
      <w:sdt>
        <w:sdtPr>
          <w:rPr>
            <w:rFonts w:cs="Times New Roman"/>
            <w:color w:val="auto"/>
            <w:sz w:val="22"/>
            <w:szCs w:val="22"/>
          </w:rPr>
          <w:alias w:val="BibCitation"/>
          <w:tag w:val="BibRef45"/>
          <w:id w:val="-1391179034"/>
          <w:placeholder>
            <w:docPart w:val="DefaultPlaceholder_1082065158"/>
          </w:placeholder>
        </w:sdtPr>
        <w:sdtEndPr/>
        <w:sdtContent>
          <w:customXmlInsRangeEnd w:id="246"/>
          <w:r w:rsidRPr="0099569C">
            <w:rPr>
              <w:rFonts w:cs="Times New Roman"/>
              <w:color w:val="auto"/>
              <w:sz w:val="22"/>
              <w:szCs w:val="22"/>
              <w:highlight w:val="green"/>
              <w:rPrChange w:id="247" w:author="AQ" w:date="2025-08-03T08:56:00Z">
                <w:rPr>
                  <w:rFonts w:cs="Times New Roman"/>
                  <w:color w:val="auto"/>
                  <w:sz w:val="22"/>
                  <w:szCs w:val="22"/>
                </w:rPr>
              </w:rPrChange>
            </w:rPr>
            <w:t>Greenberg, 2011</w:t>
          </w:r>
          <w:customXmlInsRangeStart w:id="248" w:author="AQ" w:date="2025-08-03T08:56:00Z"/>
        </w:sdtContent>
      </w:sdt>
      <w:customXmlInsRangeEnd w:id="248"/>
      <w:r w:rsidRPr="00D71899">
        <w:rPr>
          <w:rFonts w:cs="Times New Roman"/>
          <w:color w:val="auto"/>
          <w:sz w:val="22"/>
          <w:szCs w:val="22"/>
        </w:rPr>
        <w:t>).</w:t>
      </w:r>
      <w:r w:rsidR="00203D92">
        <w:rPr>
          <w:rFonts w:cs="Times New Roman"/>
          <w:color w:val="auto"/>
          <w:sz w:val="22"/>
          <w:szCs w:val="22"/>
        </w:rPr>
        <w:t xml:space="preserve"> Key concepts of EFT are discussed in the text that follows.</w:t>
      </w:r>
    </w:p>
    <w:p w14:paraId="53F1B035" w14:textId="657DA163" w:rsidR="00C927CB" w:rsidRPr="00D71899" w:rsidRDefault="00203D92" w:rsidP="0065130C">
      <w:pPr>
        <w:pStyle w:val="Head2"/>
        <w:rPr>
          <w:rFonts w:cs="Times New Roman"/>
          <w:color w:val="auto"/>
          <w:spacing w:val="0"/>
        </w:rPr>
      </w:pPr>
      <w:r>
        <w:rPr>
          <w:rFonts w:cs="Times New Roman"/>
          <w:color w:val="auto"/>
          <w:spacing w:val="0"/>
        </w:rPr>
        <w:t>&lt;H2&gt;</w:t>
      </w:r>
      <w:r w:rsidRPr="00D71899">
        <w:rPr>
          <w:rFonts w:cs="Times New Roman"/>
          <w:color w:val="auto"/>
          <w:spacing w:val="0"/>
        </w:rPr>
        <w:t>EMOTIONS</w:t>
      </w:r>
    </w:p>
    <w:p w14:paraId="326D171F" w14:textId="07434ED1" w:rsidR="00C927CB" w:rsidRPr="00D71899" w:rsidRDefault="009A4053" w:rsidP="00D71899">
      <w:pPr>
        <w:pStyle w:val="Para-FL"/>
        <w:jc w:val="left"/>
        <w:rPr>
          <w:rFonts w:cs="Times New Roman"/>
          <w:color w:val="auto"/>
          <w:sz w:val="22"/>
          <w:szCs w:val="22"/>
        </w:rPr>
      </w:pPr>
      <w:r w:rsidRPr="00D71899">
        <w:rPr>
          <w:rFonts w:cs="Times New Roman"/>
          <w:color w:val="auto"/>
          <w:sz w:val="22"/>
          <w:szCs w:val="22"/>
        </w:rPr>
        <w:t xml:space="preserve">Emotions are </w:t>
      </w:r>
      <w:r w:rsidR="00D651AA" w:rsidRPr="00D71899">
        <w:rPr>
          <w:rFonts w:cs="Times New Roman"/>
          <w:color w:val="auto"/>
          <w:sz w:val="22"/>
          <w:szCs w:val="22"/>
        </w:rPr>
        <w:t>instinctive, automatic and authentic physiological responses to stimuli that</w:t>
      </w:r>
      <w:r w:rsidR="004F6791" w:rsidRPr="00D71899">
        <w:rPr>
          <w:rFonts w:cs="Times New Roman"/>
          <w:color w:val="auto"/>
          <w:sz w:val="22"/>
          <w:szCs w:val="22"/>
        </w:rPr>
        <w:t xml:space="preserve"> create an action readiness for action. For example, </w:t>
      </w:r>
      <w:r w:rsidR="00D651AA" w:rsidRPr="00D71899">
        <w:rPr>
          <w:rFonts w:cs="Times New Roman"/>
          <w:color w:val="auto"/>
          <w:sz w:val="22"/>
          <w:szCs w:val="22"/>
        </w:rPr>
        <w:t xml:space="preserve">the response of </w:t>
      </w:r>
      <w:r w:rsidR="004F6791" w:rsidRPr="00D71899">
        <w:rPr>
          <w:rFonts w:cs="Times New Roman"/>
          <w:color w:val="auto"/>
          <w:sz w:val="22"/>
          <w:szCs w:val="22"/>
        </w:rPr>
        <w:t>fear sets in motion a search for danger</w:t>
      </w:r>
      <w:r w:rsidR="00D651AA" w:rsidRPr="00D71899">
        <w:rPr>
          <w:rFonts w:cs="Times New Roman"/>
          <w:color w:val="auto"/>
          <w:sz w:val="22"/>
          <w:szCs w:val="22"/>
        </w:rPr>
        <w:t xml:space="preserve"> and preparation for a flight or fight reaction. </w:t>
      </w:r>
      <w:r w:rsidR="004F6791" w:rsidRPr="00D71899">
        <w:rPr>
          <w:rFonts w:cs="Times New Roman"/>
          <w:color w:val="auto"/>
          <w:sz w:val="22"/>
          <w:szCs w:val="22"/>
        </w:rPr>
        <w:t>Emotions exert influence on cognition and behavior. They are signals that keep people energized, interested, and connected to others (</w:t>
      </w:r>
      <w:customXmlInsRangeStart w:id="249" w:author="AQ" w:date="2025-08-03T08:56:00Z"/>
      <w:sdt>
        <w:sdtPr>
          <w:rPr>
            <w:rFonts w:cs="Times New Roman"/>
            <w:color w:val="auto"/>
            <w:sz w:val="22"/>
            <w:szCs w:val="22"/>
          </w:rPr>
          <w:alias w:val="BibCitation"/>
          <w:tag w:val="BibRef45"/>
          <w:id w:val="2019965050"/>
          <w:placeholder>
            <w:docPart w:val="DefaultPlaceholder_1082065158"/>
          </w:placeholder>
        </w:sdtPr>
        <w:sdtEndPr/>
        <w:sdtContent>
          <w:customXmlInsRangeEnd w:id="249"/>
          <w:r w:rsidR="004F6791" w:rsidRPr="0099569C">
            <w:rPr>
              <w:rFonts w:cs="Times New Roman"/>
              <w:color w:val="auto"/>
              <w:sz w:val="22"/>
              <w:szCs w:val="22"/>
              <w:highlight w:val="green"/>
              <w:rPrChange w:id="250" w:author="AQ" w:date="2025-08-03T08:56:00Z">
                <w:rPr>
                  <w:rFonts w:cs="Times New Roman"/>
                  <w:color w:val="auto"/>
                  <w:sz w:val="22"/>
                  <w:szCs w:val="22"/>
                </w:rPr>
              </w:rPrChange>
            </w:rPr>
            <w:t>Greenberg, 2011</w:t>
          </w:r>
          <w:customXmlInsRangeStart w:id="251" w:author="AQ" w:date="2025-08-03T08:56:00Z"/>
        </w:sdtContent>
      </w:sdt>
      <w:customXmlInsRangeEnd w:id="251"/>
      <w:r w:rsidR="004F6791" w:rsidRPr="00D71899">
        <w:rPr>
          <w:rFonts w:cs="Times New Roman"/>
          <w:color w:val="auto"/>
          <w:sz w:val="22"/>
          <w:szCs w:val="22"/>
        </w:rPr>
        <w:t>).</w:t>
      </w:r>
    </w:p>
    <w:p w14:paraId="1E1CC7D2" w14:textId="6FF99CB8" w:rsidR="00C927CB" w:rsidRPr="00D71899" w:rsidRDefault="00203D92" w:rsidP="0065130C">
      <w:pPr>
        <w:pStyle w:val="Head2"/>
        <w:rPr>
          <w:rFonts w:cs="Times New Roman"/>
          <w:b w:val="0"/>
          <w:bCs w:val="0"/>
          <w:i/>
          <w:iCs/>
          <w:caps w:val="0"/>
          <w:color w:val="auto"/>
          <w:spacing w:val="0"/>
        </w:rPr>
      </w:pPr>
      <w:r>
        <w:rPr>
          <w:rFonts w:cs="Times New Roman"/>
          <w:color w:val="auto"/>
          <w:spacing w:val="0"/>
        </w:rPr>
        <w:t>&lt;H2&gt;</w:t>
      </w:r>
      <w:r w:rsidRPr="00D71899">
        <w:rPr>
          <w:rFonts w:cs="Times New Roman"/>
          <w:color w:val="auto"/>
          <w:spacing w:val="0"/>
        </w:rPr>
        <w:t>EMOTION SCHEMES</w:t>
      </w:r>
    </w:p>
    <w:p w14:paraId="512A88AC" w14:textId="332E3225" w:rsidR="00C927CB" w:rsidRPr="00D71899" w:rsidRDefault="00ED2CB4" w:rsidP="00D71899">
      <w:pPr>
        <w:pStyle w:val="Para-FL"/>
        <w:jc w:val="left"/>
        <w:rPr>
          <w:rFonts w:cs="Times New Roman"/>
          <w:color w:val="auto"/>
          <w:sz w:val="22"/>
          <w:szCs w:val="22"/>
        </w:rPr>
      </w:pPr>
      <w:r w:rsidRPr="00D71899">
        <w:rPr>
          <w:rFonts w:cs="Times New Roman"/>
          <w:color w:val="auto"/>
          <w:sz w:val="22"/>
          <w:szCs w:val="22"/>
        </w:rPr>
        <w:t>Emotion schemes are c</w:t>
      </w:r>
      <w:r w:rsidR="004F6791" w:rsidRPr="00D71899">
        <w:rPr>
          <w:rFonts w:cs="Times New Roman"/>
          <w:color w:val="auto"/>
          <w:sz w:val="22"/>
          <w:szCs w:val="22"/>
        </w:rPr>
        <w:t xml:space="preserve">omplex memory networks within the amygdala and </w:t>
      </w:r>
      <w:proofErr w:type="spellStart"/>
      <w:r w:rsidR="004F6791" w:rsidRPr="00D71899">
        <w:rPr>
          <w:rFonts w:cs="Times New Roman"/>
          <w:color w:val="auto"/>
          <w:sz w:val="22"/>
          <w:szCs w:val="22"/>
        </w:rPr>
        <w:t>neocortex</w:t>
      </w:r>
      <w:proofErr w:type="spellEnd"/>
      <w:r w:rsidR="004F6791" w:rsidRPr="00D71899">
        <w:rPr>
          <w:rFonts w:cs="Times New Roman"/>
          <w:color w:val="auto"/>
          <w:sz w:val="22"/>
          <w:szCs w:val="22"/>
        </w:rPr>
        <w:t xml:space="preserve"> pathways</w:t>
      </w:r>
      <w:r w:rsidRPr="00D71899">
        <w:rPr>
          <w:rFonts w:cs="Times New Roman"/>
          <w:color w:val="auto"/>
          <w:sz w:val="22"/>
          <w:szCs w:val="22"/>
        </w:rPr>
        <w:t>. They are</w:t>
      </w:r>
      <w:r w:rsidR="004F6791" w:rsidRPr="00D71899">
        <w:rPr>
          <w:rFonts w:cs="Times New Roman"/>
          <w:color w:val="auto"/>
          <w:sz w:val="22"/>
          <w:szCs w:val="22"/>
        </w:rPr>
        <w:t xml:space="preserve"> formed in response to emotional life experiences</w:t>
      </w:r>
      <w:r w:rsidRPr="00D71899">
        <w:rPr>
          <w:rFonts w:cs="Times New Roman"/>
          <w:color w:val="auto"/>
          <w:sz w:val="22"/>
          <w:szCs w:val="22"/>
        </w:rPr>
        <w:t xml:space="preserve"> and</w:t>
      </w:r>
      <w:r w:rsidR="004F6791" w:rsidRPr="00D71899">
        <w:rPr>
          <w:rFonts w:cs="Times New Roman"/>
          <w:color w:val="auto"/>
          <w:sz w:val="22"/>
          <w:szCs w:val="22"/>
        </w:rPr>
        <w:t xml:space="preserve"> are the basis of adult emotional responses. They are activated rapidly, without thought or awareness, by learned situational cues (e.g., visual images and verbal triggers) of evoked emotion from prior life experiences. Schemes are oriented toward action and serve to satisfy needs and goals. If adaptive, they form positive, flexible emotional-processing systems with clear pathways. Maladaptive schemes, caused by unprocessed emotions </w:t>
      </w:r>
      <w:r w:rsidR="00D651AA" w:rsidRPr="00D71899">
        <w:rPr>
          <w:rFonts w:cs="Times New Roman"/>
          <w:color w:val="auto"/>
          <w:sz w:val="22"/>
          <w:szCs w:val="22"/>
        </w:rPr>
        <w:t>triggered by</w:t>
      </w:r>
      <w:r w:rsidR="004F6791" w:rsidRPr="00D71899">
        <w:rPr>
          <w:rFonts w:cs="Times New Roman"/>
          <w:color w:val="auto"/>
          <w:sz w:val="22"/>
          <w:szCs w:val="22"/>
        </w:rPr>
        <w:t xml:space="preserve"> difficult situations (e.g., betrayal, abandonment, and trauma) may form negative, inflexible emotional-processing systems. Changing the negative emotion scheme is the target of therapeutic intervention and central to change</w:t>
      </w:r>
      <w:r w:rsidR="00D651AA" w:rsidRPr="00D71899">
        <w:rPr>
          <w:rFonts w:cs="Times New Roman"/>
          <w:color w:val="auto"/>
          <w:sz w:val="22"/>
          <w:szCs w:val="22"/>
        </w:rPr>
        <w:t xml:space="preserve"> in EFT</w:t>
      </w:r>
      <w:r w:rsidR="004F6791" w:rsidRPr="00D71899">
        <w:rPr>
          <w:rFonts w:cs="Times New Roman"/>
          <w:color w:val="auto"/>
          <w:sz w:val="22"/>
          <w:szCs w:val="22"/>
        </w:rPr>
        <w:t xml:space="preserve"> (</w:t>
      </w:r>
      <w:customXmlInsRangeStart w:id="252" w:author="AQ" w:date="2025-08-03T08:56:00Z"/>
      <w:sdt>
        <w:sdtPr>
          <w:rPr>
            <w:rFonts w:cs="Times New Roman"/>
            <w:color w:val="auto"/>
            <w:sz w:val="22"/>
            <w:szCs w:val="22"/>
          </w:rPr>
          <w:alias w:val="BibCitation"/>
          <w:tag w:val="BibRef45"/>
          <w:id w:val="478970107"/>
          <w:placeholder>
            <w:docPart w:val="DefaultPlaceholder_1082065158"/>
          </w:placeholder>
        </w:sdtPr>
        <w:sdtEndPr/>
        <w:sdtContent>
          <w:customXmlInsRangeEnd w:id="252"/>
          <w:r w:rsidR="004F6791" w:rsidRPr="0099569C">
            <w:rPr>
              <w:rFonts w:cs="Times New Roman"/>
              <w:color w:val="auto"/>
              <w:sz w:val="22"/>
              <w:szCs w:val="22"/>
              <w:highlight w:val="green"/>
              <w:rPrChange w:id="253" w:author="AQ" w:date="2025-08-03T08:56:00Z">
                <w:rPr>
                  <w:rFonts w:cs="Times New Roman"/>
                  <w:color w:val="auto"/>
                  <w:sz w:val="22"/>
                  <w:szCs w:val="22"/>
                </w:rPr>
              </w:rPrChange>
            </w:rPr>
            <w:t>Greenberg, 2011</w:t>
          </w:r>
          <w:customXmlInsRangeStart w:id="254" w:author="AQ" w:date="2025-08-03T08:56:00Z"/>
        </w:sdtContent>
      </w:sdt>
      <w:customXmlInsRangeEnd w:id="254"/>
      <w:r w:rsidR="004F6791" w:rsidRPr="00D71899">
        <w:rPr>
          <w:rFonts w:cs="Times New Roman"/>
          <w:color w:val="auto"/>
          <w:sz w:val="22"/>
          <w:szCs w:val="22"/>
        </w:rPr>
        <w:t>).</w:t>
      </w:r>
      <w:r w:rsidR="00D651AA" w:rsidRPr="00D71899">
        <w:rPr>
          <w:rFonts w:cs="Times New Roman"/>
          <w:color w:val="auto"/>
          <w:sz w:val="22"/>
          <w:szCs w:val="22"/>
        </w:rPr>
        <w:t xml:space="preserve"> </w:t>
      </w:r>
    </w:p>
    <w:p w14:paraId="67CA0FF7" w14:textId="7E813513" w:rsidR="00C927CB" w:rsidRPr="00D71899" w:rsidRDefault="00203D92" w:rsidP="0065130C">
      <w:pPr>
        <w:pStyle w:val="Head2"/>
        <w:rPr>
          <w:rFonts w:cs="Times New Roman"/>
          <w:color w:val="auto"/>
          <w:spacing w:val="0"/>
        </w:rPr>
      </w:pPr>
      <w:r>
        <w:rPr>
          <w:rFonts w:cs="Times New Roman"/>
          <w:color w:val="auto"/>
          <w:spacing w:val="0"/>
        </w:rPr>
        <w:t>&lt;H2&gt;</w:t>
      </w:r>
      <w:r w:rsidRPr="00D71899">
        <w:rPr>
          <w:rFonts w:cs="Times New Roman"/>
          <w:color w:val="auto"/>
          <w:spacing w:val="0"/>
        </w:rPr>
        <w:t>MEMORY CONSOLIDATION</w:t>
      </w:r>
    </w:p>
    <w:p w14:paraId="4DD35CA2" w14:textId="2F9D0E12"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Memory consolidation is a process during a time period after an emotional life experience when memory of the experience is fragile and can be disrupted. The memory becomes permanent fairly soon after the event. The more highly aroused the emotion, the more the experience and evoking situation will form a memory (</w:t>
      </w:r>
      <w:customXmlInsRangeStart w:id="255" w:author="AQ" w:date="2025-08-03T08:56:00Z"/>
      <w:sdt>
        <w:sdtPr>
          <w:rPr>
            <w:rFonts w:cs="Times New Roman"/>
            <w:color w:val="auto"/>
            <w:sz w:val="22"/>
            <w:szCs w:val="22"/>
          </w:rPr>
          <w:alias w:val="BibCitation"/>
          <w:tag w:val="BibRef44"/>
          <w:id w:val="1851917643"/>
          <w:placeholder>
            <w:docPart w:val="DefaultPlaceholder_1082065158"/>
          </w:placeholder>
        </w:sdtPr>
        <w:sdtEndPr/>
        <w:sdtContent>
          <w:customXmlInsRangeEnd w:id="255"/>
          <w:r w:rsidRPr="0099569C">
            <w:rPr>
              <w:rFonts w:cs="Times New Roman"/>
              <w:color w:val="auto"/>
              <w:sz w:val="22"/>
              <w:szCs w:val="22"/>
              <w:highlight w:val="green"/>
              <w:rPrChange w:id="256" w:author="AQ" w:date="2025-08-03T08:56:00Z">
                <w:rPr>
                  <w:rFonts w:cs="Times New Roman"/>
                  <w:color w:val="auto"/>
                  <w:sz w:val="22"/>
                  <w:szCs w:val="22"/>
                </w:rPr>
              </w:rPrChange>
            </w:rPr>
            <w:t>Greenberg, 2010</w:t>
          </w:r>
          <w:customXmlInsRangeStart w:id="257" w:author="AQ" w:date="2025-08-03T08:56:00Z"/>
        </w:sdtContent>
      </w:sdt>
      <w:customXmlInsRangeEnd w:id="257"/>
      <w:r w:rsidRPr="00D71899">
        <w:rPr>
          <w:rFonts w:cs="Times New Roman"/>
          <w:color w:val="auto"/>
          <w:sz w:val="22"/>
          <w:szCs w:val="22"/>
        </w:rPr>
        <w:t>).</w:t>
      </w:r>
    </w:p>
    <w:p w14:paraId="40958DE4" w14:textId="23BF8E56" w:rsidR="00C927CB" w:rsidRPr="00D71899" w:rsidRDefault="00203D92" w:rsidP="0065130C">
      <w:pPr>
        <w:pStyle w:val="Head2"/>
        <w:rPr>
          <w:rFonts w:cs="Times New Roman"/>
          <w:color w:val="auto"/>
          <w:spacing w:val="0"/>
        </w:rPr>
      </w:pPr>
      <w:r>
        <w:rPr>
          <w:rFonts w:cs="Times New Roman"/>
          <w:color w:val="auto"/>
          <w:spacing w:val="0"/>
        </w:rPr>
        <w:lastRenderedPageBreak/>
        <w:t>&lt;H2&gt;</w:t>
      </w:r>
      <w:r w:rsidRPr="00D71899">
        <w:rPr>
          <w:rFonts w:cs="Times New Roman"/>
          <w:color w:val="auto"/>
          <w:spacing w:val="0"/>
        </w:rPr>
        <w:t>MEMORY RECONSOLIDATION</w:t>
      </w:r>
    </w:p>
    <w:p w14:paraId="447131E7" w14:textId="040D7FA1"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Memory reconsolidation occurs during a time period after a memory is reactivated later in life when it is again fragile and can be disrupted. Changing an emotion scheme during EFT occurs during this memory reconsolidation period (</w:t>
      </w:r>
      <w:customXmlInsRangeStart w:id="258" w:author="AQ" w:date="2025-08-03T08:56:00Z"/>
      <w:sdt>
        <w:sdtPr>
          <w:rPr>
            <w:rFonts w:cs="Times New Roman"/>
            <w:color w:val="auto"/>
            <w:sz w:val="22"/>
            <w:szCs w:val="22"/>
          </w:rPr>
          <w:alias w:val="BibCitation"/>
          <w:tag w:val="BibRef44"/>
          <w:id w:val="701213748"/>
          <w:placeholder>
            <w:docPart w:val="DefaultPlaceholder_1082065158"/>
          </w:placeholder>
        </w:sdtPr>
        <w:sdtEndPr/>
        <w:sdtContent>
          <w:customXmlInsRangeEnd w:id="258"/>
          <w:r w:rsidRPr="0099569C">
            <w:rPr>
              <w:rFonts w:cs="Times New Roman"/>
              <w:color w:val="auto"/>
              <w:sz w:val="22"/>
              <w:szCs w:val="22"/>
              <w:highlight w:val="green"/>
              <w:rPrChange w:id="259" w:author="AQ" w:date="2025-08-03T08:56:00Z">
                <w:rPr>
                  <w:rFonts w:cs="Times New Roman"/>
                  <w:color w:val="auto"/>
                  <w:sz w:val="22"/>
                  <w:szCs w:val="22"/>
                </w:rPr>
              </w:rPrChange>
            </w:rPr>
            <w:t>Greenberg, 2010</w:t>
          </w:r>
          <w:customXmlInsRangeStart w:id="260" w:author="AQ" w:date="2025-08-03T08:56:00Z"/>
        </w:sdtContent>
      </w:sdt>
      <w:customXmlInsRangeEnd w:id="260"/>
      <w:r w:rsidRPr="00D71899">
        <w:rPr>
          <w:rFonts w:cs="Times New Roman"/>
          <w:color w:val="auto"/>
          <w:sz w:val="22"/>
          <w:szCs w:val="22"/>
        </w:rPr>
        <w:t>).</w:t>
      </w:r>
    </w:p>
    <w:p w14:paraId="45944F19" w14:textId="330B2007" w:rsidR="00C927CB" w:rsidRPr="00D71899" w:rsidRDefault="00203D92" w:rsidP="0065130C">
      <w:pPr>
        <w:pStyle w:val="Head2"/>
        <w:rPr>
          <w:rFonts w:cs="Times New Roman"/>
          <w:color w:val="auto"/>
          <w:spacing w:val="0"/>
        </w:rPr>
      </w:pPr>
      <w:r>
        <w:rPr>
          <w:rFonts w:cs="Times New Roman"/>
          <w:color w:val="auto"/>
          <w:spacing w:val="0"/>
        </w:rPr>
        <w:t>&lt;H2&gt;</w:t>
      </w:r>
      <w:r w:rsidRPr="00D71899">
        <w:rPr>
          <w:rFonts w:cs="Times New Roman"/>
          <w:color w:val="auto"/>
          <w:spacing w:val="0"/>
        </w:rPr>
        <w:t>PRIMARY EMOTIONS</w:t>
      </w:r>
    </w:p>
    <w:p w14:paraId="65AB464D" w14:textId="3E05C98E" w:rsidR="00F90E94" w:rsidRPr="00D71899" w:rsidRDefault="00D651AA" w:rsidP="00D71899">
      <w:pPr>
        <w:pStyle w:val="Para-FL"/>
        <w:jc w:val="left"/>
        <w:rPr>
          <w:rFonts w:cs="Times New Roman"/>
          <w:color w:val="auto"/>
          <w:sz w:val="22"/>
          <w:szCs w:val="22"/>
        </w:rPr>
      </w:pPr>
      <w:r w:rsidRPr="00D71899">
        <w:rPr>
          <w:rFonts w:cs="Times New Roman"/>
          <w:color w:val="auto"/>
          <w:sz w:val="22"/>
          <w:szCs w:val="22"/>
        </w:rPr>
        <w:t>Primary emotions are g</w:t>
      </w:r>
      <w:r w:rsidR="004F6791" w:rsidRPr="00D71899">
        <w:rPr>
          <w:rFonts w:cs="Times New Roman"/>
          <w:color w:val="auto"/>
          <w:sz w:val="22"/>
          <w:szCs w:val="22"/>
        </w:rPr>
        <w:t>enuine, authentic emotional reactions initially activated in response to a situation</w:t>
      </w:r>
      <w:r w:rsidR="00F90E94" w:rsidRPr="00D71899">
        <w:rPr>
          <w:rFonts w:cs="Times New Roman"/>
          <w:color w:val="auto"/>
          <w:sz w:val="22"/>
          <w:szCs w:val="22"/>
        </w:rPr>
        <w:t xml:space="preserve"> and resulting in appropriate action. Primary emotions are accessed for their useful information and capacity to meaningfully organize action. They include sadness, fear, anger, joy, love, and surprise. For example, sadness occurs in response to a loss, anger in response to a violation, and fear in response to danger (</w:t>
      </w:r>
      <w:customXmlInsRangeStart w:id="261" w:author="AQ" w:date="2025-08-03T08:56:00Z"/>
      <w:sdt>
        <w:sdtPr>
          <w:rPr>
            <w:rFonts w:cs="Times New Roman"/>
            <w:color w:val="auto"/>
            <w:sz w:val="22"/>
            <w:szCs w:val="22"/>
          </w:rPr>
          <w:alias w:val="BibCitation"/>
          <w:tag w:val="BibRef45"/>
          <w:id w:val="-733853521"/>
          <w:placeholder>
            <w:docPart w:val="DefaultPlaceholder_1082065158"/>
          </w:placeholder>
        </w:sdtPr>
        <w:sdtEndPr/>
        <w:sdtContent>
          <w:customXmlInsRangeEnd w:id="261"/>
          <w:customXmlInsRangeStart w:id="262" w:author="AQ" w:date="2025-08-03T08:56:00Z"/>
          <w:sdt>
            <w:sdtPr>
              <w:rPr>
                <w:rFonts w:cs="Times New Roman"/>
                <w:color w:val="auto"/>
                <w:sz w:val="22"/>
                <w:szCs w:val="22"/>
              </w:rPr>
              <w:alias w:val="BibCitation"/>
              <w:tag w:val="BibRef45"/>
              <w:id w:val="-31200355"/>
              <w:placeholder>
                <w:docPart w:val="DefaultPlaceholder_1082065158"/>
              </w:placeholder>
            </w:sdtPr>
            <w:sdtEndPr>
              <w:rPr>
                <w:highlight w:val="green"/>
              </w:rPr>
            </w:sdtEndPr>
            <w:sdtContent>
              <w:customXmlInsRangeEnd w:id="262"/>
              <w:r w:rsidR="00F90E94" w:rsidRPr="0099569C">
                <w:rPr>
                  <w:rFonts w:cs="Times New Roman"/>
                  <w:color w:val="auto"/>
                  <w:sz w:val="22"/>
                  <w:szCs w:val="22"/>
                  <w:highlight w:val="green"/>
                  <w:rPrChange w:id="263" w:author="AQ" w:date="2025-08-03T08:56:00Z">
                    <w:rPr>
                      <w:rFonts w:cs="Times New Roman"/>
                      <w:color w:val="auto"/>
                      <w:sz w:val="22"/>
                      <w:szCs w:val="22"/>
                    </w:rPr>
                  </w:rPrChange>
                </w:rPr>
                <w:t>Greenberg, 2011</w:t>
              </w:r>
              <w:customXmlInsRangeStart w:id="264" w:author="AQ" w:date="2025-08-03T08:56:00Z"/>
            </w:sdtContent>
          </w:sdt>
          <w:customXmlInsRangeEnd w:id="264"/>
          <w:customXmlInsRangeStart w:id="265" w:author="AQ" w:date="2025-08-03T08:56:00Z"/>
        </w:sdtContent>
      </w:sdt>
      <w:customXmlInsRangeEnd w:id="265"/>
      <w:r w:rsidR="00F90E94" w:rsidRPr="00D71899">
        <w:rPr>
          <w:rFonts w:cs="Times New Roman"/>
          <w:color w:val="auto"/>
          <w:sz w:val="22"/>
          <w:szCs w:val="22"/>
        </w:rPr>
        <w:t>).</w:t>
      </w:r>
    </w:p>
    <w:p w14:paraId="51FE9827" w14:textId="4FBF1C56" w:rsidR="00C927CB" w:rsidRPr="00D71899" w:rsidRDefault="00203D92" w:rsidP="0065130C">
      <w:pPr>
        <w:pStyle w:val="Head2"/>
        <w:rPr>
          <w:rFonts w:cs="Times New Roman"/>
          <w:color w:val="auto"/>
          <w:spacing w:val="0"/>
        </w:rPr>
      </w:pPr>
      <w:r>
        <w:rPr>
          <w:rFonts w:cs="Times New Roman"/>
          <w:color w:val="auto"/>
          <w:spacing w:val="0"/>
        </w:rPr>
        <w:t>&lt;H2&gt;</w:t>
      </w:r>
      <w:r w:rsidRPr="00D71899">
        <w:rPr>
          <w:rFonts w:cs="Times New Roman"/>
          <w:color w:val="auto"/>
          <w:spacing w:val="0"/>
        </w:rPr>
        <w:t>SECONDARY EMOTIONS</w:t>
      </w:r>
    </w:p>
    <w:p w14:paraId="2F1FE570" w14:textId="291AD9D0" w:rsidR="00C927CB" w:rsidRPr="00D71899" w:rsidRDefault="008572B4" w:rsidP="00D71899">
      <w:pPr>
        <w:pStyle w:val="Para-FL"/>
        <w:jc w:val="left"/>
        <w:rPr>
          <w:rFonts w:cs="Times New Roman"/>
          <w:color w:val="auto"/>
          <w:sz w:val="22"/>
          <w:szCs w:val="22"/>
        </w:rPr>
      </w:pPr>
      <w:r w:rsidRPr="00D71899">
        <w:rPr>
          <w:rFonts w:cs="Times New Roman"/>
          <w:color w:val="auto"/>
          <w:sz w:val="22"/>
          <w:szCs w:val="22"/>
        </w:rPr>
        <w:t>S</w:t>
      </w:r>
      <w:r w:rsidR="004F6791" w:rsidRPr="00D71899">
        <w:rPr>
          <w:rFonts w:cs="Times New Roman"/>
          <w:color w:val="auto"/>
          <w:sz w:val="22"/>
          <w:szCs w:val="22"/>
        </w:rPr>
        <w:t xml:space="preserve">econdary </w:t>
      </w:r>
      <w:r w:rsidRPr="00D71899">
        <w:rPr>
          <w:rFonts w:cs="Times New Roman"/>
          <w:color w:val="auto"/>
          <w:sz w:val="22"/>
          <w:szCs w:val="22"/>
        </w:rPr>
        <w:t>emotions are</w:t>
      </w:r>
      <w:r w:rsidR="004F6791" w:rsidRPr="00D71899">
        <w:rPr>
          <w:rFonts w:cs="Times New Roman"/>
          <w:color w:val="auto"/>
          <w:sz w:val="22"/>
          <w:szCs w:val="22"/>
        </w:rPr>
        <w:t xml:space="preserve"> emotional reaction</w:t>
      </w:r>
      <w:r w:rsidRPr="00D71899">
        <w:rPr>
          <w:rFonts w:cs="Times New Roman"/>
          <w:color w:val="auto"/>
          <w:sz w:val="22"/>
          <w:szCs w:val="22"/>
        </w:rPr>
        <w:t>s</w:t>
      </w:r>
      <w:r w:rsidR="004F6791" w:rsidRPr="00D71899">
        <w:rPr>
          <w:rFonts w:cs="Times New Roman"/>
          <w:color w:val="auto"/>
          <w:sz w:val="22"/>
          <w:szCs w:val="22"/>
        </w:rPr>
        <w:t xml:space="preserve"> to a primary emotion that follows, replaces, or obscures a primary emotion. Examples include feeling guilty about feeling angry or feeling angry in response to feeling hurt. Therapeutic interventions in EFT attempt to reduce the secondary emotions </w:t>
      </w:r>
      <w:r w:rsidRPr="00D71899">
        <w:rPr>
          <w:rFonts w:cs="Times New Roman"/>
          <w:color w:val="auto"/>
          <w:sz w:val="22"/>
          <w:szCs w:val="22"/>
        </w:rPr>
        <w:t>and</w:t>
      </w:r>
      <w:r w:rsidR="004F6791" w:rsidRPr="00D71899">
        <w:rPr>
          <w:rFonts w:cs="Times New Roman"/>
          <w:color w:val="auto"/>
          <w:sz w:val="22"/>
          <w:szCs w:val="22"/>
        </w:rPr>
        <w:t xml:space="preserve"> to access </w:t>
      </w:r>
      <w:r w:rsidRPr="00D71899">
        <w:rPr>
          <w:rFonts w:cs="Times New Roman"/>
          <w:color w:val="auto"/>
          <w:sz w:val="22"/>
          <w:szCs w:val="22"/>
        </w:rPr>
        <w:t xml:space="preserve">the </w:t>
      </w:r>
      <w:r w:rsidR="004F6791" w:rsidRPr="00D71899">
        <w:rPr>
          <w:rFonts w:cs="Times New Roman"/>
          <w:color w:val="auto"/>
          <w:sz w:val="22"/>
          <w:szCs w:val="22"/>
        </w:rPr>
        <w:t>primary emotions (</w:t>
      </w:r>
      <w:customXmlInsRangeStart w:id="266" w:author="AQ" w:date="2025-08-03T08:56:00Z"/>
      <w:sdt>
        <w:sdtPr>
          <w:rPr>
            <w:rFonts w:cs="Times New Roman"/>
            <w:color w:val="auto"/>
            <w:sz w:val="22"/>
            <w:szCs w:val="22"/>
          </w:rPr>
          <w:alias w:val="BibCitation"/>
          <w:tag w:val="BibRef45"/>
          <w:id w:val="-184370129"/>
          <w:placeholder>
            <w:docPart w:val="DefaultPlaceholder_1082065158"/>
          </w:placeholder>
        </w:sdtPr>
        <w:sdtEndPr/>
        <w:sdtContent>
          <w:customXmlInsRangeEnd w:id="266"/>
          <w:customXmlInsRangeStart w:id="267" w:author="AQ" w:date="2025-08-03T08:56:00Z"/>
          <w:sdt>
            <w:sdtPr>
              <w:rPr>
                <w:rFonts w:cs="Times New Roman"/>
                <w:color w:val="auto"/>
                <w:sz w:val="22"/>
                <w:szCs w:val="22"/>
              </w:rPr>
              <w:alias w:val="BibCitation"/>
              <w:tag w:val="BibRef45"/>
              <w:id w:val="205849684"/>
              <w:placeholder>
                <w:docPart w:val="DefaultPlaceholder_1082065158"/>
              </w:placeholder>
            </w:sdtPr>
            <w:sdtEndPr>
              <w:rPr>
                <w:highlight w:val="green"/>
              </w:rPr>
            </w:sdtEndPr>
            <w:sdtContent>
              <w:customXmlInsRangeEnd w:id="267"/>
              <w:r w:rsidR="004F6791" w:rsidRPr="0099569C">
                <w:rPr>
                  <w:rFonts w:cs="Times New Roman"/>
                  <w:color w:val="auto"/>
                  <w:sz w:val="22"/>
                  <w:szCs w:val="22"/>
                  <w:highlight w:val="green"/>
                  <w:rPrChange w:id="268" w:author="AQ" w:date="2025-08-03T08:56:00Z">
                    <w:rPr>
                      <w:rFonts w:cs="Times New Roman"/>
                      <w:color w:val="auto"/>
                      <w:sz w:val="22"/>
                      <w:szCs w:val="22"/>
                    </w:rPr>
                  </w:rPrChange>
                </w:rPr>
                <w:t>Greenberg, 2011</w:t>
              </w:r>
              <w:customXmlInsRangeStart w:id="269" w:author="AQ" w:date="2025-08-03T08:56:00Z"/>
            </w:sdtContent>
          </w:sdt>
          <w:customXmlInsRangeEnd w:id="269"/>
          <w:customXmlInsRangeStart w:id="270" w:author="AQ" w:date="2025-08-03T08:56:00Z"/>
        </w:sdtContent>
      </w:sdt>
      <w:customXmlInsRangeEnd w:id="270"/>
      <w:r w:rsidR="004F6791" w:rsidRPr="00D71899">
        <w:rPr>
          <w:rFonts w:cs="Times New Roman"/>
          <w:color w:val="auto"/>
          <w:sz w:val="22"/>
          <w:szCs w:val="22"/>
        </w:rPr>
        <w:t>).</w:t>
      </w:r>
    </w:p>
    <w:p w14:paraId="75B1C849" w14:textId="6105FE51" w:rsidR="00C927CB" w:rsidRPr="00D71899" w:rsidRDefault="00203D92" w:rsidP="0065130C">
      <w:pPr>
        <w:pStyle w:val="Head2"/>
        <w:rPr>
          <w:rFonts w:cs="Times New Roman"/>
          <w:color w:val="auto"/>
          <w:spacing w:val="0"/>
        </w:rPr>
      </w:pPr>
      <w:r>
        <w:rPr>
          <w:rFonts w:cs="Times New Roman"/>
          <w:color w:val="auto"/>
          <w:spacing w:val="0"/>
        </w:rPr>
        <w:t>&lt;H2&gt;</w:t>
      </w:r>
      <w:r w:rsidRPr="00D71899">
        <w:rPr>
          <w:rFonts w:cs="Times New Roman"/>
          <w:color w:val="auto"/>
          <w:spacing w:val="0"/>
        </w:rPr>
        <w:t>INSTRUMENTAL EMOTIONS</w:t>
      </w:r>
    </w:p>
    <w:p w14:paraId="405D871D" w14:textId="479FDF71"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Instrumental emotions are </w:t>
      </w:r>
      <w:r w:rsidR="008572B4" w:rsidRPr="00D71899">
        <w:rPr>
          <w:rFonts w:cs="Times New Roman"/>
          <w:color w:val="auto"/>
          <w:sz w:val="22"/>
          <w:szCs w:val="22"/>
        </w:rPr>
        <w:t xml:space="preserve">inauthentic reactions. They are </w:t>
      </w:r>
      <w:r w:rsidRPr="00D71899">
        <w:rPr>
          <w:rFonts w:cs="Times New Roman"/>
          <w:color w:val="auto"/>
          <w:sz w:val="22"/>
          <w:szCs w:val="22"/>
        </w:rPr>
        <w:t>used to control, manipulate, and elicit support. An example of an instrumental emotion is crying insincere “crocodile tears” to manipulate the environment and elicit support.</w:t>
      </w:r>
    </w:p>
    <w:p w14:paraId="5F154145" w14:textId="2764B110" w:rsidR="00C927CB" w:rsidRPr="00D71899" w:rsidRDefault="00794B56" w:rsidP="0065130C">
      <w:pPr>
        <w:pStyle w:val="Head2"/>
        <w:rPr>
          <w:rFonts w:cs="Times New Roman"/>
          <w:color w:val="auto"/>
          <w:spacing w:val="0"/>
        </w:rPr>
      </w:pPr>
      <w:r>
        <w:rPr>
          <w:rFonts w:cs="Times New Roman"/>
          <w:color w:val="auto"/>
          <w:spacing w:val="0"/>
        </w:rPr>
        <w:t>&lt;H2&gt;</w:t>
      </w:r>
      <w:r w:rsidRPr="00D71899">
        <w:rPr>
          <w:rFonts w:cs="Times New Roman"/>
          <w:color w:val="auto"/>
          <w:spacing w:val="0"/>
        </w:rPr>
        <w:t>MARKERS</w:t>
      </w:r>
    </w:p>
    <w:p w14:paraId="4D75D6D2" w14:textId="1045E83A"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Markers are in-</w:t>
      </w:r>
      <w:proofErr w:type="gramStart"/>
      <w:r w:rsidRPr="00D71899">
        <w:rPr>
          <w:rFonts w:cs="Times New Roman"/>
          <w:color w:val="auto"/>
          <w:sz w:val="22"/>
          <w:szCs w:val="22"/>
        </w:rPr>
        <w:t>session,</w:t>
      </w:r>
      <w:proofErr w:type="gramEnd"/>
      <w:r w:rsidRPr="00D71899">
        <w:rPr>
          <w:rFonts w:cs="Times New Roman"/>
          <w:color w:val="auto"/>
          <w:sz w:val="22"/>
          <w:szCs w:val="22"/>
        </w:rPr>
        <w:t xml:space="preserve"> problematic emotional-processing states that </w:t>
      </w:r>
      <w:r w:rsidR="00E30B96" w:rsidRPr="00D71899">
        <w:rPr>
          <w:rFonts w:cs="Times New Roman"/>
          <w:color w:val="auto"/>
          <w:sz w:val="22"/>
          <w:szCs w:val="22"/>
        </w:rPr>
        <w:t>patient</w:t>
      </w:r>
      <w:r w:rsidRPr="00D71899">
        <w:rPr>
          <w:rFonts w:cs="Times New Roman"/>
          <w:color w:val="auto"/>
          <w:sz w:val="22"/>
          <w:szCs w:val="22"/>
        </w:rPr>
        <w:t xml:space="preserve">s enter during therapy that are indicative of underlying affective problems. They are identified by certain statements and behaviors and are used by the therapist to guide therapeutic interventions. Examples of markers include problematic reactions, conflict splits, unclear felt sense, and unfinished business. Currently, more than 15 process </w:t>
      </w:r>
      <w:r w:rsidRPr="00D71899">
        <w:rPr>
          <w:rFonts w:cs="Times New Roman"/>
          <w:color w:val="auto"/>
          <w:sz w:val="22"/>
          <w:szCs w:val="22"/>
        </w:rPr>
        <w:lastRenderedPageBreak/>
        <w:t>markers have been identified (</w:t>
      </w:r>
      <w:customXmlInsRangeStart w:id="271" w:author="AQ" w:date="2025-08-03T08:56:00Z"/>
      <w:sdt>
        <w:sdtPr>
          <w:rPr>
            <w:rFonts w:cs="Times New Roman"/>
            <w:color w:val="auto"/>
            <w:sz w:val="22"/>
            <w:szCs w:val="22"/>
          </w:rPr>
          <w:alias w:val="BibCitation"/>
          <w:tag w:val="BibRef45"/>
          <w:id w:val="-1159618110"/>
          <w:placeholder>
            <w:docPart w:val="DefaultPlaceholder_1082065158"/>
          </w:placeholder>
        </w:sdtPr>
        <w:sdtEndPr/>
        <w:sdtContent>
          <w:customXmlInsRangeEnd w:id="271"/>
          <w:customXmlInsRangeStart w:id="272" w:author="AQ" w:date="2025-08-03T08:56:00Z"/>
          <w:sdt>
            <w:sdtPr>
              <w:rPr>
                <w:rFonts w:cs="Times New Roman"/>
                <w:color w:val="auto"/>
                <w:sz w:val="22"/>
                <w:szCs w:val="22"/>
              </w:rPr>
              <w:alias w:val="BibCitation"/>
              <w:tag w:val="BibRef45"/>
              <w:id w:val="-908840107"/>
              <w:placeholder>
                <w:docPart w:val="DefaultPlaceholder_1082065158"/>
              </w:placeholder>
            </w:sdtPr>
            <w:sdtEndPr>
              <w:rPr>
                <w:highlight w:val="green"/>
              </w:rPr>
            </w:sdtEndPr>
            <w:sdtContent>
              <w:customXmlInsRangeEnd w:id="272"/>
              <w:r w:rsidRPr="0099569C">
                <w:rPr>
                  <w:rFonts w:cs="Times New Roman"/>
                  <w:color w:val="auto"/>
                  <w:sz w:val="22"/>
                  <w:szCs w:val="22"/>
                  <w:highlight w:val="green"/>
                  <w:rPrChange w:id="273" w:author="AQ" w:date="2025-08-03T08:56:00Z">
                    <w:rPr>
                      <w:rFonts w:cs="Times New Roman"/>
                      <w:color w:val="auto"/>
                      <w:sz w:val="22"/>
                      <w:szCs w:val="22"/>
                    </w:rPr>
                  </w:rPrChange>
                </w:rPr>
                <w:t>Greenberg, 2011</w:t>
              </w:r>
              <w:customXmlInsRangeStart w:id="274" w:author="AQ" w:date="2025-08-03T08:56:00Z"/>
            </w:sdtContent>
          </w:sdt>
          <w:customXmlInsRangeEnd w:id="274"/>
          <w:customXmlInsRangeStart w:id="275" w:author="AQ" w:date="2025-08-03T08:56:00Z"/>
        </w:sdtContent>
      </w:sdt>
      <w:customXmlInsRangeEnd w:id="275"/>
      <w:r w:rsidRPr="00D71899">
        <w:rPr>
          <w:rFonts w:cs="Times New Roman"/>
          <w:color w:val="auto"/>
          <w:sz w:val="22"/>
          <w:szCs w:val="22"/>
        </w:rPr>
        <w:t>).</w:t>
      </w:r>
    </w:p>
    <w:p w14:paraId="3CBF1F90" w14:textId="34FB415F" w:rsidR="00C927CB" w:rsidRPr="00D71899" w:rsidRDefault="00794B56" w:rsidP="0065130C">
      <w:pPr>
        <w:pStyle w:val="Head2"/>
        <w:rPr>
          <w:rFonts w:cs="Times New Roman"/>
          <w:color w:val="auto"/>
          <w:spacing w:val="0"/>
        </w:rPr>
      </w:pPr>
      <w:r>
        <w:rPr>
          <w:rFonts w:cs="Times New Roman"/>
          <w:color w:val="auto"/>
          <w:spacing w:val="0"/>
        </w:rPr>
        <w:t>&lt;H2&gt;</w:t>
      </w:r>
      <w:r w:rsidR="004F6791" w:rsidRPr="00D71899">
        <w:rPr>
          <w:rFonts w:cs="Times New Roman"/>
          <w:color w:val="auto"/>
          <w:spacing w:val="0"/>
        </w:rPr>
        <w:t>Goals of Therapy</w:t>
      </w:r>
    </w:p>
    <w:p w14:paraId="0B2AB906" w14:textId="1CFA1FD2"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The goal in EFT is to help </w:t>
      </w:r>
      <w:r w:rsidR="00E30B96" w:rsidRPr="00D71899">
        <w:rPr>
          <w:rFonts w:cs="Times New Roman"/>
          <w:color w:val="auto"/>
          <w:sz w:val="22"/>
          <w:szCs w:val="22"/>
        </w:rPr>
        <w:t>patient</w:t>
      </w:r>
      <w:r w:rsidRPr="00D71899">
        <w:rPr>
          <w:rFonts w:cs="Times New Roman"/>
          <w:color w:val="auto"/>
          <w:sz w:val="22"/>
          <w:szCs w:val="22"/>
        </w:rPr>
        <w:t xml:space="preserve">s move toward wholeness and self-actualization by helping them develop emotional awareness and adaptive emotional processing. </w:t>
      </w:r>
      <w:r w:rsidR="00E30B96" w:rsidRPr="00D71899">
        <w:rPr>
          <w:rFonts w:cs="Times New Roman"/>
          <w:color w:val="auto"/>
          <w:sz w:val="22"/>
          <w:szCs w:val="22"/>
        </w:rPr>
        <w:t>Patient</w:t>
      </w:r>
      <w:r w:rsidRPr="00D71899">
        <w:rPr>
          <w:rFonts w:cs="Times New Roman"/>
          <w:color w:val="auto"/>
          <w:sz w:val="22"/>
          <w:szCs w:val="22"/>
        </w:rPr>
        <w:t xml:space="preserve">s develop the ability to access important information that emotions provide and use that information to live a full, vital life. </w:t>
      </w:r>
      <w:r w:rsidR="00E30B96" w:rsidRPr="00D71899">
        <w:rPr>
          <w:rFonts w:cs="Times New Roman"/>
          <w:color w:val="auto"/>
          <w:sz w:val="22"/>
          <w:szCs w:val="22"/>
        </w:rPr>
        <w:t>Patient</w:t>
      </w:r>
      <w:r w:rsidRPr="00D71899">
        <w:rPr>
          <w:rFonts w:cs="Times New Roman"/>
          <w:color w:val="auto"/>
          <w:sz w:val="22"/>
          <w:szCs w:val="22"/>
        </w:rPr>
        <w:t xml:space="preserve">s are able to use emotions as signals to inform them of their needs and deal effectively with life experiences. </w:t>
      </w:r>
      <w:r w:rsidR="00E30B96" w:rsidRPr="00D71899">
        <w:rPr>
          <w:rFonts w:cs="Times New Roman"/>
          <w:color w:val="auto"/>
          <w:sz w:val="22"/>
          <w:szCs w:val="22"/>
        </w:rPr>
        <w:t>Patient</w:t>
      </w:r>
      <w:r w:rsidRPr="00D71899">
        <w:rPr>
          <w:rFonts w:cs="Times New Roman"/>
          <w:color w:val="auto"/>
          <w:sz w:val="22"/>
          <w:szCs w:val="22"/>
        </w:rPr>
        <w:t xml:space="preserve">s learn how to access their primary adaptive emotions. Maladaptive emotion schemes are evoked for reprocessing, thereby enabling </w:t>
      </w:r>
      <w:r w:rsidR="00E30B96" w:rsidRPr="00D71899">
        <w:rPr>
          <w:rFonts w:cs="Times New Roman"/>
          <w:color w:val="auto"/>
          <w:sz w:val="22"/>
          <w:szCs w:val="22"/>
        </w:rPr>
        <w:t>patient</w:t>
      </w:r>
      <w:r w:rsidRPr="00D71899">
        <w:rPr>
          <w:rFonts w:cs="Times New Roman"/>
          <w:color w:val="auto"/>
          <w:sz w:val="22"/>
          <w:szCs w:val="22"/>
        </w:rPr>
        <w:t xml:space="preserve">s to create new </w:t>
      </w:r>
      <w:r w:rsidR="00C471CE" w:rsidRPr="00D71899">
        <w:rPr>
          <w:rFonts w:cs="Times New Roman"/>
          <w:color w:val="auto"/>
          <w:sz w:val="22"/>
          <w:szCs w:val="22"/>
        </w:rPr>
        <w:t xml:space="preserve">adaptive </w:t>
      </w:r>
      <w:r w:rsidRPr="00D71899">
        <w:rPr>
          <w:rFonts w:cs="Times New Roman"/>
          <w:color w:val="auto"/>
          <w:sz w:val="22"/>
          <w:szCs w:val="22"/>
        </w:rPr>
        <w:t xml:space="preserve">emotional </w:t>
      </w:r>
      <w:r w:rsidR="00C471CE" w:rsidRPr="00D71899">
        <w:rPr>
          <w:rFonts w:cs="Times New Roman"/>
          <w:color w:val="auto"/>
          <w:sz w:val="22"/>
          <w:szCs w:val="22"/>
        </w:rPr>
        <w:t>schemes</w:t>
      </w:r>
      <w:r w:rsidRPr="00D71899">
        <w:rPr>
          <w:rFonts w:cs="Times New Roman"/>
          <w:color w:val="auto"/>
          <w:sz w:val="22"/>
          <w:szCs w:val="22"/>
        </w:rPr>
        <w:t xml:space="preserve">. A goal is also to decrease the use of secondary and instrumental emotions so that </w:t>
      </w:r>
      <w:r w:rsidR="00E30B96" w:rsidRPr="00D71899">
        <w:rPr>
          <w:rFonts w:cs="Times New Roman"/>
          <w:color w:val="auto"/>
          <w:sz w:val="22"/>
          <w:szCs w:val="22"/>
        </w:rPr>
        <w:t>patient</w:t>
      </w:r>
      <w:r w:rsidRPr="00D71899">
        <w:rPr>
          <w:rFonts w:cs="Times New Roman"/>
          <w:color w:val="auto"/>
          <w:sz w:val="22"/>
          <w:szCs w:val="22"/>
        </w:rPr>
        <w:t>s are not encumbered by them (</w:t>
      </w:r>
      <w:customXmlInsRangeStart w:id="276" w:author="AQ" w:date="2025-08-03T08:56:00Z"/>
      <w:sdt>
        <w:sdtPr>
          <w:rPr>
            <w:rFonts w:cs="Times New Roman"/>
            <w:color w:val="auto"/>
            <w:sz w:val="22"/>
            <w:szCs w:val="22"/>
          </w:rPr>
          <w:alias w:val="BibCitation"/>
          <w:tag w:val="BibRef46"/>
          <w:id w:val="-380094727"/>
          <w:placeholder>
            <w:docPart w:val="DefaultPlaceholder_1082065158"/>
          </w:placeholder>
        </w:sdtPr>
        <w:sdtEndPr/>
        <w:sdtContent>
          <w:customXmlInsRangeEnd w:id="276"/>
          <w:r w:rsidRPr="0099569C">
            <w:rPr>
              <w:rFonts w:cs="Times New Roman"/>
              <w:color w:val="auto"/>
              <w:sz w:val="22"/>
              <w:szCs w:val="22"/>
              <w:highlight w:val="green"/>
              <w:rPrChange w:id="277" w:author="AQ" w:date="2025-08-03T08:56:00Z">
                <w:rPr>
                  <w:rFonts w:cs="Times New Roman"/>
                  <w:color w:val="auto"/>
                  <w:sz w:val="22"/>
                  <w:szCs w:val="22"/>
                </w:rPr>
              </w:rPrChange>
            </w:rPr>
            <w:t>Greenberg &amp; Goldman, 1988</w:t>
          </w:r>
          <w:customXmlInsRangeStart w:id="278" w:author="AQ" w:date="2025-08-03T08:56:00Z"/>
        </w:sdtContent>
      </w:sdt>
      <w:customXmlInsRangeEnd w:id="278"/>
      <w:r w:rsidRPr="00D71899">
        <w:rPr>
          <w:rFonts w:cs="Times New Roman"/>
          <w:color w:val="auto"/>
          <w:sz w:val="22"/>
          <w:szCs w:val="22"/>
        </w:rPr>
        <w:t>).</w:t>
      </w:r>
    </w:p>
    <w:p w14:paraId="0108C944" w14:textId="5DBD4031" w:rsidR="00C927CB" w:rsidRPr="00D71899" w:rsidRDefault="00794B56" w:rsidP="0065130C">
      <w:pPr>
        <w:pStyle w:val="Head2"/>
        <w:rPr>
          <w:rFonts w:cs="Times New Roman"/>
          <w:color w:val="auto"/>
          <w:spacing w:val="0"/>
        </w:rPr>
      </w:pPr>
      <w:r>
        <w:rPr>
          <w:rFonts w:cs="Times New Roman"/>
          <w:color w:val="auto"/>
          <w:spacing w:val="0"/>
        </w:rPr>
        <w:t>&lt;H2&gt;</w:t>
      </w:r>
      <w:r w:rsidR="004F6791" w:rsidRPr="00D71899">
        <w:rPr>
          <w:rFonts w:cs="Times New Roman"/>
          <w:color w:val="auto"/>
          <w:spacing w:val="0"/>
        </w:rPr>
        <w:t>Assessment</w:t>
      </w:r>
    </w:p>
    <w:p w14:paraId="491DDE04" w14:textId="246515E0"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Assessment in EFT occurs in the first phase of therapy called the bonding and awareness phase. In this phase, a strong therapeutic relationship is developed based on the person-centered work of Carl Rogers, emphasizing empathy, congruence, and unconditional positive regard. The therapist enters the </w:t>
      </w:r>
      <w:r w:rsidR="00E30B96" w:rsidRPr="00D71899">
        <w:rPr>
          <w:rFonts w:cs="Times New Roman"/>
          <w:color w:val="auto"/>
          <w:sz w:val="22"/>
          <w:szCs w:val="22"/>
        </w:rPr>
        <w:t>patient</w:t>
      </w:r>
      <w:r w:rsidRPr="00D71899">
        <w:rPr>
          <w:rFonts w:cs="Times New Roman"/>
          <w:color w:val="auto"/>
          <w:sz w:val="22"/>
          <w:szCs w:val="22"/>
        </w:rPr>
        <w:t xml:space="preserve">’s frame of reference, validates the </w:t>
      </w:r>
      <w:r w:rsidR="00E30B96" w:rsidRPr="00D71899">
        <w:rPr>
          <w:rFonts w:cs="Times New Roman"/>
          <w:color w:val="auto"/>
          <w:sz w:val="22"/>
          <w:szCs w:val="22"/>
        </w:rPr>
        <w:t>patient</w:t>
      </w:r>
      <w:r w:rsidRPr="00D71899">
        <w:rPr>
          <w:rFonts w:cs="Times New Roman"/>
          <w:color w:val="auto"/>
          <w:sz w:val="22"/>
          <w:szCs w:val="22"/>
        </w:rPr>
        <w:t xml:space="preserve">’s feelings, and empathically follows the </w:t>
      </w:r>
      <w:r w:rsidR="00E30B96" w:rsidRPr="00D71899">
        <w:rPr>
          <w:rFonts w:cs="Times New Roman"/>
          <w:color w:val="auto"/>
          <w:sz w:val="22"/>
          <w:szCs w:val="22"/>
        </w:rPr>
        <w:t>patient</w:t>
      </w:r>
      <w:r w:rsidRPr="00D71899">
        <w:rPr>
          <w:rFonts w:cs="Times New Roman"/>
          <w:color w:val="auto"/>
          <w:sz w:val="22"/>
          <w:szCs w:val="22"/>
        </w:rPr>
        <w:t xml:space="preserve">’s experience to deepen emotional experiencing and access core emotions. Emotional functioning is assessed including emotional awareness, emotional regulation skills, and emotion schemes. The therapist provides a rationale for working with emotion, establishes a collaborative focus, and promotes the </w:t>
      </w:r>
      <w:r w:rsidR="00E30B96" w:rsidRPr="00D71899">
        <w:rPr>
          <w:rFonts w:cs="Times New Roman"/>
          <w:color w:val="auto"/>
          <w:sz w:val="22"/>
          <w:szCs w:val="22"/>
        </w:rPr>
        <w:t>patient</w:t>
      </w:r>
      <w:r w:rsidRPr="00D71899">
        <w:rPr>
          <w:rFonts w:cs="Times New Roman"/>
          <w:color w:val="auto"/>
          <w:sz w:val="22"/>
          <w:szCs w:val="22"/>
        </w:rPr>
        <w:t>’s awareness of emotional experience (</w:t>
      </w:r>
      <w:customXmlInsRangeStart w:id="279" w:author="AQ" w:date="2025-08-03T08:56:00Z"/>
      <w:sdt>
        <w:sdtPr>
          <w:rPr>
            <w:rFonts w:cs="Times New Roman"/>
            <w:color w:val="auto"/>
            <w:sz w:val="22"/>
            <w:szCs w:val="22"/>
          </w:rPr>
          <w:alias w:val="BibCitation"/>
          <w:tag w:val="BibRef45"/>
          <w:id w:val="1309285482"/>
          <w:placeholder>
            <w:docPart w:val="DefaultPlaceholder_1082065158"/>
          </w:placeholder>
        </w:sdtPr>
        <w:sdtEndPr/>
        <w:sdtContent>
          <w:customXmlInsRangeEnd w:id="279"/>
          <w:customXmlInsRangeStart w:id="280" w:author="AQ" w:date="2025-08-03T08:56:00Z"/>
          <w:sdt>
            <w:sdtPr>
              <w:rPr>
                <w:rFonts w:cs="Times New Roman"/>
                <w:color w:val="auto"/>
                <w:sz w:val="22"/>
                <w:szCs w:val="22"/>
              </w:rPr>
              <w:alias w:val="BibCitation"/>
              <w:tag w:val="BibRef45"/>
              <w:id w:val="-1442220187"/>
              <w:placeholder>
                <w:docPart w:val="DefaultPlaceholder_1082065158"/>
              </w:placeholder>
            </w:sdtPr>
            <w:sdtEndPr>
              <w:rPr>
                <w:highlight w:val="green"/>
              </w:rPr>
            </w:sdtEndPr>
            <w:sdtContent>
              <w:customXmlInsRangeEnd w:id="280"/>
              <w:r w:rsidRPr="0099569C">
                <w:rPr>
                  <w:rFonts w:cs="Times New Roman"/>
                  <w:color w:val="auto"/>
                  <w:sz w:val="22"/>
                  <w:szCs w:val="22"/>
                  <w:highlight w:val="green"/>
                  <w:rPrChange w:id="281" w:author="AQ" w:date="2025-08-03T08:56:00Z">
                    <w:rPr>
                      <w:rFonts w:cs="Times New Roman"/>
                      <w:color w:val="auto"/>
                      <w:sz w:val="22"/>
                      <w:szCs w:val="22"/>
                    </w:rPr>
                  </w:rPrChange>
                </w:rPr>
                <w:t>Greenberg, 2011</w:t>
              </w:r>
              <w:customXmlInsRangeStart w:id="282" w:author="AQ" w:date="2025-08-03T08:56:00Z"/>
            </w:sdtContent>
          </w:sdt>
          <w:customXmlInsRangeEnd w:id="282"/>
          <w:customXmlInsRangeStart w:id="283" w:author="AQ" w:date="2025-08-03T08:56:00Z"/>
        </w:sdtContent>
      </w:sdt>
      <w:customXmlInsRangeEnd w:id="283"/>
      <w:r w:rsidRPr="00D71899">
        <w:rPr>
          <w:rFonts w:cs="Times New Roman"/>
          <w:color w:val="auto"/>
          <w:sz w:val="22"/>
          <w:szCs w:val="22"/>
        </w:rPr>
        <w:t>). Assessment also occurs continuously throughout the therapeutic process.</w:t>
      </w:r>
    </w:p>
    <w:p w14:paraId="19DB0EA8" w14:textId="583E2267" w:rsidR="00C927CB" w:rsidRPr="00D71899" w:rsidRDefault="00794B56" w:rsidP="0065130C">
      <w:pPr>
        <w:pStyle w:val="Head2"/>
        <w:rPr>
          <w:rFonts w:cs="Times New Roman"/>
          <w:color w:val="auto"/>
          <w:spacing w:val="0"/>
        </w:rPr>
      </w:pPr>
      <w:r>
        <w:rPr>
          <w:rFonts w:cs="Times New Roman"/>
          <w:color w:val="auto"/>
          <w:spacing w:val="0"/>
        </w:rPr>
        <w:t>&lt;H2&gt;</w:t>
      </w:r>
      <w:r w:rsidR="004F6791" w:rsidRPr="00D71899">
        <w:rPr>
          <w:rFonts w:cs="Times New Roman"/>
          <w:color w:val="auto"/>
          <w:spacing w:val="0"/>
        </w:rPr>
        <w:t>Psychotherapy Techniques</w:t>
      </w:r>
    </w:p>
    <w:p w14:paraId="03CE01C0" w14:textId="4B16AC95"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The second phase of therapy called the evoking and exploring phase utilizes therapeutic interventions that access and evoke problematic feelings, </w:t>
      </w:r>
      <w:r w:rsidR="00A556A9" w:rsidRPr="00D71899">
        <w:rPr>
          <w:rFonts w:cs="Times New Roman"/>
          <w:color w:val="auto"/>
          <w:sz w:val="22"/>
          <w:szCs w:val="22"/>
        </w:rPr>
        <w:t>secondary</w:t>
      </w:r>
      <w:r w:rsidRPr="00D71899">
        <w:rPr>
          <w:rFonts w:cs="Times New Roman"/>
          <w:color w:val="auto"/>
          <w:sz w:val="22"/>
          <w:szCs w:val="22"/>
        </w:rPr>
        <w:t xml:space="preserve"> emotions, and maladaptive core schemes using process-directed Gestalt therapy style experiments. Therapeutic interventions are marker guided; thus, </w:t>
      </w:r>
      <w:r w:rsidRPr="00D71899">
        <w:rPr>
          <w:rFonts w:cs="Times New Roman"/>
          <w:color w:val="auto"/>
          <w:sz w:val="22"/>
          <w:szCs w:val="22"/>
        </w:rPr>
        <w:lastRenderedPageBreak/>
        <w:t>in-session states of underlying affective problems are identified and specific process interventions employed that flow from the in-session markers (</w:t>
      </w:r>
      <w:customXmlInsRangeStart w:id="284" w:author="AQ" w:date="2025-08-03T08:56:00Z"/>
      <w:sdt>
        <w:sdtPr>
          <w:rPr>
            <w:rFonts w:cs="Times New Roman"/>
            <w:color w:val="auto"/>
            <w:sz w:val="22"/>
            <w:szCs w:val="22"/>
          </w:rPr>
          <w:alias w:val="BibCitation"/>
          <w:tag w:val="BibRef45"/>
          <w:id w:val="2131974701"/>
          <w:placeholder>
            <w:docPart w:val="DefaultPlaceholder_1082065158"/>
          </w:placeholder>
        </w:sdtPr>
        <w:sdtEndPr/>
        <w:sdtContent>
          <w:customXmlInsRangeEnd w:id="284"/>
          <w:customXmlInsRangeStart w:id="285" w:author="AQ" w:date="2025-08-03T08:56:00Z"/>
          <w:sdt>
            <w:sdtPr>
              <w:rPr>
                <w:rFonts w:cs="Times New Roman"/>
                <w:color w:val="auto"/>
                <w:sz w:val="22"/>
                <w:szCs w:val="22"/>
              </w:rPr>
              <w:alias w:val="BibCitation"/>
              <w:tag w:val="BibRef45"/>
              <w:id w:val="2144234127"/>
              <w:placeholder>
                <w:docPart w:val="DefaultPlaceholder_1082065158"/>
              </w:placeholder>
            </w:sdtPr>
            <w:sdtEndPr>
              <w:rPr>
                <w:highlight w:val="green"/>
              </w:rPr>
            </w:sdtEndPr>
            <w:sdtContent>
              <w:customXmlInsRangeEnd w:id="285"/>
              <w:r w:rsidRPr="0099569C">
                <w:rPr>
                  <w:rFonts w:cs="Times New Roman"/>
                  <w:color w:val="auto"/>
                  <w:sz w:val="22"/>
                  <w:szCs w:val="22"/>
                  <w:highlight w:val="green"/>
                  <w:rPrChange w:id="286" w:author="AQ" w:date="2025-08-03T08:56:00Z">
                    <w:rPr>
                      <w:rFonts w:cs="Times New Roman"/>
                      <w:color w:val="auto"/>
                      <w:sz w:val="22"/>
                      <w:szCs w:val="22"/>
                    </w:rPr>
                  </w:rPrChange>
                </w:rPr>
                <w:t>Greenberg, 2011</w:t>
              </w:r>
              <w:customXmlInsRangeStart w:id="287" w:author="AQ" w:date="2025-08-03T08:56:00Z"/>
            </w:sdtContent>
          </w:sdt>
          <w:customXmlInsRangeEnd w:id="287"/>
          <w:customXmlInsRangeStart w:id="288" w:author="AQ" w:date="2025-08-03T08:56:00Z"/>
        </w:sdtContent>
      </w:sdt>
      <w:customXmlInsRangeEnd w:id="288"/>
      <w:r w:rsidRPr="00D71899">
        <w:rPr>
          <w:rFonts w:cs="Times New Roman"/>
          <w:color w:val="auto"/>
          <w:sz w:val="22"/>
          <w:szCs w:val="22"/>
        </w:rPr>
        <w:t>). The therapeutic process is construed as a sequence of events in which specified markers repeatedly present themselves in therapy as opportunities to employ effective process interventions. Thus, the psychotherapist is constantly engaged in assessing for the presentation of a marker and must be proficient both at making process diagnoses of markers as well as implementing appropriate interventions to help resolve the problem indicated by the marker. Perceptual skills are needed for recognizing markers and determining the appropriate intervention (</w:t>
      </w:r>
      <w:r w:rsidRPr="006F2841">
        <w:rPr>
          <w:rStyle w:val="citebib"/>
        </w:rPr>
        <w:t>Greenberg</w:t>
      </w:r>
      <w:del w:id="289" w:author="AQ" w:date="2025-08-03T08:49:00Z">
        <w:r w:rsidRPr="006F2841" w:rsidDel="00B35A6E">
          <w:rPr>
            <w:rStyle w:val="citebib"/>
          </w:rPr>
          <w:delText>, Rice, &amp; Elliott,</w:delText>
        </w:r>
      </w:del>
      <w:ins w:id="290" w:author="AQ" w:date="2025-08-03T08:49:00Z">
        <w:r w:rsidR="00B35A6E" w:rsidRPr="006F2841">
          <w:rPr>
            <w:rStyle w:val="citebib"/>
          </w:rPr>
          <w:t xml:space="preserve"> et al.</w:t>
        </w:r>
      </w:ins>
      <w:r w:rsidRPr="006F2841">
        <w:rPr>
          <w:rStyle w:val="citebib"/>
        </w:rPr>
        <w:t xml:space="preserve"> 1993</w:t>
      </w:r>
      <w:r w:rsidRPr="00D71899">
        <w:rPr>
          <w:rFonts w:cs="Times New Roman"/>
          <w:color w:val="auto"/>
          <w:sz w:val="22"/>
          <w:szCs w:val="22"/>
        </w:rPr>
        <w:t>).</w:t>
      </w:r>
    </w:p>
    <w:p w14:paraId="1125D781" w14:textId="6257BE52" w:rsidR="00C927CB" w:rsidRPr="00D71899" w:rsidRDefault="00794B56"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Marker Experiments</w:t>
      </w:r>
    </w:p>
    <w:p w14:paraId="11012715" w14:textId="2E8931D4" w:rsidR="003670D7" w:rsidRPr="00D71899" w:rsidRDefault="004F6791" w:rsidP="00794B56">
      <w:pPr>
        <w:pStyle w:val="Para-FL"/>
        <w:jc w:val="left"/>
        <w:rPr>
          <w:rStyle w:val="bold"/>
          <w:rFonts w:cs="Times New Roman"/>
          <w:b w:val="0"/>
          <w:bCs w:val="0"/>
          <w:color w:val="auto"/>
          <w:sz w:val="22"/>
          <w:szCs w:val="22"/>
        </w:rPr>
      </w:pPr>
      <w:r w:rsidRPr="00D71899">
        <w:rPr>
          <w:rFonts w:cs="Times New Roman"/>
          <w:color w:val="auto"/>
          <w:sz w:val="22"/>
          <w:szCs w:val="22"/>
        </w:rPr>
        <w:t xml:space="preserve">In-session markers are identified </w:t>
      </w:r>
      <w:r w:rsidR="003670D7" w:rsidRPr="00D71899">
        <w:rPr>
          <w:rFonts w:cs="Times New Roman"/>
          <w:color w:val="auto"/>
          <w:sz w:val="22"/>
          <w:szCs w:val="22"/>
        </w:rPr>
        <w:t xml:space="preserve">and </w:t>
      </w:r>
      <w:r w:rsidRPr="00D71899">
        <w:rPr>
          <w:rFonts w:cs="Times New Roman"/>
          <w:color w:val="auto"/>
          <w:sz w:val="22"/>
          <w:szCs w:val="22"/>
        </w:rPr>
        <w:t xml:space="preserve">guide experiments to help </w:t>
      </w:r>
      <w:r w:rsidR="00E30B96" w:rsidRPr="00D71899">
        <w:rPr>
          <w:rFonts w:cs="Times New Roman"/>
          <w:color w:val="auto"/>
          <w:sz w:val="22"/>
          <w:szCs w:val="22"/>
        </w:rPr>
        <w:t>patient</w:t>
      </w:r>
      <w:r w:rsidRPr="00D71899">
        <w:rPr>
          <w:rFonts w:cs="Times New Roman"/>
          <w:color w:val="auto"/>
          <w:sz w:val="22"/>
          <w:szCs w:val="22"/>
        </w:rPr>
        <w:t>s access and transform their maladaptive emotions and emotion schemes (</w:t>
      </w:r>
      <w:customXmlInsRangeStart w:id="291" w:author="AQ" w:date="2025-08-03T08:56:00Z"/>
      <w:sdt>
        <w:sdtPr>
          <w:rPr>
            <w:rFonts w:cs="Times New Roman"/>
            <w:color w:val="auto"/>
            <w:sz w:val="22"/>
            <w:szCs w:val="22"/>
          </w:rPr>
          <w:alias w:val="BibCitation"/>
          <w:tag w:val="BibRef45"/>
          <w:id w:val="-886099733"/>
          <w:placeholder>
            <w:docPart w:val="DefaultPlaceholder_1082065158"/>
          </w:placeholder>
        </w:sdtPr>
        <w:sdtEndPr/>
        <w:sdtContent>
          <w:customXmlInsRangeEnd w:id="291"/>
          <w:customXmlInsRangeStart w:id="292" w:author="AQ" w:date="2025-08-03T08:56:00Z"/>
          <w:sdt>
            <w:sdtPr>
              <w:rPr>
                <w:rFonts w:cs="Times New Roman"/>
                <w:color w:val="auto"/>
                <w:sz w:val="22"/>
                <w:szCs w:val="22"/>
              </w:rPr>
              <w:alias w:val="BibCitation"/>
              <w:tag w:val="BibRef45"/>
              <w:id w:val="1075405117"/>
              <w:placeholder>
                <w:docPart w:val="DefaultPlaceholder_1082065158"/>
              </w:placeholder>
            </w:sdtPr>
            <w:sdtEndPr>
              <w:rPr>
                <w:highlight w:val="green"/>
              </w:rPr>
            </w:sdtEndPr>
            <w:sdtContent>
              <w:customXmlInsRangeEnd w:id="292"/>
              <w:r w:rsidRPr="0099569C">
                <w:rPr>
                  <w:rFonts w:cs="Times New Roman"/>
                  <w:color w:val="auto"/>
                  <w:sz w:val="22"/>
                  <w:szCs w:val="22"/>
                  <w:highlight w:val="green"/>
                  <w:rPrChange w:id="293" w:author="AQ" w:date="2025-08-03T08:56:00Z">
                    <w:rPr>
                      <w:rFonts w:cs="Times New Roman"/>
                      <w:color w:val="auto"/>
                      <w:sz w:val="22"/>
                      <w:szCs w:val="22"/>
                    </w:rPr>
                  </w:rPrChange>
                </w:rPr>
                <w:t>Greenberg, 2011</w:t>
              </w:r>
              <w:customXmlInsRangeStart w:id="294" w:author="AQ" w:date="2025-08-03T08:56:00Z"/>
            </w:sdtContent>
          </w:sdt>
          <w:customXmlInsRangeEnd w:id="294"/>
          <w:customXmlInsRangeStart w:id="295" w:author="AQ" w:date="2025-08-03T08:56:00Z"/>
        </w:sdtContent>
      </w:sdt>
      <w:customXmlInsRangeEnd w:id="295"/>
      <w:r w:rsidRPr="00D71899">
        <w:rPr>
          <w:rFonts w:cs="Times New Roman"/>
          <w:color w:val="auto"/>
          <w:sz w:val="22"/>
          <w:szCs w:val="22"/>
        </w:rPr>
        <w:t xml:space="preserve">). Numerous markers have been identified in EFT. A list of the more common markers can be found in </w:t>
      </w:r>
      <w:r w:rsidRPr="00794B56">
        <w:rPr>
          <w:rFonts w:cs="Times New Roman"/>
          <w:b/>
          <w:bCs/>
          <w:color w:val="auto"/>
          <w:sz w:val="22"/>
          <w:szCs w:val="22"/>
        </w:rPr>
        <w:t xml:space="preserve">Box </w:t>
      </w:r>
      <w:r w:rsidR="00794B56" w:rsidRPr="00794B56">
        <w:rPr>
          <w:rFonts w:cs="Times New Roman"/>
          <w:b/>
          <w:bCs/>
          <w:color w:val="auto"/>
          <w:sz w:val="22"/>
          <w:szCs w:val="22"/>
        </w:rPr>
        <w:t>8</w:t>
      </w:r>
      <w:r w:rsidRPr="00794B56">
        <w:rPr>
          <w:rFonts w:cs="Times New Roman"/>
          <w:b/>
          <w:bCs/>
          <w:color w:val="auto"/>
          <w:sz w:val="22"/>
          <w:szCs w:val="22"/>
        </w:rPr>
        <w:t>.4</w:t>
      </w:r>
      <w:r w:rsidRPr="00D71899">
        <w:rPr>
          <w:rFonts w:cs="Times New Roman"/>
          <w:color w:val="auto"/>
          <w:sz w:val="22"/>
          <w:szCs w:val="22"/>
        </w:rPr>
        <w:t>. Examples follow to illustrate these markers and their interventions (</w:t>
      </w:r>
      <w:customXmlInsRangeStart w:id="296" w:author="AQ" w:date="2025-08-03T08:56:00Z"/>
      <w:sdt>
        <w:sdtPr>
          <w:rPr>
            <w:rFonts w:cs="Times New Roman"/>
            <w:color w:val="auto"/>
            <w:sz w:val="22"/>
            <w:szCs w:val="22"/>
          </w:rPr>
          <w:alias w:val="BibCitation"/>
          <w:tag w:val="BibRef45"/>
          <w:id w:val="1767265268"/>
          <w:placeholder>
            <w:docPart w:val="DefaultPlaceholder_1082065158"/>
          </w:placeholder>
        </w:sdtPr>
        <w:sdtEndPr/>
        <w:sdtContent>
          <w:customXmlInsRangeEnd w:id="296"/>
          <w:customXmlInsRangeStart w:id="297" w:author="AQ" w:date="2025-08-03T08:56:00Z"/>
          <w:sdt>
            <w:sdtPr>
              <w:rPr>
                <w:rFonts w:cs="Times New Roman"/>
                <w:color w:val="auto"/>
                <w:sz w:val="22"/>
                <w:szCs w:val="22"/>
              </w:rPr>
              <w:alias w:val="BibCitation"/>
              <w:tag w:val="BibRef45"/>
              <w:id w:val="-1064177261"/>
              <w:placeholder>
                <w:docPart w:val="DefaultPlaceholder_1082065158"/>
              </w:placeholder>
            </w:sdtPr>
            <w:sdtEndPr>
              <w:rPr>
                <w:highlight w:val="green"/>
              </w:rPr>
            </w:sdtEndPr>
            <w:sdtContent>
              <w:customXmlInsRangeEnd w:id="297"/>
              <w:r w:rsidRPr="0099569C">
                <w:rPr>
                  <w:rFonts w:cs="Times New Roman"/>
                  <w:color w:val="auto"/>
                  <w:sz w:val="22"/>
                  <w:szCs w:val="22"/>
                  <w:highlight w:val="green"/>
                  <w:rPrChange w:id="298" w:author="AQ" w:date="2025-08-03T08:56:00Z">
                    <w:rPr>
                      <w:rFonts w:cs="Times New Roman"/>
                      <w:color w:val="auto"/>
                      <w:sz w:val="22"/>
                      <w:szCs w:val="22"/>
                    </w:rPr>
                  </w:rPrChange>
                </w:rPr>
                <w:t>Greenberg, 2011</w:t>
              </w:r>
              <w:customXmlInsRangeStart w:id="299" w:author="AQ" w:date="2025-08-03T08:56:00Z"/>
            </w:sdtContent>
          </w:sdt>
          <w:customXmlInsRangeEnd w:id="299"/>
          <w:customXmlInsRangeStart w:id="300" w:author="AQ" w:date="2025-08-03T08:56:00Z"/>
        </w:sdtContent>
      </w:sdt>
      <w:customXmlInsRangeEnd w:id="300"/>
      <w:r w:rsidRPr="00D71899">
        <w:rPr>
          <w:rFonts w:cs="Times New Roman"/>
          <w:color w:val="auto"/>
          <w:sz w:val="22"/>
          <w:szCs w:val="22"/>
        </w:rPr>
        <w:t>).</w:t>
      </w:r>
    </w:p>
    <w:p w14:paraId="63C83892" w14:textId="5D4659D3" w:rsidR="00C927CB" w:rsidRPr="00D71899" w:rsidRDefault="0065130C" w:rsidP="0065130C">
      <w:pPr>
        <w:pStyle w:val="BulletList1first"/>
        <w:tabs>
          <w:tab w:val="clear" w:pos="240"/>
        </w:tabs>
        <w:spacing w:before="0" w:line="480" w:lineRule="auto"/>
        <w:ind w:left="357" w:hanging="357"/>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t>
      </w:r>
      <w:r w:rsidRPr="00D71899">
        <w:rPr>
          <w:rFonts w:ascii="Times New Roman" w:hAnsi="Times New Roman" w:cs="Times New Roman"/>
          <w:color w:val="auto"/>
          <w:sz w:val="22"/>
          <w:szCs w:val="22"/>
        </w:rPr>
        <w:tab/>
      </w:r>
      <w:r w:rsidR="004F6791" w:rsidRPr="00D71899">
        <w:rPr>
          <w:rStyle w:val="bold"/>
          <w:rFonts w:ascii="Times New Roman" w:hAnsi="Times New Roman" w:cs="Times New Roman"/>
          <w:color w:val="auto"/>
          <w:sz w:val="22"/>
          <w:szCs w:val="22"/>
        </w:rPr>
        <w:t>Problematic reactions.</w:t>
      </w:r>
      <w:r w:rsidR="004F6791" w:rsidRPr="00D71899">
        <w:rPr>
          <w:rFonts w:ascii="Times New Roman" w:hAnsi="Times New Roman" w:cs="Times New Roman"/>
          <w:color w:val="auto"/>
          <w:sz w:val="22"/>
          <w:szCs w:val="22"/>
        </w:rPr>
        <w:t xml:space="preserve"> </w:t>
      </w:r>
      <w:r w:rsidR="00BE2F3B" w:rsidRPr="00D71899">
        <w:rPr>
          <w:rFonts w:ascii="Times New Roman" w:hAnsi="Times New Roman" w:cs="Times New Roman"/>
          <w:color w:val="auto"/>
          <w:sz w:val="22"/>
          <w:szCs w:val="22"/>
        </w:rPr>
        <w:t>These are e</w:t>
      </w:r>
      <w:r w:rsidR="004F6791" w:rsidRPr="00D71899">
        <w:rPr>
          <w:rFonts w:ascii="Times New Roman" w:hAnsi="Times New Roman" w:cs="Times New Roman"/>
          <w:color w:val="auto"/>
          <w:sz w:val="22"/>
          <w:szCs w:val="22"/>
        </w:rPr>
        <w:t xml:space="preserve">motional overreactions to particular stimulus situations perceived as problematic and expressed by puzzlement. An example is a comment a </w:t>
      </w:r>
      <w:r w:rsidR="00E30B96" w:rsidRPr="00D71899">
        <w:rPr>
          <w:rFonts w:ascii="Times New Roman" w:hAnsi="Times New Roman" w:cs="Times New Roman"/>
          <w:color w:val="auto"/>
          <w:sz w:val="22"/>
          <w:szCs w:val="22"/>
        </w:rPr>
        <w:t>patient</w:t>
      </w:r>
      <w:r w:rsidR="004F6791" w:rsidRPr="00D71899">
        <w:rPr>
          <w:rFonts w:ascii="Times New Roman" w:hAnsi="Times New Roman" w:cs="Times New Roman"/>
          <w:color w:val="auto"/>
          <w:sz w:val="22"/>
          <w:szCs w:val="22"/>
        </w:rPr>
        <w:t xml:space="preserve"> made during a recent session: “On my way to therapy, I saw a plume-tailed dog and became very fearful and I don’t know why.” The intervention is a systematic unfolding procedure that allows the </w:t>
      </w:r>
      <w:r w:rsidR="00E30B96" w:rsidRPr="00D71899">
        <w:rPr>
          <w:rFonts w:ascii="Times New Roman" w:hAnsi="Times New Roman" w:cs="Times New Roman"/>
          <w:color w:val="auto"/>
          <w:sz w:val="22"/>
          <w:szCs w:val="22"/>
        </w:rPr>
        <w:t>patient</w:t>
      </w:r>
      <w:r w:rsidR="004F6791" w:rsidRPr="00D71899">
        <w:rPr>
          <w:rFonts w:ascii="Times New Roman" w:hAnsi="Times New Roman" w:cs="Times New Roman"/>
          <w:color w:val="auto"/>
          <w:sz w:val="22"/>
          <w:szCs w:val="22"/>
        </w:rPr>
        <w:t xml:space="preserve"> to arrive at the implicit meaning of the situation, make sense of the reaction, and resolve the problematic reaction. The </w:t>
      </w:r>
      <w:r w:rsidR="00E30B96" w:rsidRPr="00D71899">
        <w:rPr>
          <w:rFonts w:ascii="Times New Roman" w:hAnsi="Times New Roman" w:cs="Times New Roman"/>
          <w:color w:val="auto"/>
          <w:sz w:val="22"/>
          <w:szCs w:val="22"/>
        </w:rPr>
        <w:t>patient</w:t>
      </w:r>
      <w:r w:rsidR="004F6791" w:rsidRPr="00D71899">
        <w:rPr>
          <w:rFonts w:ascii="Times New Roman" w:hAnsi="Times New Roman" w:cs="Times New Roman"/>
          <w:color w:val="auto"/>
          <w:sz w:val="22"/>
          <w:szCs w:val="22"/>
        </w:rPr>
        <w:t xml:space="preserve"> is asked to provide detailed and concrete descriptions of the situation and the emotional reaction through the use of evocative language. The therapist then amplifies the description with the use of vivid, imagistic language, which promotes </w:t>
      </w:r>
      <w:proofErr w:type="spellStart"/>
      <w:r w:rsidR="004F6791" w:rsidRPr="00D71899">
        <w:rPr>
          <w:rFonts w:ascii="Times New Roman" w:hAnsi="Times New Roman" w:cs="Times New Roman"/>
          <w:color w:val="auto"/>
          <w:sz w:val="22"/>
          <w:szCs w:val="22"/>
        </w:rPr>
        <w:t>reexperiencing</w:t>
      </w:r>
      <w:proofErr w:type="spellEnd"/>
      <w:r w:rsidR="004F6791" w:rsidRPr="00D71899">
        <w:rPr>
          <w:rFonts w:ascii="Times New Roman" w:hAnsi="Times New Roman" w:cs="Times New Roman"/>
          <w:color w:val="auto"/>
          <w:sz w:val="22"/>
          <w:szCs w:val="22"/>
        </w:rPr>
        <w:t xml:space="preserve"> the situation (</w:t>
      </w:r>
      <w:customXmlInsRangeStart w:id="301" w:author="AQ" w:date="2025-08-03T08:56:00Z"/>
      <w:sdt>
        <w:sdtPr>
          <w:rPr>
            <w:rFonts w:ascii="Times New Roman" w:hAnsi="Times New Roman" w:cs="Times New Roman"/>
            <w:color w:val="auto"/>
            <w:sz w:val="22"/>
            <w:szCs w:val="22"/>
          </w:rPr>
          <w:alias w:val="BibCitation"/>
          <w:tag w:val="BibRef45"/>
          <w:id w:val="-29264990"/>
          <w:placeholder>
            <w:docPart w:val="DefaultPlaceholder_1082065158"/>
          </w:placeholder>
        </w:sdtPr>
        <w:sdtEndPr/>
        <w:sdtContent>
          <w:customXmlInsRangeEnd w:id="301"/>
          <w:customXmlInsRangeStart w:id="302" w:author="AQ" w:date="2025-08-03T08:56:00Z"/>
          <w:sdt>
            <w:sdtPr>
              <w:rPr>
                <w:rFonts w:ascii="Times New Roman" w:hAnsi="Times New Roman" w:cs="Times New Roman"/>
                <w:color w:val="auto"/>
                <w:sz w:val="22"/>
                <w:szCs w:val="22"/>
              </w:rPr>
              <w:alias w:val="BibCitation"/>
              <w:tag w:val="BibRef45"/>
              <w:id w:val="-572499966"/>
              <w:placeholder>
                <w:docPart w:val="DefaultPlaceholder_1082065158"/>
              </w:placeholder>
            </w:sdtPr>
            <w:sdtEndPr>
              <w:rPr>
                <w:highlight w:val="green"/>
              </w:rPr>
            </w:sdtEndPr>
            <w:sdtContent>
              <w:customXmlInsRangeEnd w:id="302"/>
              <w:r w:rsidR="004F6791" w:rsidRPr="0099569C">
                <w:rPr>
                  <w:rFonts w:ascii="Times New Roman" w:hAnsi="Times New Roman" w:cs="Times New Roman"/>
                  <w:color w:val="auto"/>
                  <w:sz w:val="22"/>
                  <w:szCs w:val="22"/>
                  <w:highlight w:val="green"/>
                  <w:rPrChange w:id="303" w:author="AQ" w:date="2025-08-03T08:56:00Z">
                    <w:rPr>
                      <w:rFonts w:ascii="Times New Roman" w:hAnsi="Times New Roman" w:cs="Times New Roman"/>
                      <w:color w:val="auto"/>
                      <w:sz w:val="22"/>
                      <w:szCs w:val="22"/>
                    </w:rPr>
                  </w:rPrChange>
                </w:rPr>
                <w:t>Greenberg, 2011</w:t>
              </w:r>
              <w:customXmlInsRangeStart w:id="304" w:author="AQ" w:date="2025-08-03T08:56:00Z"/>
            </w:sdtContent>
          </w:sdt>
          <w:customXmlInsRangeEnd w:id="304"/>
          <w:customXmlInsRangeStart w:id="305" w:author="AQ" w:date="2025-08-03T08:56:00Z"/>
        </w:sdtContent>
      </w:sdt>
      <w:customXmlInsRangeEnd w:id="305"/>
      <w:r w:rsidR="004F6791" w:rsidRPr="00D71899">
        <w:rPr>
          <w:rFonts w:ascii="Times New Roman" w:hAnsi="Times New Roman" w:cs="Times New Roman"/>
          <w:color w:val="auto"/>
          <w:sz w:val="22"/>
          <w:szCs w:val="22"/>
        </w:rPr>
        <w:t>).</w:t>
      </w:r>
    </w:p>
    <w:p w14:paraId="132F1521" w14:textId="1D5758C2" w:rsidR="00C927CB" w:rsidRPr="00D71899" w:rsidRDefault="0065130C" w:rsidP="0065130C">
      <w:pPr>
        <w:pStyle w:val="BulletList1"/>
        <w:tabs>
          <w:tab w:val="clear" w:pos="240"/>
        </w:tabs>
        <w:ind w:left="357" w:hanging="357"/>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Style w:val="bold"/>
          <w:rFonts w:cs="Times New Roman"/>
          <w:color w:val="auto"/>
          <w:sz w:val="22"/>
          <w:szCs w:val="22"/>
        </w:rPr>
        <w:t>Unclear felt sense.</w:t>
      </w:r>
      <w:r w:rsidR="004F6791" w:rsidRPr="00D71899">
        <w:rPr>
          <w:rFonts w:cs="Times New Roman"/>
          <w:color w:val="auto"/>
          <w:sz w:val="22"/>
          <w:szCs w:val="22"/>
        </w:rPr>
        <w:t xml:space="preserve"> </w:t>
      </w:r>
      <w:r w:rsidR="00BE2F3B" w:rsidRPr="00D71899">
        <w:rPr>
          <w:rFonts w:cs="Times New Roman"/>
          <w:color w:val="auto"/>
          <w:sz w:val="22"/>
          <w:szCs w:val="22"/>
        </w:rPr>
        <w:t>This is an</w:t>
      </w:r>
      <w:r w:rsidR="004F6791" w:rsidRPr="00D71899">
        <w:rPr>
          <w:rFonts w:cs="Times New Roman"/>
          <w:color w:val="auto"/>
          <w:sz w:val="22"/>
          <w:szCs w:val="22"/>
        </w:rPr>
        <w:t xml:space="preserve"> inability to get a clear sense of an experience perceived as problematic. The </w:t>
      </w:r>
      <w:r w:rsidR="00E30B96" w:rsidRPr="00D71899">
        <w:rPr>
          <w:rFonts w:cs="Times New Roman"/>
          <w:color w:val="auto"/>
          <w:sz w:val="22"/>
          <w:szCs w:val="22"/>
        </w:rPr>
        <w:t>patient</w:t>
      </w:r>
      <w:r w:rsidR="004F6791" w:rsidRPr="00D71899">
        <w:rPr>
          <w:rFonts w:cs="Times New Roman"/>
          <w:color w:val="auto"/>
          <w:sz w:val="22"/>
          <w:szCs w:val="22"/>
        </w:rPr>
        <w:t xml:space="preserve"> may say, “I just have this inner tenseness, but don’t know what it is.” The intervention is a focusing technique whereby the therapist guides the </w:t>
      </w:r>
      <w:r w:rsidR="00E30B96" w:rsidRPr="00D71899">
        <w:rPr>
          <w:rFonts w:cs="Times New Roman"/>
          <w:color w:val="auto"/>
          <w:sz w:val="22"/>
          <w:szCs w:val="22"/>
        </w:rPr>
        <w:t>patient</w:t>
      </w:r>
      <w:r w:rsidR="004F6791" w:rsidRPr="00D71899">
        <w:rPr>
          <w:rFonts w:cs="Times New Roman"/>
          <w:color w:val="auto"/>
          <w:sz w:val="22"/>
          <w:szCs w:val="22"/>
        </w:rPr>
        <w:t xml:space="preserve"> to approach the unclear felt sense with attention and willingness to access and create a symbolic expression of it in the form of a metaphor or </w:t>
      </w:r>
      <w:r w:rsidR="004F6791" w:rsidRPr="00D71899">
        <w:rPr>
          <w:rFonts w:cs="Times New Roman"/>
          <w:color w:val="auto"/>
          <w:sz w:val="22"/>
          <w:szCs w:val="22"/>
        </w:rPr>
        <w:lastRenderedPageBreak/>
        <w:t xml:space="preserve">image. The therapist may say to the </w:t>
      </w:r>
      <w:r w:rsidR="00E30B96" w:rsidRPr="00D71899">
        <w:rPr>
          <w:rFonts w:cs="Times New Roman"/>
          <w:color w:val="auto"/>
          <w:sz w:val="22"/>
          <w:szCs w:val="22"/>
        </w:rPr>
        <w:t>patient</w:t>
      </w:r>
      <w:r w:rsidR="004F6791" w:rsidRPr="00D71899">
        <w:rPr>
          <w:rFonts w:cs="Times New Roman"/>
          <w:color w:val="auto"/>
          <w:sz w:val="22"/>
          <w:szCs w:val="22"/>
        </w:rPr>
        <w:t>, “I’d like you to attend to your inner tension, breathe into the area in your body with curiosity, stay with it, and allow an image to emerge.” Resolution involves a bodily felt shift to the creation of new meaning (</w:t>
      </w:r>
      <w:customXmlInsRangeStart w:id="306" w:author="AQ" w:date="2025-08-03T08:56:00Z"/>
      <w:sdt>
        <w:sdtPr>
          <w:rPr>
            <w:rFonts w:cs="Times New Roman"/>
            <w:color w:val="auto"/>
            <w:sz w:val="22"/>
            <w:szCs w:val="22"/>
          </w:rPr>
          <w:alias w:val="BibCitation"/>
          <w:tag w:val="BibRef45"/>
          <w:id w:val="-1780474047"/>
          <w:placeholder>
            <w:docPart w:val="DefaultPlaceholder_1082065158"/>
          </w:placeholder>
        </w:sdtPr>
        <w:sdtEndPr/>
        <w:sdtContent>
          <w:customXmlInsRangeEnd w:id="306"/>
          <w:customXmlInsRangeStart w:id="307" w:author="AQ" w:date="2025-08-03T08:56:00Z"/>
          <w:sdt>
            <w:sdtPr>
              <w:rPr>
                <w:rFonts w:cs="Times New Roman"/>
                <w:color w:val="auto"/>
                <w:sz w:val="22"/>
                <w:szCs w:val="22"/>
              </w:rPr>
              <w:alias w:val="BibCitation"/>
              <w:tag w:val="BibRef45"/>
              <w:id w:val="1978252848"/>
              <w:placeholder>
                <w:docPart w:val="DefaultPlaceholder_1082065158"/>
              </w:placeholder>
            </w:sdtPr>
            <w:sdtEndPr>
              <w:rPr>
                <w:highlight w:val="green"/>
              </w:rPr>
            </w:sdtEndPr>
            <w:sdtContent>
              <w:customXmlInsRangeEnd w:id="307"/>
              <w:r w:rsidR="004F6791" w:rsidRPr="0099569C">
                <w:rPr>
                  <w:rFonts w:cs="Times New Roman"/>
                  <w:color w:val="auto"/>
                  <w:sz w:val="22"/>
                  <w:szCs w:val="22"/>
                  <w:highlight w:val="green"/>
                  <w:rPrChange w:id="308" w:author="AQ" w:date="2025-08-03T08:56:00Z">
                    <w:rPr>
                      <w:rFonts w:cs="Times New Roman"/>
                      <w:color w:val="auto"/>
                      <w:sz w:val="22"/>
                      <w:szCs w:val="22"/>
                    </w:rPr>
                  </w:rPrChange>
                </w:rPr>
                <w:t>Greenberg, 2011</w:t>
              </w:r>
              <w:customXmlInsRangeStart w:id="309" w:author="AQ" w:date="2025-08-03T08:56:00Z"/>
            </w:sdtContent>
          </w:sdt>
          <w:customXmlInsRangeEnd w:id="309"/>
          <w:customXmlInsRangeStart w:id="310" w:author="AQ" w:date="2025-08-03T08:56:00Z"/>
        </w:sdtContent>
      </w:sdt>
      <w:customXmlInsRangeEnd w:id="310"/>
      <w:r w:rsidR="004F6791" w:rsidRPr="00D71899">
        <w:rPr>
          <w:rFonts w:cs="Times New Roman"/>
          <w:color w:val="auto"/>
          <w:sz w:val="22"/>
          <w:szCs w:val="22"/>
        </w:rPr>
        <w:t>).</w:t>
      </w:r>
    </w:p>
    <w:p w14:paraId="104A4F89" w14:textId="5CA16A95" w:rsidR="00C927CB" w:rsidRPr="00D71899" w:rsidRDefault="0065130C" w:rsidP="0065130C">
      <w:pPr>
        <w:pStyle w:val="BulletList1"/>
        <w:tabs>
          <w:tab w:val="clear" w:pos="240"/>
        </w:tabs>
        <w:ind w:left="357" w:hanging="357"/>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Style w:val="bold"/>
          <w:rFonts w:cs="Times New Roman"/>
          <w:color w:val="auto"/>
          <w:sz w:val="22"/>
          <w:szCs w:val="22"/>
        </w:rPr>
        <w:t>Conflict split.</w:t>
      </w:r>
      <w:r w:rsidR="004F6791" w:rsidRPr="00D71899">
        <w:rPr>
          <w:rFonts w:cs="Times New Roman"/>
          <w:color w:val="auto"/>
          <w:sz w:val="22"/>
          <w:szCs w:val="22"/>
        </w:rPr>
        <w:t xml:space="preserve"> </w:t>
      </w:r>
      <w:r w:rsidR="000D4C7E" w:rsidRPr="00D71899">
        <w:rPr>
          <w:rFonts w:cs="Times New Roman"/>
          <w:color w:val="auto"/>
          <w:sz w:val="22"/>
          <w:szCs w:val="22"/>
        </w:rPr>
        <w:t>This occurs w</w:t>
      </w:r>
      <w:r w:rsidR="004F6791" w:rsidRPr="00D71899">
        <w:rPr>
          <w:rFonts w:cs="Times New Roman"/>
          <w:color w:val="auto"/>
          <w:sz w:val="22"/>
          <w:szCs w:val="22"/>
        </w:rPr>
        <w:t xml:space="preserve">hen one aspect of self is critical toward another aspect. The </w:t>
      </w:r>
      <w:r w:rsidR="00E30B96" w:rsidRPr="00D71899">
        <w:rPr>
          <w:rFonts w:cs="Times New Roman"/>
          <w:color w:val="auto"/>
          <w:sz w:val="22"/>
          <w:szCs w:val="22"/>
        </w:rPr>
        <w:t>patient</w:t>
      </w:r>
      <w:r w:rsidR="004F6791" w:rsidRPr="00D71899">
        <w:rPr>
          <w:rFonts w:cs="Times New Roman"/>
          <w:color w:val="auto"/>
          <w:sz w:val="22"/>
          <w:szCs w:val="22"/>
        </w:rPr>
        <w:t xml:space="preserve"> may say, “A part of me feels so inadequate while the other feels very competent.” The intervention is two-chair work where the two parts of self are put into contact by dialoguing with each other in two separate chairs. Thoughts, feelings, and needs within each part of self are explored and communicated. Resolution involves a softening of the critical voice, integration of the two sides, and self-acceptance (</w:t>
      </w:r>
      <w:customXmlInsRangeStart w:id="311" w:author="AQ" w:date="2025-08-03T08:56:00Z"/>
      <w:sdt>
        <w:sdtPr>
          <w:rPr>
            <w:rFonts w:cs="Times New Roman"/>
            <w:color w:val="auto"/>
            <w:sz w:val="22"/>
            <w:szCs w:val="22"/>
          </w:rPr>
          <w:alias w:val="BibCitation"/>
          <w:tag w:val="BibRef45"/>
          <w:id w:val="-1109738435"/>
          <w:placeholder>
            <w:docPart w:val="DefaultPlaceholder_1082065158"/>
          </w:placeholder>
        </w:sdtPr>
        <w:sdtEndPr/>
        <w:sdtContent>
          <w:customXmlInsRangeEnd w:id="311"/>
          <w:customXmlInsRangeStart w:id="312" w:author="AQ" w:date="2025-08-03T08:56:00Z"/>
          <w:sdt>
            <w:sdtPr>
              <w:rPr>
                <w:rFonts w:cs="Times New Roman"/>
                <w:color w:val="auto"/>
                <w:sz w:val="22"/>
                <w:szCs w:val="22"/>
              </w:rPr>
              <w:alias w:val="BibCitation"/>
              <w:tag w:val="BibRef45"/>
              <w:id w:val="1862621715"/>
              <w:placeholder>
                <w:docPart w:val="DefaultPlaceholder_1082065158"/>
              </w:placeholder>
            </w:sdtPr>
            <w:sdtEndPr>
              <w:rPr>
                <w:highlight w:val="green"/>
              </w:rPr>
            </w:sdtEndPr>
            <w:sdtContent>
              <w:customXmlInsRangeEnd w:id="312"/>
              <w:r w:rsidR="004F6791" w:rsidRPr="0099569C">
                <w:rPr>
                  <w:rFonts w:cs="Times New Roman"/>
                  <w:color w:val="auto"/>
                  <w:sz w:val="22"/>
                  <w:szCs w:val="22"/>
                  <w:highlight w:val="green"/>
                  <w:rPrChange w:id="313" w:author="AQ" w:date="2025-08-03T08:56:00Z">
                    <w:rPr>
                      <w:rFonts w:cs="Times New Roman"/>
                      <w:color w:val="auto"/>
                      <w:sz w:val="22"/>
                      <w:szCs w:val="22"/>
                    </w:rPr>
                  </w:rPrChange>
                </w:rPr>
                <w:t>Greenberg, 2011</w:t>
              </w:r>
              <w:customXmlInsRangeStart w:id="314" w:author="AQ" w:date="2025-08-03T08:56:00Z"/>
            </w:sdtContent>
          </w:sdt>
          <w:customXmlInsRangeEnd w:id="314"/>
          <w:customXmlInsRangeStart w:id="315" w:author="AQ" w:date="2025-08-03T08:56:00Z"/>
        </w:sdtContent>
      </w:sdt>
      <w:customXmlInsRangeEnd w:id="315"/>
      <w:r w:rsidR="004F6791" w:rsidRPr="00D71899">
        <w:rPr>
          <w:rFonts w:cs="Times New Roman"/>
          <w:color w:val="auto"/>
          <w:sz w:val="22"/>
          <w:szCs w:val="22"/>
        </w:rPr>
        <w:t>).</w:t>
      </w:r>
    </w:p>
    <w:p w14:paraId="0DD9E542" w14:textId="47934496" w:rsidR="00C927CB" w:rsidRPr="00D71899" w:rsidRDefault="0065130C" w:rsidP="0065130C">
      <w:pPr>
        <w:pStyle w:val="BulletList1"/>
        <w:tabs>
          <w:tab w:val="clear" w:pos="240"/>
        </w:tabs>
        <w:ind w:left="357" w:hanging="357"/>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Style w:val="bold"/>
          <w:rFonts w:cs="Times New Roman"/>
          <w:color w:val="auto"/>
          <w:sz w:val="22"/>
          <w:szCs w:val="22"/>
        </w:rPr>
        <w:t>Self-interruptive split.</w:t>
      </w:r>
      <w:r w:rsidR="004F6791" w:rsidRPr="00D71899">
        <w:rPr>
          <w:rFonts w:cs="Times New Roman"/>
          <w:color w:val="auto"/>
          <w:sz w:val="22"/>
          <w:szCs w:val="22"/>
        </w:rPr>
        <w:t xml:space="preserve"> </w:t>
      </w:r>
      <w:r w:rsidR="000D4C7E" w:rsidRPr="00D71899">
        <w:rPr>
          <w:rFonts w:cs="Times New Roman"/>
          <w:color w:val="auto"/>
          <w:sz w:val="22"/>
          <w:szCs w:val="22"/>
        </w:rPr>
        <w:t>This ensues w</w:t>
      </w:r>
      <w:r w:rsidR="004F6791" w:rsidRPr="00D71899">
        <w:rPr>
          <w:rFonts w:cs="Times New Roman"/>
          <w:color w:val="auto"/>
          <w:sz w:val="22"/>
          <w:szCs w:val="22"/>
        </w:rPr>
        <w:t xml:space="preserve">hen a </w:t>
      </w:r>
      <w:r w:rsidR="00E30B96" w:rsidRPr="00D71899">
        <w:rPr>
          <w:rFonts w:cs="Times New Roman"/>
          <w:color w:val="auto"/>
          <w:sz w:val="22"/>
          <w:szCs w:val="22"/>
        </w:rPr>
        <w:t>patient</w:t>
      </w:r>
      <w:r w:rsidR="004F6791" w:rsidRPr="00D71899">
        <w:rPr>
          <w:rFonts w:cs="Times New Roman"/>
          <w:color w:val="auto"/>
          <w:sz w:val="22"/>
          <w:szCs w:val="22"/>
        </w:rPr>
        <w:t xml:space="preserve"> interrupts a part of self. For example, a </w:t>
      </w:r>
      <w:r w:rsidR="00E30B96" w:rsidRPr="00D71899">
        <w:rPr>
          <w:rFonts w:cs="Times New Roman"/>
          <w:color w:val="auto"/>
          <w:sz w:val="22"/>
          <w:szCs w:val="22"/>
        </w:rPr>
        <w:t>patient</w:t>
      </w:r>
      <w:r w:rsidR="004F6791" w:rsidRPr="00D71899">
        <w:rPr>
          <w:rFonts w:cs="Times New Roman"/>
          <w:color w:val="auto"/>
          <w:sz w:val="22"/>
          <w:szCs w:val="22"/>
        </w:rPr>
        <w:t xml:space="preserve"> states, “I can feel the tears coming up, but I just tighten and suck them back in; no way am I going to cry.” A two-chair enactment is used to make the interrupting part of </w:t>
      </w:r>
      <w:proofErr w:type="spellStart"/>
      <w:r w:rsidR="004F6791" w:rsidRPr="00D71899">
        <w:rPr>
          <w:rFonts w:cs="Times New Roman"/>
          <w:color w:val="auto"/>
          <w:sz w:val="22"/>
          <w:szCs w:val="22"/>
        </w:rPr>
        <w:t>self explicit</w:t>
      </w:r>
      <w:proofErr w:type="spellEnd"/>
      <w:r w:rsidR="004F6791" w:rsidRPr="00D71899">
        <w:rPr>
          <w:rFonts w:cs="Times New Roman"/>
          <w:color w:val="auto"/>
          <w:sz w:val="22"/>
          <w:szCs w:val="22"/>
        </w:rPr>
        <w:t xml:space="preserve">. The </w:t>
      </w:r>
      <w:r w:rsidR="00E30B96" w:rsidRPr="00D71899">
        <w:rPr>
          <w:rFonts w:cs="Times New Roman"/>
          <w:color w:val="auto"/>
          <w:sz w:val="22"/>
          <w:szCs w:val="22"/>
        </w:rPr>
        <w:t>patient</w:t>
      </w:r>
      <w:r w:rsidR="004F6791" w:rsidRPr="00D71899">
        <w:rPr>
          <w:rFonts w:cs="Times New Roman"/>
          <w:color w:val="auto"/>
          <w:sz w:val="22"/>
          <w:szCs w:val="22"/>
        </w:rPr>
        <w:t xml:space="preserve"> is guided to enact the way the tightening and sucking back the tears occur in order to experience the self as an agent in the process of shutting the part of </w:t>
      </w:r>
      <w:proofErr w:type="spellStart"/>
      <w:r w:rsidR="004F6791" w:rsidRPr="00D71899">
        <w:rPr>
          <w:rFonts w:cs="Times New Roman"/>
          <w:color w:val="auto"/>
          <w:sz w:val="22"/>
          <w:szCs w:val="22"/>
        </w:rPr>
        <w:t>self down</w:t>
      </w:r>
      <w:proofErr w:type="spellEnd"/>
      <w:r w:rsidR="004F6791" w:rsidRPr="00D71899">
        <w:rPr>
          <w:rFonts w:cs="Times New Roman"/>
          <w:color w:val="auto"/>
          <w:sz w:val="22"/>
          <w:szCs w:val="22"/>
        </w:rPr>
        <w:t xml:space="preserve">. The </w:t>
      </w:r>
      <w:r w:rsidR="00E30B96" w:rsidRPr="00D71899">
        <w:rPr>
          <w:rFonts w:cs="Times New Roman"/>
          <w:color w:val="auto"/>
          <w:sz w:val="22"/>
          <w:szCs w:val="22"/>
        </w:rPr>
        <w:t>patient</w:t>
      </w:r>
      <w:r w:rsidR="004F6791" w:rsidRPr="00D71899">
        <w:rPr>
          <w:rFonts w:cs="Times New Roman"/>
          <w:color w:val="auto"/>
          <w:sz w:val="22"/>
          <w:szCs w:val="22"/>
        </w:rPr>
        <w:t xml:space="preserve"> is invited to challenge the interruptive part of self. Resolution involves expression of the previously blocked experience (</w:t>
      </w:r>
      <w:customXmlInsRangeStart w:id="316" w:author="AQ" w:date="2025-08-03T08:56:00Z"/>
      <w:sdt>
        <w:sdtPr>
          <w:rPr>
            <w:rFonts w:cs="Times New Roman"/>
            <w:color w:val="auto"/>
            <w:sz w:val="22"/>
            <w:szCs w:val="22"/>
          </w:rPr>
          <w:alias w:val="BibCitation"/>
          <w:tag w:val="BibRef45"/>
          <w:id w:val="-563257805"/>
          <w:placeholder>
            <w:docPart w:val="DefaultPlaceholder_1082065158"/>
          </w:placeholder>
        </w:sdtPr>
        <w:sdtEndPr/>
        <w:sdtContent>
          <w:customXmlInsRangeEnd w:id="316"/>
          <w:customXmlInsRangeStart w:id="317" w:author="AQ" w:date="2025-08-03T08:56:00Z"/>
          <w:sdt>
            <w:sdtPr>
              <w:rPr>
                <w:rFonts w:cs="Times New Roman"/>
                <w:color w:val="auto"/>
                <w:sz w:val="22"/>
                <w:szCs w:val="22"/>
              </w:rPr>
              <w:alias w:val="BibCitation"/>
              <w:tag w:val="BibRef45"/>
              <w:id w:val="-277496490"/>
              <w:placeholder>
                <w:docPart w:val="DefaultPlaceholder_1082065158"/>
              </w:placeholder>
            </w:sdtPr>
            <w:sdtEndPr>
              <w:rPr>
                <w:highlight w:val="green"/>
              </w:rPr>
            </w:sdtEndPr>
            <w:sdtContent>
              <w:customXmlInsRangeEnd w:id="317"/>
              <w:r w:rsidR="004F6791" w:rsidRPr="0099569C">
                <w:rPr>
                  <w:rFonts w:cs="Times New Roman"/>
                  <w:color w:val="auto"/>
                  <w:sz w:val="22"/>
                  <w:szCs w:val="22"/>
                  <w:highlight w:val="green"/>
                  <w:rPrChange w:id="318" w:author="AQ" w:date="2025-08-03T08:56:00Z">
                    <w:rPr>
                      <w:rFonts w:cs="Times New Roman"/>
                      <w:color w:val="auto"/>
                      <w:sz w:val="22"/>
                      <w:szCs w:val="22"/>
                    </w:rPr>
                  </w:rPrChange>
                </w:rPr>
                <w:t>Greenberg, 2011</w:t>
              </w:r>
              <w:customXmlInsRangeStart w:id="319" w:author="AQ" w:date="2025-08-03T08:56:00Z"/>
            </w:sdtContent>
          </w:sdt>
          <w:customXmlInsRangeEnd w:id="319"/>
          <w:customXmlInsRangeStart w:id="320" w:author="AQ" w:date="2025-08-03T08:56:00Z"/>
        </w:sdtContent>
      </w:sdt>
      <w:customXmlInsRangeEnd w:id="320"/>
      <w:r w:rsidR="004F6791" w:rsidRPr="00D71899">
        <w:rPr>
          <w:rFonts w:cs="Times New Roman"/>
          <w:color w:val="auto"/>
          <w:sz w:val="22"/>
          <w:szCs w:val="22"/>
        </w:rPr>
        <w:t>).</w:t>
      </w:r>
    </w:p>
    <w:p w14:paraId="7B3CC813" w14:textId="4B93A6F5" w:rsidR="00C927CB" w:rsidRPr="00D71899" w:rsidRDefault="0065130C" w:rsidP="0065130C">
      <w:pPr>
        <w:pStyle w:val="BulletList1"/>
        <w:tabs>
          <w:tab w:val="clear" w:pos="240"/>
        </w:tabs>
        <w:ind w:left="357" w:hanging="357"/>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Style w:val="bold"/>
          <w:rFonts w:cs="Times New Roman"/>
          <w:color w:val="auto"/>
          <w:sz w:val="22"/>
          <w:szCs w:val="22"/>
        </w:rPr>
        <w:t>Unfinished business.</w:t>
      </w:r>
      <w:r w:rsidR="004F6791" w:rsidRPr="00D71899">
        <w:rPr>
          <w:rFonts w:cs="Times New Roman"/>
          <w:color w:val="auto"/>
          <w:sz w:val="22"/>
          <w:szCs w:val="22"/>
        </w:rPr>
        <w:t xml:space="preserve"> </w:t>
      </w:r>
      <w:r w:rsidR="000D4C7E" w:rsidRPr="00D71899">
        <w:rPr>
          <w:rFonts w:cs="Times New Roman"/>
          <w:color w:val="auto"/>
          <w:sz w:val="22"/>
          <w:szCs w:val="22"/>
        </w:rPr>
        <w:t>These are u</w:t>
      </w:r>
      <w:r w:rsidR="004F6791" w:rsidRPr="00D71899">
        <w:rPr>
          <w:rFonts w:cs="Times New Roman"/>
          <w:color w:val="auto"/>
          <w:sz w:val="22"/>
          <w:szCs w:val="22"/>
        </w:rPr>
        <w:t xml:space="preserve">nresolved feelings toward a significant other. For example, a man abandoned by his mother may be resentful when his wife is busy and pays little attention to him. An empty-chair intervention may be used whereby the </w:t>
      </w:r>
      <w:r w:rsidR="00E30B96" w:rsidRPr="00D71899">
        <w:rPr>
          <w:rFonts w:cs="Times New Roman"/>
          <w:color w:val="auto"/>
          <w:sz w:val="22"/>
          <w:szCs w:val="22"/>
        </w:rPr>
        <w:t>patient</w:t>
      </w:r>
      <w:r w:rsidR="004F6791" w:rsidRPr="00D71899">
        <w:rPr>
          <w:rFonts w:cs="Times New Roman"/>
          <w:color w:val="auto"/>
          <w:sz w:val="22"/>
          <w:szCs w:val="22"/>
        </w:rPr>
        <w:t xml:space="preserve"> activates his internal view of his mother and expresses unresolved feelings and needs. “You were never there for me. I have never forgiven you. I will never feel support. I needed you to be there and comfort me.” The resolution involves holding the other accountable or understanding and forgiving the other with shifts in views of both self and other (</w:t>
      </w:r>
      <w:customXmlInsRangeStart w:id="321" w:author="AQ" w:date="2025-08-03T08:56:00Z"/>
      <w:sdt>
        <w:sdtPr>
          <w:rPr>
            <w:rFonts w:cs="Times New Roman"/>
            <w:color w:val="auto"/>
            <w:sz w:val="22"/>
            <w:szCs w:val="22"/>
          </w:rPr>
          <w:alias w:val="BibCitation"/>
          <w:tag w:val="BibRef45"/>
          <w:id w:val="-1159006818"/>
          <w:placeholder>
            <w:docPart w:val="DefaultPlaceholder_1082065158"/>
          </w:placeholder>
        </w:sdtPr>
        <w:sdtEndPr/>
        <w:sdtContent>
          <w:customXmlInsRangeEnd w:id="321"/>
          <w:customXmlInsRangeStart w:id="322" w:author="AQ" w:date="2025-08-03T08:56:00Z"/>
          <w:sdt>
            <w:sdtPr>
              <w:rPr>
                <w:rFonts w:cs="Times New Roman"/>
                <w:color w:val="auto"/>
                <w:sz w:val="22"/>
                <w:szCs w:val="22"/>
              </w:rPr>
              <w:alias w:val="BibCitation"/>
              <w:tag w:val="BibRef45"/>
              <w:id w:val="-185593779"/>
              <w:placeholder>
                <w:docPart w:val="DefaultPlaceholder_1082065158"/>
              </w:placeholder>
            </w:sdtPr>
            <w:sdtEndPr>
              <w:rPr>
                <w:highlight w:val="green"/>
              </w:rPr>
            </w:sdtEndPr>
            <w:sdtContent>
              <w:customXmlInsRangeEnd w:id="322"/>
              <w:r w:rsidR="004F6791" w:rsidRPr="0099569C">
                <w:rPr>
                  <w:rFonts w:cs="Times New Roman"/>
                  <w:color w:val="auto"/>
                  <w:sz w:val="22"/>
                  <w:szCs w:val="22"/>
                  <w:highlight w:val="green"/>
                  <w:rPrChange w:id="323" w:author="AQ" w:date="2025-08-03T08:56:00Z">
                    <w:rPr>
                      <w:rFonts w:cs="Times New Roman"/>
                      <w:color w:val="auto"/>
                      <w:sz w:val="22"/>
                      <w:szCs w:val="22"/>
                    </w:rPr>
                  </w:rPrChange>
                </w:rPr>
                <w:t>Greenberg, 2011</w:t>
              </w:r>
              <w:customXmlInsRangeStart w:id="324" w:author="AQ" w:date="2025-08-03T08:56:00Z"/>
            </w:sdtContent>
          </w:sdt>
          <w:customXmlInsRangeEnd w:id="324"/>
          <w:customXmlInsRangeStart w:id="325" w:author="AQ" w:date="2025-08-03T08:56:00Z"/>
        </w:sdtContent>
      </w:sdt>
      <w:customXmlInsRangeEnd w:id="325"/>
      <w:r w:rsidR="004F6791" w:rsidRPr="00D71899">
        <w:rPr>
          <w:rFonts w:cs="Times New Roman"/>
          <w:color w:val="auto"/>
          <w:sz w:val="22"/>
          <w:szCs w:val="22"/>
        </w:rPr>
        <w:t>).</w:t>
      </w:r>
    </w:p>
    <w:p w14:paraId="65D47C75" w14:textId="4A9B737F" w:rsidR="00C927CB" w:rsidRPr="00D71899" w:rsidRDefault="0065130C" w:rsidP="0065130C">
      <w:pPr>
        <w:pStyle w:val="BulletList1"/>
        <w:tabs>
          <w:tab w:val="clear" w:pos="240"/>
        </w:tabs>
        <w:ind w:left="357" w:hanging="357"/>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Style w:val="bold"/>
          <w:rFonts w:cs="Times New Roman"/>
          <w:color w:val="auto"/>
          <w:sz w:val="22"/>
          <w:szCs w:val="22"/>
        </w:rPr>
        <w:t>Vulnerability.</w:t>
      </w:r>
      <w:r w:rsidR="004F6791" w:rsidRPr="00D71899">
        <w:rPr>
          <w:rFonts w:cs="Times New Roman"/>
          <w:color w:val="auto"/>
          <w:sz w:val="22"/>
          <w:szCs w:val="22"/>
        </w:rPr>
        <w:t xml:space="preserve"> </w:t>
      </w:r>
      <w:r w:rsidR="000D4C7E" w:rsidRPr="00D71899">
        <w:rPr>
          <w:rFonts w:cs="Times New Roman"/>
          <w:color w:val="auto"/>
          <w:sz w:val="22"/>
          <w:szCs w:val="22"/>
        </w:rPr>
        <w:t>This is a</w:t>
      </w:r>
      <w:r w:rsidR="004F6791" w:rsidRPr="00D71899">
        <w:rPr>
          <w:rFonts w:cs="Times New Roman"/>
          <w:color w:val="auto"/>
          <w:sz w:val="22"/>
          <w:szCs w:val="22"/>
        </w:rPr>
        <w:t xml:space="preserve"> state in which the self feels fragile, ashamed, or insecure. The </w:t>
      </w:r>
      <w:r w:rsidR="00E30B96" w:rsidRPr="00D71899">
        <w:rPr>
          <w:rFonts w:cs="Times New Roman"/>
          <w:color w:val="auto"/>
          <w:sz w:val="22"/>
          <w:szCs w:val="22"/>
        </w:rPr>
        <w:t>patient</w:t>
      </w:r>
      <w:r w:rsidR="004F6791" w:rsidRPr="00D71899">
        <w:rPr>
          <w:rFonts w:cs="Times New Roman"/>
          <w:color w:val="auto"/>
          <w:sz w:val="22"/>
          <w:szCs w:val="22"/>
        </w:rPr>
        <w:t xml:space="preserve"> states, “I feel like I’ve got nothing left. I just can’t carry on.” The intervention is affirming empathic validation and attunement from the therapist who must capture the feeling content; mirror the tempo, rhythm, and tone of experience; and validate and normalize the experience of vulnerability. Resolution involves a </w:t>
      </w:r>
      <w:r w:rsidR="004F6791" w:rsidRPr="00D71899">
        <w:rPr>
          <w:rFonts w:cs="Times New Roman"/>
          <w:color w:val="auto"/>
          <w:sz w:val="22"/>
          <w:szCs w:val="22"/>
        </w:rPr>
        <w:lastRenderedPageBreak/>
        <w:t>strengthened sense of self (</w:t>
      </w:r>
      <w:customXmlInsRangeStart w:id="326" w:author="AQ" w:date="2025-08-03T08:56:00Z"/>
      <w:sdt>
        <w:sdtPr>
          <w:rPr>
            <w:rFonts w:cs="Times New Roman"/>
            <w:color w:val="auto"/>
            <w:sz w:val="22"/>
            <w:szCs w:val="22"/>
          </w:rPr>
          <w:alias w:val="BibCitation"/>
          <w:tag w:val="BibRef45"/>
          <w:id w:val="-1146662614"/>
          <w:placeholder>
            <w:docPart w:val="DefaultPlaceholder_1082065158"/>
          </w:placeholder>
        </w:sdtPr>
        <w:sdtEndPr/>
        <w:sdtContent>
          <w:customXmlInsRangeEnd w:id="326"/>
          <w:customXmlInsRangeStart w:id="327" w:author="AQ" w:date="2025-08-03T08:56:00Z"/>
          <w:sdt>
            <w:sdtPr>
              <w:rPr>
                <w:rFonts w:cs="Times New Roman"/>
                <w:color w:val="auto"/>
                <w:sz w:val="22"/>
                <w:szCs w:val="22"/>
              </w:rPr>
              <w:alias w:val="BibCitation"/>
              <w:tag w:val="BibRef45"/>
              <w:id w:val="-1856722326"/>
              <w:placeholder>
                <w:docPart w:val="DefaultPlaceholder_1082065158"/>
              </w:placeholder>
            </w:sdtPr>
            <w:sdtEndPr>
              <w:rPr>
                <w:highlight w:val="green"/>
              </w:rPr>
            </w:sdtEndPr>
            <w:sdtContent>
              <w:customXmlInsRangeEnd w:id="327"/>
              <w:r w:rsidR="004F6791" w:rsidRPr="0099569C">
                <w:rPr>
                  <w:rFonts w:cs="Times New Roman"/>
                  <w:color w:val="auto"/>
                  <w:sz w:val="22"/>
                  <w:szCs w:val="22"/>
                  <w:highlight w:val="green"/>
                  <w:rPrChange w:id="328" w:author="AQ" w:date="2025-08-03T08:56:00Z">
                    <w:rPr>
                      <w:rFonts w:cs="Times New Roman"/>
                      <w:color w:val="auto"/>
                      <w:sz w:val="22"/>
                      <w:szCs w:val="22"/>
                    </w:rPr>
                  </w:rPrChange>
                </w:rPr>
                <w:t>Greenberg, 2011</w:t>
              </w:r>
              <w:customXmlInsRangeStart w:id="329" w:author="AQ" w:date="2025-08-03T08:56:00Z"/>
            </w:sdtContent>
          </w:sdt>
          <w:customXmlInsRangeEnd w:id="329"/>
          <w:customXmlInsRangeStart w:id="330" w:author="AQ" w:date="2025-08-03T08:56:00Z"/>
        </w:sdtContent>
      </w:sdt>
      <w:customXmlInsRangeEnd w:id="330"/>
      <w:r w:rsidR="004F6791" w:rsidRPr="00D71899">
        <w:rPr>
          <w:rFonts w:cs="Times New Roman"/>
          <w:color w:val="auto"/>
          <w:sz w:val="22"/>
          <w:szCs w:val="22"/>
        </w:rPr>
        <w:t>).</w:t>
      </w:r>
    </w:p>
    <w:p w14:paraId="23B78293" w14:textId="052227DC" w:rsidR="00C927CB" w:rsidRPr="00D71899" w:rsidRDefault="0065130C" w:rsidP="0065130C">
      <w:pPr>
        <w:pStyle w:val="BulletList1last"/>
        <w:tabs>
          <w:tab w:val="clear" w:pos="240"/>
        </w:tabs>
        <w:spacing w:after="0"/>
        <w:ind w:left="357" w:hanging="357"/>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Style w:val="bold"/>
          <w:rFonts w:cs="Times New Roman"/>
          <w:color w:val="auto"/>
          <w:sz w:val="22"/>
          <w:szCs w:val="22"/>
        </w:rPr>
        <w:t>Trauma narrative.</w:t>
      </w:r>
      <w:r w:rsidR="004F6791" w:rsidRPr="00D71899">
        <w:rPr>
          <w:rFonts w:cs="Times New Roman"/>
          <w:color w:val="auto"/>
          <w:sz w:val="22"/>
          <w:szCs w:val="22"/>
        </w:rPr>
        <w:t xml:space="preserve"> </w:t>
      </w:r>
      <w:r w:rsidR="000D4C7E" w:rsidRPr="00D71899">
        <w:rPr>
          <w:rFonts w:cs="Times New Roman"/>
          <w:color w:val="auto"/>
          <w:sz w:val="22"/>
          <w:szCs w:val="22"/>
        </w:rPr>
        <w:t>This occurs w</w:t>
      </w:r>
      <w:r w:rsidR="004F6791" w:rsidRPr="00D71899">
        <w:rPr>
          <w:rFonts w:cs="Times New Roman"/>
          <w:color w:val="auto"/>
          <w:sz w:val="22"/>
          <w:szCs w:val="22"/>
        </w:rPr>
        <w:t xml:space="preserve">hen </w:t>
      </w:r>
      <w:r w:rsidR="000D4C7E" w:rsidRPr="00D71899">
        <w:rPr>
          <w:rFonts w:cs="Times New Roman"/>
          <w:color w:val="auto"/>
          <w:sz w:val="22"/>
          <w:szCs w:val="22"/>
        </w:rPr>
        <w:t>a</w:t>
      </w:r>
      <w:r w:rsidR="004F6791" w:rsidRPr="00D71899">
        <w:rPr>
          <w:rFonts w:cs="Times New Roman"/>
          <w:color w:val="auto"/>
          <w:sz w:val="22"/>
          <w:szCs w:val="22"/>
        </w:rPr>
        <w:t xml:space="preserve"> </w:t>
      </w:r>
      <w:r w:rsidR="00E30B96" w:rsidRPr="00D71899">
        <w:rPr>
          <w:rFonts w:cs="Times New Roman"/>
          <w:color w:val="auto"/>
          <w:sz w:val="22"/>
          <w:szCs w:val="22"/>
        </w:rPr>
        <w:t>patient</w:t>
      </w:r>
      <w:r w:rsidR="004F6791" w:rsidRPr="00D71899">
        <w:rPr>
          <w:rFonts w:cs="Times New Roman"/>
          <w:color w:val="auto"/>
          <w:sz w:val="22"/>
          <w:szCs w:val="22"/>
        </w:rPr>
        <w:t xml:space="preserve"> experiences internal pressure to tell a difficult life story. The </w:t>
      </w:r>
      <w:r w:rsidR="00E30B96" w:rsidRPr="00D71899">
        <w:rPr>
          <w:rFonts w:cs="Times New Roman"/>
          <w:color w:val="auto"/>
          <w:sz w:val="22"/>
          <w:szCs w:val="22"/>
        </w:rPr>
        <w:t>patient</w:t>
      </w:r>
      <w:r w:rsidR="004F6791" w:rsidRPr="00D71899">
        <w:rPr>
          <w:rFonts w:cs="Times New Roman"/>
          <w:color w:val="auto"/>
          <w:sz w:val="22"/>
          <w:szCs w:val="22"/>
        </w:rPr>
        <w:t xml:space="preserve"> states, “I am remembering a very traumatic situation that happened when I was in college, but even though I want to, I am having difficulty speaking about it.” The intervention is to assist the </w:t>
      </w:r>
      <w:r w:rsidR="00E30B96" w:rsidRPr="00D71899">
        <w:rPr>
          <w:rFonts w:cs="Times New Roman"/>
          <w:color w:val="auto"/>
          <w:sz w:val="22"/>
          <w:szCs w:val="22"/>
        </w:rPr>
        <w:t>patient</w:t>
      </w:r>
      <w:r w:rsidR="004F6791" w:rsidRPr="00D71899">
        <w:rPr>
          <w:rFonts w:cs="Times New Roman"/>
          <w:color w:val="auto"/>
          <w:sz w:val="22"/>
          <w:szCs w:val="22"/>
        </w:rPr>
        <w:t xml:space="preserve"> to retell the trauma narrative. Resolution brings relief, restoration of narrative gaps, and creation of a new narrative (</w:t>
      </w:r>
      <w:customXmlInsRangeStart w:id="331" w:author="AQ" w:date="2025-08-03T08:56:00Z"/>
      <w:sdt>
        <w:sdtPr>
          <w:rPr>
            <w:rFonts w:cs="Times New Roman"/>
            <w:color w:val="auto"/>
            <w:sz w:val="22"/>
            <w:szCs w:val="22"/>
          </w:rPr>
          <w:alias w:val="BibCitation"/>
          <w:tag w:val="BibRef45"/>
          <w:id w:val="409356950"/>
          <w:placeholder>
            <w:docPart w:val="DefaultPlaceholder_1082065158"/>
          </w:placeholder>
        </w:sdtPr>
        <w:sdtEndPr/>
        <w:sdtContent>
          <w:customXmlInsRangeEnd w:id="331"/>
          <w:customXmlInsRangeStart w:id="332" w:author="AQ" w:date="2025-08-03T08:56:00Z"/>
          <w:sdt>
            <w:sdtPr>
              <w:rPr>
                <w:rFonts w:cs="Times New Roman"/>
                <w:color w:val="auto"/>
                <w:sz w:val="22"/>
                <w:szCs w:val="22"/>
              </w:rPr>
              <w:alias w:val="BibCitation"/>
              <w:tag w:val="BibRef45"/>
              <w:id w:val="348075320"/>
              <w:placeholder>
                <w:docPart w:val="DefaultPlaceholder_1082065158"/>
              </w:placeholder>
            </w:sdtPr>
            <w:sdtEndPr>
              <w:rPr>
                <w:highlight w:val="green"/>
              </w:rPr>
            </w:sdtEndPr>
            <w:sdtContent>
              <w:customXmlInsRangeEnd w:id="332"/>
              <w:r w:rsidR="004F6791" w:rsidRPr="0099569C">
                <w:rPr>
                  <w:rFonts w:cs="Times New Roman"/>
                  <w:color w:val="auto"/>
                  <w:sz w:val="22"/>
                  <w:szCs w:val="22"/>
                  <w:highlight w:val="green"/>
                  <w:rPrChange w:id="333" w:author="AQ" w:date="2025-08-03T08:56:00Z">
                    <w:rPr>
                      <w:rFonts w:cs="Times New Roman"/>
                      <w:color w:val="auto"/>
                      <w:sz w:val="22"/>
                      <w:szCs w:val="22"/>
                    </w:rPr>
                  </w:rPrChange>
                </w:rPr>
                <w:t>Greenberg, 2011</w:t>
              </w:r>
              <w:customXmlInsRangeStart w:id="334" w:author="AQ" w:date="2025-08-03T08:56:00Z"/>
            </w:sdtContent>
          </w:sdt>
          <w:customXmlInsRangeEnd w:id="334"/>
          <w:customXmlInsRangeStart w:id="335" w:author="AQ" w:date="2025-08-03T08:56:00Z"/>
        </w:sdtContent>
      </w:sdt>
      <w:customXmlInsRangeEnd w:id="335"/>
      <w:r w:rsidR="004F6791" w:rsidRPr="00D71899">
        <w:rPr>
          <w:rFonts w:cs="Times New Roman"/>
          <w:color w:val="auto"/>
          <w:sz w:val="22"/>
          <w:szCs w:val="22"/>
        </w:rPr>
        <w:t>).</w:t>
      </w:r>
    </w:p>
    <w:p w14:paraId="521914B9" w14:textId="196C9DE7"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The unique aspect of working with markers in EFT is that specific interventions have been identified for each type of marker. This gives the beginning therapist clear guidelines as to how and when to use a specific intervention (</w:t>
      </w:r>
      <w:customXmlInsRangeStart w:id="336" w:author="AQ" w:date="2025-08-03T08:56:00Z"/>
      <w:sdt>
        <w:sdtPr>
          <w:rPr>
            <w:rFonts w:cs="Times New Roman"/>
            <w:color w:val="auto"/>
            <w:sz w:val="22"/>
            <w:szCs w:val="22"/>
          </w:rPr>
          <w:alias w:val="BibCitation"/>
          <w:tag w:val="BibRef45"/>
          <w:id w:val="-656081640"/>
          <w:placeholder>
            <w:docPart w:val="DefaultPlaceholder_1082065158"/>
          </w:placeholder>
        </w:sdtPr>
        <w:sdtEndPr/>
        <w:sdtContent>
          <w:customXmlInsRangeEnd w:id="336"/>
          <w:customXmlInsRangeStart w:id="337" w:author="AQ" w:date="2025-08-03T08:56:00Z"/>
          <w:sdt>
            <w:sdtPr>
              <w:rPr>
                <w:rFonts w:cs="Times New Roman"/>
                <w:color w:val="auto"/>
                <w:sz w:val="22"/>
                <w:szCs w:val="22"/>
              </w:rPr>
              <w:alias w:val="BibCitation"/>
              <w:tag w:val="BibRef45"/>
              <w:id w:val="-1372302533"/>
              <w:placeholder>
                <w:docPart w:val="DefaultPlaceholder_1082065158"/>
              </w:placeholder>
            </w:sdtPr>
            <w:sdtEndPr>
              <w:rPr>
                <w:highlight w:val="green"/>
              </w:rPr>
            </w:sdtEndPr>
            <w:sdtContent>
              <w:customXmlInsRangeEnd w:id="337"/>
              <w:r w:rsidRPr="0099569C">
                <w:rPr>
                  <w:rFonts w:cs="Times New Roman"/>
                  <w:color w:val="auto"/>
                  <w:sz w:val="22"/>
                  <w:szCs w:val="22"/>
                  <w:highlight w:val="green"/>
                  <w:rPrChange w:id="338" w:author="AQ" w:date="2025-08-03T08:56:00Z">
                    <w:rPr>
                      <w:rFonts w:cs="Times New Roman"/>
                      <w:color w:val="auto"/>
                      <w:sz w:val="22"/>
                      <w:szCs w:val="22"/>
                    </w:rPr>
                  </w:rPrChange>
                </w:rPr>
                <w:t>Greenberg, 2011</w:t>
              </w:r>
              <w:customXmlInsRangeStart w:id="339" w:author="AQ" w:date="2025-08-03T08:56:00Z"/>
            </w:sdtContent>
          </w:sdt>
          <w:customXmlInsRangeEnd w:id="339"/>
          <w:customXmlInsRangeStart w:id="340" w:author="AQ" w:date="2025-08-03T08:56:00Z"/>
        </w:sdtContent>
      </w:sdt>
      <w:customXmlInsRangeEnd w:id="340"/>
      <w:r w:rsidRPr="00D71899">
        <w:rPr>
          <w:rFonts w:cs="Times New Roman"/>
          <w:color w:val="auto"/>
          <w:sz w:val="22"/>
          <w:szCs w:val="22"/>
        </w:rPr>
        <w:t xml:space="preserve">).The reader is referred to the work of </w:t>
      </w:r>
      <w:r w:rsidRPr="006F2841">
        <w:rPr>
          <w:rStyle w:val="citebib"/>
        </w:rPr>
        <w:t>Greenberg (2011)</w:t>
      </w:r>
      <w:r w:rsidRPr="00D71899">
        <w:rPr>
          <w:rFonts w:cs="Times New Roman"/>
          <w:color w:val="auto"/>
          <w:sz w:val="22"/>
          <w:szCs w:val="22"/>
        </w:rPr>
        <w:t xml:space="preserve"> for a comprehensive list of markers and their interventions. At the end of an intervention, reflection of the experience occurs between the </w:t>
      </w:r>
      <w:r w:rsidR="00E30B96" w:rsidRPr="00D71899">
        <w:rPr>
          <w:rFonts w:cs="Times New Roman"/>
          <w:color w:val="auto"/>
          <w:sz w:val="22"/>
          <w:szCs w:val="22"/>
        </w:rPr>
        <w:t>patient</w:t>
      </w:r>
      <w:r w:rsidRPr="00D71899">
        <w:rPr>
          <w:rFonts w:cs="Times New Roman"/>
          <w:color w:val="auto"/>
          <w:sz w:val="22"/>
          <w:szCs w:val="22"/>
        </w:rPr>
        <w:t xml:space="preserve"> and therapist in order to make sense of the experience. This is the third phase of EFT called generating new emotions and creating new narrative meaning. In this phase, validation for new feelings and support for an emerging sense of self are given. There is a deep experiential self-knowledge that occurs as new meanings and coherent narratives are created to explain the experience (</w:t>
      </w:r>
      <w:customXmlInsRangeStart w:id="341" w:author="AQ" w:date="2025-08-03T08:56:00Z"/>
      <w:sdt>
        <w:sdtPr>
          <w:rPr>
            <w:rFonts w:cs="Times New Roman"/>
            <w:color w:val="auto"/>
            <w:sz w:val="22"/>
            <w:szCs w:val="22"/>
          </w:rPr>
          <w:alias w:val="BibCitation"/>
          <w:tag w:val="BibRef45"/>
          <w:id w:val="-149526989"/>
          <w:placeholder>
            <w:docPart w:val="DefaultPlaceholder_1082065158"/>
          </w:placeholder>
        </w:sdtPr>
        <w:sdtEndPr/>
        <w:sdtContent>
          <w:customXmlInsRangeEnd w:id="341"/>
          <w:customXmlInsRangeStart w:id="342" w:author="AQ" w:date="2025-08-03T08:56:00Z"/>
          <w:sdt>
            <w:sdtPr>
              <w:rPr>
                <w:rFonts w:cs="Times New Roman"/>
                <w:color w:val="auto"/>
                <w:sz w:val="22"/>
                <w:szCs w:val="22"/>
              </w:rPr>
              <w:alias w:val="BibCitation"/>
              <w:tag w:val="BibRef45"/>
              <w:id w:val="-303850300"/>
              <w:placeholder>
                <w:docPart w:val="DefaultPlaceholder_1082065158"/>
              </w:placeholder>
            </w:sdtPr>
            <w:sdtEndPr>
              <w:rPr>
                <w:highlight w:val="green"/>
              </w:rPr>
            </w:sdtEndPr>
            <w:sdtContent>
              <w:customXmlInsRangeEnd w:id="342"/>
              <w:r w:rsidRPr="0099569C">
                <w:rPr>
                  <w:rFonts w:cs="Times New Roman"/>
                  <w:color w:val="auto"/>
                  <w:sz w:val="22"/>
                  <w:szCs w:val="22"/>
                  <w:highlight w:val="green"/>
                  <w:rPrChange w:id="343" w:author="AQ" w:date="2025-08-03T08:56:00Z">
                    <w:rPr>
                      <w:rFonts w:cs="Times New Roman"/>
                      <w:color w:val="auto"/>
                      <w:sz w:val="22"/>
                      <w:szCs w:val="22"/>
                    </w:rPr>
                  </w:rPrChange>
                </w:rPr>
                <w:t>Greenberg, 2011</w:t>
              </w:r>
              <w:customXmlInsRangeStart w:id="344" w:author="AQ" w:date="2025-08-03T08:56:00Z"/>
            </w:sdtContent>
          </w:sdt>
          <w:customXmlInsRangeEnd w:id="344"/>
          <w:customXmlInsRangeStart w:id="345" w:author="AQ" w:date="2025-08-03T08:56:00Z"/>
        </w:sdtContent>
      </w:sdt>
      <w:customXmlInsRangeEnd w:id="345"/>
      <w:r w:rsidRPr="00D71899">
        <w:rPr>
          <w:rFonts w:cs="Times New Roman"/>
          <w:color w:val="auto"/>
          <w:sz w:val="22"/>
          <w:szCs w:val="22"/>
        </w:rPr>
        <w:t>).</w:t>
      </w:r>
    </w:p>
    <w:p w14:paraId="273CD673" w14:textId="71B89E18" w:rsidR="00C927CB" w:rsidRPr="00420F43" w:rsidRDefault="00420F43" w:rsidP="00D71899">
      <w:pPr>
        <w:pStyle w:val="Head1"/>
        <w:spacing w:before="0" w:after="0" w:line="480" w:lineRule="auto"/>
        <w:rPr>
          <w:rFonts w:cs="Times New Roman"/>
          <w:color w:val="auto"/>
          <w:szCs w:val="22"/>
        </w:rPr>
      </w:pPr>
      <w:r w:rsidRPr="00420F43">
        <w:rPr>
          <w:rFonts w:cs="Times New Roman"/>
          <w:color w:val="auto"/>
          <w:szCs w:val="22"/>
        </w:rPr>
        <w:t>&lt;H1&gt;</w:t>
      </w:r>
      <w:r w:rsidR="004F6791" w:rsidRPr="00420F43">
        <w:rPr>
          <w:rFonts w:cs="Times New Roman"/>
          <w:color w:val="auto"/>
          <w:szCs w:val="22"/>
        </w:rPr>
        <w:t>SOLUTION-FOCUSED THERAPY</w:t>
      </w:r>
    </w:p>
    <w:p w14:paraId="75FEF88A" w14:textId="5FC61107"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SFT is a brief psychotherapy embedded in the philosophy of postmodernism and the theory of social constructionism, a psychological application of the postmodern worldview. Both postmodernism and social constructionism are, in many respects, similar to humanistic–existential worldviews and share common beliefs about psychotherapy. Some of the early postmodern philosophers were existentialists (e.g., Kierkegaard and Nietzsche) and phenomenologists (e.g., Husserl and Heidegger; Schneider &amp; May, </w:t>
      </w:r>
      <w:commentRangeStart w:id="346"/>
      <w:r w:rsidRPr="00D71899">
        <w:rPr>
          <w:rFonts w:cs="Times New Roman"/>
          <w:color w:val="auto"/>
          <w:sz w:val="22"/>
          <w:szCs w:val="22"/>
        </w:rPr>
        <w:t>1995</w:t>
      </w:r>
      <w:commentRangeEnd w:id="346"/>
      <w:r w:rsidR="0099569C">
        <w:rPr>
          <w:rStyle w:val="CommentReference"/>
          <w:rFonts w:asciiTheme="minorHAnsi" w:hAnsiTheme="minorHAnsi" w:cstheme="minorBidi"/>
          <w:color w:val="auto"/>
          <w:lang w:val="en-IN"/>
        </w:rPr>
        <w:commentReference w:id="346"/>
      </w:r>
      <w:r w:rsidRPr="00D71899">
        <w:rPr>
          <w:rFonts w:cs="Times New Roman"/>
          <w:color w:val="auto"/>
          <w:sz w:val="22"/>
          <w:szCs w:val="22"/>
        </w:rPr>
        <w:t>).</w:t>
      </w:r>
      <w:r w:rsidR="002A1C67" w:rsidRPr="00D71899">
        <w:rPr>
          <w:rFonts w:cs="Times New Roman"/>
          <w:color w:val="auto"/>
          <w:sz w:val="22"/>
          <w:szCs w:val="22"/>
        </w:rPr>
        <w:t xml:space="preserve"> </w:t>
      </w:r>
      <w:r w:rsidRPr="00D71899">
        <w:rPr>
          <w:rFonts w:cs="Times New Roman"/>
          <w:color w:val="auto"/>
          <w:sz w:val="22"/>
          <w:szCs w:val="22"/>
        </w:rPr>
        <w:t>Postmodernism recognizes that there are no absolute universal truths</w:t>
      </w:r>
      <w:r w:rsidR="000D4C7E" w:rsidRPr="00D71899">
        <w:rPr>
          <w:rFonts w:cs="Times New Roman"/>
          <w:color w:val="auto"/>
          <w:sz w:val="22"/>
          <w:szCs w:val="22"/>
        </w:rPr>
        <w:t>. I</w:t>
      </w:r>
      <w:r w:rsidRPr="00D71899">
        <w:rPr>
          <w:rFonts w:cs="Times New Roman"/>
          <w:color w:val="auto"/>
          <w:sz w:val="22"/>
          <w:szCs w:val="22"/>
        </w:rPr>
        <w:t xml:space="preserve">t is skeptical of explanations that claim to be valid for all cultures and groups. Instead, it believes there are multiple ways of knowing, and reality is believed to exist only through the interpretation of each person. Postmodernism relies on individual experience, knowing that the outcome of a person’s experience will necessarily be fallible and relative, rather than certain and universal. Some basic premises of postmodernism and social </w:t>
      </w:r>
      <w:r w:rsidRPr="00D71899">
        <w:rPr>
          <w:rFonts w:cs="Times New Roman"/>
          <w:color w:val="auto"/>
          <w:sz w:val="22"/>
          <w:szCs w:val="22"/>
        </w:rPr>
        <w:lastRenderedPageBreak/>
        <w:t>constructionism can be found in</w:t>
      </w:r>
      <w:r w:rsidRPr="00420F43">
        <w:rPr>
          <w:rFonts w:cs="Times New Roman"/>
          <w:b/>
          <w:bCs/>
          <w:color w:val="auto"/>
          <w:sz w:val="22"/>
          <w:szCs w:val="22"/>
        </w:rPr>
        <w:t xml:space="preserve"> Box </w:t>
      </w:r>
      <w:r w:rsidR="00420F43" w:rsidRPr="00420F43">
        <w:rPr>
          <w:rFonts w:cs="Times New Roman"/>
          <w:b/>
          <w:bCs/>
          <w:color w:val="auto"/>
          <w:sz w:val="22"/>
          <w:szCs w:val="22"/>
        </w:rPr>
        <w:t>8</w:t>
      </w:r>
      <w:r w:rsidRPr="00420F43">
        <w:rPr>
          <w:rFonts w:cs="Times New Roman"/>
          <w:b/>
          <w:bCs/>
          <w:color w:val="auto"/>
          <w:sz w:val="22"/>
          <w:szCs w:val="22"/>
        </w:rPr>
        <w:t>.5</w:t>
      </w:r>
      <w:r w:rsidRPr="00D71899">
        <w:rPr>
          <w:rFonts w:cs="Times New Roman"/>
          <w:color w:val="auto"/>
          <w:sz w:val="22"/>
          <w:szCs w:val="22"/>
        </w:rPr>
        <w:t>.</w:t>
      </w:r>
    </w:p>
    <w:p w14:paraId="1FEF6EF7" w14:textId="60A30AA9"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 xml:space="preserve">Postmodernist thought has influenced the development of a number of contemporary psychotherapies. The most </w:t>
      </w:r>
      <w:r w:rsidR="000B14E4" w:rsidRPr="00D71899">
        <w:rPr>
          <w:rFonts w:cs="Times New Roman"/>
          <w:color w:val="auto"/>
          <w:sz w:val="22"/>
          <w:szCs w:val="22"/>
        </w:rPr>
        <w:t>well-known</w:t>
      </w:r>
      <w:r w:rsidRPr="00D71899">
        <w:rPr>
          <w:rFonts w:cs="Times New Roman"/>
          <w:color w:val="auto"/>
          <w:sz w:val="22"/>
          <w:szCs w:val="22"/>
        </w:rPr>
        <w:t xml:space="preserve"> are SFT, narrative therapy, and feminist therapy. SFT, a brief therapy that is easily understood and mastered, was </w:t>
      </w:r>
      <w:proofErr w:type="spellStart"/>
      <w:r w:rsidRPr="00D71899">
        <w:rPr>
          <w:rFonts w:cs="Times New Roman"/>
          <w:color w:val="auto"/>
          <w:sz w:val="22"/>
          <w:szCs w:val="22"/>
        </w:rPr>
        <w:t>codeveloped</w:t>
      </w:r>
      <w:proofErr w:type="spellEnd"/>
      <w:r w:rsidRPr="00D71899">
        <w:rPr>
          <w:rFonts w:cs="Times New Roman"/>
          <w:color w:val="auto"/>
          <w:sz w:val="22"/>
          <w:szCs w:val="22"/>
        </w:rPr>
        <w:t xml:space="preserve"> by </w:t>
      </w:r>
      <w:r w:rsidR="00487B4B" w:rsidRPr="00D71899">
        <w:rPr>
          <w:rFonts w:cs="Times New Roman"/>
          <w:color w:val="auto"/>
          <w:sz w:val="22"/>
          <w:szCs w:val="22"/>
        </w:rPr>
        <w:t>husband-and-wife</w:t>
      </w:r>
      <w:r w:rsidRPr="00D71899">
        <w:rPr>
          <w:rFonts w:cs="Times New Roman"/>
          <w:color w:val="auto"/>
          <w:sz w:val="22"/>
          <w:szCs w:val="22"/>
        </w:rPr>
        <w:t xml:space="preserve"> Steve de </w:t>
      </w:r>
      <w:proofErr w:type="spellStart"/>
      <w:r w:rsidRPr="00D71899">
        <w:rPr>
          <w:rFonts w:cs="Times New Roman"/>
          <w:color w:val="auto"/>
          <w:sz w:val="22"/>
          <w:szCs w:val="22"/>
        </w:rPr>
        <w:t>Shazer</w:t>
      </w:r>
      <w:proofErr w:type="spellEnd"/>
      <w:r w:rsidRPr="00D71899">
        <w:rPr>
          <w:rFonts w:cs="Times New Roman"/>
          <w:color w:val="auto"/>
          <w:sz w:val="22"/>
          <w:szCs w:val="22"/>
        </w:rPr>
        <w:t xml:space="preserve"> and </w:t>
      </w:r>
      <w:proofErr w:type="spellStart"/>
      <w:r w:rsidRPr="00D71899">
        <w:rPr>
          <w:rFonts w:cs="Times New Roman"/>
          <w:color w:val="auto"/>
          <w:sz w:val="22"/>
          <w:szCs w:val="22"/>
        </w:rPr>
        <w:t>Insoo</w:t>
      </w:r>
      <w:proofErr w:type="spellEnd"/>
      <w:r w:rsidRPr="00D71899">
        <w:rPr>
          <w:rFonts w:cs="Times New Roman"/>
          <w:color w:val="auto"/>
          <w:sz w:val="22"/>
          <w:szCs w:val="22"/>
        </w:rPr>
        <w:t xml:space="preserve"> Kim Berg </w:t>
      </w:r>
      <w:r w:rsidR="00487B4B" w:rsidRPr="00D71899">
        <w:rPr>
          <w:rFonts w:cs="Times New Roman"/>
          <w:color w:val="auto"/>
          <w:sz w:val="22"/>
          <w:szCs w:val="22"/>
        </w:rPr>
        <w:t xml:space="preserve">and their team at the Brief Family Therapy Center </w:t>
      </w:r>
      <w:r w:rsidRPr="00D71899">
        <w:rPr>
          <w:rFonts w:cs="Times New Roman"/>
          <w:color w:val="auto"/>
          <w:sz w:val="22"/>
          <w:szCs w:val="22"/>
        </w:rPr>
        <w:t>in the early 1980s</w:t>
      </w:r>
      <w:r w:rsidR="00487B4B" w:rsidRPr="00D71899">
        <w:rPr>
          <w:rFonts w:cs="Times New Roman"/>
          <w:color w:val="auto"/>
          <w:sz w:val="22"/>
          <w:szCs w:val="22"/>
        </w:rPr>
        <w:t xml:space="preserve">. </w:t>
      </w:r>
      <w:r w:rsidRPr="00D71899">
        <w:rPr>
          <w:rFonts w:cs="Times New Roman"/>
          <w:color w:val="auto"/>
          <w:sz w:val="22"/>
          <w:szCs w:val="22"/>
        </w:rPr>
        <w:t>It has been strongly influenced by the work of Milton Erikson, Gregory Bateson, and the Mental Research Institute in Palo Alto, California, as well as the philosophies of Buddhism and Taoism (</w:t>
      </w:r>
      <w:customXmlInsRangeStart w:id="347" w:author="AQ" w:date="2025-08-03T08:56:00Z"/>
      <w:sdt>
        <w:sdtPr>
          <w:rPr>
            <w:rFonts w:cs="Times New Roman"/>
            <w:color w:val="auto"/>
            <w:sz w:val="22"/>
            <w:szCs w:val="22"/>
          </w:rPr>
          <w:alias w:val="BibCitation"/>
          <w:tag w:val="BibRef18"/>
          <w:id w:val="-45987332"/>
          <w:placeholder>
            <w:docPart w:val="DefaultPlaceholder_1082065158"/>
          </w:placeholder>
        </w:sdtPr>
        <w:sdtEndPr/>
        <w:sdtContent>
          <w:customXmlInsRangeEnd w:id="347"/>
          <w:customXmlInsRangeStart w:id="348" w:author="AQ" w:date="2025-08-03T08:56:00Z"/>
          <w:sdt>
            <w:sdtPr>
              <w:rPr>
                <w:rFonts w:cs="Times New Roman"/>
                <w:color w:val="auto"/>
                <w:sz w:val="22"/>
                <w:szCs w:val="22"/>
              </w:rPr>
              <w:alias w:val="BibCitation"/>
              <w:tag w:val="BibRef18"/>
              <w:id w:val="-742869585"/>
              <w:placeholder>
                <w:docPart w:val="DefaultPlaceholder_1082065158"/>
              </w:placeholder>
            </w:sdtPr>
            <w:sdtEndPr>
              <w:rPr>
                <w:highlight w:val="green"/>
              </w:rPr>
            </w:sdtEndPr>
            <w:sdtContent>
              <w:customXmlInsRangeEnd w:id="348"/>
              <w:r w:rsidR="002E5054" w:rsidRPr="0099569C">
                <w:rPr>
                  <w:rFonts w:cs="Times New Roman"/>
                  <w:color w:val="auto"/>
                  <w:sz w:val="22"/>
                  <w:szCs w:val="22"/>
                  <w:highlight w:val="green"/>
                  <w:rPrChange w:id="349" w:author="AQ" w:date="2025-08-03T08:56:00Z">
                    <w:rPr>
                      <w:rFonts w:cs="Times New Roman"/>
                      <w:color w:val="auto"/>
                      <w:sz w:val="22"/>
                      <w:szCs w:val="22"/>
                    </w:rPr>
                  </w:rPrChange>
                </w:rPr>
                <w:t>Corey, 2023</w:t>
              </w:r>
              <w:customXmlInsRangeStart w:id="350" w:author="AQ" w:date="2025-08-03T08:56:00Z"/>
            </w:sdtContent>
          </w:sdt>
          <w:customXmlInsRangeEnd w:id="350"/>
          <w:customXmlInsRangeStart w:id="351" w:author="AQ" w:date="2025-08-03T08:56:00Z"/>
        </w:sdtContent>
      </w:sdt>
      <w:customXmlInsRangeEnd w:id="351"/>
      <w:r w:rsidRPr="00D71899">
        <w:rPr>
          <w:rFonts w:cs="Times New Roman"/>
          <w:color w:val="auto"/>
          <w:sz w:val="22"/>
          <w:szCs w:val="22"/>
        </w:rPr>
        <w:t>).</w:t>
      </w:r>
    </w:p>
    <w:p w14:paraId="469E5AA2" w14:textId="0F4CAA6A"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 xml:space="preserve">SFT believes that the therapy process does not necessitate processing problems in order to resolve them. Therapy is solution focused rather than problem focused and is present and future oriented rather than past oriented. Therapy seeks to empower the </w:t>
      </w:r>
      <w:r w:rsidR="00E30B96" w:rsidRPr="00D71899">
        <w:rPr>
          <w:rFonts w:cs="Times New Roman"/>
          <w:color w:val="auto"/>
          <w:sz w:val="22"/>
          <w:szCs w:val="22"/>
        </w:rPr>
        <w:t>patient</w:t>
      </w:r>
      <w:r w:rsidRPr="00D71899">
        <w:rPr>
          <w:rFonts w:cs="Times New Roman"/>
          <w:color w:val="auto"/>
          <w:sz w:val="22"/>
          <w:szCs w:val="22"/>
        </w:rPr>
        <w:t xml:space="preserve"> and is positive and </w:t>
      </w:r>
      <w:proofErr w:type="spellStart"/>
      <w:r w:rsidRPr="00D71899">
        <w:rPr>
          <w:rFonts w:cs="Times New Roman"/>
          <w:color w:val="auto"/>
          <w:sz w:val="22"/>
          <w:szCs w:val="22"/>
        </w:rPr>
        <w:t>nonpathologizing</w:t>
      </w:r>
      <w:proofErr w:type="spellEnd"/>
      <w:r w:rsidRPr="00D71899">
        <w:rPr>
          <w:rFonts w:cs="Times New Roman"/>
          <w:color w:val="auto"/>
          <w:sz w:val="22"/>
          <w:szCs w:val="22"/>
        </w:rPr>
        <w:t xml:space="preserve">. The </w:t>
      </w:r>
      <w:r w:rsidR="00E30B96" w:rsidRPr="00D71899">
        <w:rPr>
          <w:rFonts w:cs="Times New Roman"/>
          <w:color w:val="auto"/>
          <w:sz w:val="22"/>
          <w:szCs w:val="22"/>
        </w:rPr>
        <w:t>patient</w:t>
      </w:r>
      <w:r w:rsidRPr="00D71899">
        <w:rPr>
          <w:rFonts w:cs="Times New Roman"/>
          <w:color w:val="auto"/>
          <w:sz w:val="22"/>
          <w:szCs w:val="22"/>
        </w:rPr>
        <w:t xml:space="preserve"> is viewed as competent, having resources needed to construct solutions. Therapy is expected to result in change. Even long-standing issues are resolved in a relatively short period of time. SFT believes that smaller changes lead to bigger changes, and the effects of change tend to multiply (</w:t>
      </w:r>
      <w:customXmlInsRangeStart w:id="352" w:author="AQ" w:date="2025-08-03T08:56:00Z"/>
      <w:sdt>
        <w:sdtPr>
          <w:rPr>
            <w:rFonts w:cs="Times New Roman"/>
            <w:color w:val="auto"/>
            <w:sz w:val="22"/>
            <w:szCs w:val="22"/>
          </w:rPr>
          <w:alias w:val="BibCitation"/>
          <w:tag w:val="BibRef21"/>
          <w:id w:val="-137892974"/>
          <w:placeholder>
            <w:docPart w:val="DefaultPlaceholder_1082065158"/>
          </w:placeholder>
        </w:sdtPr>
        <w:sdtEndPr/>
        <w:sdtContent>
          <w:customXmlInsRangeEnd w:id="352"/>
          <w:r w:rsidRPr="0099569C">
            <w:rPr>
              <w:rFonts w:cs="Times New Roman"/>
              <w:color w:val="auto"/>
              <w:sz w:val="22"/>
              <w:szCs w:val="22"/>
              <w:highlight w:val="green"/>
              <w:rPrChange w:id="353" w:author="AQ" w:date="2025-08-03T08:56:00Z">
                <w:rPr>
                  <w:rFonts w:cs="Times New Roman"/>
                  <w:color w:val="auto"/>
                  <w:sz w:val="22"/>
                  <w:szCs w:val="22"/>
                </w:rPr>
              </w:rPrChange>
            </w:rPr>
            <w:t>De Jong &amp; Berg, 2008</w:t>
          </w:r>
          <w:customXmlInsRangeStart w:id="354" w:author="AQ" w:date="2025-08-03T08:56:00Z"/>
        </w:sdtContent>
      </w:sdt>
      <w:customXmlInsRangeEnd w:id="354"/>
      <w:r w:rsidRPr="00D71899">
        <w:rPr>
          <w:rFonts w:cs="Times New Roman"/>
          <w:color w:val="auto"/>
          <w:sz w:val="22"/>
          <w:szCs w:val="22"/>
        </w:rPr>
        <w:t xml:space="preserve">; </w:t>
      </w:r>
      <w:customXmlInsRangeStart w:id="355" w:author="AQ" w:date="2025-08-03T08:56:00Z"/>
      <w:sdt>
        <w:sdtPr>
          <w:rPr>
            <w:rFonts w:cs="Times New Roman"/>
            <w:color w:val="auto"/>
            <w:sz w:val="22"/>
            <w:szCs w:val="22"/>
          </w:rPr>
          <w:alias w:val="BibCitation"/>
          <w:tag w:val="BibRef22"/>
          <w:id w:val="375670580"/>
          <w:placeholder>
            <w:docPart w:val="DefaultPlaceholder_1082065158"/>
          </w:placeholder>
        </w:sdtPr>
        <w:sdtEndPr/>
        <w:sdtContent>
          <w:customXmlInsRangeEnd w:id="355"/>
          <w:r w:rsidRPr="0099569C">
            <w:rPr>
              <w:rFonts w:cs="Times New Roman"/>
              <w:color w:val="auto"/>
              <w:sz w:val="22"/>
              <w:szCs w:val="22"/>
              <w:highlight w:val="green"/>
              <w:rPrChange w:id="356" w:author="AQ" w:date="2025-08-03T08:56:00Z">
                <w:rPr>
                  <w:rFonts w:cs="Times New Roman"/>
                  <w:color w:val="auto"/>
                  <w:sz w:val="22"/>
                  <w:szCs w:val="22"/>
                </w:rPr>
              </w:rPrChange>
            </w:rPr>
            <w:t xml:space="preserve">de </w:t>
          </w:r>
          <w:proofErr w:type="spellStart"/>
          <w:r w:rsidRPr="0099569C">
            <w:rPr>
              <w:rFonts w:cs="Times New Roman"/>
              <w:color w:val="auto"/>
              <w:sz w:val="22"/>
              <w:szCs w:val="22"/>
              <w:highlight w:val="green"/>
              <w:rPrChange w:id="357" w:author="AQ" w:date="2025-08-03T08:56:00Z">
                <w:rPr>
                  <w:rFonts w:cs="Times New Roman"/>
                  <w:color w:val="auto"/>
                  <w:sz w:val="22"/>
                  <w:szCs w:val="22"/>
                </w:rPr>
              </w:rPrChange>
            </w:rPr>
            <w:t>Shazer</w:t>
          </w:r>
          <w:proofErr w:type="spellEnd"/>
          <w:r w:rsidRPr="0099569C">
            <w:rPr>
              <w:rFonts w:cs="Times New Roman"/>
              <w:color w:val="auto"/>
              <w:sz w:val="22"/>
              <w:szCs w:val="22"/>
              <w:highlight w:val="green"/>
              <w:rPrChange w:id="358" w:author="AQ" w:date="2025-08-03T08:56:00Z">
                <w:rPr>
                  <w:rFonts w:cs="Times New Roman"/>
                  <w:color w:val="auto"/>
                  <w:sz w:val="22"/>
                  <w:szCs w:val="22"/>
                </w:rPr>
              </w:rPrChange>
            </w:rPr>
            <w:t>, 1985</w:t>
          </w:r>
          <w:customXmlInsRangeStart w:id="359" w:author="AQ" w:date="2025-08-03T08:56:00Z"/>
        </w:sdtContent>
      </w:sdt>
      <w:customXmlInsRangeEnd w:id="359"/>
      <w:r w:rsidRPr="00D71899">
        <w:rPr>
          <w:rFonts w:cs="Times New Roman"/>
          <w:color w:val="auto"/>
          <w:sz w:val="22"/>
          <w:szCs w:val="22"/>
        </w:rPr>
        <w:t xml:space="preserve">, </w:t>
      </w:r>
      <w:r w:rsidRPr="002F38A4">
        <w:rPr>
          <w:rStyle w:val="citebib"/>
        </w:rPr>
        <w:t>1988</w:t>
      </w:r>
      <w:r w:rsidRPr="00D71899">
        <w:rPr>
          <w:rFonts w:cs="Times New Roman"/>
          <w:color w:val="auto"/>
          <w:sz w:val="22"/>
          <w:szCs w:val="22"/>
        </w:rPr>
        <w:t xml:space="preserve">, </w:t>
      </w:r>
      <w:r w:rsidRPr="002F38A4">
        <w:rPr>
          <w:rStyle w:val="citebib"/>
        </w:rPr>
        <w:t>1994</w:t>
      </w:r>
      <w:r w:rsidRPr="00D71899">
        <w:rPr>
          <w:rFonts w:cs="Times New Roman"/>
          <w:color w:val="auto"/>
          <w:sz w:val="22"/>
          <w:szCs w:val="22"/>
        </w:rPr>
        <w:t>).</w:t>
      </w:r>
    </w:p>
    <w:p w14:paraId="7AAC27A9" w14:textId="7588E30D" w:rsidR="00C927CB" w:rsidRPr="00D71899" w:rsidRDefault="0082432A" w:rsidP="0065130C">
      <w:pPr>
        <w:pStyle w:val="Head2"/>
        <w:rPr>
          <w:rFonts w:cs="Times New Roman"/>
          <w:color w:val="auto"/>
          <w:spacing w:val="0"/>
        </w:rPr>
      </w:pPr>
      <w:r>
        <w:rPr>
          <w:rFonts w:cs="Times New Roman"/>
          <w:color w:val="auto"/>
          <w:spacing w:val="0"/>
        </w:rPr>
        <w:t>&lt;H2&gt;</w:t>
      </w:r>
      <w:r w:rsidRPr="00D71899">
        <w:rPr>
          <w:rFonts w:cs="Times New Roman"/>
          <w:color w:val="auto"/>
          <w:spacing w:val="0"/>
        </w:rPr>
        <w:t>SOLUTION TALK</w:t>
      </w:r>
    </w:p>
    <w:p w14:paraId="397A73A8" w14:textId="4D10B8BE"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From social constructionism, the belief that language creates reality was applied to SFT with the key concept of </w:t>
      </w:r>
      <w:r w:rsidRPr="0082432A">
        <w:rPr>
          <w:rStyle w:val="italic"/>
          <w:rFonts w:cs="Times New Roman"/>
          <w:b/>
          <w:bCs/>
          <w:i w:val="0"/>
          <w:iCs w:val="0"/>
          <w:color w:val="auto"/>
          <w:sz w:val="22"/>
          <w:szCs w:val="22"/>
        </w:rPr>
        <w:t>solution talk</w:t>
      </w:r>
      <w:r w:rsidRPr="0082432A">
        <w:rPr>
          <w:rFonts w:cs="Times New Roman"/>
          <w:b/>
          <w:bCs/>
          <w:i/>
          <w:iCs/>
          <w:color w:val="auto"/>
          <w:sz w:val="22"/>
          <w:szCs w:val="22"/>
        </w:rPr>
        <w:t>.</w:t>
      </w:r>
      <w:r w:rsidRPr="00D71899">
        <w:rPr>
          <w:rFonts w:cs="Times New Roman"/>
          <w:color w:val="auto"/>
          <w:sz w:val="22"/>
          <w:szCs w:val="22"/>
        </w:rPr>
        <w:t xml:space="preserve"> SFT espouses the view that a problem-focused approach using “problem talk” actually helps maintain the problem, but that a solution-focused approach using “solution talk” helps the </w:t>
      </w:r>
      <w:r w:rsidR="00E30B96" w:rsidRPr="00D71899">
        <w:rPr>
          <w:rFonts w:cs="Times New Roman"/>
          <w:color w:val="auto"/>
          <w:sz w:val="22"/>
          <w:szCs w:val="22"/>
        </w:rPr>
        <w:t>patient</w:t>
      </w:r>
      <w:r w:rsidRPr="00D71899">
        <w:rPr>
          <w:rFonts w:cs="Times New Roman"/>
          <w:color w:val="auto"/>
          <w:sz w:val="22"/>
          <w:szCs w:val="22"/>
        </w:rPr>
        <w:t xml:space="preserve"> change in a positive direction. Solution talk highlights what the </w:t>
      </w:r>
      <w:r w:rsidR="00E30B96" w:rsidRPr="00D71899">
        <w:rPr>
          <w:rFonts w:cs="Times New Roman"/>
          <w:color w:val="auto"/>
          <w:sz w:val="22"/>
          <w:szCs w:val="22"/>
        </w:rPr>
        <w:t>patient</w:t>
      </w:r>
      <w:r w:rsidRPr="00D71899">
        <w:rPr>
          <w:rFonts w:cs="Times New Roman"/>
          <w:color w:val="auto"/>
          <w:sz w:val="22"/>
          <w:szCs w:val="22"/>
        </w:rPr>
        <w:t xml:space="preserve"> wants to achieve through therapy rather than the problem that made the </w:t>
      </w:r>
      <w:r w:rsidR="00E30B96" w:rsidRPr="00D71899">
        <w:rPr>
          <w:rFonts w:cs="Times New Roman"/>
          <w:color w:val="auto"/>
          <w:sz w:val="22"/>
          <w:szCs w:val="22"/>
        </w:rPr>
        <w:t>patient</w:t>
      </w:r>
      <w:r w:rsidRPr="00D71899">
        <w:rPr>
          <w:rFonts w:cs="Times New Roman"/>
          <w:color w:val="auto"/>
          <w:sz w:val="22"/>
          <w:szCs w:val="22"/>
        </w:rPr>
        <w:t xml:space="preserve"> seek help. By identifying what is desired, the therapist invites the </w:t>
      </w:r>
      <w:r w:rsidR="00E30B96" w:rsidRPr="00D71899">
        <w:rPr>
          <w:rFonts w:cs="Times New Roman"/>
          <w:color w:val="auto"/>
          <w:sz w:val="22"/>
          <w:szCs w:val="22"/>
        </w:rPr>
        <w:t>patient</w:t>
      </w:r>
      <w:r w:rsidRPr="00D71899">
        <w:rPr>
          <w:rFonts w:cs="Times New Roman"/>
          <w:color w:val="auto"/>
          <w:sz w:val="22"/>
          <w:szCs w:val="22"/>
        </w:rPr>
        <w:t xml:space="preserve"> to construct a concrete vision for a preferred future. Thus, to change a problem, the language must be shifted from problem talk to solution talk (</w:t>
      </w:r>
      <w:customXmlInsRangeStart w:id="360" w:author="AQ" w:date="2025-08-03T08:56:00Z"/>
      <w:sdt>
        <w:sdtPr>
          <w:rPr>
            <w:rFonts w:cs="Times New Roman"/>
            <w:color w:val="auto"/>
            <w:sz w:val="22"/>
            <w:szCs w:val="22"/>
          </w:rPr>
          <w:alias w:val="BibCitation"/>
          <w:tag w:val="BibRef24"/>
          <w:id w:val="723023749"/>
          <w:placeholder>
            <w:docPart w:val="DefaultPlaceholder_1082065158"/>
          </w:placeholder>
        </w:sdtPr>
        <w:sdtEndPr/>
        <w:sdtContent>
          <w:customXmlInsRangeEnd w:id="360"/>
          <w:r w:rsidRPr="0099569C">
            <w:rPr>
              <w:rFonts w:cs="Times New Roman"/>
              <w:color w:val="auto"/>
              <w:sz w:val="22"/>
              <w:szCs w:val="22"/>
              <w:highlight w:val="green"/>
              <w:rPrChange w:id="361" w:author="AQ" w:date="2025-08-03T08:56:00Z">
                <w:rPr>
                  <w:rFonts w:cs="Times New Roman"/>
                  <w:color w:val="auto"/>
                  <w:sz w:val="22"/>
                  <w:szCs w:val="22"/>
                </w:rPr>
              </w:rPrChange>
            </w:rPr>
            <w:t xml:space="preserve">de </w:t>
          </w:r>
          <w:proofErr w:type="spellStart"/>
          <w:r w:rsidRPr="0099569C">
            <w:rPr>
              <w:rFonts w:cs="Times New Roman"/>
              <w:color w:val="auto"/>
              <w:sz w:val="22"/>
              <w:szCs w:val="22"/>
              <w:highlight w:val="green"/>
              <w:rPrChange w:id="362" w:author="AQ" w:date="2025-08-03T08:56:00Z">
                <w:rPr>
                  <w:rFonts w:cs="Times New Roman"/>
                  <w:color w:val="auto"/>
                  <w:sz w:val="22"/>
                  <w:szCs w:val="22"/>
                </w:rPr>
              </w:rPrChange>
            </w:rPr>
            <w:t>Shazer</w:t>
          </w:r>
          <w:proofErr w:type="spellEnd"/>
          <w:r w:rsidRPr="0099569C">
            <w:rPr>
              <w:rFonts w:cs="Times New Roman"/>
              <w:color w:val="auto"/>
              <w:sz w:val="22"/>
              <w:szCs w:val="22"/>
              <w:highlight w:val="green"/>
              <w:rPrChange w:id="363" w:author="AQ" w:date="2025-08-03T08:56:00Z">
                <w:rPr>
                  <w:rFonts w:cs="Times New Roman"/>
                  <w:color w:val="auto"/>
                  <w:sz w:val="22"/>
                  <w:szCs w:val="22"/>
                </w:rPr>
              </w:rPrChange>
            </w:rPr>
            <w:t>, 1991</w:t>
          </w:r>
          <w:customXmlInsRangeStart w:id="364" w:author="AQ" w:date="2025-08-03T08:56:00Z"/>
        </w:sdtContent>
      </w:sdt>
      <w:customXmlInsRangeEnd w:id="364"/>
      <w:r w:rsidRPr="00D71899">
        <w:rPr>
          <w:rFonts w:cs="Times New Roman"/>
          <w:color w:val="auto"/>
          <w:sz w:val="22"/>
          <w:szCs w:val="22"/>
        </w:rPr>
        <w:t>).</w:t>
      </w:r>
    </w:p>
    <w:p w14:paraId="29B3D836" w14:textId="665D470D" w:rsidR="00C927CB" w:rsidRPr="00D71899" w:rsidRDefault="0082432A" w:rsidP="0065130C">
      <w:pPr>
        <w:pStyle w:val="Head2"/>
        <w:rPr>
          <w:rFonts w:cs="Times New Roman"/>
          <w:color w:val="auto"/>
          <w:spacing w:val="0"/>
        </w:rPr>
      </w:pPr>
      <w:r>
        <w:rPr>
          <w:rFonts w:cs="Times New Roman"/>
          <w:color w:val="auto"/>
          <w:spacing w:val="0"/>
        </w:rPr>
        <w:t>&lt;H2&gt;</w:t>
      </w:r>
      <w:r w:rsidR="004F6791" w:rsidRPr="00D71899">
        <w:rPr>
          <w:rFonts w:cs="Times New Roman"/>
          <w:color w:val="auto"/>
          <w:spacing w:val="0"/>
        </w:rPr>
        <w:t>Goals of Therapy</w:t>
      </w:r>
    </w:p>
    <w:p w14:paraId="737A63D5" w14:textId="25D1DD88"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The goal of SFT is to help the </w:t>
      </w:r>
      <w:r w:rsidR="00E30B96" w:rsidRPr="00D71899">
        <w:rPr>
          <w:rFonts w:cs="Times New Roman"/>
          <w:color w:val="auto"/>
          <w:sz w:val="22"/>
          <w:szCs w:val="22"/>
        </w:rPr>
        <w:t>patient</w:t>
      </w:r>
      <w:r w:rsidRPr="00D71899">
        <w:rPr>
          <w:rFonts w:cs="Times New Roman"/>
          <w:color w:val="auto"/>
          <w:sz w:val="22"/>
          <w:szCs w:val="22"/>
        </w:rPr>
        <w:t xml:space="preserve"> change by constructing solutions to problems rather than dwelling on them. The two key therapeutic goals are to determine (</w:t>
      </w:r>
      <w:r w:rsidR="0082432A">
        <w:rPr>
          <w:rFonts w:cs="Times New Roman"/>
          <w:color w:val="auto"/>
          <w:sz w:val="22"/>
          <w:szCs w:val="22"/>
        </w:rPr>
        <w:t>1</w:t>
      </w:r>
      <w:r w:rsidRPr="00D71899">
        <w:rPr>
          <w:rFonts w:cs="Times New Roman"/>
          <w:color w:val="auto"/>
          <w:sz w:val="22"/>
          <w:szCs w:val="22"/>
        </w:rPr>
        <w:t>)</w:t>
      </w:r>
      <w:r w:rsidR="0082432A">
        <w:rPr>
          <w:rFonts w:cs="Times New Roman"/>
          <w:color w:val="auto"/>
          <w:sz w:val="22"/>
          <w:szCs w:val="22"/>
        </w:rPr>
        <w:t xml:space="preserve"> </w:t>
      </w:r>
      <w:r w:rsidRPr="00D71899">
        <w:rPr>
          <w:rFonts w:cs="Times New Roman"/>
          <w:color w:val="auto"/>
          <w:sz w:val="22"/>
          <w:szCs w:val="22"/>
        </w:rPr>
        <w:t xml:space="preserve">how the </w:t>
      </w:r>
      <w:r w:rsidR="00E30B96" w:rsidRPr="00D71899">
        <w:rPr>
          <w:rFonts w:cs="Times New Roman"/>
          <w:color w:val="auto"/>
          <w:sz w:val="22"/>
          <w:szCs w:val="22"/>
        </w:rPr>
        <w:t>patient</w:t>
      </w:r>
      <w:r w:rsidRPr="00D71899">
        <w:rPr>
          <w:rFonts w:cs="Times New Roman"/>
          <w:color w:val="auto"/>
          <w:sz w:val="22"/>
          <w:szCs w:val="22"/>
        </w:rPr>
        <w:t xml:space="preserve"> wants </w:t>
      </w:r>
      <w:r w:rsidR="0082432A">
        <w:rPr>
          <w:rFonts w:cs="Times New Roman"/>
          <w:color w:val="auto"/>
          <w:sz w:val="22"/>
          <w:szCs w:val="22"/>
        </w:rPr>
        <w:t>their</w:t>
      </w:r>
      <w:r w:rsidRPr="00D71899">
        <w:rPr>
          <w:rFonts w:cs="Times New Roman"/>
          <w:color w:val="auto"/>
          <w:sz w:val="22"/>
          <w:szCs w:val="22"/>
        </w:rPr>
        <w:t xml:space="preserve"> life to be different, and </w:t>
      </w:r>
      <w:r w:rsidRPr="00D71899">
        <w:rPr>
          <w:rFonts w:cs="Times New Roman"/>
          <w:color w:val="auto"/>
          <w:sz w:val="22"/>
          <w:szCs w:val="22"/>
        </w:rPr>
        <w:lastRenderedPageBreak/>
        <w:t>(</w:t>
      </w:r>
      <w:r w:rsidR="0082432A">
        <w:rPr>
          <w:rFonts w:cs="Times New Roman"/>
          <w:color w:val="auto"/>
          <w:sz w:val="22"/>
          <w:szCs w:val="22"/>
        </w:rPr>
        <w:t>2</w:t>
      </w:r>
      <w:r w:rsidRPr="00D71899">
        <w:rPr>
          <w:rFonts w:cs="Times New Roman"/>
          <w:color w:val="auto"/>
          <w:sz w:val="22"/>
          <w:szCs w:val="22"/>
        </w:rPr>
        <w:t>)</w:t>
      </w:r>
      <w:r w:rsidR="0082432A">
        <w:rPr>
          <w:rFonts w:cs="Times New Roman"/>
          <w:color w:val="auto"/>
          <w:sz w:val="22"/>
          <w:szCs w:val="22"/>
        </w:rPr>
        <w:t xml:space="preserve"> </w:t>
      </w:r>
      <w:r w:rsidRPr="00D71899">
        <w:rPr>
          <w:rFonts w:cs="Times New Roman"/>
          <w:color w:val="auto"/>
          <w:sz w:val="22"/>
          <w:szCs w:val="22"/>
        </w:rPr>
        <w:t xml:space="preserve">what it will take to make it happen. Creating a detailed picture of what it will be like in the future when things change creates a feeling of hope and makes the solution seem possible to the </w:t>
      </w:r>
      <w:r w:rsidR="00E30B96" w:rsidRPr="00D71899">
        <w:rPr>
          <w:rFonts w:cs="Times New Roman"/>
          <w:color w:val="auto"/>
          <w:sz w:val="22"/>
          <w:szCs w:val="22"/>
        </w:rPr>
        <w:t>patient</w:t>
      </w:r>
      <w:r w:rsidRPr="00D71899">
        <w:rPr>
          <w:rFonts w:cs="Times New Roman"/>
          <w:color w:val="auto"/>
          <w:sz w:val="22"/>
          <w:szCs w:val="22"/>
        </w:rPr>
        <w:t xml:space="preserve"> (</w:t>
      </w:r>
      <w:customXmlInsRangeStart w:id="365" w:author="AQ" w:date="2025-08-03T08:56:00Z"/>
      <w:sdt>
        <w:sdtPr>
          <w:rPr>
            <w:rFonts w:cs="Times New Roman"/>
            <w:color w:val="auto"/>
            <w:sz w:val="22"/>
            <w:szCs w:val="22"/>
          </w:rPr>
          <w:alias w:val="BibCitation"/>
          <w:tag w:val="BibRef24"/>
          <w:id w:val="-27800123"/>
          <w:placeholder>
            <w:docPart w:val="DefaultPlaceholder_1082065158"/>
          </w:placeholder>
        </w:sdtPr>
        <w:sdtEndPr/>
        <w:sdtContent>
          <w:customXmlInsRangeEnd w:id="365"/>
          <w:r w:rsidRPr="0099569C">
            <w:rPr>
              <w:rFonts w:cs="Times New Roman"/>
              <w:color w:val="auto"/>
              <w:sz w:val="22"/>
              <w:szCs w:val="22"/>
              <w:highlight w:val="green"/>
              <w:rPrChange w:id="366" w:author="AQ" w:date="2025-08-03T08:56:00Z">
                <w:rPr>
                  <w:rFonts w:cs="Times New Roman"/>
                  <w:color w:val="auto"/>
                  <w:sz w:val="22"/>
                  <w:szCs w:val="22"/>
                </w:rPr>
              </w:rPrChange>
            </w:rPr>
            <w:t>de</w:t>
          </w:r>
          <w:r w:rsidR="0082432A" w:rsidRPr="0099569C">
            <w:rPr>
              <w:rFonts w:cs="Times New Roman"/>
              <w:color w:val="auto"/>
              <w:sz w:val="22"/>
              <w:szCs w:val="22"/>
              <w:highlight w:val="green"/>
              <w:rPrChange w:id="367" w:author="AQ" w:date="2025-08-03T08:56:00Z">
                <w:rPr>
                  <w:rFonts w:cs="Times New Roman"/>
                  <w:color w:val="auto"/>
                  <w:sz w:val="22"/>
                  <w:szCs w:val="22"/>
                </w:rPr>
              </w:rPrChange>
            </w:rPr>
            <w:t xml:space="preserve"> </w:t>
          </w:r>
          <w:proofErr w:type="spellStart"/>
          <w:r w:rsidRPr="0099569C">
            <w:rPr>
              <w:rFonts w:cs="Times New Roman"/>
              <w:color w:val="auto"/>
              <w:sz w:val="22"/>
              <w:szCs w:val="22"/>
              <w:highlight w:val="green"/>
              <w:rPrChange w:id="368" w:author="AQ" w:date="2025-08-03T08:56:00Z">
                <w:rPr>
                  <w:rFonts w:cs="Times New Roman"/>
                  <w:color w:val="auto"/>
                  <w:sz w:val="22"/>
                  <w:szCs w:val="22"/>
                </w:rPr>
              </w:rPrChange>
            </w:rPr>
            <w:t>Shazer</w:t>
          </w:r>
          <w:proofErr w:type="spellEnd"/>
          <w:r w:rsidRPr="0099569C">
            <w:rPr>
              <w:rFonts w:cs="Times New Roman"/>
              <w:color w:val="auto"/>
              <w:sz w:val="22"/>
              <w:szCs w:val="22"/>
              <w:highlight w:val="green"/>
              <w:rPrChange w:id="369" w:author="AQ" w:date="2025-08-03T08:56:00Z">
                <w:rPr>
                  <w:rFonts w:cs="Times New Roman"/>
                  <w:color w:val="auto"/>
                  <w:sz w:val="22"/>
                  <w:szCs w:val="22"/>
                </w:rPr>
              </w:rPrChange>
            </w:rPr>
            <w:t>, 1991</w:t>
          </w:r>
          <w:customXmlInsRangeStart w:id="370" w:author="AQ" w:date="2025-08-03T08:56:00Z"/>
        </w:sdtContent>
      </w:sdt>
      <w:customXmlInsRangeEnd w:id="370"/>
      <w:r w:rsidRPr="00D71899">
        <w:rPr>
          <w:rFonts w:cs="Times New Roman"/>
          <w:color w:val="auto"/>
          <w:sz w:val="22"/>
          <w:szCs w:val="22"/>
        </w:rPr>
        <w:t>).</w:t>
      </w:r>
    </w:p>
    <w:p w14:paraId="3954E8E0" w14:textId="28C5C3E8" w:rsidR="00C927CB" w:rsidRPr="00D71899" w:rsidRDefault="0082432A" w:rsidP="0065130C">
      <w:pPr>
        <w:pStyle w:val="Head2"/>
        <w:rPr>
          <w:rFonts w:cs="Times New Roman"/>
          <w:color w:val="auto"/>
          <w:spacing w:val="0"/>
        </w:rPr>
      </w:pPr>
      <w:r>
        <w:rPr>
          <w:rFonts w:cs="Times New Roman"/>
          <w:color w:val="auto"/>
          <w:spacing w:val="0"/>
        </w:rPr>
        <w:t>&lt;H2&gt;</w:t>
      </w:r>
      <w:r w:rsidR="004F6791" w:rsidRPr="00D71899">
        <w:rPr>
          <w:rFonts w:cs="Times New Roman"/>
          <w:color w:val="auto"/>
          <w:spacing w:val="0"/>
        </w:rPr>
        <w:t>Assessment</w:t>
      </w:r>
    </w:p>
    <w:p w14:paraId="0976B504" w14:textId="617B34FB"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During the assessment, the therapist creates a positive climate of hope, respect, dialogue, inquiry, and affirmation. The focus is on understanding the subjective experience of the </w:t>
      </w:r>
      <w:r w:rsidR="00E30B96" w:rsidRPr="00D71899">
        <w:rPr>
          <w:rFonts w:cs="Times New Roman"/>
          <w:color w:val="auto"/>
          <w:sz w:val="22"/>
          <w:szCs w:val="22"/>
        </w:rPr>
        <w:t>patient</w:t>
      </w:r>
      <w:r w:rsidRPr="00D71899">
        <w:rPr>
          <w:rFonts w:cs="Times New Roman"/>
          <w:color w:val="auto"/>
          <w:sz w:val="22"/>
          <w:szCs w:val="22"/>
        </w:rPr>
        <w:t xml:space="preserve"> as well as developing a collaborative therapeutic relationship. The </w:t>
      </w:r>
      <w:r w:rsidR="00E30B96" w:rsidRPr="00D71899">
        <w:rPr>
          <w:rFonts w:cs="Times New Roman"/>
          <w:color w:val="auto"/>
          <w:sz w:val="22"/>
          <w:szCs w:val="22"/>
        </w:rPr>
        <w:t>patient</w:t>
      </w:r>
      <w:r w:rsidRPr="00D71899">
        <w:rPr>
          <w:rFonts w:cs="Times New Roman"/>
          <w:color w:val="auto"/>
          <w:sz w:val="22"/>
          <w:szCs w:val="22"/>
        </w:rPr>
        <w:t xml:space="preserve"> is given the message that </w:t>
      </w:r>
      <w:r w:rsidR="0082432A">
        <w:rPr>
          <w:rFonts w:cs="Times New Roman"/>
          <w:color w:val="auto"/>
          <w:sz w:val="22"/>
          <w:szCs w:val="22"/>
        </w:rPr>
        <w:t>they are</w:t>
      </w:r>
      <w:r w:rsidRPr="00D71899">
        <w:rPr>
          <w:rFonts w:cs="Times New Roman"/>
          <w:color w:val="auto"/>
          <w:sz w:val="22"/>
          <w:szCs w:val="22"/>
        </w:rPr>
        <w:t xml:space="preserve"> viewed as the expert and the therapist assumes a </w:t>
      </w:r>
      <w:r w:rsidRPr="00D71899">
        <w:rPr>
          <w:rStyle w:val="italic"/>
          <w:rFonts w:cs="Times New Roman"/>
          <w:color w:val="auto"/>
          <w:sz w:val="22"/>
          <w:szCs w:val="22"/>
        </w:rPr>
        <w:t>not knowing</w:t>
      </w:r>
      <w:r w:rsidRPr="00D71899">
        <w:rPr>
          <w:rFonts w:cs="Times New Roman"/>
          <w:color w:val="auto"/>
          <w:sz w:val="22"/>
          <w:szCs w:val="22"/>
        </w:rPr>
        <w:t xml:space="preserve"> position in order for the </w:t>
      </w:r>
      <w:r w:rsidR="00E30B96" w:rsidRPr="00D71899">
        <w:rPr>
          <w:rFonts w:cs="Times New Roman"/>
          <w:color w:val="auto"/>
          <w:sz w:val="22"/>
          <w:szCs w:val="22"/>
        </w:rPr>
        <w:t>patient</w:t>
      </w:r>
      <w:r w:rsidRPr="00D71899">
        <w:rPr>
          <w:rFonts w:cs="Times New Roman"/>
          <w:color w:val="auto"/>
          <w:sz w:val="22"/>
          <w:szCs w:val="22"/>
        </w:rPr>
        <w:t xml:space="preserve"> to construct the solutions and develop well-formed goals. SFT focuses on the present and future rather than the past. The therapist pays little attention to history taking and traditional assessment data, for this type of knowledge is believed to be inconsequential and may actually hamper the development of solutions. The therapist also does not give the </w:t>
      </w:r>
      <w:r w:rsidR="00E30B96" w:rsidRPr="00D71899">
        <w:rPr>
          <w:rFonts w:cs="Times New Roman"/>
          <w:color w:val="auto"/>
          <w:sz w:val="22"/>
          <w:szCs w:val="22"/>
        </w:rPr>
        <w:t>patient</w:t>
      </w:r>
      <w:r w:rsidRPr="00D71899">
        <w:rPr>
          <w:rFonts w:cs="Times New Roman"/>
          <w:color w:val="auto"/>
          <w:sz w:val="22"/>
          <w:szCs w:val="22"/>
        </w:rPr>
        <w:t xml:space="preserve"> a diagnosis, for this is believed to be irrelevant to finding solutions (Berg &amp; Miller, </w:t>
      </w:r>
      <w:commentRangeStart w:id="371"/>
      <w:r w:rsidRPr="00D71899">
        <w:rPr>
          <w:rFonts w:cs="Times New Roman"/>
          <w:color w:val="auto"/>
          <w:sz w:val="22"/>
          <w:szCs w:val="22"/>
        </w:rPr>
        <w:t>1992</w:t>
      </w:r>
      <w:commentRangeEnd w:id="371"/>
      <w:r w:rsidR="00FD25A6">
        <w:rPr>
          <w:rStyle w:val="CommentReference"/>
          <w:rFonts w:asciiTheme="minorHAnsi" w:hAnsiTheme="minorHAnsi" w:cstheme="minorBidi"/>
          <w:color w:val="auto"/>
          <w:lang w:val="en-IN"/>
        </w:rPr>
        <w:commentReference w:id="371"/>
      </w:r>
      <w:r w:rsidRPr="00D71899">
        <w:rPr>
          <w:rFonts w:cs="Times New Roman"/>
          <w:color w:val="auto"/>
          <w:sz w:val="22"/>
          <w:szCs w:val="22"/>
        </w:rPr>
        <w:t>).</w:t>
      </w:r>
    </w:p>
    <w:p w14:paraId="2A0B138D" w14:textId="0E42DF2C"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 xml:space="preserve">During the assessment, a goal that is important and meaningful to the </w:t>
      </w:r>
      <w:r w:rsidR="00E30B96" w:rsidRPr="00D71899">
        <w:rPr>
          <w:rFonts w:cs="Times New Roman"/>
          <w:color w:val="auto"/>
          <w:sz w:val="22"/>
          <w:szCs w:val="22"/>
        </w:rPr>
        <w:t>patient</w:t>
      </w:r>
      <w:r w:rsidRPr="00D71899">
        <w:rPr>
          <w:rFonts w:cs="Times New Roman"/>
          <w:color w:val="auto"/>
          <w:sz w:val="22"/>
          <w:szCs w:val="22"/>
        </w:rPr>
        <w:t xml:space="preserve"> is established. The goal focuses on desirable behaviors (e.g., I will, rather than I will not) and is concrete, specific, and behavioral. It includes a detailed explanation as to how it will be accomplished, which increases the ability to achieve the goal (Berg &amp; Miller, 1992).</w:t>
      </w:r>
    </w:p>
    <w:p w14:paraId="05F9CB70" w14:textId="6CF053F3" w:rsidR="00C927CB" w:rsidRPr="00D71899" w:rsidRDefault="0082432A" w:rsidP="0065130C">
      <w:pPr>
        <w:pStyle w:val="Head2"/>
        <w:rPr>
          <w:rFonts w:cs="Times New Roman"/>
          <w:color w:val="auto"/>
          <w:spacing w:val="0"/>
        </w:rPr>
      </w:pPr>
      <w:r>
        <w:rPr>
          <w:rFonts w:cs="Times New Roman"/>
          <w:color w:val="auto"/>
          <w:spacing w:val="0"/>
        </w:rPr>
        <w:t>&lt;H2&gt;</w:t>
      </w:r>
      <w:r w:rsidR="004F6791" w:rsidRPr="00D71899">
        <w:rPr>
          <w:rFonts w:cs="Times New Roman"/>
          <w:color w:val="auto"/>
          <w:spacing w:val="0"/>
        </w:rPr>
        <w:t>Psychotherapy Techniques</w:t>
      </w:r>
    </w:p>
    <w:p w14:paraId="5AFE388A" w14:textId="4232C1D9"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SFT uses specific types of questions to help the </w:t>
      </w:r>
      <w:r w:rsidR="00E30B96" w:rsidRPr="00D71899">
        <w:rPr>
          <w:rFonts w:cs="Times New Roman"/>
          <w:color w:val="auto"/>
          <w:sz w:val="22"/>
          <w:szCs w:val="22"/>
        </w:rPr>
        <w:t>patient</w:t>
      </w:r>
      <w:r w:rsidRPr="00D71899">
        <w:rPr>
          <w:rFonts w:cs="Times New Roman"/>
          <w:color w:val="auto"/>
          <w:sz w:val="22"/>
          <w:szCs w:val="22"/>
        </w:rPr>
        <w:t xml:space="preserve"> access solutions. The following questions are examples of the most popular SFT questions.</w:t>
      </w:r>
    </w:p>
    <w:p w14:paraId="65CBF074" w14:textId="54F1A374" w:rsidR="00C927CB" w:rsidRPr="00D71899" w:rsidRDefault="0082432A"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Pre</w:t>
      </w:r>
      <w:r w:rsidR="00B03C58" w:rsidRPr="00D71899">
        <w:rPr>
          <w:rFonts w:cs="Times New Roman"/>
          <w:color w:val="auto"/>
          <w:spacing w:val="0"/>
          <w:szCs w:val="22"/>
        </w:rPr>
        <w:t>-</w:t>
      </w:r>
      <w:r w:rsidR="004F6791" w:rsidRPr="00D71899">
        <w:rPr>
          <w:rFonts w:cs="Times New Roman"/>
          <w:color w:val="auto"/>
          <w:spacing w:val="0"/>
          <w:szCs w:val="22"/>
        </w:rPr>
        <w:t>session Change Questions</w:t>
      </w:r>
    </w:p>
    <w:p w14:paraId="5BD488AD" w14:textId="27E7B315"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These questions ask the </w:t>
      </w:r>
      <w:r w:rsidR="00E30B96" w:rsidRPr="00D71899">
        <w:rPr>
          <w:rFonts w:cs="Times New Roman"/>
          <w:color w:val="auto"/>
          <w:sz w:val="22"/>
          <w:szCs w:val="22"/>
        </w:rPr>
        <w:t>patient</w:t>
      </w:r>
      <w:r w:rsidRPr="00D71899">
        <w:rPr>
          <w:rFonts w:cs="Times New Roman"/>
          <w:color w:val="auto"/>
          <w:sz w:val="22"/>
          <w:szCs w:val="22"/>
        </w:rPr>
        <w:t xml:space="preserve"> what improvements have been made during the time period of contracting for services and the first session. Scheduling an appointment starts the change process and asking this question encourages the </w:t>
      </w:r>
      <w:r w:rsidR="00E30B96" w:rsidRPr="00D71899">
        <w:rPr>
          <w:rFonts w:cs="Times New Roman"/>
          <w:color w:val="auto"/>
          <w:sz w:val="22"/>
          <w:szCs w:val="22"/>
        </w:rPr>
        <w:t>patient</w:t>
      </w:r>
      <w:r w:rsidRPr="00D71899">
        <w:rPr>
          <w:rFonts w:cs="Times New Roman"/>
          <w:color w:val="auto"/>
          <w:sz w:val="22"/>
          <w:szCs w:val="22"/>
        </w:rPr>
        <w:t xml:space="preserve"> to engage in solution-building conversations from the beginning (</w:t>
      </w:r>
      <w:customXmlInsRangeStart w:id="372" w:author="AQ" w:date="2025-08-03T08:56:00Z"/>
      <w:sdt>
        <w:sdtPr>
          <w:rPr>
            <w:rFonts w:cs="Times New Roman"/>
            <w:color w:val="auto"/>
            <w:sz w:val="22"/>
            <w:szCs w:val="22"/>
          </w:rPr>
          <w:alias w:val="BibCitation"/>
          <w:tag w:val="BibRef22"/>
          <w:id w:val="-40207900"/>
          <w:placeholder>
            <w:docPart w:val="DefaultPlaceholder_1082065158"/>
          </w:placeholder>
        </w:sdtPr>
        <w:sdtEndPr/>
        <w:sdtContent>
          <w:customXmlInsRangeEnd w:id="372"/>
          <w:r w:rsidRPr="0099569C">
            <w:rPr>
              <w:rFonts w:cs="Times New Roman"/>
              <w:color w:val="auto"/>
              <w:sz w:val="22"/>
              <w:szCs w:val="22"/>
              <w:highlight w:val="green"/>
              <w:rPrChange w:id="373" w:author="AQ" w:date="2025-08-03T08:56:00Z">
                <w:rPr>
                  <w:rFonts w:cs="Times New Roman"/>
                  <w:color w:val="auto"/>
                  <w:sz w:val="22"/>
                  <w:szCs w:val="22"/>
                </w:rPr>
              </w:rPrChange>
            </w:rPr>
            <w:t xml:space="preserve">de </w:t>
          </w:r>
          <w:proofErr w:type="spellStart"/>
          <w:r w:rsidRPr="0099569C">
            <w:rPr>
              <w:rFonts w:cs="Times New Roman"/>
              <w:color w:val="auto"/>
              <w:sz w:val="22"/>
              <w:szCs w:val="22"/>
              <w:highlight w:val="green"/>
              <w:rPrChange w:id="374" w:author="AQ" w:date="2025-08-03T08:56:00Z">
                <w:rPr>
                  <w:rFonts w:cs="Times New Roman"/>
                  <w:color w:val="auto"/>
                  <w:sz w:val="22"/>
                  <w:szCs w:val="22"/>
                </w:rPr>
              </w:rPrChange>
            </w:rPr>
            <w:t>Shazer</w:t>
          </w:r>
          <w:proofErr w:type="spellEnd"/>
          <w:r w:rsidRPr="0099569C">
            <w:rPr>
              <w:rFonts w:cs="Times New Roman"/>
              <w:color w:val="auto"/>
              <w:sz w:val="22"/>
              <w:szCs w:val="22"/>
              <w:highlight w:val="green"/>
              <w:rPrChange w:id="375" w:author="AQ" w:date="2025-08-03T08:56:00Z">
                <w:rPr>
                  <w:rFonts w:cs="Times New Roman"/>
                  <w:color w:val="auto"/>
                  <w:sz w:val="22"/>
                  <w:szCs w:val="22"/>
                </w:rPr>
              </w:rPrChange>
            </w:rPr>
            <w:t>, 1985</w:t>
          </w:r>
          <w:customXmlInsRangeStart w:id="376" w:author="AQ" w:date="2025-08-03T08:56:00Z"/>
        </w:sdtContent>
      </w:sdt>
      <w:customXmlInsRangeEnd w:id="376"/>
      <w:r w:rsidRPr="00D71899">
        <w:rPr>
          <w:rFonts w:cs="Times New Roman"/>
          <w:color w:val="auto"/>
          <w:sz w:val="22"/>
          <w:szCs w:val="22"/>
        </w:rPr>
        <w:t xml:space="preserve">, </w:t>
      </w:r>
      <w:r w:rsidRPr="002F38A4">
        <w:rPr>
          <w:rStyle w:val="citebib"/>
        </w:rPr>
        <w:t>1988</w:t>
      </w:r>
      <w:r w:rsidRPr="00D71899">
        <w:rPr>
          <w:rFonts w:cs="Times New Roman"/>
          <w:color w:val="auto"/>
          <w:sz w:val="22"/>
          <w:szCs w:val="22"/>
        </w:rPr>
        <w:t xml:space="preserve">). </w:t>
      </w:r>
      <w:r w:rsidR="00B03C58" w:rsidRPr="00D71899">
        <w:rPr>
          <w:rFonts w:cs="Times New Roman"/>
          <w:color w:val="auto"/>
          <w:sz w:val="22"/>
          <w:szCs w:val="22"/>
        </w:rPr>
        <w:t>Two</w:t>
      </w:r>
      <w:r w:rsidRPr="00D71899">
        <w:rPr>
          <w:rFonts w:cs="Times New Roman"/>
          <w:color w:val="auto"/>
          <w:sz w:val="22"/>
          <w:szCs w:val="22"/>
        </w:rPr>
        <w:t xml:space="preserve"> example</w:t>
      </w:r>
      <w:r w:rsidR="00B03C58" w:rsidRPr="00D71899">
        <w:rPr>
          <w:rFonts w:cs="Times New Roman"/>
          <w:color w:val="auto"/>
          <w:sz w:val="22"/>
          <w:szCs w:val="22"/>
        </w:rPr>
        <w:t>s</w:t>
      </w:r>
      <w:r w:rsidRPr="00D71899">
        <w:rPr>
          <w:rFonts w:cs="Times New Roman"/>
          <w:color w:val="auto"/>
          <w:sz w:val="22"/>
          <w:szCs w:val="22"/>
        </w:rPr>
        <w:t xml:space="preserve"> the therapist might say</w:t>
      </w:r>
      <w:r w:rsidR="00B03C58" w:rsidRPr="00D71899">
        <w:rPr>
          <w:rFonts w:cs="Times New Roman"/>
          <w:color w:val="auto"/>
          <w:sz w:val="22"/>
          <w:szCs w:val="22"/>
        </w:rPr>
        <w:t xml:space="preserve"> are</w:t>
      </w:r>
      <w:r w:rsidRPr="00D71899">
        <w:rPr>
          <w:rFonts w:cs="Times New Roman"/>
          <w:color w:val="auto"/>
          <w:sz w:val="22"/>
          <w:szCs w:val="22"/>
        </w:rPr>
        <w:t>:</w:t>
      </w:r>
    </w:p>
    <w:p w14:paraId="038C3C54" w14:textId="2C7EA27F" w:rsidR="00C927CB" w:rsidRPr="00D71899" w:rsidRDefault="0065130C" w:rsidP="0065130C">
      <w:pPr>
        <w:pStyle w:val="BulletList1first"/>
        <w:tabs>
          <w:tab w:val="clear" w:pos="240"/>
        </w:tabs>
        <w:spacing w:before="0" w:line="480" w:lineRule="auto"/>
        <w:ind w:left="360" w:hanging="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t>
      </w:r>
      <w:r w:rsidRPr="00D71899">
        <w:rPr>
          <w:rFonts w:ascii="Times New Roman" w:hAnsi="Times New Roman" w:cs="Times New Roman"/>
          <w:color w:val="auto"/>
          <w:sz w:val="22"/>
          <w:szCs w:val="22"/>
        </w:rPr>
        <w:tab/>
      </w:r>
      <w:r w:rsidR="004F6791" w:rsidRPr="00D71899">
        <w:rPr>
          <w:rFonts w:ascii="Times New Roman" w:hAnsi="Times New Roman" w:cs="Times New Roman"/>
          <w:color w:val="auto"/>
          <w:sz w:val="22"/>
          <w:szCs w:val="22"/>
        </w:rPr>
        <w:t xml:space="preserve">During the next few days, before we meet, I would like you to think about what I can do to be helpful to </w:t>
      </w:r>
      <w:r w:rsidR="004F6791" w:rsidRPr="00D71899">
        <w:rPr>
          <w:rFonts w:ascii="Times New Roman" w:hAnsi="Times New Roman" w:cs="Times New Roman"/>
          <w:color w:val="auto"/>
          <w:sz w:val="22"/>
          <w:szCs w:val="22"/>
        </w:rPr>
        <w:lastRenderedPageBreak/>
        <w:t>you.</w:t>
      </w:r>
    </w:p>
    <w:p w14:paraId="48BC6D29" w14:textId="4AFB79DB" w:rsidR="00C927CB" w:rsidRPr="00D71899" w:rsidRDefault="0065130C" w:rsidP="0065130C">
      <w:pPr>
        <w:pStyle w:val="BulletList1"/>
        <w:tabs>
          <w:tab w:val="clear" w:pos="240"/>
        </w:tabs>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Fonts w:cs="Times New Roman"/>
          <w:color w:val="auto"/>
          <w:sz w:val="22"/>
          <w:szCs w:val="22"/>
        </w:rPr>
        <w:t>Between now and when we meet, think about what the perfect therapist would do.</w:t>
      </w:r>
    </w:p>
    <w:p w14:paraId="7FB4A9F0" w14:textId="56BF937B" w:rsidR="00C927CB" w:rsidRPr="00D71899" w:rsidRDefault="00924139"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Joining</w:t>
      </w:r>
    </w:p>
    <w:p w14:paraId="50E8598B" w14:textId="3E71D51F"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Joining involves the therapist connecting and accommodating to the </w:t>
      </w:r>
      <w:r w:rsidR="00E30B96" w:rsidRPr="00D71899">
        <w:rPr>
          <w:rFonts w:cs="Times New Roman"/>
          <w:color w:val="auto"/>
          <w:sz w:val="22"/>
          <w:szCs w:val="22"/>
        </w:rPr>
        <w:t>patient</w:t>
      </w:r>
      <w:r w:rsidRPr="00D71899">
        <w:rPr>
          <w:rFonts w:cs="Times New Roman"/>
          <w:color w:val="auto"/>
          <w:sz w:val="22"/>
          <w:szCs w:val="22"/>
        </w:rPr>
        <w:t>’s world (</w:t>
      </w:r>
      <w:customXmlInsRangeStart w:id="377" w:author="AQ" w:date="2025-08-03T08:56:00Z"/>
      <w:sdt>
        <w:sdtPr>
          <w:rPr>
            <w:rFonts w:cs="Times New Roman"/>
            <w:color w:val="auto"/>
            <w:sz w:val="22"/>
            <w:szCs w:val="22"/>
          </w:rPr>
          <w:alias w:val="BibCitation"/>
          <w:tag w:val="BibRef22"/>
          <w:id w:val="1611862011"/>
          <w:placeholder>
            <w:docPart w:val="DefaultPlaceholder_1082065158"/>
          </w:placeholder>
        </w:sdtPr>
        <w:sdtEndPr/>
        <w:sdtContent>
          <w:customXmlInsRangeEnd w:id="377"/>
          <w:r w:rsidRPr="0099569C">
            <w:rPr>
              <w:rFonts w:cs="Times New Roman"/>
              <w:color w:val="auto"/>
              <w:sz w:val="22"/>
              <w:szCs w:val="22"/>
              <w:highlight w:val="green"/>
              <w:rPrChange w:id="378" w:author="AQ" w:date="2025-08-03T08:56:00Z">
                <w:rPr>
                  <w:rFonts w:cs="Times New Roman"/>
                  <w:color w:val="auto"/>
                  <w:sz w:val="22"/>
                  <w:szCs w:val="22"/>
                </w:rPr>
              </w:rPrChange>
            </w:rPr>
            <w:t>de </w:t>
          </w:r>
          <w:proofErr w:type="spellStart"/>
          <w:r w:rsidRPr="0099569C">
            <w:rPr>
              <w:rFonts w:cs="Times New Roman"/>
              <w:color w:val="auto"/>
              <w:sz w:val="22"/>
              <w:szCs w:val="22"/>
              <w:highlight w:val="green"/>
              <w:rPrChange w:id="379" w:author="AQ" w:date="2025-08-03T08:56:00Z">
                <w:rPr>
                  <w:rFonts w:cs="Times New Roman"/>
                  <w:color w:val="auto"/>
                  <w:sz w:val="22"/>
                  <w:szCs w:val="22"/>
                </w:rPr>
              </w:rPrChange>
            </w:rPr>
            <w:t>Shazer</w:t>
          </w:r>
          <w:proofErr w:type="spellEnd"/>
          <w:r w:rsidRPr="0099569C">
            <w:rPr>
              <w:rFonts w:cs="Times New Roman"/>
              <w:color w:val="auto"/>
              <w:sz w:val="22"/>
              <w:szCs w:val="22"/>
              <w:highlight w:val="green"/>
              <w:rPrChange w:id="380" w:author="AQ" w:date="2025-08-03T08:56:00Z">
                <w:rPr>
                  <w:rFonts w:cs="Times New Roman"/>
                  <w:color w:val="auto"/>
                  <w:sz w:val="22"/>
                  <w:szCs w:val="22"/>
                </w:rPr>
              </w:rPrChange>
            </w:rPr>
            <w:t>, 1985</w:t>
          </w:r>
          <w:customXmlInsRangeStart w:id="381" w:author="AQ" w:date="2025-08-03T08:56:00Z"/>
        </w:sdtContent>
      </w:sdt>
      <w:customXmlInsRangeEnd w:id="381"/>
      <w:r w:rsidRPr="00D71899">
        <w:rPr>
          <w:rFonts w:cs="Times New Roman"/>
          <w:color w:val="auto"/>
          <w:sz w:val="22"/>
          <w:szCs w:val="22"/>
        </w:rPr>
        <w:t xml:space="preserve">, </w:t>
      </w:r>
      <w:r w:rsidRPr="002F38A4">
        <w:rPr>
          <w:rStyle w:val="citebib"/>
        </w:rPr>
        <w:t>1988</w:t>
      </w:r>
      <w:r w:rsidRPr="00D71899">
        <w:rPr>
          <w:rFonts w:cs="Times New Roman"/>
          <w:color w:val="auto"/>
          <w:sz w:val="22"/>
          <w:szCs w:val="22"/>
        </w:rPr>
        <w:t xml:space="preserve">). </w:t>
      </w:r>
      <w:r w:rsidR="00B03C58" w:rsidRPr="00D71899">
        <w:rPr>
          <w:rFonts w:cs="Times New Roman"/>
          <w:color w:val="auto"/>
          <w:sz w:val="22"/>
          <w:szCs w:val="22"/>
        </w:rPr>
        <w:t>Three</w:t>
      </w:r>
      <w:r w:rsidRPr="00D71899">
        <w:rPr>
          <w:rFonts w:cs="Times New Roman"/>
          <w:color w:val="auto"/>
          <w:sz w:val="22"/>
          <w:szCs w:val="22"/>
        </w:rPr>
        <w:t xml:space="preserve"> examples of joining questions are:</w:t>
      </w:r>
    </w:p>
    <w:p w14:paraId="7CBFFEFC" w14:textId="7D4E96C8" w:rsidR="00C927CB" w:rsidRPr="00D71899" w:rsidRDefault="0065130C" w:rsidP="0065130C">
      <w:pPr>
        <w:pStyle w:val="BulletList1first"/>
        <w:tabs>
          <w:tab w:val="clear" w:pos="240"/>
        </w:tabs>
        <w:spacing w:before="0" w:line="480" w:lineRule="auto"/>
        <w:ind w:left="360" w:hanging="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t>
      </w:r>
      <w:r w:rsidRPr="00D71899">
        <w:rPr>
          <w:rFonts w:ascii="Times New Roman" w:hAnsi="Times New Roman" w:cs="Times New Roman"/>
          <w:color w:val="auto"/>
          <w:sz w:val="22"/>
          <w:szCs w:val="22"/>
        </w:rPr>
        <w:tab/>
      </w:r>
      <w:r w:rsidR="004F6791" w:rsidRPr="00D71899">
        <w:rPr>
          <w:rFonts w:ascii="Times New Roman" w:hAnsi="Times New Roman" w:cs="Times New Roman"/>
          <w:color w:val="auto"/>
          <w:sz w:val="22"/>
          <w:szCs w:val="22"/>
        </w:rPr>
        <w:t>What improvement have you noticed since you made the call to come in?</w:t>
      </w:r>
    </w:p>
    <w:p w14:paraId="6CA6136A" w14:textId="4721F8B2" w:rsidR="00C927CB" w:rsidRPr="00D71899" w:rsidRDefault="0065130C" w:rsidP="0065130C">
      <w:pPr>
        <w:pStyle w:val="BulletList1"/>
        <w:tabs>
          <w:tab w:val="clear" w:pos="240"/>
        </w:tabs>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Fonts w:cs="Times New Roman"/>
          <w:color w:val="auto"/>
          <w:sz w:val="22"/>
          <w:szCs w:val="22"/>
        </w:rPr>
        <w:t>On the way here, what were you most worried I would or would not do?</w:t>
      </w:r>
    </w:p>
    <w:p w14:paraId="3A43ABBD" w14:textId="5E503C30" w:rsidR="00C927CB" w:rsidRPr="00D71899" w:rsidRDefault="0065130C" w:rsidP="0065130C">
      <w:pPr>
        <w:pStyle w:val="BulletList1"/>
        <w:tabs>
          <w:tab w:val="clear" w:pos="240"/>
        </w:tabs>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Fonts w:cs="Times New Roman"/>
          <w:color w:val="auto"/>
          <w:sz w:val="22"/>
          <w:szCs w:val="22"/>
        </w:rPr>
        <w:t>What needs to happen today so that when you leave you’ll think this was a good session?</w:t>
      </w:r>
    </w:p>
    <w:p w14:paraId="51205098" w14:textId="7817E5B5" w:rsidR="00C927CB" w:rsidRPr="00D71899" w:rsidRDefault="001A593F"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Miracle Question</w:t>
      </w:r>
    </w:p>
    <w:p w14:paraId="5FC0B660" w14:textId="269D130B"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Th</w:t>
      </w:r>
      <w:r w:rsidR="00B03C58" w:rsidRPr="00D71899">
        <w:rPr>
          <w:rFonts w:cs="Times New Roman"/>
          <w:color w:val="auto"/>
          <w:sz w:val="22"/>
          <w:szCs w:val="22"/>
        </w:rPr>
        <w:t>is</w:t>
      </w:r>
      <w:r w:rsidRPr="00D71899">
        <w:rPr>
          <w:rFonts w:cs="Times New Roman"/>
          <w:color w:val="auto"/>
          <w:sz w:val="22"/>
          <w:szCs w:val="22"/>
        </w:rPr>
        <w:t xml:space="preserve"> question ask</w:t>
      </w:r>
      <w:r w:rsidR="00B03C58" w:rsidRPr="00D71899">
        <w:rPr>
          <w:rFonts w:cs="Times New Roman"/>
          <w:color w:val="auto"/>
          <w:sz w:val="22"/>
          <w:szCs w:val="22"/>
        </w:rPr>
        <w:t>s</w:t>
      </w:r>
      <w:r w:rsidRPr="00D71899">
        <w:rPr>
          <w:rFonts w:cs="Times New Roman"/>
          <w:color w:val="auto"/>
          <w:sz w:val="22"/>
          <w:szCs w:val="22"/>
        </w:rPr>
        <w:t xml:space="preserve"> the </w:t>
      </w:r>
      <w:r w:rsidR="00E30B96" w:rsidRPr="00D71899">
        <w:rPr>
          <w:rFonts w:cs="Times New Roman"/>
          <w:color w:val="auto"/>
          <w:sz w:val="22"/>
          <w:szCs w:val="22"/>
        </w:rPr>
        <w:t>patient</w:t>
      </w:r>
      <w:r w:rsidRPr="00D71899">
        <w:rPr>
          <w:rFonts w:cs="Times New Roman"/>
          <w:color w:val="auto"/>
          <w:sz w:val="22"/>
          <w:szCs w:val="22"/>
        </w:rPr>
        <w:t xml:space="preserve"> to imagine how things would be different if the problem w</w:t>
      </w:r>
      <w:r w:rsidR="00B03C58" w:rsidRPr="00D71899">
        <w:rPr>
          <w:rFonts w:cs="Times New Roman"/>
          <w:color w:val="auto"/>
          <w:sz w:val="22"/>
          <w:szCs w:val="22"/>
        </w:rPr>
        <w:t>as</w:t>
      </w:r>
      <w:r w:rsidRPr="00D71899">
        <w:rPr>
          <w:rFonts w:cs="Times New Roman"/>
          <w:color w:val="auto"/>
          <w:sz w:val="22"/>
          <w:szCs w:val="22"/>
        </w:rPr>
        <w:t xml:space="preserve"> solved. This helps the </w:t>
      </w:r>
      <w:r w:rsidR="00E30B96" w:rsidRPr="00D71899">
        <w:rPr>
          <w:rFonts w:cs="Times New Roman"/>
          <w:color w:val="auto"/>
          <w:sz w:val="22"/>
          <w:szCs w:val="22"/>
        </w:rPr>
        <w:t>patient</w:t>
      </w:r>
      <w:r w:rsidRPr="00D71899">
        <w:rPr>
          <w:rFonts w:cs="Times New Roman"/>
          <w:color w:val="auto"/>
          <w:sz w:val="22"/>
          <w:szCs w:val="22"/>
        </w:rPr>
        <w:t xml:space="preserve"> identify goals</w:t>
      </w:r>
      <w:r w:rsidR="00B03C58" w:rsidRPr="00D71899">
        <w:rPr>
          <w:rFonts w:cs="Times New Roman"/>
          <w:color w:val="auto"/>
          <w:sz w:val="22"/>
          <w:szCs w:val="22"/>
        </w:rPr>
        <w:t>,</w:t>
      </w:r>
      <w:r w:rsidRPr="00D71899">
        <w:rPr>
          <w:rFonts w:cs="Times New Roman"/>
          <w:color w:val="auto"/>
          <w:sz w:val="22"/>
          <w:szCs w:val="22"/>
        </w:rPr>
        <w:t xml:space="preserve"> envision the future without the problem</w:t>
      </w:r>
      <w:r w:rsidR="00B03C58" w:rsidRPr="00D71899">
        <w:rPr>
          <w:rFonts w:cs="Times New Roman"/>
          <w:color w:val="auto"/>
          <w:sz w:val="22"/>
          <w:szCs w:val="22"/>
        </w:rPr>
        <w:t>,</w:t>
      </w:r>
      <w:r w:rsidRPr="00D71899">
        <w:rPr>
          <w:rFonts w:cs="Times New Roman"/>
          <w:color w:val="auto"/>
          <w:sz w:val="22"/>
          <w:szCs w:val="22"/>
        </w:rPr>
        <w:t xml:space="preserve"> </w:t>
      </w:r>
      <w:r w:rsidR="00B03C58" w:rsidRPr="00D71899">
        <w:rPr>
          <w:rFonts w:cs="Times New Roman"/>
          <w:color w:val="auto"/>
          <w:sz w:val="22"/>
          <w:szCs w:val="22"/>
        </w:rPr>
        <w:t>and</w:t>
      </w:r>
      <w:r w:rsidRPr="00D71899">
        <w:rPr>
          <w:rFonts w:cs="Times New Roman"/>
          <w:color w:val="auto"/>
          <w:sz w:val="22"/>
          <w:szCs w:val="22"/>
        </w:rPr>
        <w:t xml:space="preserve"> describe realistic steps toward the solution (</w:t>
      </w:r>
      <w:customXmlInsRangeStart w:id="382" w:author="AQ" w:date="2025-08-03T08:56:00Z"/>
      <w:sdt>
        <w:sdtPr>
          <w:rPr>
            <w:rFonts w:cs="Times New Roman"/>
            <w:color w:val="auto"/>
            <w:sz w:val="22"/>
            <w:szCs w:val="22"/>
          </w:rPr>
          <w:alias w:val="BibCitation"/>
          <w:tag w:val="BibRef24"/>
          <w:id w:val="1703514244"/>
          <w:placeholder>
            <w:docPart w:val="DefaultPlaceholder_1082065158"/>
          </w:placeholder>
        </w:sdtPr>
        <w:sdtEndPr/>
        <w:sdtContent>
          <w:customXmlInsRangeEnd w:id="382"/>
          <w:customXmlInsRangeStart w:id="383" w:author="AQ" w:date="2025-08-03T08:56:00Z"/>
          <w:sdt>
            <w:sdtPr>
              <w:rPr>
                <w:rFonts w:cs="Times New Roman"/>
                <w:color w:val="auto"/>
                <w:sz w:val="22"/>
                <w:szCs w:val="22"/>
              </w:rPr>
              <w:alias w:val="BibCitation"/>
              <w:tag w:val="BibRef24"/>
              <w:id w:val="-438365364"/>
              <w:placeholder>
                <w:docPart w:val="DefaultPlaceholder_1082065158"/>
              </w:placeholder>
            </w:sdtPr>
            <w:sdtEndPr>
              <w:rPr>
                <w:highlight w:val="green"/>
              </w:rPr>
            </w:sdtEndPr>
            <w:sdtContent>
              <w:customXmlInsRangeEnd w:id="383"/>
              <w:r w:rsidRPr="0099569C">
                <w:rPr>
                  <w:rFonts w:cs="Times New Roman"/>
                  <w:color w:val="auto"/>
                  <w:sz w:val="22"/>
                  <w:szCs w:val="22"/>
                  <w:highlight w:val="green"/>
                  <w:rPrChange w:id="384" w:author="AQ" w:date="2025-08-03T08:56:00Z">
                    <w:rPr>
                      <w:rFonts w:cs="Times New Roman"/>
                      <w:color w:val="auto"/>
                      <w:sz w:val="22"/>
                      <w:szCs w:val="22"/>
                    </w:rPr>
                  </w:rPrChange>
                </w:rPr>
                <w:t>de </w:t>
              </w:r>
              <w:proofErr w:type="spellStart"/>
              <w:r w:rsidRPr="0099569C">
                <w:rPr>
                  <w:rFonts w:cs="Times New Roman"/>
                  <w:color w:val="auto"/>
                  <w:sz w:val="22"/>
                  <w:szCs w:val="22"/>
                  <w:highlight w:val="green"/>
                  <w:rPrChange w:id="385" w:author="AQ" w:date="2025-08-03T08:56:00Z">
                    <w:rPr>
                      <w:rFonts w:cs="Times New Roman"/>
                      <w:color w:val="auto"/>
                      <w:sz w:val="22"/>
                      <w:szCs w:val="22"/>
                    </w:rPr>
                  </w:rPrChange>
                </w:rPr>
                <w:t>Shazer</w:t>
              </w:r>
              <w:proofErr w:type="spellEnd"/>
              <w:r w:rsidRPr="0099569C">
                <w:rPr>
                  <w:rFonts w:cs="Times New Roman"/>
                  <w:color w:val="auto"/>
                  <w:sz w:val="22"/>
                  <w:szCs w:val="22"/>
                  <w:highlight w:val="green"/>
                  <w:rPrChange w:id="386" w:author="AQ" w:date="2025-08-03T08:56:00Z">
                    <w:rPr>
                      <w:rFonts w:cs="Times New Roman"/>
                      <w:color w:val="auto"/>
                      <w:sz w:val="22"/>
                      <w:szCs w:val="22"/>
                    </w:rPr>
                  </w:rPrChange>
                </w:rPr>
                <w:t>, 1991</w:t>
              </w:r>
              <w:customXmlInsRangeStart w:id="387" w:author="AQ" w:date="2025-08-03T08:56:00Z"/>
            </w:sdtContent>
          </w:sdt>
          <w:customXmlInsRangeEnd w:id="387"/>
          <w:customXmlInsRangeStart w:id="388" w:author="AQ" w:date="2025-08-03T08:56:00Z"/>
        </w:sdtContent>
      </w:sdt>
      <w:customXmlInsRangeEnd w:id="388"/>
      <w:r w:rsidRPr="00D71899">
        <w:rPr>
          <w:rFonts w:cs="Times New Roman"/>
          <w:color w:val="auto"/>
          <w:sz w:val="22"/>
          <w:szCs w:val="22"/>
        </w:rPr>
        <w:t>). The therapist uses a hypnotic voice quality to ask the miracle question:</w:t>
      </w:r>
    </w:p>
    <w:p w14:paraId="354398DE" w14:textId="77777777" w:rsidR="00B03C58" w:rsidRPr="00D71899" w:rsidRDefault="004F6791" w:rsidP="00C231D0">
      <w:pPr>
        <w:pStyle w:val="eXtractTxt"/>
        <w:rPr>
          <w:rStyle w:val="italic"/>
        </w:rPr>
      </w:pPr>
      <w:bookmarkStart w:id="389" w:name="_GoBack"/>
      <w:r w:rsidRPr="00D71899">
        <w:rPr>
          <w:rStyle w:val="italic"/>
        </w:rPr>
        <w:t>Suppose that one night there is a miracle and while you were sleeping the problem that brought you to</w:t>
      </w:r>
    </w:p>
    <w:p w14:paraId="7F2174EF" w14:textId="0E0F5D74" w:rsidR="00C927CB" w:rsidRPr="00D71899" w:rsidRDefault="004F6791" w:rsidP="00C231D0">
      <w:pPr>
        <w:pStyle w:val="eXtractTxt"/>
      </w:pPr>
      <w:proofErr w:type="gramStart"/>
      <w:r w:rsidRPr="00D71899">
        <w:rPr>
          <w:rStyle w:val="italic"/>
        </w:rPr>
        <w:t>therapy</w:t>
      </w:r>
      <w:proofErr w:type="gramEnd"/>
      <w:r w:rsidRPr="00D71899">
        <w:rPr>
          <w:rStyle w:val="italic"/>
        </w:rPr>
        <w:t xml:space="preserve"> is solved. What will </w:t>
      </w:r>
      <w:r w:rsidR="00B03C58" w:rsidRPr="00D71899">
        <w:rPr>
          <w:rStyle w:val="italic"/>
        </w:rPr>
        <w:t>be</w:t>
      </w:r>
      <w:r w:rsidRPr="00D71899">
        <w:rPr>
          <w:rStyle w:val="italic"/>
        </w:rPr>
        <w:t xml:space="preserve"> different the next morning that will tell you there has been a miracle?</w:t>
      </w:r>
    </w:p>
    <w:bookmarkEnd w:id="389"/>
    <w:p w14:paraId="419002E3" w14:textId="78710E90" w:rsidR="00C927CB" w:rsidRPr="00D71899" w:rsidRDefault="004F6791" w:rsidP="00D71899">
      <w:pPr>
        <w:pStyle w:val="ParaFirstLine-Ind"/>
        <w:jc w:val="left"/>
        <w:rPr>
          <w:rFonts w:cs="Times New Roman"/>
          <w:color w:val="auto"/>
          <w:sz w:val="22"/>
          <w:szCs w:val="22"/>
        </w:rPr>
      </w:pPr>
      <w:r w:rsidRPr="00D71899">
        <w:rPr>
          <w:rFonts w:cs="Times New Roman"/>
          <w:color w:val="auto"/>
          <w:sz w:val="22"/>
          <w:szCs w:val="22"/>
        </w:rPr>
        <w:t>Therapists may become very concrete with the miracle question, asking what they would notice first, what would happen next, and so forth (</w:t>
      </w:r>
      <w:customXmlInsRangeStart w:id="390" w:author="AQ" w:date="2025-08-03T08:56:00Z"/>
      <w:sdt>
        <w:sdtPr>
          <w:rPr>
            <w:rFonts w:cs="Times New Roman"/>
            <w:color w:val="auto"/>
            <w:sz w:val="22"/>
            <w:szCs w:val="22"/>
          </w:rPr>
          <w:alias w:val="BibCitation"/>
          <w:tag w:val="BibRef21"/>
          <w:id w:val="1217472204"/>
          <w:placeholder>
            <w:docPart w:val="DefaultPlaceholder_1082065158"/>
          </w:placeholder>
        </w:sdtPr>
        <w:sdtEndPr/>
        <w:sdtContent>
          <w:customXmlInsRangeEnd w:id="390"/>
          <w:r w:rsidRPr="0099569C">
            <w:rPr>
              <w:rFonts w:cs="Times New Roman"/>
              <w:color w:val="auto"/>
              <w:sz w:val="22"/>
              <w:szCs w:val="22"/>
              <w:highlight w:val="green"/>
              <w:rPrChange w:id="391" w:author="AQ" w:date="2025-08-03T08:56:00Z">
                <w:rPr>
                  <w:rFonts w:cs="Times New Roman"/>
                  <w:color w:val="auto"/>
                  <w:sz w:val="22"/>
                  <w:szCs w:val="22"/>
                </w:rPr>
              </w:rPrChange>
            </w:rPr>
            <w:t>De Jong &amp; Berg, 2008</w:t>
          </w:r>
          <w:customXmlInsRangeStart w:id="392" w:author="AQ" w:date="2025-08-03T08:56:00Z"/>
        </w:sdtContent>
      </w:sdt>
      <w:customXmlInsRangeEnd w:id="392"/>
      <w:r w:rsidRPr="00D71899">
        <w:rPr>
          <w:rFonts w:cs="Times New Roman"/>
          <w:color w:val="auto"/>
          <w:sz w:val="22"/>
          <w:szCs w:val="22"/>
        </w:rPr>
        <w:t>).</w:t>
      </w:r>
    </w:p>
    <w:p w14:paraId="4CCBA74A" w14:textId="1A744FA9" w:rsidR="00C927CB" w:rsidRPr="00D71899" w:rsidRDefault="001A593F"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Exception Questions</w:t>
      </w:r>
    </w:p>
    <w:p w14:paraId="3BDDA025" w14:textId="47998BBC"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These questions seek to determine times in the </w:t>
      </w:r>
      <w:r w:rsidR="00E30B96" w:rsidRPr="00D71899">
        <w:rPr>
          <w:rFonts w:cs="Times New Roman"/>
          <w:color w:val="auto"/>
          <w:sz w:val="22"/>
          <w:szCs w:val="22"/>
        </w:rPr>
        <w:t>patient</w:t>
      </w:r>
      <w:r w:rsidRPr="00D71899">
        <w:rPr>
          <w:rFonts w:cs="Times New Roman"/>
          <w:color w:val="auto"/>
          <w:sz w:val="22"/>
          <w:szCs w:val="22"/>
        </w:rPr>
        <w:t xml:space="preserve">’s life when the identified problems were not as problematic. SFT believes there were </w:t>
      </w:r>
      <w:r w:rsidRPr="00D71899">
        <w:rPr>
          <w:rStyle w:val="italic"/>
          <w:rFonts w:cs="Times New Roman"/>
          <w:color w:val="auto"/>
          <w:sz w:val="22"/>
          <w:szCs w:val="22"/>
        </w:rPr>
        <w:t>always</w:t>
      </w:r>
      <w:r w:rsidRPr="00D71899">
        <w:rPr>
          <w:rFonts w:cs="Times New Roman"/>
          <w:color w:val="auto"/>
          <w:sz w:val="22"/>
          <w:szCs w:val="22"/>
        </w:rPr>
        <w:t xml:space="preserve"> times when the problem was less severe or absen</w:t>
      </w:r>
      <w:r w:rsidR="009F0E8E" w:rsidRPr="00D71899">
        <w:rPr>
          <w:rFonts w:cs="Times New Roman"/>
          <w:color w:val="auto"/>
          <w:sz w:val="22"/>
          <w:szCs w:val="22"/>
        </w:rPr>
        <w:t>t</w:t>
      </w:r>
      <w:r w:rsidRPr="00D71899">
        <w:rPr>
          <w:rFonts w:cs="Times New Roman"/>
          <w:color w:val="auto"/>
          <w:sz w:val="22"/>
          <w:szCs w:val="22"/>
        </w:rPr>
        <w:t xml:space="preserve">. The therapist seeks to encourage the </w:t>
      </w:r>
      <w:r w:rsidR="00E30B96" w:rsidRPr="00D71899">
        <w:rPr>
          <w:rFonts w:cs="Times New Roman"/>
          <w:color w:val="auto"/>
          <w:sz w:val="22"/>
          <w:szCs w:val="22"/>
        </w:rPr>
        <w:t>patient</w:t>
      </w:r>
      <w:r w:rsidRPr="00D71899">
        <w:rPr>
          <w:rFonts w:cs="Times New Roman"/>
          <w:color w:val="auto"/>
          <w:sz w:val="22"/>
          <w:szCs w:val="22"/>
        </w:rPr>
        <w:t xml:space="preserve"> to describe what different circumstances existed or what the </w:t>
      </w:r>
      <w:r w:rsidR="00E30B96" w:rsidRPr="00D71899">
        <w:rPr>
          <w:rFonts w:cs="Times New Roman"/>
          <w:color w:val="auto"/>
          <w:sz w:val="22"/>
          <w:szCs w:val="22"/>
        </w:rPr>
        <w:t>patient</w:t>
      </w:r>
      <w:r w:rsidRPr="00D71899">
        <w:rPr>
          <w:rFonts w:cs="Times New Roman"/>
          <w:color w:val="auto"/>
          <w:sz w:val="22"/>
          <w:szCs w:val="22"/>
        </w:rPr>
        <w:t xml:space="preserve"> did differently. The goal is for the </w:t>
      </w:r>
      <w:r w:rsidR="00E30B96" w:rsidRPr="00D71899">
        <w:rPr>
          <w:rFonts w:cs="Times New Roman"/>
          <w:color w:val="auto"/>
          <w:sz w:val="22"/>
          <w:szCs w:val="22"/>
        </w:rPr>
        <w:t>patient</w:t>
      </w:r>
      <w:r w:rsidRPr="00D71899">
        <w:rPr>
          <w:rFonts w:cs="Times New Roman"/>
          <w:color w:val="auto"/>
          <w:sz w:val="22"/>
          <w:szCs w:val="22"/>
        </w:rPr>
        <w:t xml:space="preserve"> to repeat what has worked in the past and to gain confidence in making improvements for the future (</w:t>
      </w:r>
      <w:customXmlInsRangeStart w:id="393" w:author="AQ" w:date="2025-08-03T08:56:00Z"/>
      <w:sdt>
        <w:sdtPr>
          <w:rPr>
            <w:rFonts w:cs="Times New Roman"/>
            <w:color w:val="auto"/>
            <w:sz w:val="22"/>
            <w:szCs w:val="22"/>
          </w:rPr>
          <w:alias w:val="BibCitation"/>
          <w:tag w:val="BibRef21"/>
          <w:id w:val="-786123602"/>
          <w:placeholder>
            <w:docPart w:val="DefaultPlaceholder_1082065158"/>
          </w:placeholder>
        </w:sdtPr>
        <w:sdtEndPr/>
        <w:sdtContent>
          <w:customXmlInsRangeEnd w:id="393"/>
          <w:r w:rsidRPr="0099569C">
            <w:rPr>
              <w:rFonts w:cs="Times New Roman"/>
              <w:color w:val="auto"/>
              <w:sz w:val="22"/>
              <w:szCs w:val="22"/>
              <w:highlight w:val="green"/>
              <w:rPrChange w:id="394" w:author="AQ" w:date="2025-08-03T08:56:00Z">
                <w:rPr>
                  <w:rFonts w:cs="Times New Roman"/>
                  <w:color w:val="auto"/>
                  <w:sz w:val="22"/>
                  <w:szCs w:val="22"/>
                </w:rPr>
              </w:rPrChange>
            </w:rPr>
            <w:t>De Jong &amp; Berg, 2008</w:t>
          </w:r>
          <w:customXmlInsRangeStart w:id="395" w:author="AQ" w:date="2025-08-03T08:56:00Z"/>
        </w:sdtContent>
      </w:sdt>
      <w:customXmlInsRangeEnd w:id="395"/>
      <w:r w:rsidRPr="00D71899">
        <w:rPr>
          <w:rFonts w:cs="Times New Roman"/>
          <w:color w:val="auto"/>
          <w:sz w:val="22"/>
          <w:szCs w:val="22"/>
        </w:rPr>
        <w:t>).</w:t>
      </w:r>
      <w:r w:rsidR="00B03C58" w:rsidRPr="00D71899">
        <w:rPr>
          <w:rFonts w:cs="Times New Roman"/>
          <w:color w:val="auto"/>
          <w:sz w:val="22"/>
          <w:szCs w:val="22"/>
        </w:rPr>
        <w:t xml:space="preserve"> Three exception questions are:</w:t>
      </w:r>
    </w:p>
    <w:p w14:paraId="40557240" w14:textId="128A4A47" w:rsidR="00C927CB" w:rsidRPr="00D71899" w:rsidRDefault="0065130C" w:rsidP="0065130C">
      <w:pPr>
        <w:pStyle w:val="BulletList1first"/>
        <w:tabs>
          <w:tab w:val="clear" w:pos="240"/>
        </w:tabs>
        <w:spacing w:before="0" w:line="480" w:lineRule="auto"/>
        <w:ind w:left="360" w:hanging="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t>
      </w:r>
      <w:r w:rsidRPr="00D71899">
        <w:rPr>
          <w:rFonts w:ascii="Times New Roman" w:hAnsi="Times New Roman" w:cs="Times New Roman"/>
          <w:color w:val="auto"/>
          <w:sz w:val="22"/>
          <w:szCs w:val="22"/>
        </w:rPr>
        <w:tab/>
      </w:r>
      <w:r w:rsidR="004F6791" w:rsidRPr="00D71899">
        <w:rPr>
          <w:rFonts w:ascii="Times New Roman" w:hAnsi="Times New Roman" w:cs="Times New Roman"/>
          <w:color w:val="auto"/>
          <w:sz w:val="22"/>
          <w:szCs w:val="22"/>
        </w:rPr>
        <w:t>When was a time that a problem could have occurred but didn’t?</w:t>
      </w:r>
    </w:p>
    <w:p w14:paraId="290CCDAE" w14:textId="47EAB764" w:rsidR="00C927CB" w:rsidRPr="00D71899" w:rsidRDefault="0065130C" w:rsidP="0065130C">
      <w:pPr>
        <w:pStyle w:val="BulletList1"/>
        <w:tabs>
          <w:tab w:val="clear" w:pos="240"/>
        </w:tabs>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Fonts w:cs="Times New Roman"/>
          <w:color w:val="auto"/>
          <w:sz w:val="22"/>
          <w:szCs w:val="22"/>
        </w:rPr>
        <w:t>Tell me about times when you don’t get angry.</w:t>
      </w:r>
    </w:p>
    <w:p w14:paraId="6B3B4A2D" w14:textId="77F9DEF1" w:rsidR="00C927CB" w:rsidRPr="00D71899" w:rsidRDefault="0065130C" w:rsidP="0065130C">
      <w:pPr>
        <w:pStyle w:val="BulletList1last"/>
        <w:tabs>
          <w:tab w:val="clear" w:pos="240"/>
        </w:tabs>
        <w:spacing w:after="0"/>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Fonts w:cs="Times New Roman"/>
          <w:color w:val="auto"/>
          <w:sz w:val="22"/>
          <w:szCs w:val="22"/>
        </w:rPr>
        <w:t>Was there ever a time when you felt happy in your relationship?</w:t>
      </w:r>
    </w:p>
    <w:p w14:paraId="5C998281" w14:textId="4FF8A174" w:rsidR="00C927CB" w:rsidRPr="00D71899" w:rsidRDefault="001A593F" w:rsidP="00D71899">
      <w:pPr>
        <w:pStyle w:val="Head3"/>
        <w:spacing w:before="0" w:after="0" w:line="480" w:lineRule="auto"/>
        <w:rPr>
          <w:rFonts w:cs="Times New Roman"/>
          <w:color w:val="auto"/>
          <w:spacing w:val="0"/>
          <w:szCs w:val="22"/>
        </w:rPr>
      </w:pPr>
      <w:r>
        <w:rPr>
          <w:rFonts w:cs="Times New Roman"/>
          <w:color w:val="auto"/>
          <w:spacing w:val="0"/>
          <w:szCs w:val="22"/>
        </w:rPr>
        <w:lastRenderedPageBreak/>
        <w:t>&lt;H3&gt;</w:t>
      </w:r>
      <w:r w:rsidR="004F6791" w:rsidRPr="00D71899">
        <w:rPr>
          <w:rFonts w:cs="Times New Roman"/>
          <w:color w:val="auto"/>
          <w:spacing w:val="0"/>
          <w:szCs w:val="22"/>
        </w:rPr>
        <w:t>Scaling Questions</w:t>
      </w:r>
    </w:p>
    <w:p w14:paraId="083066E8" w14:textId="5D0266D9"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These questions help the </w:t>
      </w:r>
      <w:r w:rsidR="00E30B96" w:rsidRPr="00D71899">
        <w:rPr>
          <w:rFonts w:cs="Times New Roman"/>
          <w:color w:val="auto"/>
          <w:sz w:val="22"/>
          <w:szCs w:val="22"/>
        </w:rPr>
        <w:t>patient</w:t>
      </w:r>
      <w:r w:rsidRPr="00D71899">
        <w:rPr>
          <w:rFonts w:cs="Times New Roman"/>
          <w:color w:val="auto"/>
          <w:sz w:val="22"/>
          <w:szCs w:val="22"/>
        </w:rPr>
        <w:t xml:space="preserve"> assess and track progress on different dimensions (e.g., motivation, hopefulness, and confidence). The poles of a scale range from the worst the problem has ever been (0) to the best things could ever possibly be (10; </w:t>
      </w:r>
      <w:customXmlInsRangeStart w:id="396" w:author="AQ" w:date="2025-08-03T08:56:00Z"/>
      <w:sdt>
        <w:sdtPr>
          <w:rPr>
            <w:rFonts w:cs="Times New Roman"/>
            <w:color w:val="auto"/>
            <w:sz w:val="22"/>
            <w:szCs w:val="22"/>
          </w:rPr>
          <w:alias w:val="BibCitation"/>
          <w:tag w:val="BibRef21"/>
          <w:id w:val="-2141175058"/>
          <w:placeholder>
            <w:docPart w:val="DefaultPlaceholder_1082065158"/>
          </w:placeholder>
        </w:sdtPr>
        <w:sdtEndPr/>
        <w:sdtContent>
          <w:customXmlInsRangeEnd w:id="396"/>
          <w:r w:rsidRPr="0099569C">
            <w:rPr>
              <w:rFonts w:cs="Times New Roman"/>
              <w:color w:val="auto"/>
              <w:sz w:val="22"/>
              <w:szCs w:val="22"/>
              <w:highlight w:val="green"/>
              <w:rPrChange w:id="397" w:author="AQ" w:date="2025-08-03T08:56:00Z">
                <w:rPr>
                  <w:rFonts w:cs="Times New Roman"/>
                  <w:color w:val="auto"/>
                  <w:sz w:val="22"/>
                  <w:szCs w:val="22"/>
                </w:rPr>
              </w:rPrChange>
            </w:rPr>
            <w:t>De Jong &amp; Berg, 2008</w:t>
          </w:r>
          <w:customXmlInsRangeStart w:id="398" w:author="AQ" w:date="2025-08-03T08:56:00Z"/>
        </w:sdtContent>
      </w:sdt>
      <w:customXmlInsRangeEnd w:id="398"/>
      <w:r w:rsidRPr="00D71899">
        <w:rPr>
          <w:rFonts w:cs="Times New Roman"/>
          <w:color w:val="auto"/>
          <w:sz w:val="22"/>
          <w:szCs w:val="22"/>
        </w:rPr>
        <w:t>). On a scale from 1 to 10 with 0 being the lowest and 10 the highest</w:t>
      </w:r>
      <w:r w:rsidR="00414A1C" w:rsidRPr="00D71899">
        <w:rPr>
          <w:rFonts w:cs="Times New Roman"/>
          <w:color w:val="auto"/>
          <w:sz w:val="22"/>
          <w:szCs w:val="22"/>
        </w:rPr>
        <w:t>, rate the following:</w:t>
      </w:r>
    </w:p>
    <w:p w14:paraId="43E8962B" w14:textId="18CC7D91" w:rsidR="00C927CB" w:rsidRPr="00D71899" w:rsidRDefault="0065130C" w:rsidP="0065130C">
      <w:pPr>
        <w:pStyle w:val="BulletList1first"/>
        <w:tabs>
          <w:tab w:val="clear" w:pos="240"/>
        </w:tabs>
        <w:spacing w:before="0" w:line="480" w:lineRule="auto"/>
        <w:ind w:left="360" w:hanging="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t>
      </w:r>
      <w:r w:rsidRPr="00D71899">
        <w:rPr>
          <w:rFonts w:ascii="Times New Roman" w:hAnsi="Times New Roman" w:cs="Times New Roman"/>
          <w:color w:val="auto"/>
          <w:sz w:val="22"/>
          <w:szCs w:val="22"/>
        </w:rPr>
        <w:tab/>
      </w:r>
      <w:r w:rsidR="004F6791" w:rsidRPr="00D71899">
        <w:rPr>
          <w:rFonts w:ascii="Times New Roman" w:hAnsi="Times New Roman" w:cs="Times New Roman"/>
          <w:color w:val="auto"/>
          <w:sz w:val="22"/>
          <w:szCs w:val="22"/>
        </w:rPr>
        <w:t>How bad is the problem?</w:t>
      </w:r>
    </w:p>
    <w:p w14:paraId="3E206240" w14:textId="6B3CDBE3" w:rsidR="00C927CB" w:rsidRPr="00D71899" w:rsidRDefault="0065130C" w:rsidP="0065130C">
      <w:pPr>
        <w:pStyle w:val="BulletList1"/>
        <w:tabs>
          <w:tab w:val="clear" w:pos="240"/>
        </w:tabs>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Fonts w:cs="Times New Roman"/>
          <w:color w:val="auto"/>
          <w:sz w:val="22"/>
          <w:szCs w:val="22"/>
        </w:rPr>
        <w:t>Where would you place your depression when you first came in and where would it be now?</w:t>
      </w:r>
    </w:p>
    <w:p w14:paraId="7B6604CB" w14:textId="27AB21CF" w:rsidR="00C927CB" w:rsidRPr="00D71899" w:rsidRDefault="0065130C" w:rsidP="0065130C">
      <w:pPr>
        <w:pStyle w:val="BulletList1"/>
        <w:tabs>
          <w:tab w:val="clear" w:pos="240"/>
        </w:tabs>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Fonts w:cs="Times New Roman"/>
          <w:color w:val="auto"/>
          <w:sz w:val="22"/>
          <w:szCs w:val="22"/>
        </w:rPr>
        <w:t>What would it take to move from a 3 to a 4?</w:t>
      </w:r>
    </w:p>
    <w:p w14:paraId="13D2CDE5" w14:textId="5BFFE39E" w:rsidR="00C927CB" w:rsidRPr="00D71899" w:rsidRDefault="001A593F"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Future-Oriented Questions</w:t>
      </w:r>
    </w:p>
    <w:p w14:paraId="19317E45" w14:textId="7064AFB7"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These questions focus on guiding the conversation from problems to envisioning a better life in the future. When a problem is stated, the therapist asks questions to explore what could be better if the problem were resolved (</w:t>
      </w:r>
      <w:customXmlInsRangeStart w:id="399" w:author="AQ" w:date="2025-08-03T08:56:00Z"/>
      <w:sdt>
        <w:sdtPr>
          <w:rPr>
            <w:rFonts w:cs="Times New Roman"/>
            <w:color w:val="auto"/>
            <w:sz w:val="22"/>
            <w:szCs w:val="22"/>
          </w:rPr>
          <w:alias w:val="BibCitation"/>
          <w:tag w:val="BibRef21"/>
          <w:id w:val="-1016384565"/>
          <w:placeholder>
            <w:docPart w:val="DefaultPlaceholder_1082065158"/>
          </w:placeholder>
        </w:sdtPr>
        <w:sdtEndPr/>
        <w:sdtContent>
          <w:customXmlInsRangeEnd w:id="399"/>
          <w:r w:rsidRPr="0099569C">
            <w:rPr>
              <w:rFonts w:cs="Times New Roman"/>
              <w:color w:val="auto"/>
              <w:sz w:val="22"/>
              <w:szCs w:val="22"/>
              <w:highlight w:val="green"/>
              <w:rPrChange w:id="400" w:author="AQ" w:date="2025-08-03T08:56:00Z">
                <w:rPr>
                  <w:rFonts w:cs="Times New Roman"/>
                  <w:color w:val="auto"/>
                  <w:sz w:val="22"/>
                  <w:szCs w:val="22"/>
                </w:rPr>
              </w:rPrChange>
            </w:rPr>
            <w:t>De Jong &amp; Berg, 2008</w:t>
          </w:r>
          <w:customXmlInsRangeStart w:id="401" w:author="AQ" w:date="2025-08-03T08:56:00Z"/>
        </w:sdtContent>
      </w:sdt>
      <w:customXmlInsRangeEnd w:id="401"/>
      <w:r w:rsidRPr="00D71899">
        <w:rPr>
          <w:rFonts w:cs="Times New Roman"/>
          <w:color w:val="auto"/>
          <w:sz w:val="22"/>
          <w:szCs w:val="22"/>
        </w:rPr>
        <w:t>).</w:t>
      </w:r>
      <w:r w:rsidR="00414A1C" w:rsidRPr="00D71899">
        <w:rPr>
          <w:rFonts w:cs="Times New Roman"/>
          <w:color w:val="auto"/>
          <w:sz w:val="22"/>
          <w:szCs w:val="22"/>
        </w:rPr>
        <w:t xml:space="preserve"> Some examples include:</w:t>
      </w:r>
    </w:p>
    <w:p w14:paraId="1AC5D9C3" w14:textId="6FF1BB4B" w:rsidR="00C927CB" w:rsidRPr="00D71899" w:rsidRDefault="0065130C" w:rsidP="0065130C">
      <w:pPr>
        <w:pStyle w:val="BulletList1first"/>
        <w:tabs>
          <w:tab w:val="clear" w:pos="240"/>
        </w:tabs>
        <w:spacing w:before="0" w:line="480" w:lineRule="auto"/>
        <w:ind w:left="360" w:hanging="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t>
      </w:r>
      <w:r w:rsidRPr="00D71899">
        <w:rPr>
          <w:rFonts w:ascii="Times New Roman" w:hAnsi="Times New Roman" w:cs="Times New Roman"/>
          <w:color w:val="auto"/>
          <w:sz w:val="22"/>
          <w:szCs w:val="22"/>
        </w:rPr>
        <w:tab/>
      </w:r>
      <w:r w:rsidR="004F6791" w:rsidRPr="00D71899">
        <w:rPr>
          <w:rFonts w:ascii="Times New Roman" w:hAnsi="Times New Roman" w:cs="Times New Roman"/>
          <w:color w:val="auto"/>
          <w:sz w:val="22"/>
          <w:szCs w:val="22"/>
        </w:rPr>
        <w:t>How will this make you happier?</w:t>
      </w:r>
    </w:p>
    <w:p w14:paraId="333FC643" w14:textId="641AB72A" w:rsidR="00C927CB" w:rsidRPr="00D71899" w:rsidRDefault="0065130C" w:rsidP="0065130C">
      <w:pPr>
        <w:pStyle w:val="BulletList1"/>
        <w:tabs>
          <w:tab w:val="clear" w:pos="240"/>
        </w:tabs>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Fonts w:cs="Times New Roman"/>
          <w:color w:val="auto"/>
          <w:sz w:val="22"/>
          <w:szCs w:val="22"/>
        </w:rPr>
        <w:t>What will be better for you after this occurs?</w:t>
      </w:r>
    </w:p>
    <w:p w14:paraId="30A5C990" w14:textId="269CB00D" w:rsidR="00C927CB" w:rsidRPr="00D71899" w:rsidRDefault="0065130C" w:rsidP="0065130C">
      <w:pPr>
        <w:pStyle w:val="BulletList1"/>
        <w:tabs>
          <w:tab w:val="clear" w:pos="240"/>
        </w:tabs>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Fonts w:cs="Times New Roman"/>
          <w:color w:val="auto"/>
          <w:sz w:val="22"/>
          <w:szCs w:val="22"/>
        </w:rPr>
        <w:t>What do you see down the road after this is resolved?</w:t>
      </w:r>
    </w:p>
    <w:p w14:paraId="63326F41" w14:textId="51668CFD" w:rsidR="00C927CB" w:rsidRPr="00D71899" w:rsidRDefault="002E492F"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Coping Questions</w:t>
      </w:r>
    </w:p>
    <w:p w14:paraId="20E2F791" w14:textId="75E98FAA"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These questions are designed to elicit information about the </w:t>
      </w:r>
      <w:r w:rsidR="00E30B96" w:rsidRPr="00D71899">
        <w:rPr>
          <w:rFonts w:cs="Times New Roman"/>
          <w:color w:val="auto"/>
          <w:sz w:val="22"/>
          <w:szCs w:val="22"/>
        </w:rPr>
        <w:t>patient</w:t>
      </w:r>
      <w:r w:rsidRPr="00D71899">
        <w:rPr>
          <w:rFonts w:cs="Times New Roman"/>
          <w:color w:val="auto"/>
          <w:sz w:val="22"/>
          <w:szCs w:val="22"/>
        </w:rPr>
        <w:t xml:space="preserve">’s resources that may have gone unnoticed. Such questions work well when the </w:t>
      </w:r>
      <w:r w:rsidR="00E30B96" w:rsidRPr="00D71899">
        <w:rPr>
          <w:rFonts w:cs="Times New Roman"/>
          <w:color w:val="auto"/>
          <w:sz w:val="22"/>
          <w:szCs w:val="22"/>
        </w:rPr>
        <w:t>patient</w:t>
      </w:r>
      <w:r w:rsidRPr="00D71899">
        <w:rPr>
          <w:rFonts w:cs="Times New Roman"/>
          <w:color w:val="auto"/>
          <w:sz w:val="22"/>
          <w:szCs w:val="22"/>
        </w:rPr>
        <w:t xml:space="preserve"> is going through a difficult time, for even the most hopeless story has within it examples of coping that can be explicated (</w:t>
      </w:r>
      <w:customXmlInsRangeStart w:id="402" w:author="AQ" w:date="2025-08-03T08:56:00Z"/>
      <w:sdt>
        <w:sdtPr>
          <w:rPr>
            <w:rFonts w:cs="Times New Roman"/>
            <w:color w:val="auto"/>
            <w:sz w:val="22"/>
            <w:szCs w:val="22"/>
          </w:rPr>
          <w:alias w:val="BibCitation"/>
          <w:tag w:val="BibRef21"/>
          <w:id w:val="947045884"/>
          <w:placeholder>
            <w:docPart w:val="DefaultPlaceholder_1082065158"/>
          </w:placeholder>
        </w:sdtPr>
        <w:sdtEndPr/>
        <w:sdtContent>
          <w:customXmlInsRangeEnd w:id="402"/>
          <w:r w:rsidRPr="0099569C">
            <w:rPr>
              <w:rFonts w:cs="Times New Roman"/>
              <w:color w:val="auto"/>
              <w:sz w:val="22"/>
              <w:szCs w:val="22"/>
              <w:highlight w:val="green"/>
              <w:rPrChange w:id="403" w:author="AQ" w:date="2025-08-03T08:56:00Z">
                <w:rPr>
                  <w:rFonts w:cs="Times New Roman"/>
                  <w:color w:val="auto"/>
                  <w:sz w:val="22"/>
                  <w:szCs w:val="22"/>
                </w:rPr>
              </w:rPrChange>
            </w:rPr>
            <w:t>De Jong &amp; Berg, 2008</w:t>
          </w:r>
          <w:customXmlInsRangeStart w:id="404" w:author="AQ" w:date="2025-08-03T08:56:00Z"/>
        </w:sdtContent>
      </w:sdt>
      <w:customXmlInsRangeEnd w:id="404"/>
      <w:r w:rsidRPr="00D71899">
        <w:rPr>
          <w:rFonts w:cs="Times New Roman"/>
          <w:color w:val="auto"/>
          <w:sz w:val="22"/>
          <w:szCs w:val="22"/>
        </w:rPr>
        <w:t xml:space="preserve">). With coping questions, the first part of the intervention is a validating statement and the second part </w:t>
      </w:r>
      <w:r w:rsidR="00414A1C" w:rsidRPr="00D71899">
        <w:rPr>
          <w:rFonts w:cs="Times New Roman"/>
          <w:color w:val="auto"/>
          <w:sz w:val="22"/>
          <w:szCs w:val="22"/>
        </w:rPr>
        <w:t xml:space="preserve">a gentle challenging question. </w:t>
      </w:r>
      <w:r w:rsidR="00B03C58" w:rsidRPr="00D71899">
        <w:rPr>
          <w:rFonts w:cs="Times New Roman"/>
          <w:color w:val="auto"/>
          <w:sz w:val="22"/>
          <w:szCs w:val="22"/>
        </w:rPr>
        <w:t>Two e</w:t>
      </w:r>
      <w:r w:rsidR="00414A1C" w:rsidRPr="00D71899">
        <w:rPr>
          <w:rFonts w:cs="Times New Roman"/>
          <w:color w:val="auto"/>
          <w:sz w:val="22"/>
          <w:szCs w:val="22"/>
        </w:rPr>
        <w:t xml:space="preserve">xamples </w:t>
      </w:r>
      <w:r w:rsidR="002E492F">
        <w:rPr>
          <w:rFonts w:cs="Times New Roman"/>
          <w:color w:val="auto"/>
          <w:sz w:val="22"/>
          <w:szCs w:val="22"/>
        </w:rPr>
        <w:t>are</w:t>
      </w:r>
      <w:r w:rsidR="00414A1C" w:rsidRPr="00D71899">
        <w:rPr>
          <w:rFonts w:cs="Times New Roman"/>
          <w:color w:val="auto"/>
          <w:sz w:val="22"/>
          <w:szCs w:val="22"/>
        </w:rPr>
        <w:t>:</w:t>
      </w:r>
    </w:p>
    <w:p w14:paraId="3E403F2E" w14:textId="75F08148" w:rsidR="00C927CB" w:rsidRPr="00D71899" w:rsidRDefault="0065130C" w:rsidP="0065130C">
      <w:pPr>
        <w:pStyle w:val="BulletList1first"/>
        <w:tabs>
          <w:tab w:val="clear" w:pos="240"/>
        </w:tabs>
        <w:spacing w:before="0" w:line="480" w:lineRule="auto"/>
        <w:ind w:left="360" w:hanging="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t>
      </w:r>
      <w:r w:rsidRPr="00D71899">
        <w:rPr>
          <w:rFonts w:ascii="Times New Roman" w:hAnsi="Times New Roman" w:cs="Times New Roman"/>
          <w:color w:val="auto"/>
          <w:sz w:val="22"/>
          <w:szCs w:val="22"/>
        </w:rPr>
        <w:tab/>
      </w:r>
      <w:r w:rsidR="004F6791" w:rsidRPr="00D71899">
        <w:rPr>
          <w:rFonts w:ascii="Times New Roman" w:hAnsi="Times New Roman" w:cs="Times New Roman"/>
          <w:color w:val="auto"/>
          <w:sz w:val="22"/>
          <w:szCs w:val="22"/>
        </w:rPr>
        <w:t>I can see that things have been really difficult for you. How have you managed to carry on and prevent things from becoming worse?</w:t>
      </w:r>
    </w:p>
    <w:p w14:paraId="41C4A8D1" w14:textId="0C7B6C25" w:rsidR="00C927CB" w:rsidRPr="00D71899" w:rsidRDefault="0065130C" w:rsidP="0065130C">
      <w:pPr>
        <w:pStyle w:val="BulletList1"/>
        <w:tabs>
          <w:tab w:val="clear" w:pos="240"/>
        </w:tabs>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Fonts w:cs="Times New Roman"/>
          <w:color w:val="auto"/>
          <w:sz w:val="22"/>
          <w:szCs w:val="22"/>
        </w:rPr>
        <w:t>I am struck by the fact that, even with all of your losses, you manage to get up each morning and do everything necessary to get the kids off to school. What keeps you going under such difficult circumstances?</w:t>
      </w:r>
    </w:p>
    <w:p w14:paraId="365D9CFA" w14:textId="25AAE8EA" w:rsidR="00C927CB" w:rsidRPr="00D71899" w:rsidRDefault="002E492F" w:rsidP="00D71899">
      <w:pPr>
        <w:pStyle w:val="Head3"/>
        <w:spacing w:before="0" w:after="0" w:line="480" w:lineRule="auto"/>
        <w:rPr>
          <w:rFonts w:cs="Times New Roman"/>
          <w:color w:val="auto"/>
          <w:spacing w:val="0"/>
          <w:szCs w:val="22"/>
        </w:rPr>
      </w:pPr>
      <w:r>
        <w:rPr>
          <w:rFonts w:cs="Times New Roman"/>
          <w:color w:val="auto"/>
          <w:spacing w:val="0"/>
          <w:szCs w:val="22"/>
        </w:rPr>
        <w:lastRenderedPageBreak/>
        <w:t>&lt;H3&gt;</w:t>
      </w:r>
      <w:r w:rsidR="004F6791" w:rsidRPr="00D71899">
        <w:rPr>
          <w:rFonts w:cs="Times New Roman"/>
          <w:color w:val="auto"/>
          <w:spacing w:val="0"/>
          <w:szCs w:val="22"/>
        </w:rPr>
        <w:t>Compliments</w:t>
      </w:r>
    </w:p>
    <w:p w14:paraId="405BEF06" w14:textId="2253ECD5"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This type of question reinforces the </w:t>
      </w:r>
      <w:r w:rsidR="00E30B96" w:rsidRPr="00D71899">
        <w:rPr>
          <w:rFonts w:cs="Times New Roman"/>
          <w:color w:val="auto"/>
          <w:sz w:val="22"/>
          <w:szCs w:val="22"/>
        </w:rPr>
        <w:t>patient</w:t>
      </w:r>
      <w:r w:rsidRPr="00D71899">
        <w:rPr>
          <w:rFonts w:cs="Times New Roman"/>
          <w:color w:val="auto"/>
          <w:sz w:val="22"/>
          <w:szCs w:val="22"/>
        </w:rPr>
        <w:t xml:space="preserve">’s successes through validating the difficulty of the problem and acknowledging what the </w:t>
      </w:r>
      <w:r w:rsidR="00E30B96" w:rsidRPr="00D71899">
        <w:rPr>
          <w:rFonts w:cs="Times New Roman"/>
          <w:color w:val="auto"/>
          <w:sz w:val="22"/>
          <w:szCs w:val="22"/>
        </w:rPr>
        <w:t>patient</w:t>
      </w:r>
      <w:r w:rsidRPr="00D71899">
        <w:rPr>
          <w:rFonts w:cs="Times New Roman"/>
          <w:color w:val="auto"/>
          <w:sz w:val="22"/>
          <w:szCs w:val="22"/>
        </w:rPr>
        <w:t xml:space="preserve"> is doing well and what is working. It invites the </w:t>
      </w:r>
      <w:r w:rsidR="00E30B96" w:rsidRPr="00D71899">
        <w:rPr>
          <w:rFonts w:cs="Times New Roman"/>
          <w:color w:val="auto"/>
          <w:sz w:val="22"/>
          <w:szCs w:val="22"/>
        </w:rPr>
        <w:t>patient</w:t>
      </w:r>
      <w:r w:rsidRPr="00D71899">
        <w:rPr>
          <w:rFonts w:cs="Times New Roman"/>
          <w:color w:val="auto"/>
          <w:sz w:val="22"/>
          <w:szCs w:val="22"/>
        </w:rPr>
        <w:t xml:space="preserve"> to self-compliment by virtue of answering the question (</w:t>
      </w:r>
      <w:customXmlInsRangeStart w:id="405" w:author="AQ" w:date="2025-08-03T08:56:00Z"/>
      <w:sdt>
        <w:sdtPr>
          <w:rPr>
            <w:rFonts w:cs="Times New Roman"/>
            <w:color w:val="auto"/>
            <w:sz w:val="22"/>
            <w:szCs w:val="22"/>
          </w:rPr>
          <w:alias w:val="BibCitation"/>
          <w:tag w:val="BibRef21"/>
          <w:id w:val="291647539"/>
          <w:placeholder>
            <w:docPart w:val="DefaultPlaceholder_1082065158"/>
          </w:placeholder>
        </w:sdtPr>
        <w:sdtEndPr/>
        <w:sdtContent>
          <w:customXmlInsRangeEnd w:id="405"/>
          <w:r w:rsidRPr="0099569C">
            <w:rPr>
              <w:rFonts w:cs="Times New Roman"/>
              <w:color w:val="auto"/>
              <w:sz w:val="22"/>
              <w:szCs w:val="22"/>
              <w:highlight w:val="green"/>
              <w:rPrChange w:id="406" w:author="AQ" w:date="2025-08-03T08:56:00Z">
                <w:rPr>
                  <w:rFonts w:cs="Times New Roman"/>
                  <w:color w:val="auto"/>
                  <w:sz w:val="22"/>
                  <w:szCs w:val="22"/>
                </w:rPr>
              </w:rPrChange>
            </w:rPr>
            <w:t>De Jong &amp; Berg, 2008</w:t>
          </w:r>
          <w:customXmlInsRangeStart w:id="407" w:author="AQ" w:date="2025-08-03T08:56:00Z"/>
        </w:sdtContent>
      </w:sdt>
      <w:customXmlInsRangeEnd w:id="407"/>
      <w:r w:rsidRPr="00D71899">
        <w:rPr>
          <w:rFonts w:cs="Times New Roman"/>
          <w:color w:val="auto"/>
          <w:sz w:val="22"/>
          <w:szCs w:val="22"/>
        </w:rPr>
        <w:t>).</w:t>
      </w:r>
      <w:r w:rsidR="00414A1C" w:rsidRPr="00D71899">
        <w:rPr>
          <w:rFonts w:cs="Times New Roman"/>
          <w:color w:val="auto"/>
          <w:sz w:val="22"/>
          <w:szCs w:val="22"/>
        </w:rPr>
        <w:t xml:space="preserve"> Some examples </w:t>
      </w:r>
      <w:r w:rsidR="00D73AB8">
        <w:rPr>
          <w:rFonts w:cs="Times New Roman"/>
          <w:color w:val="auto"/>
          <w:sz w:val="22"/>
          <w:szCs w:val="22"/>
        </w:rPr>
        <w:t>are</w:t>
      </w:r>
      <w:r w:rsidR="00414A1C" w:rsidRPr="00D71899">
        <w:rPr>
          <w:rFonts w:cs="Times New Roman"/>
          <w:color w:val="auto"/>
          <w:sz w:val="22"/>
          <w:szCs w:val="22"/>
        </w:rPr>
        <w:t>:</w:t>
      </w:r>
    </w:p>
    <w:p w14:paraId="21ED889B" w14:textId="77777777" w:rsidR="00C927CB" w:rsidRPr="00D71899" w:rsidRDefault="004F6791" w:rsidP="00D71899">
      <w:pPr>
        <w:pStyle w:val="BulletList1first"/>
        <w:spacing w:before="0"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t>
      </w:r>
      <w:r w:rsidRPr="00D71899">
        <w:rPr>
          <w:rFonts w:ascii="Times New Roman" w:hAnsi="Times New Roman" w:cs="Times New Roman"/>
          <w:color w:val="auto"/>
          <w:sz w:val="22"/>
          <w:szCs w:val="22"/>
        </w:rPr>
        <w:tab/>
        <w:t>Wow! How did you manage to finish that task so quickly?</w:t>
      </w:r>
    </w:p>
    <w:p w14:paraId="309E6A77" w14:textId="77777777" w:rsidR="00C927CB" w:rsidRPr="00D71899" w:rsidRDefault="004F6791" w:rsidP="00D71899">
      <w:pPr>
        <w:pStyle w:val="BulletList1"/>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t>What do your colleagues appreciate in how you work?</w:t>
      </w:r>
    </w:p>
    <w:p w14:paraId="48672DFF" w14:textId="0A99BBEF" w:rsidR="00C927CB" w:rsidRPr="00D71899" w:rsidRDefault="00D73AB8"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Ending</w:t>
      </w:r>
    </w:p>
    <w:p w14:paraId="395C7684" w14:textId="043BBE5C"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Experiments or homework assignments are suggested by the therapist for the </w:t>
      </w:r>
      <w:r w:rsidR="00E30B96" w:rsidRPr="00D71899">
        <w:rPr>
          <w:rFonts w:cs="Times New Roman"/>
          <w:color w:val="auto"/>
          <w:sz w:val="22"/>
          <w:szCs w:val="22"/>
        </w:rPr>
        <w:t>patient</w:t>
      </w:r>
      <w:r w:rsidRPr="00D71899">
        <w:rPr>
          <w:rFonts w:cs="Times New Roman"/>
          <w:color w:val="auto"/>
          <w:sz w:val="22"/>
          <w:szCs w:val="22"/>
        </w:rPr>
        <w:t xml:space="preserve"> to try between sessions. For example, suppose the </w:t>
      </w:r>
      <w:r w:rsidR="00E30B96" w:rsidRPr="00D71899">
        <w:rPr>
          <w:rFonts w:cs="Times New Roman"/>
          <w:color w:val="auto"/>
          <w:sz w:val="22"/>
          <w:szCs w:val="22"/>
        </w:rPr>
        <w:t>patient</w:t>
      </w:r>
      <w:r w:rsidRPr="00D71899">
        <w:rPr>
          <w:rFonts w:cs="Times New Roman"/>
          <w:color w:val="auto"/>
          <w:sz w:val="22"/>
          <w:szCs w:val="22"/>
        </w:rPr>
        <w:t xml:space="preserve"> states that she wants to feel more competent (</w:t>
      </w:r>
      <w:customXmlInsRangeStart w:id="408" w:author="AQ" w:date="2025-08-03T08:56:00Z"/>
      <w:sdt>
        <w:sdtPr>
          <w:rPr>
            <w:rFonts w:cs="Times New Roman"/>
            <w:color w:val="auto"/>
            <w:sz w:val="22"/>
            <w:szCs w:val="22"/>
          </w:rPr>
          <w:alias w:val="BibCitation"/>
          <w:tag w:val="BibRef21"/>
          <w:id w:val="101001456"/>
          <w:placeholder>
            <w:docPart w:val="DefaultPlaceholder_1082065158"/>
          </w:placeholder>
        </w:sdtPr>
        <w:sdtEndPr/>
        <w:sdtContent>
          <w:customXmlInsRangeEnd w:id="408"/>
          <w:r w:rsidRPr="0099569C">
            <w:rPr>
              <w:rFonts w:cs="Times New Roman"/>
              <w:color w:val="auto"/>
              <w:sz w:val="22"/>
              <w:szCs w:val="22"/>
              <w:highlight w:val="green"/>
              <w:rPrChange w:id="409" w:author="AQ" w:date="2025-08-03T08:56:00Z">
                <w:rPr>
                  <w:rFonts w:cs="Times New Roman"/>
                  <w:color w:val="auto"/>
                  <w:sz w:val="22"/>
                  <w:szCs w:val="22"/>
                </w:rPr>
              </w:rPrChange>
            </w:rPr>
            <w:t>De Jong &amp; Berg, 2008</w:t>
          </w:r>
          <w:customXmlInsRangeStart w:id="410" w:author="AQ" w:date="2025-08-03T08:56:00Z"/>
        </w:sdtContent>
      </w:sdt>
      <w:customXmlInsRangeEnd w:id="410"/>
      <w:r w:rsidRPr="00D71899">
        <w:rPr>
          <w:rFonts w:cs="Times New Roman"/>
          <w:color w:val="auto"/>
          <w:sz w:val="22"/>
          <w:szCs w:val="22"/>
        </w:rPr>
        <w:t>). An experiment and homework might be:</w:t>
      </w:r>
    </w:p>
    <w:p w14:paraId="2B3B687E" w14:textId="359411CB" w:rsidR="00C927CB" w:rsidRPr="00D71899" w:rsidRDefault="0065130C" w:rsidP="0065130C">
      <w:pPr>
        <w:pStyle w:val="BulletList1"/>
        <w:tabs>
          <w:tab w:val="clear" w:pos="240"/>
        </w:tabs>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Fonts w:cs="Times New Roman"/>
          <w:color w:val="auto"/>
          <w:sz w:val="22"/>
          <w:szCs w:val="22"/>
        </w:rPr>
        <w:t xml:space="preserve">Let yourself envisage that when you leave the office today, you feel more competent. What will you </w:t>
      </w:r>
      <w:proofErr w:type="gramStart"/>
      <w:r w:rsidR="004F6791" w:rsidRPr="00D71899">
        <w:rPr>
          <w:rFonts w:cs="Times New Roman"/>
          <w:color w:val="auto"/>
          <w:sz w:val="22"/>
          <w:szCs w:val="22"/>
        </w:rPr>
        <w:t>be</w:t>
      </w:r>
      <w:proofErr w:type="gramEnd"/>
      <w:r w:rsidR="004F6791" w:rsidRPr="00D71899">
        <w:rPr>
          <w:rFonts w:cs="Times New Roman"/>
          <w:color w:val="auto"/>
          <w:sz w:val="22"/>
          <w:szCs w:val="22"/>
        </w:rPr>
        <w:t xml:space="preserve"> doing differently? Try that during the week.</w:t>
      </w:r>
    </w:p>
    <w:p w14:paraId="212468A4" w14:textId="10EED5FD" w:rsidR="00C927CB" w:rsidRPr="00D71899" w:rsidRDefault="0065130C" w:rsidP="0065130C">
      <w:pPr>
        <w:pStyle w:val="BulletList1"/>
        <w:tabs>
          <w:tab w:val="clear" w:pos="240"/>
        </w:tabs>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Fonts w:cs="Times New Roman"/>
          <w:color w:val="auto"/>
          <w:sz w:val="22"/>
          <w:szCs w:val="22"/>
        </w:rPr>
        <w:t>During the week, record any time you feel competent</w:t>
      </w:r>
      <w:r w:rsidR="00B03C58" w:rsidRPr="00D71899">
        <w:rPr>
          <w:rFonts w:cs="Times New Roman"/>
          <w:color w:val="auto"/>
          <w:sz w:val="22"/>
          <w:szCs w:val="22"/>
        </w:rPr>
        <w:t>. T</w:t>
      </w:r>
      <w:r w:rsidR="004F6791" w:rsidRPr="00D71899">
        <w:rPr>
          <w:rFonts w:cs="Times New Roman"/>
          <w:color w:val="auto"/>
          <w:sz w:val="22"/>
          <w:szCs w:val="22"/>
        </w:rPr>
        <w:t>hen notice what you were thinking and doing.</w:t>
      </w:r>
    </w:p>
    <w:p w14:paraId="0CCF1E45" w14:textId="23F7E4B2" w:rsidR="00C927CB" w:rsidRPr="00D71899" w:rsidRDefault="00D73AB8"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Subsequent Sessions</w:t>
      </w:r>
    </w:p>
    <w:p w14:paraId="00C8E382" w14:textId="6935869B" w:rsidR="00C927CB" w:rsidRPr="00D71899" w:rsidRDefault="004F6791" w:rsidP="00D71899">
      <w:pPr>
        <w:pStyle w:val="Para-FL"/>
        <w:jc w:val="left"/>
        <w:rPr>
          <w:rFonts w:cs="Times New Roman"/>
          <w:color w:val="auto"/>
          <w:sz w:val="22"/>
          <w:szCs w:val="22"/>
        </w:rPr>
      </w:pPr>
      <w:r w:rsidRPr="00D71899">
        <w:rPr>
          <w:rFonts w:cs="Times New Roman"/>
          <w:color w:val="auto"/>
          <w:sz w:val="22"/>
          <w:szCs w:val="22"/>
        </w:rPr>
        <w:t>At the start of each new session, the therapist will ask about what learning has occurred since the last session</w:t>
      </w:r>
      <w:r w:rsidR="00414A1C" w:rsidRPr="00D71899">
        <w:rPr>
          <w:rFonts w:cs="Times New Roman"/>
          <w:color w:val="auto"/>
          <w:sz w:val="22"/>
          <w:szCs w:val="22"/>
        </w:rPr>
        <w:t xml:space="preserve"> and reviews experiments and homework assignments. There is a focus on success</w:t>
      </w:r>
      <w:r w:rsidRPr="00D71899">
        <w:rPr>
          <w:rFonts w:cs="Times New Roman"/>
          <w:color w:val="auto"/>
          <w:sz w:val="22"/>
          <w:szCs w:val="22"/>
        </w:rPr>
        <w:t xml:space="preserve"> (</w:t>
      </w:r>
      <w:customXmlInsRangeStart w:id="411" w:author="AQ" w:date="2025-08-03T08:56:00Z"/>
      <w:sdt>
        <w:sdtPr>
          <w:rPr>
            <w:rFonts w:cs="Times New Roman"/>
            <w:color w:val="auto"/>
            <w:sz w:val="22"/>
            <w:szCs w:val="22"/>
          </w:rPr>
          <w:alias w:val="BibCitation"/>
          <w:tag w:val="BibRef21"/>
          <w:id w:val="-1963730187"/>
          <w:placeholder>
            <w:docPart w:val="DefaultPlaceholder_1082065158"/>
          </w:placeholder>
        </w:sdtPr>
        <w:sdtEndPr/>
        <w:sdtContent>
          <w:customXmlInsRangeEnd w:id="411"/>
          <w:r w:rsidRPr="0099569C">
            <w:rPr>
              <w:rFonts w:cs="Times New Roman"/>
              <w:color w:val="auto"/>
              <w:sz w:val="22"/>
              <w:szCs w:val="22"/>
              <w:highlight w:val="green"/>
              <w:rPrChange w:id="412" w:author="AQ" w:date="2025-08-03T08:56:00Z">
                <w:rPr>
                  <w:rFonts w:cs="Times New Roman"/>
                  <w:color w:val="auto"/>
                  <w:sz w:val="22"/>
                  <w:szCs w:val="22"/>
                </w:rPr>
              </w:rPrChange>
            </w:rPr>
            <w:t>De Jong &amp; Berg, 2008</w:t>
          </w:r>
          <w:customXmlInsRangeStart w:id="413" w:author="AQ" w:date="2025-08-03T08:56:00Z"/>
        </w:sdtContent>
      </w:sdt>
      <w:customXmlInsRangeEnd w:id="413"/>
      <w:r w:rsidRPr="00D71899">
        <w:rPr>
          <w:rFonts w:cs="Times New Roman"/>
          <w:color w:val="auto"/>
          <w:sz w:val="22"/>
          <w:szCs w:val="22"/>
        </w:rPr>
        <w:t>)</w:t>
      </w:r>
      <w:r w:rsidR="00414A1C" w:rsidRPr="00D71899">
        <w:rPr>
          <w:rFonts w:cs="Times New Roman"/>
          <w:color w:val="auto"/>
          <w:sz w:val="22"/>
          <w:szCs w:val="22"/>
        </w:rPr>
        <w:t>. Possible questions include:</w:t>
      </w:r>
    </w:p>
    <w:p w14:paraId="35CCACAC" w14:textId="0FC197F2" w:rsidR="00C927CB" w:rsidRPr="00D71899" w:rsidRDefault="0065130C" w:rsidP="0065130C">
      <w:pPr>
        <w:pStyle w:val="BulletList1"/>
        <w:tabs>
          <w:tab w:val="clear" w:pos="240"/>
        </w:tabs>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Fonts w:cs="Times New Roman"/>
          <w:color w:val="auto"/>
          <w:sz w:val="22"/>
          <w:szCs w:val="22"/>
        </w:rPr>
        <w:t>So what is better, if anything, since our last meeting?</w:t>
      </w:r>
    </w:p>
    <w:p w14:paraId="0809100A" w14:textId="4898249E" w:rsidR="00C927CB" w:rsidRPr="00D71899" w:rsidRDefault="0065130C" w:rsidP="0065130C">
      <w:pPr>
        <w:pStyle w:val="BulletList1"/>
        <w:tabs>
          <w:tab w:val="clear" w:pos="240"/>
        </w:tabs>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4F6791" w:rsidRPr="00D71899">
        <w:rPr>
          <w:rFonts w:cs="Times New Roman"/>
          <w:color w:val="auto"/>
          <w:sz w:val="22"/>
          <w:szCs w:val="22"/>
        </w:rPr>
        <w:t>What would need to happen so you did not need to come back to therapy anymore?</w:t>
      </w:r>
    </w:p>
    <w:p w14:paraId="5EB90E7F" w14:textId="1AB25622" w:rsidR="00C927CB" w:rsidRPr="00D73AB8" w:rsidRDefault="00D73AB8" w:rsidP="00D71899">
      <w:pPr>
        <w:pStyle w:val="Head1"/>
        <w:spacing w:before="0" w:after="0" w:line="480" w:lineRule="auto"/>
        <w:rPr>
          <w:rFonts w:cs="Times New Roman"/>
          <w:color w:val="auto"/>
          <w:szCs w:val="22"/>
        </w:rPr>
      </w:pPr>
      <w:r w:rsidRPr="00D73AB8">
        <w:rPr>
          <w:rFonts w:cs="Times New Roman"/>
          <w:color w:val="auto"/>
          <w:szCs w:val="22"/>
        </w:rPr>
        <w:t>&lt;H1&gt;</w:t>
      </w:r>
      <w:r w:rsidR="004F6791" w:rsidRPr="00D73AB8">
        <w:rPr>
          <w:rFonts w:cs="Times New Roman"/>
          <w:color w:val="auto"/>
          <w:szCs w:val="22"/>
        </w:rPr>
        <w:t>EVIDENCE-BASED RESEARCH</w:t>
      </w:r>
    </w:p>
    <w:p w14:paraId="7CD5EF01" w14:textId="1C5E87DE" w:rsidR="00FD3623" w:rsidRPr="00D71899" w:rsidRDefault="004F6791" w:rsidP="00D71899">
      <w:pPr>
        <w:pStyle w:val="Para-FL"/>
        <w:jc w:val="left"/>
        <w:rPr>
          <w:rFonts w:cs="Times New Roman"/>
          <w:color w:val="auto"/>
          <w:sz w:val="22"/>
          <w:szCs w:val="22"/>
        </w:rPr>
      </w:pPr>
      <w:r w:rsidRPr="00D71899">
        <w:rPr>
          <w:rFonts w:cs="Times New Roman"/>
          <w:color w:val="auto"/>
          <w:sz w:val="22"/>
          <w:szCs w:val="22"/>
        </w:rPr>
        <w:t xml:space="preserve">Since 1964 when humanistic–existential psychotherapy was launched, five decades of substantial advances in theory, practice, and evidence-based research have accumulated supporting the effectiveness of humanistic–existential psychotherapy for a wide range of </w:t>
      </w:r>
      <w:r w:rsidR="00E30B96" w:rsidRPr="00D71899">
        <w:rPr>
          <w:rFonts w:cs="Times New Roman"/>
          <w:color w:val="auto"/>
          <w:sz w:val="22"/>
          <w:szCs w:val="22"/>
        </w:rPr>
        <w:t>patient</w:t>
      </w:r>
      <w:r w:rsidRPr="00D71899">
        <w:rPr>
          <w:rFonts w:cs="Times New Roman"/>
          <w:color w:val="auto"/>
          <w:sz w:val="22"/>
          <w:szCs w:val="22"/>
        </w:rPr>
        <w:t xml:space="preserve"> problems. </w:t>
      </w:r>
      <w:r w:rsidR="004F2790" w:rsidRPr="00D71899">
        <w:rPr>
          <w:rFonts w:cs="Times New Roman"/>
          <w:color w:val="auto"/>
          <w:sz w:val="22"/>
          <w:szCs w:val="22"/>
        </w:rPr>
        <w:t>F</w:t>
      </w:r>
      <w:r w:rsidR="007C5F56" w:rsidRPr="00D71899">
        <w:rPr>
          <w:rFonts w:cs="Times New Roman"/>
          <w:color w:val="auto"/>
          <w:sz w:val="22"/>
          <w:szCs w:val="22"/>
        </w:rPr>
        <w:t>or an extensive review of past research in humanistic–existential psychotherapies</w:t>
      </w:r>
      <w:r w:rsidR="004F2790" w:rsidRPr="00D71899">
        <w:rPr>
          <w:rFonts w:cs="Times New Roman"/>
          <w:color w:val="auto"/>
          <w:sz w:val="22"/>
          <w:szCs w:val="22"/>
        </w:rPr>
        <w:t>, readers are referred to two seminal texts</w:t>
      </w:r>
      <w:r w:rsidR="007C5F56" w:rsidRPr="00D71899">
        <w:rPr>
          <w:rFonts w:cs="Times New Roman"/>
          <w:color w:val="auto"/>
          <w:sz w:val="22"/>
          <w:szCs w:val="22"/>
        </w:rPr>
        <w:t xml:space="preserve">: </w:t>
      </w:r>
      <w:r w:rsidR="007C5F56" w:rsidRPr="00D71899">
        <w:rPr>
          <w:rStyle w:val="italic"/>
          <w:rFonts w:cs="Times New Roman"/>
          <w:color w:val="auto"/>
          <w:sz w:val="22"/>
          <w:szCs w:val="22"/>
        </w:rPr>
        <w:t>The handbook of humanistic psychology: Leading edges in theory, research, and practice</w:t>
      </w:r>
      <w:r w:rsidR="007C5F56" w:rsidRPr="00D71899">
        <w:rPr>
          <w:rFonts w:cs="Times New Roman"/>
          <w:color w:val="auto"/>
          <w:sz w:val="22"/>
          <w:szCs w:val="22"/>
        </w:rPr>
        <w:t xml:space="preserve"> by </w:t>
      </w:r>
      <w:r w:rsidR="007C5F56" w:rsidRPr="006D45DC">
        <w:rPr>
          <w:rStyle w:val="citebib"/>
        </w:rPr>
        <w:t>Schneider</w:t>
      </w:r>
      <w:del w:id="414" w:author="AQ" w:date="2025-08-03T08:50:00Z">
        <w:r w:rsidR="007C5F56" w:rsidRPr="006D45DC" w:rsidDel="00B35A6E">
          <w:rPr>
            <w:rStyle w:val="citebib"/>
          </w:rPr>
          <w:delText xml:space="preserve">, Bugental, &amp; </w:delText>
        </w:r>
        <w:r w:rsidR="007C5F56" w:rsidRPr="006D45DC" w:rsidDel="00B35A6E">
          <w:rPr>
            <w:rStyle w:val="citebib"/>
          </w:rPr>
          <w:lastRenderedPageBreak/>
          <w:delText>Pierson</w:delText>
        </w:r>
      </w:del>
      <w:ins w:id="415" w:author="AQ" w:date="2025-08-03T08:50:00Z">
        <w:r w:rsidR="00B35A6E" w:rsidRPr="006D45DC">
          <w:rPr>
            <w:rStyle w:val="citebib"/>
          </w:rPr>
          <w:t xml:space="preserve"> et al.</w:t>
        </w:r>
      </w:ins>
      <w:r w:rsidR="007C5F56" w:rsidRPr="006D45DC">
        <w:rPr>
          <w:rStyle w:val="citebib"/>
        </w:rPr>
        <w:t xml:space="preserve"> (2001)</w:t>
      </w:r>
      <w:r w:rsidR="007C5F56" w:rsidRPr="00D71899">
        <w:rPr>
          <w:rFonts w:cs="Times New Roman"/>
          <w:color w:val="auto"/>
          <w:sz w:val="22"/>
          <w:szCs w:val="22"/>
        </w:rPr>
        <w:t xml:space="preserve"> and </w:t>
      </w:r>
      <w:r w:rsidR="007C5F56" w:rsidRPr="00D71899">
        <w:rPr>
          <w:rStyle w:val="italic"/>
          <w:rFonts w:cs="Times New Roman"/>
          <w:color w:val="auto"/>
          <w:sz w:val="22"/>
          <w:szCs w:val="22"/>
        </w:rPr>
        <w:t>Humanistic Psychotherapies: Handbook of Research and Practice</w:t>
      </w:r>
      <w:r w:rsidR="007C5F56" w:rsidRPr="00D71899">
        <w:rPr>
          <w:rFonts w:cs="Times New Roman"/>
          <w:color w:val="auto"/>
          <w:sz w:val="22"/>
          <w:szCs w:val="22"/>
        </w:rPr>
        <w:t xml:space="preserve"> by </w:t>
      </w:r>
      <w:r w:rsidR="007C5F56" w:rsidRPr="00AA173B">
        <w:rPr>
          <w:rStyle w:val="citebib"/>
        </w:rPr>
        <w:t>Cain</w:t>
      </w:r>
      <w:del w:id="416" w:author="AQ" w:date="2025-08-03T08:45:00Z">
        <w:r w:rsidR="007C5F56" w:rsidRPr="00AA173B" w:rsidDel="00B35A6E">
          <w:rPr>
            <w:rStyle w:val="citebib"/>
          </w:rPr>
          <w:delText>, Keenan, &amp; Rubin</w:delText>
        </w:r>
      </w:del>
      <w:ins w:id="417" w:author="AQ" w:date="2025-08-03T08:45:00Z">
        <w:r w:rsidR="00B35A6E" w:rsidRPr="00AA173B">
          <w:rPr>
            <w:rStyle w:val="citebib"/>
          </w:rPr>
          <w:t xml:space="preserve"> et al.</w:t>
        </w:r>
      </w:ins>
      <w:r w:rsidR="007C5F56" w:rsidRPr="00AA173B">
        <w:rPr>
          <w:rStyle w:val="citebib"/>
        </w:rPr>
        <w:t xml:space="preserve"> (2015)</w:t>
      </w:r>
      <w:r w:rsidR="007C5F56" w:rsidRPr="00D71899">
        <w:rPr>
          <w:rFonts w:cs="Times New Roman"/>
          <w:color w:val="auto"/>
          <w:sz w:val="22"/>
          <w:szCs w:val="22"/>
        </w:rPr>
        <w:t xml:space="preserve">. </w:t>
      </w:r>
      <w:r w:rsidRPr="00D71899">
        <w:rPr>
          <w:rFonts w:cs="Times New Roman"/>
          <w:color w:val="auto"/>
          <w:sz w:val="22"/>
          <w:szCs w:val="22"/>
        </w:rPr>
        <w:t>Th</w:t>
      </w:r>
      <w:r w:rsidR="007C5F56" w:rsidRPr="00D71899">
        <w:rPr>
          <w:rFonts w:cs="Times New Roman"/>
          <w:color w:val="auto"/>
          <w:sz w:val="22"/>
          <w:szCs w:val="22"/>
        </w:rPr>
        <w:t xml:space="preserve">is research clearly </w:t>
      </w:r>
      <w:r w:rsidRPr="00D71899">
        <w:rPr>
          <w:rFonts w:cs="Times New Roman"/>
          <w:color w:val="auto"/>
          <w:sz w:val="22"/>
          <w:szCs w:val="22"/>
        </w:rPr>
        <w:t xml:space="preserve">demonstrates that humanistic–existential psychotherapies are as effective or </w:t>
      </w:r>
      <w:r w:rsidR="004F2790" w:rsidRPr="00D71899">
        <w:rPr>
          <w:rFonts w:cs="Times New Roman"/>
          <w:color w:val="auto"/>
          <w:sz w:val="22"/>
          <w:szCs w:val="22"/>
        </w:rPr>
        <w:t>of greater efficacy</w:t>
      </w:r>
      <w:r w:rsidRPr="00D71899">
        <w:rPr>
          <w:rFonts w:cs="Times New Roman"/>
          <w:color w:val="auto"/>
          <w:sz w:val="22"/>
          <w:szCs w:val="22"/>
        </w:rPr>
        <w:t xml:space="preserve"> than other major psychotherap</w:t>
      </w:r>
      <w:r w:rsidR="004F2790" w:rsidRPr="00D71899">
        <w:rPr>
          <w:rFonts w:cs="Times New Roman"/>
          <w:color w:val="auto"/>
          <w:sz w:val="22"/>
          <w:szCs w:val="22"/>
        </w:rPr>
        <w:t>eutic</w:t>
      </w:r>
      <w:r w:rsidRPr="00D71899">
        <w:rPr>
          <w:rFonts w:cs="Times New Roman"/>
          <w:color w:val="auto"/>
          <w:sz w:val="22"/>
          <w:szCs w:val="22"/>
        </w:rPr>
        <w:t xml:space="preserve"> approaches</w:t>
      </w:r>
      <w:r w:rsidR="007C5F56" w:rsidRPr="00D71899">
        <w:rPr>
          <w:rFonts w:cs="Times New Roman"/>
          <w:color w:val="auto"/>
          <w:sz w:val="22"/>
          <w:szCs w:val="22"/>
        </w:rPr>
        <w:t xml:space="preserve"> as well as more </w:t>
      </w:r>
      <w:r w:rsidR="004F2790" w:rsidRPr="00D71899">
        <w:rPr>
          <w:rFonts w:cs="Times New Roman"/>
          <w:color w:val="auto"/>
          <w:sz w:val="22"/>
          <w:szCs w:val="22"/>
        </w:rPr>
        <w:t>efficacious</w:t>
      </w:r>
      <w:r w:rsidR="007C5F56" w:rsidRPr="00D71899">
        <w:rPr>
          <w:rFonts w:cs="Times New Roman"/>
          <w:color w:val="auto"/>
          <w:sz w:val="22"/>
          <w:szCs w:val="22"/>
        </w:rPr>
        <w:t xml:space="preserve"> </w:t>
      </w:r>
      <w:r w:rsidR="00AA321E" w:rsidRPr="00D71899">
        <w:rPr>
          <w:rFonts w:cs="Times New Roman"/>
          <w:color w:val="auto"/>
          <w:sz w:val="22"/>
          <w:szCs w:val="22"/>
        </w:rPr>
        <w:t xml:space="preserve">when compared to </w:t>
      </w:r>
      <w:r w:rsidR="004F2790" w:rsidRPr="00D71899">
        <w:rPr>
          <w:rFonts w:cs="Times New Roman"/>
          <w:color w:val="auto"/>
          <w:sz w:val="22"/>
          <w:szCs w:val="22"/>
        </w:rPr>
        <w:t>psychopharmacological approaches</w:t>
      </w:r>
      <w:r w:rsidR="007C5F56" w:rsidRPr="00D71899">
        <w:rPr>
          <w:rFonts w:cs="Times New Roman"/>
          <w:color w:val="auto"/>
          <w:sz w:val="22"/>
          <w:szCs w:val="22"/>
        </w:rPr>
        <w:t xml:space="preserve"> (</w:t>
      </w:r>
      <w:r w:rsidR="009B2446" w:rsidRPr="00AA173B">
        <w:rPr>
          <w:rStyle w:val="citebib"/>
        </w:rPr>
        <w:t>Cain</w:t>
      </w:r>
      <w:del w:id="418" w:author="AQ" w:date="2025-08-03T08:45:00Z">
        <w:r w:rsidR="009B2446" w:rsidRPr="00AA173B" w:rsidDel="00B35A6E">
          <w:rPr>
            <w:rStyle w:val="citebib"/>
          </w:rPr>
          <w:delText>, Keenan, &amp; Rubin,</w:delText>
        </w:r>
      </w:del>
      <w:ins w:id="419" w:author="AQ" w:date="2025-08-03T08:45:00Z">
        <w:r w:rsidR="00B35A6E" w:rsidRPr="00AA173B">
          <w:rPr>
            <w:rStyle w:val="citebib"/>
          </w:rPr>
          <w:t xml:space="preserve"> et al.</w:t>
        </w:r>
      </w:ins>
      <w:r w:rsidR="009B2446" w:rsidRPr="00AA173B">
        <w:rPr>
          <w:rStyle w:val="citebib"/>
        </w:rPr>
        <w:t xml:space="preserve"> 2015</w:t>
      </w:r>
      <w:r w:rsidRPr="00D71899">
        <w:rPr>
          <w:rFonts w:cs="Times New Roman"/>
          <w:color w:val="auto"/>
          <w:sz w:val="22"/>
          <w:szCs w:val="22"/>
        </w:rPr>
        <w:t xml:space="preserve">; </w:t>
      </w:r>
      <w:customXmlInsRangeStart w:id="420" w:author="AQ" w:date="2025-08-03T08:56:00Z"/>
      <w:sdt>
        <w:sdtPr>
          <w:rPr>
            <w:rFonts w:cs="Times New Roman"/>
            <w:color w:val="auto"/>
            <w:sz w:val="22"/>
            <w:szCs w:val="22"/>
          </w:rPr>
          <w:alias w:val="BibCitation"/>
          <w:tag w:val="BibRef27"/>
          <w:id w:val="692813908"/>
          <w:placeholder>
            <w:docPart w:val="DefaultPlaceholder_1082065158"/>
          </w:placeholder>
        </w:sdtPr>
        <w:sdtEndPr/>
        <w:sdtContent>
          <w:customXmlInsRangeEnd w:id="420"/>
          <w:customXmlInsRangeStart w:id="421" w:author="AQ" w:date="2025-08-03T08:56:00Z"/>
          <w:sdt>
            <w:sdtPr>
              <w:rPr>
                <w:rFonts w:cs="Times New Roman"/>
                <w:color w:val="auto"/>
                <w:sz w:val="22"/>
                <w:szCs w:val="22"/>
              </w:rPr>
              <w:alias w:val="BibCitation"/>
              <w:tag w:val="BibRef27"/>
              <w:id w:val="-432047653"/>
              <w:placeholder>
                <w:docPart w:val="DefaultPlaceholder_1082065158"/>
              </w:placeholder>
            </w:sdtPr>
            <w:sdtEndPr>
              <w:rPr>
                <w:highlight w:val="green"/>
              </w:rPr>
            </w:sdtEndPr>
            <w:sdtContent>
              <w:customXmlInsRangeEnd w:id="421"/>
              <w:r w:rsidRPr="0099569C">
                <w:rPr>
                  <w:rFonts w:cs="Times New Roman"/>
                  <w:color w:val="auto"/>
                  <w:sz w:val="22"/>
                  <w:szCs w:val="22"/>
                  <w:highlight w:val="green"/>
                  <w:rPrChange w:id="422" w:author="AQ" w:date="2025-08-03T08:56:00Z">
                    <w:rPr>
                      <w:rFonts w:cs="Times New Roman"/>
                      <w:color w:val="auto"/>
                      <w:sz w:val="22"/>
                      <w:szCs w:val="22"/>
                    </w:rPr>
                  </w:rPrChange>
                </w:rPr>
                <w:t>Elliott, 2002</w:t>
              </w:r>
              <w:customXmlInsRangeStart w:id="423" w:author="AQ" w:date="2025-08-03T08:56:00Z"/>
            </w:sdtContent>
          </w:sdt>
          <w:customXmlInsRangeEnd w:id="423"/>
          <w:customXmlInsRangeStart w:id="424" w:author="AQ" w:date="2025-08-03T08:56:00Z"/>
        </w:sdtContent>
      </w:sdt>
      <w:customXmlInsRangeEnd w:id="424"/>
      <w:r w:rsidRPr="00D71899">
        <w:rPr>
          <w:rFonts w:cs="Times New Roman"/>
          <w:color w:val="auto"/>
          <w:sz w:val="22"/>
          <w:szCs w:val="22"/>
        </w:rPr>
        <w:t xml:space="preserve">; </w:t>
      </w:r>
      <w:r w:rsidRPr="006D45DC">
        <w:rPr>
          <w:rStyle w:val="citebib"/>
        </w:rPr>
        <w:t>Elliott</w:t>
      </w:r>
      <w:del w:id="425" w:author="AQ" w:date="2025-08-03T08:51:00Z">
        <w:r w:rsidRPr="006D45DC" w:rsidDel="00B35A6E">
          <w:rPr>
            <w:rStyle w:val="citebib"/>
          </w:rPr>
          <w:delText>, Greenberg, &amp; Lietaer,</w:delText>
        </w:r>
      </w:del>
      <w:ins w:id="426" w:author="AQ" w:date="2025-08-03T08:51:00Z">
        <w:r w:rsidR="00B35A6E" w:rsidRPr="006D45DC">
          <w:rPr>
            <w:rStyle w:val="citebib"/>
          </w:rPr>
          <w:t xml:space="preserve"> et al.</w:t>
        </w:r>
      </w:ins>
      <w:r w:rsidRPr="006D45DC">
        <w:rPr>
          <w:rStyle w:val="citebib"/>
        </w:rPr>
        <w:t xml:space="preserve"> 2004</w:t>
      </w:r>
      <w:r w:rsidRPr="00D71899">
        <w:rPr>
          <w:rFonts w:cs="Times New Roman"/>
          <w:color w:val="auto"/>
          <w:sz w:val="22"/>
          <w:szCs w:val="22"/>
        </w:rPr>
        <w:t xml:space="preserve">; </w:t>
      </w:r>
      <w:customXmlInsRangeStart w:id="427" w:author="AQ" w:date="2025-08-03T08:56:00Z"/>
      <w:sdt>
        <w:sdtPr>
          <w:rPr>
            <w:rFonts w:cs="Times New Roman"/>
            <w:color w:val="auto"/>
            <w:sz w:val="22"/>
            <w:szCs w:val="22"/>
          </w:rPr>
          <w:alias w:val="BibCitation"/>
          <w:tag w:val="BibRef54"/>
          <w:id w:val="-484626803"/>
          <w:placeholder>
            <w:docPart w:val="DefaultPlaceholder_1082065158"/>
          </w:placeholder>
        </w:sdtPr>
        <w:sdtEndPr/>
        <w:sdtContent>
          <w:customXmlInsRangeEnd w:id="427"/>
          <w:proofErr w:type="spellStart"/>
          <w:r w:rsidRPr="0099569C">
            <w:rPr>
              <w:rFonts w:cs="Times New Roman"/>
              <w:color w:val="auto"/>
              <w:sz w:val="22"/>
              <w:szCs w:val="22"/>
              <w:highlight w:val="green"/>
              <w:rPrChange w:id="428" w:author="AQ" w:date="2025-08-03T08:56:00Z">
                <w:rPr>
                  <w:rFonts w:cs="Times New Roman"/>
                  <w:color w:val="auto"/>
                  <w:sz w:val="22"/>
                  <w:szCs w:val="22"/>
                </w:rPr>
              </w:rPrChange>
            </w:rPr>
            <w:t>Kirschenbaum</w:t>
          </w:r>
          <w:proofErr w:type="spellEnd"/>
          <w:r w:rsidRPr="0099569C">
            <w:rPr>
              <w:rFonts w:cs="Times New Roman"/>
              <w:color w:val="auto"/>
              <w:sz w:val="22"/>
              <w:szCs w:val="22"/>
              <w:highlight w:val="green"/>
              <w:rPrChange w:id="429" w:author="AQ" w:date="2025-08-03T08:56:00Z">
                <w:rPr>
                  <w:rFonts w:cs="Times New Roman"/>
                  <w:color w:val="auto"/>
                  <w:sz w:val="22"/>
                  <w:szCs w:val="22"/>
                </w:rPr>
              </w:rPrChange>
            </w:rPr>
            <w:t xml:space="preserve"> &amp; </w:t>
          </w:r>
          <w:proofErr w:type="spellStart"/>
          <w:r w:rsidRPr="0099569C">
            <w:rPr>
              <w:rFonts w:cs="Times New Roman"/>
              <w:color w:val="auto"/>
              <w:sz w:val="22"/>
              <w:szCs w:val="22"/>
              <w:highlight w:val="green"/>
              <w:rPrChange w:id="430" w:author="AQ" w:date="2025-08-03T08:56:00Z">
                <w:rPr>
                  <w:rFonts w:cs="Times New Roman"/>
                  <w:color w:val="auto"/>
                  <w:sz w:val="22"/>
                  <w:szCs w:val="22"/>
                </w:rPr>
              </w:rPrChange>
            </w:rPr>
            <w:t>Jourdan</w:t>
          </w:r>
          <w:proofErr w:type="spellEnd"/>
          <w:r w:rsidRPr="0099569C">
            <w:rPr>
              <w:rFonts w:cs="Times New Roman"/>
              <w:color w:val="auto"/>
              <w:sz w:val="22"/>
              <w:szCs w:val="22"/>
              <w:highlight w:val="green"/>
              <w:rPrChange w:id="431" w:author="AQ" w:date="2025-08-03T08:56:00Z">
                <w:rPr>
                  <w:rFonts w:cs="Times New Roman"/>
                  <w:color w:val="auto"/>
                  <w:sz w:val="22"/>
                  <w:szCs w:val="22"/>
                </w:rPr>
              </w:rPrChange>
            </w:rPr>
            <w:t>, 2005</w:t>
          </w:r>
          <w:customXmlInsRangeStart w:id="432" w:author="AQ" w:date="2025-08-03T08:56:00Z"/>
        </w:sdtContent>
      </w:sdt>
      <w:customXmlInsRangeEnd w:id="432"/>
      <w:r w:rsidR="00AA321E" w:rsidRPr="00D71899">
        <w:rPr>
          <w:rFonts w:cs="Times New Roman"/>
          <w:color w:val="auto"/>
          <w:sz w:val="22"/>
          <w:szCs w:val="22"/>
        </w:rPr>
        <w:t xml:space="preserve">; </w:t>
      </w:r>
      <w:proofErr w:type="spellStart"/>
      <w:r w:rsidR="00AA321E" w:rsidRPr="0099569C">
        <w:rPr>
          <w:rStyle w:val="citebib"/>
        </w:rPr>
        <w:t>Teusch</w:t>
      </w:r>
      <w:proofErr w:type="spellEnd"/>
      <w:del w:id="433" w:author="AQ" w:date="2025-08-03T08:51:00Z">
        <w:r w:rsidR="00AA321E" w:rsidRPr="0099569C" w:rsidDel="00B35A6E">
          <w:rPr>
            <w:rStyle w:val="citebib"/>
          </w:rPr>
          <w:delText>, Bohme, Fink, and Gastpar</w:delText>
        </w:r>
        <w:r w:rsidR="007C5F56" w:rsidRPr="0099569C" w:rsidDel="00B35A6E">
          <w:rPr>
            <w:rStyle w:val="citebib"/>
          </w:rPr>
          <w:delText>,</w:delText>
        </w:r>
      </w:del>
      <w:ins w:id="434" w:author="AQ" w:date="2025-08-03T08:51:00Z">
        <w:r w:rsidR="00B35A6E" w:rsidRPr="0099569C">
          <w:rPr>
            <w:rStyle w:val="citebib"/>
          </w:rPr>
          <w:t xml:space="preserve"> et al.</w:t>
        </w:r>
      </w:ins>
      <w:r w:rsidR="007C5F56" w:rsidRPr="0099569C">
        <w:rPr>
          <w:rStyle w:val="citebib"/>
        </w:rPr>
        <w:t xml:space="preserve"> </w:t>
      </w:r>
      <w:r w:rsidR="00AA321E" w:rsidRPr="0099569C">
        <w:rPr>
          <w:rStyle w:val="citebib"/>
        </w:rPr>
        <w:t>2001</w:t>
      </w:r>
      <w:r w:rsidR="007C5F56" w:rsidRPr="00D71899">
        <w:rPr>
          <w:rFonts w:cs="Times New Roman"/>
          <w:color w:val="auto"/>
          <w:sz w:val="22"/>
          <w:szCs w:val="22"/>
        </w:rPr>
        <w:t xml:space="preserve">; </w:t>
      </w:r>
      <w:proofErr w:type="spellStart"/>
      <w:r w:rsidR="00AA321E" w:rsidRPr="0099569C">
        <w:rPr>
          <w:rStyle w:val="citebib"/>
        </w:rPr>
        <w:t>Teusch</w:t>
      </w:r>
      <w:proofErr w:type="spellEnd"/>
      <w:del w:id="435" w:author="AQ" w:date="2025-08-03T08:51:00Z">
        <w:r w:rsidR="00AA321E" w:rsidRPr="0099569C" w:rsidDel="00B35A6E">
          <w:rPr>
            <w:rStyle w:val="citebib"/>
          </w:rPr>
          <w:delText xml:space="preserve">, Bohme, Fink, Gastpar, </w:delText>
        </w:r>
        <w:r w:rsidR="007C5F56" w:rsidRPr="0099569C" w:rsidDel="00B35A6E">
          <w:rPr>
            <w:rStyle w:val="citebib"/>
          </w:rPr>
          <w:delText>&amp;</w:delText>
        </w:r>
        <w:r w:rsidR="00AA321E" w:rsidRPr="0099569C" w:rsidDel="00B35A6E">
          <w:rPr>
            <w:rStyle w:val="citebib"/>
          </w:rPr>
          <w:delText xml:space="preserve"> Skerra</w:delText>
        </w:r>
        <w:r w:rsidR="007C5F56" w:rsidRPr="0099569C" w:rsidDel="00B35A6E">
          <w:rPr>
            <w:rStyle w:val="citebib"/>
          </w:rPr>
          <w:delText>,</w:delText>
        </w:r>
      </w:del>
      <w:ins w:id="436" w:author="AQ" w:date="2025-08-03T08:51:00Z">
        <w:r w:rsidR="00B35A6E" w:rsidRPr="0099569C">
          <w:rPr>
            <w:rStyle w:val="citebib"/>
          </w:rPr>
          <w:t xml:space="preserve"> et al.</w:t>
        </w:r>
      </w:ins>
      <w:r w:rsidR="007C5F56" w:rsidRPr="0099569C">
        <w:rPr>
          <w:rStyle w:val="citebib"/>
        </w:rPr>
        <w:t xml:space="preserve"> </w:t>
      </w:r>
      <w:r w:rsidR="00AA321E" w:rsidRPr="0099569C">
        <w:rPr>
          <w:rStyle w:val="citebib"/>
        </w:rPr>
        <w:t>2003</w:t>
      </w:r>
      <w:r w:rsidR="00AA321E" w:rsidRPr="00D71899">
        <w:rPr>
          <w:rFonts w:cs="Times New Roman"/>
          <w:color w:val="auto"/>
          <w:sz w:val="22"/>
          <w:szCs w:val="22"/>
        </w:rPr>
        <w:t>)</w:t>
      </w:r>
      <w:r w:rsidR="007C5F56" w:rsidRPr="00D71899">
        <w:rPr>
          <w:rFonts w:cs="Times New Roman"/>
          <w:color w:val="auto"/>
          <w:sz w:val="22"/>
          <w:szCs w:val="22"/>
        </w:rPr>
        <w:t xml:space="preserve">. In addition, </w:t>
      </w:r>
      <w:r w:rsidRPr="00D71899">
        <w:rPr>
          <w:rFonts w:cs="Times New Roman"/>
          <w:color w:val="auto"/>
          <w:sz w:val="22"/>
          <w:szCs w:val="22"/>
        </w:rPr>
        <w:t>therapy gains are maintained over time (</w:t>
      </w:r>
      <w:r w:rsidRPr="006D45DC">
        <w:rPr>
          <w:rStyle w:val="citebib"/>
        </w:rPr>
        <w:t>Elliott</w:t>
      </w:r>
      <w:del w:id="437" w:author="AQ" w:date="2025-08-03T08:51:00Z">
        <w:r w:rsidRPr="006D45DC" w:rsidDel="00B35A6E">
          <w:rPr>
            <w:rStyle w:val="citebib"/>
          </w:rPr>
          <w:delText>, Greenberg, Goldman, &amp; Angus,</w:delText>
        </w:r>
      </w:del>
      <w:ins w:id="438" w:author="AQ" w:date="2025-08-03T08:51:00Z">
        <w:r w:rsidR="00B35A6E" w:rsidRPr="006D45DC">
          <w:rPr>
            <w:rStyle w:val="citebib"/>
          </w:rPr>
          <w:t xml:space="preserve"> et al.</w:t>
        </w:r>
      </w:ins>
      <w:r w:rsidRPr="006D45DC">
        <w:rPr>
          <w:rStyle w:val="citebib"/>
        </w:rPr>
        <w:t xml:space="preserve"> 2009</w:t>
      </w:r>
      <w:r w:rsidRPr="00D71899">
        <w:rPr>
          <w:rFonts w:cs="Times New Roman"/>
          <w:color w:val="auto"/>
          <w:sz w:val="22"/>
          <w:szCs w:val="22"/>
        </w:rPr>
        <w:t xml:space="preserve">). </w:t>
      </w:r>
      <w:r w:rsidR="002226BA" w:rsidRPr="00D71899">
        <w:rPr>
          <w:rFonts w:cs="Times New Roman"/>
          <w:color w:val="auto"/>
          <w:sz w:val="22"/>
          <w:szCs w:val="22"/>
        </w:rPr>
        <w:t xml:space="preserve">In addition to case studies, quantitative and qualitative research, process research </w:t>
      </w:r>
      <w:r w:rsidR="005D400F" w:rsidRPr="00D71899">
        <w:rPr>
          <w:rFonts w:cs="Times New Roman"/>
          <w:color w:val="auto"/>
          <w:sz w:val="22"/>
          <w:szCs w:val="22"/>
        </w:rPr>
        <w:t>is common</w:t>
      </w:r>
      <w:r w:rsidR="002226BA" w:rsidRPr="00D71899">
        <w:rPr>
          <w:rFonts w:cs="Times New Roman"/>
          <w:color w:val="auto"/>
          <w:sz w:val="22"/>
          <w:szCs w:val="22"/>
        </w:rPr>
        <w:t xml:space="preserve">. This type of research </w:t>
      </w:r>
      <w:r w:rsidR="004F2790" w:rsidRPr="00D71899">
        <w:rPr>
          <w:rFonts w:cs="Times New Roman"/>
          <w:color w:val="auto"/>
          <w:sz w:val="22"/>
          <w:szCs w:val="22"/>
        </w:rPr>
        <w:t xml:space="preserve">examines </w:t>
      </w:r>
      <w:r w:rsidRPr="00D71899">
        <w:rPr>
          <w:rFonts w:cs="Times New Roman"/>
          <w:color w:val="auto"/>
          <w:sz w:val="22"/>
          <w:szCs w:val="22"/>
        </w:rPr>
        <w:t xml:space="preserve">what occurs during the session to </w:t>
      </w:r>
      <w:r w:rsidR="004F2790" w:rsidRPr="00D71899">
        <w:rPr>
          <w:rFonts w:cs="Times New Roman"/>
          <w:color w:val="auto"/>
          <w:sz w:val="22"/>
          <w:szCs w:val="22"/>
        </w:rPr>
        <w:t>facilitate</w:t>
      </w:r>
      <w:r w:rsidRPr="00D71899">
        <w:rPr>
          <w:rFonts w:cs="Times New Roman"/>
          <w:color w:val="auto"/>
          <w:sz w:val="22"/>
          <w:szCs w:val="22"/>
        </w:rPr>
        <w:t xml:space="preserve"> positive results. Theories of change processes have been tested empirically by using task-analytic approach</w:t>
      </w:r>
      <w:r w:rsidR="002226BA" w:rsidRPr="00D71899">
        <w:rPr>
          <w:rFonts w:cs="Times New Roman"/>
          <w:color w:val="auto"/>
          <w:sz w:val="22"/>
          <w:szCs w:val="22"/>
        </w:rPr>
        <w:t>es</w:t>
      </w:r>
      <w:r w:rsidRPr="00D71899">
        <w:rPr>
          <w:rFonts w:cs="Times New Roman"/>
          <w:color w:val="auto"/>
          <w:sz w:val="22"/>
          <w:szCs w:val="22"/>
        </w:rPr>
        <w:t xml:space="preserve"> to the study of therapeutic change processes (</w:t>
      </w:r>
      <w:customXmlInsRangeStart w:id="439" w:author="AQ" w:date="2025-08-03T08:56:00Z"/>
      <w:sdt>
        <w:sdtPr>
          <w:rPr>
            <w:rFonts w:cs="Times New Roman"/>
            <w:color w:val="auto"/>
            <w:sz w:val="22"/>
            <w:szCs w:val="22"/>
          </w:rPr>
          <w:alias w:val="BibCitation"/>
          <w:tag w:val="BibRef42"/>
          <w:id w:val="628664958"/>
          <w:placeholder>
            <w:docPart w:val="DefaultPlaceholder_1082065158"/>
          </w:placeholder>
        </w:sdtPr>
        <w:sdtEndPr/>
        <w:sdtContent>
          <w:customXmlInsRangeEnd w:id="439"/>
          <w:customXmlInsRangeStart w:id="440" w:author="AQ" w:date="2025-08-03T08:56:00Z"/>
          <w:sdt>
            <w:sdtPr>
              <w:rPr>
                <w:rFonts w:cs="Times New Roman"/>
                <w:color w:val="auto"/>
                <w:sz w:val="22"/>
                <w:szCs w:val="22"/>
              </w:rPr>
              <w:alias w:val="BibCitation"/>
              <w:tag w:val="BibRef42"/>
              <w:id w:val="989599004"/>
              <w:placeholder>
                <w:docPart w:val="DefaultPlaceholder_1082065158"/>
              </w:placeholder>
            </w:sdtPr>
            <w:sdtEndPr>
              <w:rPr>
                <w:highlight w:val="green"/>
              </w:rPr>
            </w:sdtEndPr>
            <w:sdtContent>
              <w:customXmlInsRangeEnd w:id="440"/>
              <w:r w:rsidRPr="0099569C">
                <w:rPr>
                  <w:rFonts w:cs="Times New Roman"/>
                  <w:color w:val="auto"/>
                  <w:sz w:val="22"/>
                  <w:szCs w:val="22"/>
                  <w:highlight w:val="green"/>
                  <w:rPrChange w:id="441" w:author="AQ" w:date="2025-08-03T08:56:00Z">
                    <w:rPr>
                      <w:rFonts w:cs="Times New Roman"/>
                      <w:color w:val="auto"/>
                      <w:sz w:val="22"/>
                      <w:szCs w:val="22"/>
                    </w:rPr>
                  </w:rPrChange>
                </w:rPr>
                <w:t>Greenberg, 1986</w:t>
              </w:r>
              <w:customXmlInsRangeStart w:id="442" w:author="AQ" w:date="2025-08-03T08:56:00Z"/>
            </w:sdtContent>
          </w:sdt>
          <w:customXmlInsRangeEnd w:id="442"/>
          <w:customXmlInsRangeStart w:id="443" w:author="AQ" w:date="2025-08-03T08:56:00Z"/>
        </w:sdtContent>
      </w:sdt>
      <w:customXmlInsRangeEnd w:id="443"/>
      <w:r w:rsidRPr="00D71899">
        <w:rPr>
          <w:rFonts w:cs="Times New Roman"/>
          <w:color w:val="auto"/>
          <w:sz w:val="22"/>
          <w:szCs w:val="22"/>
        </w:rPr>
        <w:t xml:space="preserve">, </w:t>
      </w:r>
      <w:r w:rsidRPr="006F2841">
        <w:rPr>
          <w:rStyle w:val="citebib"/>
        </w:rPr>
        <w:t>1991</w:t>
      </w:r>
      <w:r w:rsidRPr="00D71899">
        <w:rPr>
          <w:rFonts w:cs="Times New Roman"/>
          <w:color w:val="auto"/>
          <w:sz w:val="22"/>
          <w:szCs w:val="22"/>
        </w:rPr>
        <w:t xml:space="preserve">; </w:t>
      </w:r>
      <w:customXmlInsRangeStart w:id="444" w:author="AQ" w:date="2025-08-03T08:56:00Z"/>
      <w:sdt>
        <w:sdtPr>
          <w:rPr>
            <w:rFonts w:cs="Times New Roman"/>
            <w:color w:val="auto"/>
            <w:sz w:val="22"/>
            <w:szCs w:val="22"/>
          </w:rPr>
          <w:alias w:val="BibCitation"/>
          <w:tag w:val="BibRef47"/>
          <w:id w:val="1158042751"/>
          <w:placeholder>
            <w:docPart w:val="DefaultPlaceholder_1082065158"/>
          </w:placeholder>
        </w:sdtPr>
        <w:sdtEndPr/>
        <w:sdtContent>
          <w:customXmlInsRangeEnd w:id="444"/>
          <w:r w:rsidRPr="0099569C">
            <w:rPr>
              <w:rFonts w:cs="Times New Roman"/>
              <w:color w:val="auto"/>
              <w:sz w:val="22"/>
              <w:szCs w:val="22"/>
              <w:highlight w:val="green"/>
              <w:rPrChange w:id="445" w:author="AQ" w:date="2025-08-03T08:56:00Z">
                <w:rPr>
                  <w:rFonts w:cs="Times New Roman"/>
                  <w:color w:val="auto"/>
                  <w:sz w:val="22"/>
                  <w:szCs w:val="22"/>
                </w:rPr>
              </w:rPrChange>
            </w:rPr>
            <w:t>Greenberg &amp; Rice, 1997</w:t>
          </w:r>
          <w:customXmlInsRangeStart w:id="446" w:author="AQ" w:date="2025-08-03T08:56:00Z"/>
        </w:sdtContent>
      </w:sdt>
      <w:customXmlInsRangeEnd w:id="446"/>
      <w:r w:rsidRPr="00D71899">
        <w:rPr>
          <w:rFonts w:cs="Times New Roman"/>
          <w:color w:val="auto"/>
          <w:sz w:val="22"/>
          <w:szCs w:val="22"/>
        </w:rPr>
        <w:t>).</w:t>
      </w:r>
    </w:p>
    <w:p w14:paraId="303523A0" w14:textId="78075384" w:rsidR="00A56FD9" w:rsidRPr="00D71899" w:rsidRDefault="004F2790" w:rsidP="00AA173B">
      <w:pPr>
        <w:pStyle w:val="ParaFirstLine-Ind"/>
        <w:rPr>
          <w:lang w:eastAsia="en-US"/>
        </w:rPr>
      </w:pPr>
      <w:r w:rsidRPr="00D71899">
        <w:t>Abundant</w:t>
      </w:r>
      <w:r w:rsidR="004F6791" w:rsidRPr="00D71899">
        <w:t xml:space="preserve"> research has been </w:t>
      </w:r>
      <w:r w:rsidRPr="00D71899">
        <w:t>completed</w:t>
      </w:r>
      <w:r w:rsidR="004F6791" w:rsidRPr="00D71899">
        <w:t xml:space="preserve"> in person-centered therapy by Carl Rogers and his colleagues on the importance of the therapeutic relationship. </w:t>
      </w:r>
      <w:r w:rsidR="005D06F7" w:rsidRPr="00D71899">
        <w:t>C</w:t>
      </w:r>
      <w:r w:rsidR="004F6791" w:rsidRPr="00D71899">
        <w:t>urrent research on psychotherapy outcomes, Rogers’s core conditions</w:t>
      </w:r>
      <w:r w:rsidR="00414A1C" w:rsidRPr="00D71899">
        <w:t xml:space="preserve">, </w:t>
      </w:r>
      <w:r w:rsidR="004F6791" w:rsidRPr="00D71899">
        <w:t>common factors</w:t>
      </w:r>
      <w:r w:rsidR="00414A1C" w:rsidRPr="00D71899">
        <w:t xml:space="preserve">, and </w:t>
      </w:r>
      <w:r w:rsidR="004F6791" w:rsidRPr="00D71899">
        <w:t>the therapeutic working alliance ha</w:t>
      </w:r>
      <w:r w:rsidR="00414A1C" w:rsidRPr="00D71899">
        <w:t>ve</w:t>
      </w:r>
      <w:r w:rsidR="004F6791" w:rsidRPr="00D71899">
        <w:t xml:space="preserve"> validated Rogers’s original work (</w:t>
      </w:r>
      <w:r w:rsidR="00E52E74" w:rsidRPr="002F38A4">
        <w:rPr>
          <w:rStyle w:val="citebib"/>
        </w:rPr>
        <w:t>Duncan</w:t>
      </w:r>
      <w:del w:id="447" w:author="AQ" w:date="2025-08-03T08:47:00Z">
        <w:r w:rsidR="00E52E74" w:rsidRPr="002F38A4" w:rsidDel="00B35A6E">
          <w:rPr>
            <w:rStyle w:val="citebib"/>
          </w:rPr>
          <w:delText>, Miller, Wampold, &amp; Hubble,</w:delText>
        </w:r>
      </w:del>
      <w:ins w:id="448" w:author="AQ" w:date="2025-08-03T08:47:00Z">
        <w:r w:rsidR="00B35A6E" w:rsidRPr="002F38A4">
          <w:rPr>
            <w:rStyle w:val="citebib"/>
          </w:rPr>
          <w:t xml:space="preserve"> et al.</w:t>
        </w:r>
      </w:ins>
      <w:r w:rsidR="00E52E74" w:rsidRPr="002F38A4">
        <w:rPr>
          <w:rStyle w:val="citebib"/>
        </w:rPr>
        <w:t xml:space="preserve"> 2010</w:t>
      </w:r>
      <w:r w:rsidR="004F6791" w:rsidRPr="00D71899">
        <w:t xml:space="preserve">; </w:t>
      </w:r>
      <w:customXmlInsRangeStart w:id="449" w:author="AQ" w:date="2025-08-03T08:58:00Z"/>
      <w:sdt>
        <w:sdtPr>
          <w:alias w:val="BibCitation"/>
          <w:tag w:val="BibRef98"/>
          <w:id w:val="-1741174531"/>
          <w:placeholder>
            <w:docPart w:val="DefaultPlaceholder_1082065158"/>
          </w:placeholder>
        </w:sdtPr>
        <w:sdtEndPr/>
        <w:sdtContent>
          <w:customXmlInsRangeEnd w:id="449"/>
          <w:proofErr w:type="spellStart"/>
          <w:r w:rsidR="004F6791" w:rsidRPr="0099569C">
            <w:rPr>
              <w:highlight w:val="green"/>
              <w:rPrChange w:id="450" w:author="AQ" w:date="2025-08-03T08:58:00Z">
                <w:rPr>
                  <w:rFonts w:cs="Times New Roman"/>
                  <w:color w:val="auto"/>
                  <w:sz w:val="22"/>
                  <w:szCs w:val="22"/>
                </w:rPr>
              </w:rPrChange>
            </w:rPr>
            <w:t>Wampold</w:t>
          </w:r>
          <w:proofErr w:type="spellEnd"/>
          <w:r w:rsidR="004F6791" w:rsidRPr="0099569C">
            <w:rPr>
              <w:highlight w:val="green"/>
              <w:rPrChange w:id="451" w:author="AQ" w:date="2025-08-03T08:58:00Z">
                <w:rPr>
                  <w:rFonts w:cs="Times New Roman"/>
                  <w:color w:val="auto"/>
                  <w:sz w:val="22"/>
                  <w:szCs w:val="22"/>
                </w:rPr>
              </w:rPrChange>
            </w:rPr>
            <w:t>, 2001</w:t>
          </w:r>
          <w:customXmlInsRangeStart w:id="452" w:author="AQ" w:date="2025-08-03T08:58:00Z"/>
        </w:sdtContent>
      </w:sdt>
      <w:customXmlInsRangeEnd w:id="452"/>
      <w:r w:rsidR="004F6791" w:rsidRPr="00D71899">
        <w:t xml:space="preserve">). A compilation of the extensive research in the person-centered approach can be found in </w:t>
      </w:r>
      <w:proofErr w:type="spellStart"/>
      <w:r w:rsidR="004F6791" w:rsidRPr="00D71899">
        <w:t>Kirschenbaum</w:t>
      </w:r>
      <w:proofErr w:type="spellEnd"/>
      <w:r w:rsidR="004F6791" w:rsidRPr="00D71899">
        <w:t xml:space="preserve"> and </w:t>
      </w:r>
      <w:proofErr w:type="spellStart"/>
      <w:r w:rsidR="004F6791" w:rsidRPr="00D71899">
        <w:t>Jourdan’s</w:t>
      </w:r>
      <w:proofErr w:type="spellEnd"/>
      <w:r w:rsidR="004F6791" w:rsidRPr="00D71899">
        <w:t xml:space="preserve"> article, </w:t>
      </w:r>
      <w:r w:rsidR="004F6791" w:rsidRPr="00D71899">
        <w:rPr>
          <w:i/>
          <w:iCs/>
        </w:rPr>
        <w:t>The Current Status of Carl Rogers and Person-Centered Approach</w:t>
      </w:r>
      <w:r w:rsidR="004F6791" w:rsidRPr="00D71899">
        <w:t xml:space="preserve"> (</w:t>
      </w:r>
      <w:r w:rsidR="004F6791" w:rsidRPr="00070D96">
        <w:rPr>
          <w:rStyle w:val="citebib"/>
        </w:rPr>
        <w:t>2005</w:t>
      </w:r>
      <w:r w:rsidR="004F6791" w:rsidRPr="00D71899">
        <w:t xml:space="preserve">) and Cain’s text, </w:t>
      </w:r>
      <w:r w:rsidR="004F6791" w:rsidRPr="00D71899">
        <w:rPr>
          <w:rStyle w:val="italic"/>
          <w:rFonts w:cs="Times New Roman"/>
          <w:color w:val="auto"/>
          <w:sz w:val="22"/>
          <w:szCs w:val="22"/>
        </w:rPr>
        <w:t>Person-Centered Psychotherapies</w:t>
      </w:r>
      <w:r w:rsidR="004F6791" w:rsidRPr="00D71899">
        <w:t xml:space="preserve"> (</w:t>
      </w:r>
      <w:r w:rsidR="004F6791" w:rsidRPr="00AA173B">
        <w:rPr>
          <w:rStyle w:val="citebib"/>
        </w:rPr>
        <w:t>2010</w:t>
      </w:r>
      <w:r w:rsidR="004F6791" w:rsidRPr="00D71899">
        <w:t>)</w:t>
      </w:r>
      <w:r w:rsidR="001E6463" w:rsidRPr="00D71899">
        <w:t xml:space="preserve">. </w:t>
      </w:r>
      <w:r w:rsidR="005D400F" w:rsidRPr="00D71899">
        <w:t xml:space="preserve">Over the years, </w:t>
      </w:r>
      <w:r w:rsidRPr="00D71899">
        <w:t>considerable</w:t>
      </w:r>
      <w:r w:rsidR="001E6463" w:rsidRPr="00D71899">
        <w:t xml:space="preserve"> research has found that person-centered therapy is effective</w:t>
      </w:r>
      <w:r w:rsidR="00A56FD9" w:rsidRPr="00D71899">
        <w:t xml:space="preserve"> </w:t>
      </w:r>
      <w:r w:rsidR="0017698B" w:rsidRPr="00D71899">
        <w:t>with</w:t>
      </w:r>
      <w:r w:rsidR="00A56FD9" w:rsidRPr="00D71899">
        <w:t xml:space="preserve"> </w:t>
      </w:r>
      <w:r w:rsidR="005D400F" w:rsidRPr="00D71899">
        <w:t>the</w:t>
      </w:r>
      <w:r w:rsidR="0017698B" w:rsidRPr="00D71899">
        <w:t xml:space="preserve"> major </w:t>
      </w:r>
      <w:r w:rsidR="00A56FD9" w:rsidRPr="00D71899">
        <w:t>psychological and psychiatric disorders.</w:t>
      </w:r>
      <w:r w:rsidR="004F6791" w:rsidRPr="00D71899">
        <w:t xml:space="preserve"> </w:t>
      </w:r>
      <w:r w:rsidR="001E6463" w:rsidRPr="00D71899">
        <w:rPr>
          <w:lang w:eastAsia="en-US"/>
        </w:rPr>
        <w:t>More c</w:t>
      </w:r>
      <w:r w:rsidR="00A56FD9" w:rsidRPr="00D71899">
        <w:rPr>
          <w:lang w:eastAsia="en-US"/>
        </w:rPr>
        <w:t>urrent research has shown person-centered therapy to be effective in adolescent trauma (</w:t>
      </w:r>
      <w:proofErr w:type="spellStart"/>
      <w:customXmlInsRangeStart w:id="453" w:author="AQ" w:date="2025-08-03T08:56:00Z"/>
      <w:sdt>
        <w:sdtPr>
          <w:rPr>
            <w:lang w:eastAsia="en-US"/>
          </w:rPr>
          <w:alias w:val="BibCitation"/>
          <w:tag w:val="BibRef31"/>
          <w:id w:val="-1052920455"/>
          <w:placeholder>
            <w:docPart w:val="DefaultPlaceholder_1082065158"/>
          </w:placeholder>
        </w:sdtPr>
        <w:sdtEndPr>
          <w:rPr>
            <w:rStyle w:val="AQ"/>
            <w:rFonts w:cs="Times New Roman"/>
            <w:color w:val="auto"/>
            <w:sz w:val="22"/>
            <w:szCs w:val="22"/>
            <w:u w:val="thick" w:color="000000"/>
            <w:lang w:eastAsia="en-IN"/>
          </w:rPr>
        </w:sdtEndPr>
        <w:sdtContent>
          <w:customXmlInsRangeEnd w:id="453"/>
          <w:customXmlInsRangeStart w:id="454" w:author="AQ" w:date="2025-08-03T08:56:00Z"/>
          <w:sdt>
            <w:sdtPr>
              <w:rPr>
                <w:u w:val="thick" w:color="000000"/>
                <w:lang w:eastAsia="en-US"/>
              </w:rPr>
              <w:alias w:val="BibCitation"/>
              <w:tag w:val="BibRef31"/>
              <w:id w:val="1682006789"/>
              <w:placeholder>
                <w:docPart w:val="DefaultPlaceholder_1082065158"/>
              </w:placeholder>
            </w:sdtPr>
            <w:sdtEndPr>
              <w:rPr>
                <w:rStyle w:val="AQ"/>
                <w:rFonts w:cs="Times New Roman"/>
                <w:color w:val="auto"/>
                <w:sz w:val="22"/>
                <w:szCs w:val="22"/>
                <w:highlight w:val="green"/>
                <w:lang w:eastAsia="en-IN"/>
              </w:rPr>
            </w:sdtEndPr>
            <w:sdtContent>
              <w:customXmlInsRangeEnd w:id="454"/>
              <w:r w:rsidR="00A56FD9" w:rsidRPr="0099569C">
                <w:rPr>
                  <w:rStyle w:val="AQ"/>
                  <w:rFonts w:cs="Times New Roman"/>
                  <w:color w:val="auto"/>
                  <w:sz w:val="22"/>
                  <w:szCs w:val="22"/>
                  <w:highlight w:val="green"/>
                  <w:u w:val="none"/>
                  <w:rPrChange w:id="455" w:author="AQ" w:date="2025-08-03T08:56:00Z">
                    <w:rPr>
                      <w:rStyle w:val="AQ"/>
                      <w:rFonts w:cs="Times New Roman"/>
                      <w:color w:val="auto"/>
                      <w:sz w:val="22"/>
                      <w:szCs w:val="22"/>
                      <w:u w:val="none"/>
                    </w:rPr>
                  </w:rPrChange>
                </w:rPr>
                <w:t>Fazar</w:t>
              </w:r>
              <w:proofErr w:type="spellEnd"/>
              <w:r w:rsidR="00A56FD9" w:rsidRPr="0099569C">
                <w:rPr>
                  <w:rStyle w:val="AQ"/>
                  <w:rFonts w:cs="Times New Roman"/>
                  <w:color w:val="auto"/>
                  <w:sz w:val="22"/>
                  <w:szCs w:val="22"/>
                  <w:highlight w:val="green"/>
                  <w:u w:val="none"/>
                  <w:rPrChange w:id="456" w:author="AQ" w:date="2025-08-03T08:56:00Z">
                    <w:rPr>
                      <w:rStyle w:val="AQ"/>
                      <w:rFonts w:cs="Times New Roman"/>
                      <w:color w:val="auto"/>
                      <w:sz w:val="22"/>
                      <w:szCs w:val="22"/>
                      <w:u w:val="none"/>
                    </w:rPr>
                  </w:rPrChange>
                </w:rPr>
                <w:t xml:space="preserve"> and </w:t>
              </w:r>
              <w:proofErr w:type="spellStart"/>
              <w:r w:rsidR="00A56FD9" w:rsidRPr="0099569C">
                <w:rPr>
                  <w:rStyle w:val="AQ"/>
                  <w:rFonts w:cs="Times New Roman"/>
                  <w:color w:val="auto"/>
                  <w:sz w:val="22"/>
                  <w:szCs w:val="22"/>
                  <w:highlight w:val="green"/>
                  <w:u w:val="none"/>
                  <w:rPrChange w:id="457" w:author="AQ" w:date="2025-08-03T08:56:00Z">
                    <w:rPr>
                      <w:rStyle w:val="AQ"/>
                      <w:rFonts w:cs="Times New Roman"/>
                      <w:color w:val="auto"/>
                      <w:sz w:val="22"/>
                      <w:szCs w:val="22"/>
                      <w:u w:val="none"/>
                    </w:rPr>
                  </w:rPrChange>
                </w:rPr>
                <w:t>Sinaga</w:t>
              </w:r>
              <w:proofErr w:type="spellEnd"/>
              <w:r w:rsidR="00A56FD9" w:rsidRPr="0099569C">
                <w:rPr>
                  <w:rStyle w:val="AQ"/>
                  <w:rFonts w:cs="Times New Roman"/>
                  <w:color w:val="auto"/>
                  <w:sz w:val="22"/>
                  <w:szCs w:val="22"/>
                  <w:highlight w:val="green"/>
                  <w:u w:val="none"/>
                  <w:rPrChange w:id="458" w:author="AQ" w:date="2025-08-03T08:56:00Z">
                    <w:rPr>
                      <w:rStyle w:val="AQ"/>
                      <w:rFonts w:cs="Times New Roman"/>
                      <w:color w:val="auto"/>
                      <w:sz w:val="22"/>
                      <w:szCs w:val="22"/>
                      <w:u w:val="none"/>
                    </w:rPr>
                  </w:rPrChange>
                </w:rPr>
                <w:t>, 2024</w:t>
              </w:r>
              <w:customXmlInsRangeStart w:id="459" w:author="AQ" w:date="2025-08-03T08:56:00Z"/>
            </w:sdtContent>
          </w:sdt>
          <w:customXmlInsRangeEnd w:id="459"/>
          <w:customXmlInsRangeStart w:id="460" w:author="AQ" w:date="2025-08-03T08:56:00Z"/>
        </w:sdtContent>
      </w:sdt>
      <w:customXmlInsRangeEnd w:id="460"/>
      <w:r w:rsidR="00A56FD9" w:rsidRPr="00D71899">
        <w:rPr>
          <w:rStyle w:val="AQ"/>
          <w:rFonts w:cs="Times New Roman"/>
          <w:color w:val="auto"/>
          <w:sz w:val="22"/>
          <w:szCs w:val="22"/>
          <w:u w:val="none"/>
        </w:rPr>
        <w:t>)</w:t>
      </w:r>
      <w:r w:rsidR="00A56FD9" w:rsidRPr="00D71899">
        <w:rPr>
          <w:lang w:eastAsia="en-US"/>
        </w:rPr>
        <w:t>, gender-affirming care (</w:t>
      </w:r>
      <w:customXmlInsRangeStart w:id="461" w:author="AQ" w:date="2025-08-03T08:56:00Z"/>
      <w:sdt>
        <w:sdtPr>
          <w:rPr>
            <w:lang w:eastAsia="en-US"/>
          </w:rPr>
          <w:alias w:val="BibCitation"/>
          <w:tag w:val="BibRef19"/>
          <w:id w:val="-34891434"/>
          <w:placeholder>
            <w:docPart w:val="DefaultPlaceholder_1082065158"/>
          </w:placeholder>
        </w:sdtPr>
        <w:sdtEndPr/>
        <w:sdtContent>
          <w:customXmlInsRangeEnd w:id="461"/>
          <w:r w:rsidR="00A56FD9" w:rsidRPr="0099569C">
            <w:rPr>
              <w:highlight w:val="green"/>
              <w:lang w:eastAsia="en-US"/>
              <w:rPrChange w:id="462" w:author="AQ" w:date="2025-08-03T08:56:00Z">
                <w:rPr>
                  <w:rFonts w:cs="Times New Roman"/>
                  <w:color w:val="auto"/>
                  <w:sz w:val="22"/>
                  <w:szCs w:val="22"/>
                  <w:lang w:eastAsia="en-US"/>
                </w:rPr>
              </w:rPrChange>
            </w:rPr>
            <w:t>Cornelius-White, 2024</w:t>
          </w:r>
          <w:customXmlInsRangeStart w:id="463" w:author="AQ" w:date="2025-08-03T08:56:00Z"/>
        </w:sdtContent>
      </w:sdt>
      <w:customXmlInsRangeEnd w:id="463"/>
      <w:r w:rsidR="00A56FD9" w:rsidRPr="00D71899">
        <w:rPr>
          <w:lang w:eastAsia="en-US"/>
        </w:rPr>
        <w:t>), eating distress (</w:t>
      </w:r>
      <w:proofErr w:type="spellStart"/>
      <w:customXmlInsRangeStart w:id="464" w:author="AQ" w:date="2025-08-03T08:56:00Z"/>
      <w:sdt>
        <w:sdtPr>
          <w:rPr>
            <w:lang w:eastAsia="en-US"/>
          </w:rPr>
          <w:alias w:val="BibCitation"/>
          <w:tag w:val="BibRef58"/>
          <w:id w:val="1258014115"/>
          <w:placeholder>
            <w:docPart w:val="DefaultPlaceholder_1082065158"/>
          </w:placeholder>
        </w:sdtPr>
        <w:sdtEndPr/>
        <w:sdtContent>
          <w:customXmlInsRangeEnd w:id="464"/>
          <w:r w:rsidR="00A56FD9" w:rsidRPr="0099569C">
            <w:rPr>
              <w:highlight w:val="green"/>
              <w:lang w:eastAsia="en-US"/>
              <w:rPrChange w:id="465" w:author="AQ" w:date="2025-08-03T08:56:00Z">
                <w:rPr>
                  <w:rFonts w:cs="Times New Roman"/>
                  <w:color w:val="auto"/>
                  <w:sz w:val="22"/>
                  <w:szCs w:val="22"/>
                  <w:lang w:eastAsia="en-US"/>
                </w:rPr>
              </w:rPrChange>
            </w:rPr>
            <w:t>Lakin</w:t>
          </w:r>
          <w:proofErr w:type="spellEnd"/>
          <w:r w:rsidR="00A56FD9" w:rsidRPr="0099569C">
            <w:rPr>
              <w:highlight w:val="green"/>
              <w:lang w:eastAsia="en-US"/>
              <w:rPrChange w:id="466" w:author="AQ" w:date="2025-08-03T08:56:00Z">
                <w:rPr>
                  <w:rFonts w:cs="Times New Roman"/>
                  <w:color w:val="auto"/>
                  <w:sz w:val="22"/>
                  <w:szCs w:val="22"/>
                  <w:lang w:eastAsia="en-US"/>
                </w:rPr>
              </w:rPrChange>
            </w:rPr>
            <w:t xml:space="preserve"> &amp; Murphy, 2024</w:t>
          </w:r>
          <w:customXmlInsRangeStart w:id="467" w:author="AQ" w:date="2025-08-03T08:56:00Z"/>
        </w:sdtContent>
      </w:sdt>
      <w:customXmlInsRangeEnd w:id="467"/>
      <w:r w:rsidR="00A56FD9" w:rsidRPr="00D71899">
        <w:rPr>
          <w:lang w:eastAsia="en-US"/>
        </w:rPr>
        <w:t>), and Alzheimer’s disease (</w:t>
      </w:r>
      <w:proofErr w:type="spellStart"/>
      <w:customXmlInsRangeStart w:id="468" w:author="AQ" w:date="2025-08-03T08:56:00Z"/>
      <w:sdt>
        <w:sdtPr>
          <w:rPr>
            <w:lang w:eastAsia="en-US"/>
          </w:rPr>
          <w:alias w:val="BibCitation"/>
          <w:tag w:val="BibRef56"/>
          <w:id w:val="-1355729"/>
          <w:placeholder>
            <w:docPart w:val="DefaultPlaceholder_1082065158"/>
          </w:placeholder>
        </w:sdtPr>
        <w:sdtEndPr/>
        <w:sdtContent>
          <w:customXmlInsRangeEnd w:id="468"/>
          <w:r w:rsidR="00A56FD9" w:rsidRPr="0099569C">
            <w:rPr>
              <w:highlight w:val="green"/>
              <w:lang w:eastAsia="en-US"/>
              <w:rPrChange w:id="469" w:author="AQ" w:date="2025-08-03T08:56:00Z">
                <w:rPr>
                  <w:rFonts w:cs="Times New Roman"/>
                  <w:color w:val="auto"/>
                  <w:sz w:val="22"/>
                  <w:szCs w:val="22"/>
                  <w:lang w:eastAsia="en-US"/>
                </w:rPr>
              </w:rPrChange>
            </w:rPr>
            <w:t>Kuo</w:t>
          </w:r>
          <w:proofErr w:type="spellEnd"/>
          <w:r w:rsidR="00A56FD9" w:rsidRPr="0099569C">
            <w:rPr>
              <w:highlight w:val="green"/>
              <w:lang w:eastAsia="en-US"/>
              <w:rPrChange w:id="470" w:author="AQ" w:date="2025-08-03T08:56:00Z">
                <w:rPr>
                  <w:rFonts w:cs="Times New Roman"/>
                  <w:color w:val="auto"/>
                  <w:sz w:val="22"/>
                  <w:szCs w:val="22"/>
                  <w:lang w:eastAsia="en-US"/>
                </w:rPr>
              </w:rPrChange>
            </w:rPr>
            <w:t>, 2020</w:t>
          </w:r>
          <w:customXmlInsRangeStart w:id="471" w:author="AQ" w:date="2025-08-03T08:56:00Z"/>
        </w:sdtContent>
      </w:sdt>
      <w:customXmlInsRangeEnd w:id="471"/>
      <w:r w:rsidR="008D4625" w:rsidRPr="00D71899">
        <w:rPr>
          <w:lang w:eastAsia="en-US"/>
        </w:rPr>
        <w:t xml:space="preserve">; </w:t>
      </w:r>
      <w:proofErr w:type="spellStart"/>
      <w:r w:rsidR="008D4625" w:rsidRPr="00D71899">
        <w:rPr>
          <w:lang w:eastAsia="en-US"/>
        </w:rPr>
        <w:t>Reisbert</w:t>
      </w:r>
      <w:proofErr w:type="spellEnd"/>
      <w:r w:rsidR="008D4625" w:rsidRPr="00D71899">
        <w:rPr>
          <w:lang w:eastAsia="en-US"/>
        </w:rPr>
        <w:t xml:space="preserve">, et al. </w:t>
      </w:r>
      <w:commentRangeStart w:id="472"/>
      <w:r w:rsidR="008D4625" w:rsidRPr="00D71899">
        <w:rPr>
          <w:lang w:eastAsia="en-US"/>
        </w:rPr>
        <w:t>2017</w:t>
      </w:r>
      <w:commentRangeEnd w:id="472"/>
      <w:r w:rsidR="00CB0511">
        <w:rPr>
          <w:rStyle w:val="CommentReference"/>
          <w:rFonts w:asciiTheme="minorHAnsi" w:hAnsiTheme="minorHAnsi" w:cstheme="minorBidi"/>
          <w:color w:val="auto"/>
          <w:lang w:val="en-IN"/>
        </w:rPr>
        <w:commentReference w:id="472"/>
      </w:r>
      <w:r w:rsidR="001E6463" w:rsidRPr="00D71899">
        <w:rPr>
          <w:lang w:eastAsia="en-US"/>
        </w:rPr>
        <w:t>).</w:t>
      </w:r>
      <w:r w:rsidR="00A56FD9" w:rsidRPr="00D71899">
        <w:rPr>
          <w:lang w:eastAsia="en-US"/>
        </w:rPr>
        <w:t xml:space="preserve"> </w:t>
      </w:r>
    </w:p>
    <w:p w14:paraId="75C53CC1" w14:textId="6EE2013B" w:rsidR="005E4197" w:rsidRPr="00D71899" w:rsidRDefault="005E4197" w:rsidP="00AA173B">
      <w:pPr>
        <w:pStyle w:val="ParaFirstLine-Ind"/>
        <w:rPr>
          <w:lang w:eastAsia="en-US"/>
        </w:rPr>
      </w:pPr>
      <w:r w:rsidRPr="00D71899">
        <w:rPr>
          <w:lang w:eastAsia="en-US"/>
        </w:rPr>
        <w:t>Most of the research in the existential approach has been case studies</w:t>
      </w:r>
      <w:r w:rsidR="005D400F" w:rsidRPr="00D71899">
        <w:rPr>
          <w:lang w:eastAsia="en-US"/>
        </w:rPr>
        <w:t xml:space="preserve"> and qualitative studies</w:t>
      </w:r>
      <w:r w:rsidRPr="00D71899">
        <w:rPr>
          <w:lang w:eastAsia="en-US"/>
        </w:rPr>
        <w:t xml:space="preserve">. </w:t>
      </w:r>
      <w:r w:rsidR="005D400F" w:rsidRPr="00D71899">
        <w:rPr>
          <w:lang w:eastAsia="en-US"/>
        </w:rPr>
        <w:lastRenderedPageBreak/>
        <w:t xml:space="preserve">This type of therapy </w:t>
      </w:r>
      <w:r w:rsidR="001E6463" w:rsidRPr="00D71899">
        <w:rPr>
          <w:lang w:eastAsia="en-US"/>
        </w:rPr>
        <w:t xml:space="preserve">continues to have much appeal. </w:t>
      </w:r>
      <w:proofErr w:type="spellStart"/>
      <w:r w:rsidR="001E6463" w:rsidRPr="002F38A4">
        <w:rPr>
          <w:rStyle w:val="citebib"/>
        </w:rPr>
        <w:t>Correia</w:t>
      </w:r>
      <w:proofErr w:type="spellEnd"/>
      <w:del w:id="473" w:author="AQ" w:date="2025-08-03T08:51:00Z">
        <w:r w:rsidR="001E6463" w:rsidRPr="002F38A4" w:rsidDel="00B35A6E">
          <w:rPr>
            <w:rStyle w:val="citebib"/>
          </w:rPr>
          <w:delText>, Cooper and Berdondini</w:delText>
        </w:r>
      </w:del>
      <w:ins w:id="474" w:author="AQ" w:date="2025-08-03T08:51:00Z">
        <w:r w:rsidR="00B35A6E" w:rsidRPr="002F38A4">
          <w:rPr>
            <w:rStyle w:val="citebib"/>
          </w:rPr>
          <w:t xml:space="preserve"> et al.</w:t>
        </w:r>
      </w:ins>
      <w:r w:rsidR="001E6463" w:rsidRPr="002F38A4">
        <w:rPr>
          <w:rStyle w:val="citebib"/>
        </w:rPr>
        <w:t xml:space="preserve"> (2016)</w:t>
      </w:r>
      <w:r w:rsidR="001E6463" w:rsidRPr="00D71899">
        <w:rPr>
          <w:lang w:eastAsia="en-US"/>
        </w:rPr>
        <w:t xml:space="preserve"> did an extensive worldwide search of existential institutes and found there are 136 institutes in 43 countries across all six continents including areas such as Asia and Eastern Europe and Russia that are active and that engage in training and research.</w:t>
      </w:r>
      <w:r w:rsidR="002E1388" w:rsidRPr="00D71899">
        <w:rPr>
          <w:lang w:eastAsia="en-US"/>
        </w:rPr>
        <w:t xml:space="preserve"> </w:t>
      </w:r>
      <w:r w:rsidR="001E6463" w:rsidRPr="00D71899">
        <w:rPr>
          <w:lang w:eastAsia="en-US"/>
        </w:rPr>
        <w:t xml:space="preserve">Existential therapy is well known for working </w:t>
      </w:r>
      <w:r w:rsidRPr="00D71899">
        <w:rPr>
          <w:lang w:eastAsia="en-US"/>
        </w:rPr>
        <w:t>successful</w:t>
      </w:r>
      <w:r w:rsidR="001E6463" w:rsidRPr="00D71899">
        <w:rPr>
          <w:lang w:eastAsia="en-US"/>
        </w:rPr>
        <w:t>ly</w:t>
      </w:r>
      <w:r w:rsidRPr="00D71899">
        <w:rPr>
          <w:lang w:eastAsia="en-US"/>
        </w:rPr>
        <w:t xml:space="preserve"> </w:t>
      </w:r>
      <w:r w:rsidR="001E6463" w:rsidRPr="00D71899">
        <w:rPr>
          <w:lang w:eastAsia="en-US"/>
        </w:rPr>
        <w:t xml:space="preserve">with </w:t>
      </w:r>
      <w:r w:rsidR="00E30B96" w:rsidRPr="00D71899">
        <w:rPr>
          <w:lang w:eastAsia="en-US"/>
        </w:rPr>
        <w:t>patient</w:t>
      </w:r>
      <w:r w:rsidR="001E6463" w:rsidRPr="00D71899">
        <w:rPr>
          <w:lang w:eastAsia="en-US"/>
        </w:rPr>
        <w:t>s experiencing</w:t>
      </w:r>
      <w:r w:rsidR="0017698B" w:rsidRPr="00D71899">
        <w:rPr>
          <w:lang w:eastAsia="en-US"/>
        </w:rPr>
        <w:t xml:space="preserve"> </w:t>
      </w:r>
      <w:r w:rsidRPr="00D71899">
        <w:rPr>
          <w:lang w:eastAsia="en-US"/>
        </w:rPr>
        <w:t>chronic and terminal illness</w:t>
      </w:r>
      <w:r w:rsidR="00414A1C" w:rsidRPr="00D71899">
        <w:rPr>
          <w:lang w:eastAsia="en-US"/>
        </w:rPr>
        <w:t>es</w:t>
      </w:r>
      <w:r w:rsidR="006A483A" w:rsidRPr="00D71899">
        <w:rPr>
          <w:lang w:eastAsia="en-US"/>
        </w:rPr>
        <w:t xml:space="preserve"> (</w:t>
      </w:r>
      <w:r w:rsidR="00523A0A" w:rsidRPr="00D71899">
        <w:rPr>
          <w:lang w:eastAsia="en-US"/>
        </w:rPr>
        <w:t xml:space="preserve">Farber, </w:t>
      </w:r>
      <w:commentRangeStart w:id="475"/>
      <w:r w:rsidR="00523A0A" w:rsidRPr="00D71899">
        <w:rPr>
          <w:lang w:eastAsia="en-US"/>
        </w:rPr>
        <w:t>2009</w:t>
      </w:r>
      <w:commentRangeEnd w:id="475"/>
      <w:r w:rsidR="00B07C6A">
        <w:rPr>
          <w:rStyle w:val="CommentReference"/>
          <w:rFonts w:asciiTheme="minorHAnsi" w:hAnsiTheme="minorHAnsi" w:cstheme="minorBidi"/>
          <w:color w:val="auto"/>
          <w:lang w:val="en-IN"/>
        </w:rPr>
        <w:commentReference w:id="475"/>
      </w:r>
      <w:r w:rsidR="00523A0A" w:rsidRPr="00D71899">
        <w:rPr>
          <w:lang w:eastAsia="en-US"/>
        </w:rPr>
        <w:t xml:space="preserve">; </w:t>
      </w:r>
      <w:r w:rsidR="00523A0A" w:rsidRPr="006D45DC">
        <w:rPr>
          <w:rStyle w:val="citebib"/>
        </w:rPr>
        <w:t>Schneider</w:t>
      </w:r>
      <w:del w:id="476" w:author="AQ" w:date="2025-08-03T08:52:00Z">
        <w:r w:rsidR="00523A0A" w:rsidRPr="006D45DC" w:rsidDel="00B35A6E">
          <w:rPr>
            <w:rStyle w:val="citebib"/>
          </w:rPr>
          <w:delText>, Bugental, &amp; Pierson,</w:delText>
        </w:r>
      </w:del>
      <w:ins w:id="477" w:author="AQ" w:date="2025-08-03T08:52:00Z">
        <w:r w:rsidR="00B35A6E" w:rsidRPr="006D45DC">
          <w:rPr>
            <w:rStyle w:val="citebib"/>
          </w:rPr>
          <w:t xml:space="preserve"> et al.</w:t>
        </w:r>
      </w:ins>
      <w:r w:rsidR="00523A0A" w:rsidRPr="006D45DC">
        <w:rPr>
          <w:rStyle w:val="citebib"/>
        </w:rPr>
        <w:t xml:space="preserve"> 2001</w:t>
      </w:r>
      <w:r w:rsidR="00523A0A" w:rsidRPr="00D71899">
        <w:rPr>
          <w:lang w:eastAsia="en-US"/>
        </w:rPr>
        <w:t xml:space="preserve">; </w:t>
      </w:r>
      <w:customXmlInsRangeStart w:id="478" w:author="AQ" w:date="2025-08-03T08:57:00Z"/>
      <w:sdt>
        <w:sdtPr>
          <w:rPr>
            <w:lang w:eastAsia="en-US"/>
          </w:rPr>
          <w:alias w:val="BibCitation"/>
          <w:tag w:val="BibRef95"/>
          <w:id w:val="-559173518"/>
          <w:placeholder>
            <w:docPart w:val="DefaultPlaceholder_1082065158"/>
          </w:placeholder>
        </w:sdtPr>
        <w:sdtEndPr/>
        <w:sdtContent>
          <w:customXmlInsRangeEnd w:id="478"/>
          <w:proofErr w:type="spellStart"/>
          <w:r w:rsidR="006A483A" w:rsidRPr="0099569C">
            <w:rPr>
              <w:highlight w:val="green"/>
              <w:lang w:eastAsia="en-US"/>
              <w:rPrChange w:id="479" w:author="AQ" w:date="2025-08-03T08:57:00Z">
                <w:rPr>
                  <w:rFonts w:cs="Times New Roman"/>
                  <w:lang w:eastAsia="en-US"/>
                </w:rPr>
              </w:rPrChange>
            </w:rPr>
            <w:t>Travelbee</w:t>
          </w:r>
          <w:proofErr w:type="spellEnd"/>
          <w:r w:rsidR="006A483A" w:rsidRPr="0099569C">
            <w:rPr>
              <w:highlight w:val="green"/>
              <w:lang w:eastAsia="en-US"/>
              <w:rPrChange w:id="480" w:author="AQ" w:date="2025-08-03T08:57:00Z">
                <w:rPr>
                  <w:rFonts w:cs="Times New Roman"/>
                  <w:lang w:eastAsia="en-US"/>
                </w:rPr>
              </w:rPrChange>
            </w:rPr>
            <w:t>, 1971</w:t>
          </w:r>
          <w:customXmlInsRangeStart w:id="481" w:author="AQ" w:date="2025-08-03T08:57:00Z"/>
        </w:sdtContent>
      </w:sdt>
      <w:customXmlInsRangeEnd w:id="481"/>
      <w:r w:rsidR="006A483A" w:rsidRPr="00D71899">
        <w:rPr>
          <w:lang w:eastAsia="en-US"/>
        </w:rPr>
        <w:t xml:space="preserve">). More recently, research has </w:t>
      </w:r>
      <w:r w:rsidR="004F2790" w:rsidRPr="00D71899">
        <w:rPr>
          <w:lang w:eastAsia="en-US"/>
        </w:rPr>
        <w:t>revealed</w:t>
      </w:r>
      <w:r w:rsidR="002E1388" w:rsidRPr="00D71899">
        <w:rPr>
          <w:lang w:eastAsia="en-US"/>
        </w:rPr>
        <w:t xml:space="preserve"> that it is effective</w:t>
      </w:r>
      <w:r w:rsidR="006A483A" w:rsidRPr="00D71899">
        <w:rPr>
          <w:lang w:eastAsia="en-US"/>
        </w:rPr>
        <w:t xml:space="preserve"> when working with </w:t>
      </w:r>
      <w:r w:rsidR="00E30B96" w:rsidRPr="00D71899">
        <w:rPr>
          <w:lang w:eastAsia="en-US"/>
        </w:rPr>
        <w:t>patient</w:t>
      </w:r>
      <w:r w:rsidR="00523A0A" w:rsidRPr="00D71899">
        <w:rPr>
          <w:lang w:eastAsia="en-US"/>
        </w:rPr>
        <w:t xml:space="preserve">s experiencing </w:t>
      </w:r>
      <w:r w:rsidR="006A483A" w:rsidRPr="00D71899">
        <w:rPr>
          <w:lang w:eastAsia="en-US"/>
        </w:rPr>
        <w:t>grief</w:t>
      </w:r>
      <w:r w:rsidR="00451747" w:rsidRPr="00D71899">
        <w:rPr>
          <w:lang w:eastAsia="en-US"/>
        </w:rPr>
        <w:t xml:space="preserve"> </w:t>
      </w:r>
      <w:r w:rsidR="00414A1C" w:rsidRPr="00D71899">
        <w:rPr>
          <w:lang w:eastAsia="en-US"/>
        </w:rPr>
        <w:t>and loss</w:t>
      </w:r>
      <w:r w:rsidR="006A483A" w:rsidRPr="00D71899">
        <w:rPr>
          <w:lang w:eastAsia="en-US"/>
        </w:rPr>
        <w:t xml:space="preserve"> (</w:t>
      </w:r>
      <w:proofErr w:type="spellStart"/>
      <w:customXmlInsRangeStart w:id="482" w:author="AQ" w:date="2025-08-03T08:57:00Z"/>
      <w:sdt>
        <w:sdtPr>
          <w:rPr>
            <w:lang w:eastAsia="en-US"/>
          </w:rPr>
          <w:alias w:val="BibCitation"/>
          <w:tag w:val="BibRef92"/>
          <w:id w:val="-2092381431"/>
          <w:placeholder>
            <w:docPart w:val="DefaultPlaceholder_1082065158"/>
          </w:placeholder>
        </w:sdtPr>
        <w:sdtEndPr/>
        <w:sdtContent>
          <w:customXmlInsRangeEnd w:id="482"/>
          <w:r w:rsidR="006A483A" w:rsidRPr="0099569C">
            <w:rPr>
              <w:highlight w:val="green"/>
              <w:lang w:eastAsia="en-US"/>
              <w:rPrChange w:id="483" w:author="AQ" w:date="2025-08-03T08:57:00Z">
                <w:rPr>
                  <w:rFonts w:cs="Times New Roman"/>
                  <w:lang w:eastAsia="en-US"/>
                </w:rPr>
              </w:rPrChange>
            </w:rPr>
            <w:t>Temiz</w:t>
          </w:r>
          <w:proofErr w:type="spellEnd"/>
          <w:r w:rsidR="006A483A" w:rsidRPr="0099569C">
            <w:rPr>
              <w:highlight w:val="green"/>
              <w:lang w:eastAsia="en-US"/>
              <w:rPrChange w:id="484" w:author="AQ" w:date="2025-08-03T08:57:00Z">
                <w:rPr>
                  <w:rFonts w:cs="Times New Roman"/>
                  <w:lang w:eastAsia="en-US"/>
                </w:rPr>
              </w:rPrChange>
            </w:rPr>
            <w:t>, 2024</w:t>
          </w:r>
          <w:customXmlInsRangeStart w:id="485" w:author="AQ" w:date="2025-08-03T08:57:00Z"/>
        </w:sdtContent>
      </w:sdt>
      <w:customXmlInsRangeEnd w:id="485"/>
      <w:r w:rsidR="006A483A" w:rsidRPr="00D71899">
        <w:rPr>
          <w:lang w:eastAsia="en-US"/>
        </w:rPr>
        <w:t xml:space="preserve">) and suffering (Binder, </w:t>
      </w:r>
      <w:commentRangeStart w:id="486"/>
      <w:r w:rsidR="006A483A" w:rsidRPr="00D71899">
        <w:rPr>
          <w:lang w:eastAsia="en-US"/>
        </w:rPr>
        <w:t>2024</w:t>
      </w:r>
      <w:commentRangeEnd w:id="486"/>
      <w:r w:rsidR="00033FDD">
        <w:rPr>
          <w:rStyle w:val="CommentReference"/>
          <w:rFonts w:asciiTheme="minorHAnsi" w:hAnsiTheme="minorHAnsi" w:cstheme="minorBidi"/>
          <w:color w:val="auto"/>
          <w:lang w:val="en-IN"/>
        </w:rPr>
        <w:commentReference w:id="486"/>
      </w:r>
      <w:r w:rsidR="006A483A" w:rsidRPr="00D71899">
        <w:rPr>
          <w:lang w:eastAsia="en-US"/>
        </w:rPr>
        <w:t>).</w:t>
      </w:r>
      <w:r w:rsidR="00523A0A" w:rsidRPr="00D71899">
        <w:rPr>
          <w:lang w:eastAsia="en-US"/>
        </w:rPr>
        <w:t xml:space="preserve"> </w:t>
      </w:r>
      <w:r w:rsidR="00505A12" w:rsidRPr="00D71899">
        <w:rPr>
          <w:lang w:eastAsia="en-US"/>
        </w:rPr>
        <w:t xml:space="preserve">Existential therapy is also </w:t>
      </w:r>
      <w:r w:rsidR="001E6463" w:rsidRPr="00D71899">
        <w:rPr>
          <w:lang w:eastAsia="en-US"/>
        </w:rPr>
        <w:t xml:space="preserve">very </w:t>
      </w:r>
      <w:r w:rsidR="00F42F48" w:rsidRPr="00D71899">
        <w:rPr>
          <w:lang w:eastAsia="en-US"/>
        </w:rPr>
        <w:t>effective</w:t>
      </w:r>
      <w:r w:rsidR="00505A12" w:rsidRPr="00D71899">
        <w:rPr>
          <w:lang w:eastAsia="en-US"/>
        </w:rPr>
        <w:t xml:space="preserve"> in </w:t>
      </w:r>
      <w:r w:rsidR="00523A0A" w:rsidRPr="00D71899">
        <w:rPr>
          <w:lang w:eastAsia="en-US"/>
        </w:rPr>
        <w:t xml:space="preserve">promoting </w:t>
      </w:r>
      <w:r w:rsidR="00505A12" w:rsidRPr="00D71899">
        <w:rPr>
          <w:lang w:eastAsia="en-US"/>
        </w:rPr>
        <w:t>social justice</w:t>
      </w:r>
      <w:r w:rsidR="00523A0A" w:rsidRPr="00D71899">
        <w:rPr>
          <w:lang w:eastAsia="en-US"/>
        </w:rPr>
        <w:t xml:space="preserve"> </w:t>
      </w:r>
      <w:r w:rsidR="00505A12" w:rsidRPr="00D71899">
        <w:rPr>
          <w:lang w:eastAsia="en-US"/>
        </w:rPr>
        <w:t xml:space="preserve">(Hoffman, </w:t>
      </w:r>
      <w:commentRangeStart w:id="487"/>
      <w:r w:rsidR="00505A12" w:rsidRPr="00D71899">
        <w:rPr>
          <w:lang w:eastAsia="en-US"/>
        </w:rPr>
        <w:t>2023</w:t>
      </w:r>
      <w:commentRangeEnd w:id="487"/>
      <w:r w:rsidR="00E8449F">
        <w:rPr>
          <w:rStyle w:val="CommentReference"/>
          <w:rFonts w:asciiTheme="minorHAnsi" w:hAnsiTheme="minorHAnsi" w:cstheme="minorBidi"/>
          <w:color w:val="auto"/>
          <w:lang w:val="en-IN"/>
        </w:rPr>
        <w:commentReference w:id="487"/>
      </w:r>
      <w:r w:rsidR="00505A12" w:rsidRPr="00D71899">
        <w:rPr>
          <w:lang w:eastAsia="en-US"/>
        </w:rPr>
        <w:t xml:space="preserve">). </w:t>
      </w:r>
      <w:r w:rsidR="001E6463" w:rsidRPr="00D71899">
        <w:rPr>
          <w:lang w:eastAsia="en-US"/>
        </w:rPr>
        <w:t>Training and supervision articles are numerous. A recent article reveals t</w:t>
      </w:r>
      <w:r w:rsidR="00451747" w:rsidRPr="00D71899">
        <w:rPr>
          <w:lang w:eastAsia="en-US"/>
        </w:rPr>
        <w:t xml:space="preserve">hemes of successful </w:t>
      </w:r>
      <w:r w:rsidR="001E6463" w:rsidRPr="00D71899">
        <w:rPr>
          <w:lang w:eastAsia="en-US"/>
        </w:rPr>
        <w:t>s</w:t>
      </w:r>
      <w:r w:rsidR="00451747" w:rsidRPr="00D71899">
        <w:rPr>
          <w:lang w:eastAsia="en-US"/>
        </w:rPr>
        <w:t>upervision (2022).</w:t>
      </w:r>
    </w:p>
    <w:p w14:paraId="2AB8A4B0" w14:textId="52A7DB7A" w:rsidR="005E4197" w:rsidRPr="00D71899" w:rsidRDefault="00451747" w:rsidP="00AA173B">
      <w:pPr>
        <w:pStyle w:val="ParaFirstLine-Ind"/>
        <w:rPr>
          <w:lang w:eastAsia="en-US"/>
        </w:rPr>
      </w:pPr>
      <w:r w:rsidRPr="00D71899">
        <w:rPr>
          <w:lang w:eastAsia="en-US"/>
        </w:rPr>
        <w:t>Gestalt therapy has a research base in both quantitative and qualitative research, but lacks meta-analyses</w:t>
      </w:r>
      <w:r w:rsidR="00554296" w:rsidRPr="00D71899">
        <w:rPr>
          <w:lang w:eastAsia="en-US"/>
        </w:rPr>
        <w:t xml:space="preserve"> (</w:t>
      </w:r>
      <w:customXmlInsRangeStart w:id="488" w:author="AQ" w:date="2025-08-03T08:56:00Z"/>
      <w:sdt>
        <w:sdtPr>
          <w:rPr>
            <w:lang w:eastAsia="en-US"/>
          </w:rPr>
          <w:alias w:val="BibCitation"/>
          <w:tag w:val="BibRef18"/>
          <w:id w:val="-422654693"/>
          <w:placeholder>
            <w:docPart w:val="DefaultPlaceholder_1082065158"/>
          </w:placeholder>
        </w:sdtPr>
        <w:sdtEndPr/>
        <w:sdtContent>
          <w:customXmlInsRangeEnd w:id="488"/>
          <w:customXmlInsRangeStart w:id="489" w:author="AQ" w:date="2025-08-03T08:56:00Z"/>
          <w:sdt>
            <w:sdtPr>
              <w:rPr>
                <w:lang w:eastAsia="en-US"/>
              </w:rPr>
              <w:alias w:val="BibCitation"/>
              <w:tag w:val="BibRef18"/>
              <w:id w:val="-1338995936"/>
              <w:placeholder>
                <w:docPart w:val="DefaultPlaceholder_1082065158"/>
              </w:placeholder>
            </w:sdtPr>
            <w:sdtEndPr>
              <w:rPr>
                <w:highlight w:val="green"/>
              </w:rPr>
            </w:sdtEndPr>
            <w:sdtContent>
              <w:customXmlInsRangeEnd w:id="489"/>
              <w:r w:rsidR="00554296" w:rsidRPr="0099569C">
                <w:rPr>
                  <w:highlight w:val="green"/>
                  <w:lang w:eastAsia="en-US"/>
                  <w:rPrChange w:id="490" w:author="AQ" w:date="2025-08-03T08:56:00Z">
                    <w:rPr>
                      <w:rFonts w:cs="Times New Roman"/>
                      <w:lang w:eastAsia="en-US"/>
                    </w:rPr>
                  </w:rPrChange>
                </w:rPr>
                <w:t>Corey, 2023</w:t>
              </w:r>
              <w:customXmlInsRangeStart w:id="491" w:author="AQ" w:date="2025-08-03T08:56:00Z"/>
            </w:sdtContent>
          </w:sdt>
          <w:customXmlInsRangeEnd w:id="491"/>
          <w:customXmlInsRangeStart w:id="492" w:author="AQ" w:date="2025-08-03T08:56:00Z"/>
        </w:sdtContent>
      </w:sdt>
      <w:customXmlInsRangeEnd w:id="492"/>
      <w:r w:rsidR="00554296" w:rsidRPr="00D71899">
        <w:rPr>
          <w:lang w:eastAsia="en-US"/>
        </w:rPr>
        <w:t>)</w:t>
      </w:r>
      <w:r w:rsidRPr="00D71899">
        <w:rPr>
          <w:lang w:eastAsia="en-US"/>
        </w:rPr>
        <w:t xml:space="preserve">. The </w:t>
      </w:r>
      <w:r w:rsidRPr="00D71899">
        <w:rPr>
          <w:i/>
          <w:lang w:eastAsia="en-US"/>
        </w:rPr>
        <w:t>Handbook for Theory, Research and Practice in Gestalt Therapy</w:t>
      </w:r>
      <w:r w:rsidRPr="00D71899">
        <w:rPr>
          <w:lang w:eastAsia="en-US"/>
        </w:rPr>
        <w:t xml:space="preserve"> (</w:t>
      </w:r>
      <w:customXmlInsRangeStart w:id="493" w:author="AQ" w:date="2025-08-03T08:55:00Z"/>
      <w:sdt>
        <w:sdtPr>
          <w:rPr>
            <w:lang w:eastAsia="en-US"/>
          </w:rPr>
          <w:alias w:val="BibCitation"/>
          <w:tag w:val="BibRef7"/>
          <w:id w:val="-1469742959"/>
          <w:placeholder>
            <w:docPart w:val="DefaultPlaceholder_1082065158"/>
          </w:placeholder>
        </w:sdtPr>
        <w:sdtEndPr/>
        <w:sdtContent>
          <w:customXmlInsRangeEnd w:id="493"/>
          <w:customXmlInsRangeStart w:id="494" w:author="AQ" w:date="2025-08-03T08:55:00Z"/>
          <w:sdt>
            <w:sdtPr>
              <w:rPr>
                <w:lang w:eastAsia="en-US"/>
              </w:rPr>
              <w:alias w:val="BibCitation"/>
              <w:tag w:val="BibRef7"/>
              <w:id w:val="1064292049"/>
              <w:placeholder>
                <w:docPart w:val="DefaultPlaceholder_1082065158"/>
              </w:placeholder>
            </w:sdtPr>
            <w:sdtEndPr>
              <w:rPr>
                <w:highlight w:val="green"/>
              </w:rPr>
            </w:sdtEndPr>
            <w:sdtContent>
              <w:customXmlInsRangeEnd w:id="494"/>
              <w:r w:rsidRPr="0099569C">
                <w:rPr>
                  <w:highlight w:val="green"/>
                  <w:lang w:eastAsia="en-US"/>
                  <w:rPrChange w:id="495" w:author="AQ" w:date="2025-08-03T08:55:00Z">
                    <w:rPr>
                      <w:rFonts w:cs="Times New Roman"/>
                      <w:lang w:eastAsia="en-US"/>
                    </w:rPr>
                  </w:rPrChange>
                </w:rPr>
                <w:t>Brownell, 2008</w:t>
              </w:r>
              <w:customXmlInsRangeStart w:id="496" w:author="AQ" w:date="2025-08-03T08:55:00Z"/>
            </w:sdtContent>
          </w:sdt>
          <w:customXmlInsRangeEnd w:id="496"/>
          <w:customXmlInsRangeStart w:id="497" w:author="AQ" w:date="2025-08-03T08:55:00Z"/>
        </w:sdtContent>
      </w:sdt>
      <w:customXmlInsRangeEnd w:id="497"/>
      <w:r w:rsidRPr="00D71899">
        <w:rPr>
          <w:lang w:eastAsia="en-US"/>
        </w:rPr>
        <w:t xml:space="preserve">) and </w:t>
      </w:r>
      <w:r w:rsidRPr="00D71899">
        <w:rPr>
          <w:i/>
          <w:lang w:eastAsia="en-US"/>
        </w:rPr>
        <w:t>Becoming a Practitioner Researcher: A Gestalt Approach to Holistic Inquiry</w:t>
      </w:r>
      <w:r w:rsidRPr="00D71899">
        <w:rPr>
          <w:lang w:eastAsia="en-US"/>
        </w:rPr>
        <w:t xml:space="preserve"> (</w:t>
      </w:r>
      <w:customXmlInsRangeStart w:id="498" w:author="AQ" w:date="2025-08-03T08:55:00Z"/>
      <w:sdt>
        <w:sdtPr>
          <w:rPr>
            <w:lang w:eastAsia="en-US"/>
          </w:rPr>
          <w:alias w:val="BibCitation"/>
          <w:tag w:val="BibRef2"/>
          <w:id w:val="-2015211824"/>
          <w:placeholder>
            <w:docPart w:val="DefaultPlaceholder_1082065158"/>
          </w:placeholder>
        </w:sdtPr>
        <w:sdtEndPr/>
        <w:sdtContent>
          <w:customXmlInsRangeEnd w:id="498"/>
          <w:r w:rsidRPr="0099569C">
            <w:rPr>
              <w:highlight w:val="green"/>
              <w:lang w:eastAsia="en-US"/>
              <w:rPrChange w:id="499" w:author="AQ" w:date="2025-08-03T08:55:00Z">
                <w:rPr>
                  <w:rFonts w:cs="Times New Roman"/>
                  <w:lang w:eastAsia="en-US"/>
                </w:rPr>
              </w:rPrChange>
            </w:rPr>
            <w:t>Barber, 2006</w:t>
          </w:r>
          <w:customXmlInsRangeStart w:id="500" w:author="AQ" w:date="2025-08-03T08:55:00Z"/>
        </w:sdtContent>
      </w:sdt>
      <w:customXmlInsRangeEnd w:id="500"/>
      <w:r w:rsidRPr="00D71899">
        <w:rPr>
          <w:lang w:eastAsia="en-US"/>
        </w:rPr>
        <w:t xml:space="preserve">) </w:t>
      </w:r>
      <w:proofErr w:type="gramStart"/>
      <w:r w:rsidRPr="00D71899">
        <w:rPr>
          <w:lang w:eastAsia="en-US"/>
        </w:rPr>
        <w:t>are</w:t>
      </w:r>
      <w:proofErr w:type="gramEnd"/>
      <w:r w:rsidRPr="00D71899">
        <w:rPr>
          <w:lang w:eastAsia="en-US"/>
        </w:rPr>
        <w:t xml:space="preserve"> useful resources </w:t>
      </w:r>
      <w:r w:rsidR="001E6463" w:rsidRPr="00D71899">
        <w:rPr>
          <w:lang w:eastAsia="en-US"/>
        </w:rPr>
        <w:t>to comprehensively learn about the extensive resea</w:t>
      </w:r>
      <w:r w:rsidR="002E1388" w:rsidRPr="00D71899">
        <w:rPr>
          <w:lang w:eastAsia="en-US"/>
        </w:rPr>
        <w:t>r</w:t>
      </w:r>
      <w:r w:rsidR="001E6463" w:rsidRPr="00D71899">
        <w:rPr>
          <w:lang w:eastAsia="en-US"/>
        </w:rPr>
        <w:t xml:space="preserve">ch in </w:t>
      </w:r>
      <w:r w:rsidRPr="00D71899">
        <w:rPr>
          <w:lang w:eastAsia="en-US"/>
        </w:rPr>
        <w:t xml:space="preserve">Gestalt </w:t>
      </w:r>
      <w:r w:rsidR="001E6463" w:rsidRPr="00D71899">
        <w:rPr>
          <w:lang w:eastAsia="en-US"/>
        </w:rPr>
        <w:t>therapy</w:t>
      </w:r>
      <w:r w:rsidRPr="00D71899">
        <w:rPr>
          <w:lang w:eastAsia="en-US"/>
        </w:rPr>
        <w:t xml:space="preserve">. </w:t>
      </w:r>
      <w:r w:rsidR="005E4197" w:rsidRPr="00D71899">
        <w:rPr>
          <w:lang w:eastAsia="en-US"/>
        </w:rPr>
        <w:t xml:space="preserve">Gestalt therapy has been applied to different populations </w:t>
      </w:r>
      <w:r w:rsidR="00C76AB7" w:rsidRPr="00D71899">
        <w:rPr>
          <w:lang w:eastAsia="en-US"/>
        </w:rPr>
        <w:t xml:space="preserve">and has been found to be effective with </w:t>
      </w:r>
      <w:r w:rsidR="005E4197" w:rsidRPr="00D71899">
        <w:rPr>
          <w:lang w:eastAsia="en-US"/>
        </w:rPr>
        <w:t>children (</w:t>
      </w:r>
      <w:proofErr w:type="spellStart"/>
      <w:customXmlInsRangeStart w:id="501" w:author="AQ" w:date="2025-08-03T08:56:00Z"/>
      <w:sdt>
        <w:sdtPr>
          <w:rPr>
            <w:lang w:eastAsia="en-US"/>
          </w:rPr>
          <w:alias w:val="BibCitation"/>
          <w:tag w:val="BibRef65"/>
          <w:id w:val="384072609"/>
          <w:placeholder>
            <w:docPart w:val="DefaultPlaceholder_1082065158"/>
          </w:placeholder>
        </w:sdtPr>
        <w:sdtEndPr/>
        <w:sdtContent>
          <w:customXmlInsRangeEnd w:id="501"/>
          <w:r w:rsidR="005E4197" w:rsidRPr="0099569C">
            <w:rPr>
              <w:highlight w:val="green"/>
              <w:lang w:eastAsia="en-US"/>
              <w:rPrChange w:id="502" w:author="AQ" w:date="2025-08-03T08:56:00Z">
                <w:rPr>
                  <w:rFonts w:cs="Times New Roman"/>
                  <w:lang w:eastAsia="en-US"/>
                </w:rPr>
              </w:rPrChange>
            </w:rPr>
            <w:t>Oaklander</w:t>
          </w:r>
          <w:proofErr w:type="spellEnd"/>
          <w:r w:rsidR="005E4197" w:rsidRPr="0099569C">
            <w:rPr>
              <w:highlight w:val="green"/>
              <w:lang w:eastAsia="en-US"/>
              <w:rPrChange w:id="503" w:author="AQ" w:date="2025-08-03T08:56:00Z">
                <w:rPr>
                  <w:rFonts w:cs="Times New Roman"/>
                  <w:lang w:eastAsia="en-US"/>
                </w:rPr>
              </w:rPrChange>
            </w:rPr>
            <w:t>, 1978</w:t>
          </w:r>
          <w:customXmlInsRangeStart w:id="504" w:author="AQ" w:date="2025-08-03T08:56:00Z"/>
        </w:sdtContent>
      </w:sdt>
      <w:customXmlInsRangeEnd w:id="504"/>
      <w:r w:rsidR="005E4197" w:rsidRPr="00D71899">
        <w:rPr>
          <w:lang w:eastAsia="en-US"/>
        </w:rPr>
        <w:t>), families (</w:t>
      </w:r>
      <w:proofErr w:type="spellStart"/>
      <w:customXmlInsRangeStart w:id="505" w:author="AQ" w:date="2025-08-03T08:56:00Z"/>
      <w:sdt>
        <w:sdtPr>
          <w:rPr>
            <w:lang w:eastAsia="en-US"/>
          </w:rPr>
          <w:alias w:val="BibCitation"/>
          <w:tag w:val="BibRef75"/>
          <w:id w:val="1860234313"/>
          <w:placeholder>
            <w:docPart w:val="DefaultPlaceholder_1082065158"/>
          </w:placeholder>
        </w:sdtPr>
        <w:sdtEndPr/>
        <w:sdtContent>
          <w:customXmlInsRangeEnd w:id="505"/>
          <w:r w:rsidR="005E4197" w:rsidRPr="0099569C">
            <w:rPr>
              <w:highlight w:val="green"/>
              <w:lang w:eastAsia="en-US"/>
              <w:rPrChange w:id="506" w:author="AQ" w:date="2025-08-03T08:56:00Z">
                <w:rPr>
                  <w:rFonts w:cs="Times New Roman"/>
                  <w:lang w:eastAsia="en-US"/>
                </w:rPr>
              </w:rPrChange>
            </w:rPr>
            <w:t>Resnikoff</w:t>
          </w:r>
          <w:proofErr w:type="spellEnd"/>
          <w:r w:rsidR="005E4197" w:rsidRPr="0099569C">
            <w:rPr>
              <w:highlight w:val="green"/>
              <w:lang w:eastAsia="en-US"/>
              <w:rPrChange w:id="507" w:author="AQ" w:date="2025-08-03T08:56:00Z">
                <w:rPr>
                  <w:rFonts w:cs="Times New Roman"/>
                  <w:lang w:eastAsia="en-US"/>
                </w:rPr>
              </w:rPrChange>
            </w:rPr>
            <w:t>, 1995</w:t>
          </w:r>
          <w:customXmlInsRangeStart w:id="508" w:author="AQ" w:date="2025-08-03T08:56:00Z"/>
        </w:sdtContent>
      </w:sdt>
      <w:customXmlInsRangeEnd w:id="508"/>
      <w:r w:rsidR="005E4197" w:rsidRPr="00D71899">
        <w:rPr>
          <w:lang w:eastAsia="en-US"/>
        </w:rPr>
        <w:t>), groups (</w:t>
      </w:r>
      <w:proofErr w:type="spellStart"/>
      <w:customXmlInsRangeStart w:id="509" w:author="AQ" w:date="2025-08-03T08:56:00Z"/>
      <w:sdt>
        <w:sdtPr>
          <w:rPr>
            <w:lang w:eastAsia="en-US"/>
          </w:rPr>
          <w:alias w:val="BibCitation"/>
          <w:tag w:val="BibRef32"/>
          <w:id w:val="2088486850"/>
          <w:placeholder>
            <w:docPart w:val="DefaultPlaceholder_1082065158"/>
          </w:placeholder>
        </w:sdtPr>
        <w:sdtEndPr/>
        <w:sdtContent>
          <w:customXmlInsRangeEnd w:id="509"/>
          <w:customXmlInsRangeStart w:id="510" w:author="AQ" w:date="2025-08-03T08:56:00Z"/>
          <w:sdt>
            <w:sdtPr>
              <w:rPr>
                <w:lang w:eastAsia="en-US"/>
              </w:rPr>
              <w:alias w:val="BibCitation"/>
              <w:tag w:val="BibRef32"/>
              <w:id w:val="-929047854"/>
              <w:placeholder>
                <w:docPart w:val="DefaultPlaceholder_1082065158"/>
              </w:placeholder>
            </w:sdtPr>
            <w:sdtEndPr>
              <w:rPr>
                <w:highlight w:val="green"/>
              </w:rPr>
            </w:sdtEndPr>
            <w:sdtContent>
              <w:customXmlInsRangeEnd w:id="510"/>
              <w:r w:rsidR="005E4197" w:rsidRPr="0099569C">
                <w:rPr>
                  <w:highlight w:val="green"/>
                  <w:lang w:eastAsia="en-US"/>
                  <w:rPrChange w:id="511" w:author="AQ" w:date="2025-08-03T08:56:00Z">
                    <w:rPr>
                      <w:rFonts w:cs="Times New Roman"/>
                      <w:lang w:eastAsia="en-US"/>
                    </w:rPr>
                  </w:rPrChange>
                </w:rPr>
                <w:t>Feder</w:t>
              </w:r>
              <w:proofErr w:type="spellEnd"/>
              <w:r w:rsidR="005E4197" w:rsidRPr="0099569C">
                <w:rPr>
                  <w:highlight w:val="green"/>
                  <w:lang w:eastAsia="en-US"/>
                  <w:rPrChange w:id="512" w:author="AQ" w:date="2025-08-03T08:56:00Z">
                    <w:rPr>
                      <w:rFonts w:cs="Times New Roman"/>
                      <w:lang w:eastAsia="en-US"/>
                    </w:rPr>
                  </w:rPrChange>
                </w:rPr>
                <w:t xml:space="preserve"> &amp; </w:t>
              </w:r>
              <w:proofErr w:type="spellStart"/>
              <w:r w:rsidR="005E4197" w:rsidRPr="0099569C">
                <w:rPr>
                  <w:highlight w:val="green"/>
                  <w:lang w:eastAsia="en-US"/>
                  <w:rPrChange w:id="513" w:author="AQ" w:date="2025-08-03T08:56:00Z">
                    <w:rPr>
                      <w:rFonts w:cs="Times New Roman"/>
                      <w:lang w:eastAsia="en-US"/>
                    </w:rPr>
                  </w:rPrChange>
                </w:rPr>
                <w:t>Ronall</w:t>
              </w:r>
              <w:proofErr w:type="spellEnd"/>
              <w:r w:rsidR="005E4197" w:rsidRPr="0099569C">
                <w:rPr>
                  <w:highlight w:val="green"/>
                  <w:lang w:eastAsia="en-US"/>
                  <w:rPrChange w:id="514" w:author="AQ" w:date="2025-08-03T08:56:00Z">
                    <w:rPr>
                      <w:rFonts w:cs="Times New Roman"/>
                      <w:lang w:eastAsia="en-US"/>
                    </w:rPr>
                  </w:rPrChange>
                </w:rPr>
                <w:t>,</w:t>
              </w:r>
              <w:r w:rsidR="002E1388" w:rsidRPr="0099569C">
                <w:rPr>
                  <w:highlight w:val="green"/>
                  <w:lang w:eastAsia="en-US"/>
                  <w:rPrChange w:id="515" w:author="AQ" w:date="2025-08-03T08:56:00Z">
                    <w:rPr>
                      <w:rFonts w:cs="Times New Roman"/>
                      <w:lang w:eastAsia="en-US"/>
                    </w:rPr>
                  </w:rPrChange>
                </w:rPr>
                <w:t xml:space="preserve"> </w:t>
              </w:r>
              <w:r w:rsidR="005E4197" w:rsidRPr="0099569C">
                <w:rPr>
                  <w:highlight w:val="green"/>
                  <w:lang w:eastAsia="en-US"/>
                  <w:rPrChange w:id="516" w:author="AQ" w:date="2025-08-03T08:56:00Z">
                    <w:rPr>
                      <w:rFonts w:cs="Times New Roman"/>
                      <w:lang w:eastAsia="en-US"/>
                    </w:rPr>
                  </w:rPrChange>
                </w:rPr>
                <w:t>1980</w:t>
              </w:r>
              <w:customXmlInsRangeStart w:id="517" w:author="AQ" w:date="2025-08-03T08:56:00Z"/>
            </w:sdtContent>
          </w:sdt>
          <w:customXmlInsRangeEnd w:id="517"/>
          <w:customXmlInsRangeStart w:id="518" w:author="AQ" w:date="2025-08-03T08:56:00Z"/>
        </w:sdtContent>
      </w:sdt>
      <w:customXmlInsRangeEnd w:id="518"/>
      <w:r w:rsidR="005E4197" w:rsidRPr="00D71899">
        <w:rPr>
          <w:lang w:eastAsia="en-US"/>
        </w:rPr>
        <w:t>), and organizational systems (</w:t>
      </w:r>
      <w:customXmlInsRangeStart w:id="519" w:author="AQ" w:date="2025-08-03T08:56:00Z"/>
      <w:sdt>
        <w:sdtPr>
          <w:rPr>
            <w:lang w:eastAsia="en-US"/>
          </w:rPr>
          <w:alias w:val="BibCitation"/>
          <w:tag w:val="BibRef64"/>
          <w:id w:val="-458413610"/>
          <w:placeholder>
            <w:docPart w:val="DefaultPlaceholder_1082065158"/>
          </w:placeholder>
        </w:sdtPr>
        <w:sdtEndPr/>
        <w:sdtContent>
          <w:customXmlInsRangeEnd w:id="519"/>
          <w:r w:rsidR="005E4197" w:rsidRPr="0099569C">
            <w:rPr>
              <w:highlight w:val="green"/>
              <w:lang w:eastAsia="en-US"/>
              <w:rPrChange w:id="520" w:author="AQ" w:date="2025-08-03T08:56:00Z">
                <w:rPr>
                  <w:rFonts w:cs="Times New Roman"/>
                  <w:lang w:eastAsia="en-US"/>
                </w:rPr>
              </w:rPrChange>
            </w:rPr>
            <w:t>Nevis, 1987</w:t>
          </w:r>
          <w:customXmlInsRangeStart w:id="521" w:author="AQ" w:date="2025-08-03T08:56:00Z"/>
        </w:sdtContent>
      </w:sdt>
      <w:customXmlInsRangeEnd w:id="521"/>
      <w:r w:rsidR="005E4197" w:rsidRPr="00D71899">
        <w:rPr>
          <w:lang w:eastAsia="en-US"/>
        </w:rPr>
        <w:t xml:space="preserve">) as well as </w:t>
      </w:r>
      <w:r w:rsidR="00C76AB7" w:rsidRPr="00D71899">
        <w:rPr>
          <w:lang w:eastAsia="en-US"/>
        </w:rPr>
        <w:t xml:space="preserve">trauma, addictions, psychoses, and the major </w:t>
      </w:r>
      <w:r w:rsidRPr="00D71899">
        <w:rPr>
          <w:lang w:eastAsia="en-US"/>
        </w:rPr>
        <w:t xml:space="preserve">psychological </w:t>
      </w:r>
      <w:r w:rsidR="00C76AB7" w:rsidRPr="00D71899">
        <w:rPr>
          <w:lang w:eastAsia="en-US"/>
        </w:rPr>
        <w:t xml:space="preserve">and psychiatric </w:t>
      </w:r>
      <w:r w:rsidR="005E4197" w:rsidRPr="00D71899">
        <w:rPr>
          <w:lang w:eastAsia="en-US"/>
        </w:rPr>
        <w:t>disorders</w:t>
      </w:r>
      <w:r w:rsidR="00C76AB7" w:rsidRPr="00D71899">
        <w:rPr>
          <w:lang w:eastAsia="en-US"/>
        </w:rPr>
        <w:t xml:space="preserve"> </w:t>
      </w:r>
      <w:r w:rsidR="005E4197" w:rsidRPr="00D71899">
        <w:rPr>
          <w:lang w:eastAsia="en-US"/>
        </w:rPr>
        <w:t>(</w:t>
      </w:r>
      <w:proofErr w:type="spellStart"/>
      <w:r w:rsidR="005E4197" w:rsidRPr="00AA173B">
        <w:rPr>
          <w:rStyle w:val="citebib"/>
        </w:rPr>
        <w:t>Clance</w:t>
      </w:r>
      <w:proofErr w:type="spellEnd"/>
      <w:del w:id="522" w:author="AQ" w:date="2025-08-03T08:52:00Z">
        <w:r w:rsidR="005E4197" w:rsidRPr="00AA173B" w:rsidDel="00B35A6E">
          <w:rPr>
            <w:rStyle w:val="citebib"/>
          </w:rPr>
          <w:delText>, Thompson, Simerly, &amp; Weiss,</w:delText>
        </w:r>
      </w:del>
      <w:ins w:id="523" w:author="AQ" w:date="2025-08-03T08:52:00Z">
        <w:r w:rsidR="00B35A6E" w:rsidRPr="00AA173B">
          <w:rPr>
            <w:rStyle w:val="citebib"/>
          </w:rPr>
          <w:t xml:space="preserve"> et al.</w:t>
        </w:r>
      </w:ins>
      <w:r w:rsidR="005E4197" w:rsidRPr="00AA173B">
        <w:rPr>
          <w:rStyle w:val="citebib"/>
        </w:rPr>
        <w:t xml:space="preserve"> 1994</w:t>
      </w:r>
      <w:r w:rsidR="00C76AB7" w:rsidRPr="00D71899">
        <w:rPr>
          <w:lang w:eastAsia="en-US"/>
        </w:rPr>
        <w:t xml:space="preserve">; </w:t>
      </w:r>
      <w:customXmlInsRangeStart w:id="524" w:author="AQ" w:date="2025-08-03T08:56:00Z"/>
      <w:sdt>
        <w:sdtPr>
          <w:rPr>
            <w:lang w:eastAsia="en-US"/>
          </w:rPr>
          <w:alias w:val="BibCitation"/>
          <w:tag w:val="BibRef40"/>
          <w:id w:val="373975310"/>
          <w:placeholder>
            <w:docPart w:val="DefaultPlaceholder_1082065158"/>
          </w:placeholder>
        </w:sdtPr>
        <w:sdtEndPr>
          <w:rPr>
            <w:rStyle w:val="AQ"/>
            <w:rFonts w:cs="Times New Roman"/>
            <w:u w:val="thick" w:color="000000"/>
            <w:lang w:eastAsia="en-IN"/>
          </w:rPr>
        </w:sdtEndPr>
        <w:sdtContent>
          <w:customXmlInsRangeEnd w:id="524"/>
          <w:r w:rsidR="00C76AB7" w:rsidRPr="0099569C">
            <w:rPr>
              <w:rStyle w:val="AQ"/>
              <w:rFonts w:cs="Times New Roman"/>
              <w:highlight w:val="green"/>
              <w:u w:val="none"/>
              <w:rPrChange w:id="525" w:author="AQ" w:date="2025-08-03T08:56:00Z">
                <w:rPr>
                  <w:rStyle w:val="AQ"/>
                  <w:rFonts w:cs="Times New Roman"/>
                  <w:u w:val="none"/>
                </w:rPr>
              </w:rPrChange>
            </w:rPr>
            <w:t>Greenberg,</w:t>
          </w:r>
          <w:r w:rsidR="00DC3464" w:rsidRPr="0099569C">
            <w:rPr>
              <w:rStyle w:val="AQ"/>
              <w:rFonts w:cs="Times New Roman"/>
              <w:highlight w:val="green"/>
              <w:u w:val="none"/>
              <w:rPrChange w:id="526" w:author="AQ" w:date="2025-08-03T08:56:00Z">
                <w:rPr>
                  <w:rStyle w:val="AQ"/>
                  <w:rFonts w:cs="Times New Roman"/>
                  <w:u w:val="none"/>
                </w:rPr>
              </w:rPrChange>
            </w:rPr>
            <w:t xml:space="preserve"> </w:t>
          </w:r>
          <w:r w:rsidR="00C76AB7" w:rsidRPr="0099569C">
            <w:rPr>
              <w:rStyle w:val="AQ"/>
              <w:rFonts w:cs="Times New Roman"/>
              <w:highlight w:val="green"/>
              <w:u w:val="none"/>
              <w:rPrChange w:id="527" w:author="AQ" w:date="2025-08-03T08:56:00Z">
                <w:rPr>
                  <w:rStyle w:val="AQ"/>
                  <w:rFonts w:cs="Times New Roman"/>
                  <w:u w:val="none"/>
                </w:rPr>
              </w:rPrChange>
            </w:rPr>
            <w:t>2015</w:t>
          </w:r>
          <w:customXmlInsRangeStart w:id="528" w:author="AQ" w:date="2025-08-03T08:56:00Z"/>
        </w:sdtContent>
      </w:sdt>
      <w:customXmlInsRangeEnd w:id="528"/>
      <w:r w:rsidR="00DC3464" w:rsidRPr="00D71899">
        <w:rPr>
          <w:rStyle w:val="AQ"/>
          <w:rFonts w:cs="Times New Roman"/>
          <w:u w:val="none"/>
        </w:rPr>
        <w:t xml:space="preserve">; </w:t>
      </w:r>
      <w:proofErr w:type="spellStart"/>
      <w:r w:rsidR="00C76AB7" w:rsidRPr="00D71899">
        <w:rPr>
          <w:lang w:eastAsia="en-US"/>
        </w:rPr>
        <w:t>Matzko</w:t>
      </w:r>
      <w:proofErr w:type="spellEnd"/>
      <w:r w:rsidR="00C76AB7" w:rsidRPr="00D71899">
        <w:rPr>
          <w:lang w:eastAsia="en-US"/>
        </w:rPr>
        <w:t xml:space="preserve">, </w:t>
      </w:r>
      <w:commentRangeStart w:id="529"/>
      <w:r w:rsidR="00C76AB7" w:rsidRPr="00D71899">
        <w:rPr>
          <w:lang w:eastAsia="en-US"/>
        </w:rPr>
        <w:t>1997</w:t>
      </w:r>
      <w:commentRangeEnd w:id="529"/>
      <w:r w:rsidR="00465847">
        <w:rPr>
          <w:rStyle w:val="CommentReference"/>
          <w:rFonts w:asciiTheme="minorHAnsi" w:hAnsiTheme="minorHAnsi" w:cstheme="minorBidi"/>
          <w:color w:val="auto"/>
          <w:lang w:val="en-IN"/>
        </w:rPr>
        <w:commentReference w:id="529"/>
      </w:r>
      <w:r w:rsidR="00DC3464" w:rsidRPr="00D71899">
        <w:rPr>
          <w:lang w:eastAsia="en-US"/>
        </w:rPr>
        <w:t xml:space="preserve">; </w:t>
      </w:r>
      <w:customXmlInsRangeStart w:id="530" w:author="AQ" w:date="2025-08-03T08:57:00Z"/>
      <w:sdt>
        <w:sdtPr>
          <w:rPr>
            <w:lang w:eastAsia="en-US"/>
          </w:rPr>
          <w:alias w:val="BibCitation"/>
          <w:tag w:val="BibRef83"/>
          <w:id w:val="587265052"/>
          <w:placeholder>
            <w:docPart w:val="DefaultPlaceholder_1082065158"/>
          </w:placeholder>
        </w:sdtPr>
        <w:sdtEndPr/>
        <w:sdtContent>
          <w:customXmlInsRangeEnd w:id="530"/>
          <w:customXmlInsRangeStart w:id="531" w:author="AQ" w:date="2025-08-03T08:57:00Z"/>
          <w:sdt>
            <w:sdtPr>
              <w:rPr>
                <w:lang w:eastAsia="en-US"/>
              </w:rPr>
              <w:alias w:val="BibCitation"/>
              <w:tag w:val="BibRef83"/>
              <w:id w:val="1569999309"/>
              <w:placeholder>
                <w:docPart w:val="DefaultPlaceholder_1082065158"/>
              </w:placeholder>
            </w:sdtPr>
            <w:sdtEndPr>
              <w:rPr>
                <w:highlight w:val="green"/>
              </w:rPr>
            </w:sdtEndPr>
            <w:sdtContent>
              <w:customXmlInsRangeEnd w:id="531"/>
              <w:r w:rsidR="005E4197" w:rsidRPr="0099569C">
                <w:rPr>
                  <w:highlight w:val="green"/>
                  <w:lang w:eastAsia="en-US"/>
                  <w:rPrChange w:id="532" w:author="AQ" w:date="2025-08-03T08:57:00Z">
                    <w:rPr>
                      <w:rFonts w:cs="Times New Roman"/>
                      <w:lang w:eastAsia="en-US"/>
                    </w:rPr>
                  </w:rPrChange>
                </w:rPr>
                <w:t>Root, 1996</w:t>
              </w:r>
              <w:customXmlInsRangeStart w:id="533" w:author="AQ" w:date="2025-08-03T08:57:00Z"/>
            </w:sdtContent>
          </w:sdt>
          <w:customXmlInsRangeEnd w:id="533"/>
          <w:customXmlInsRangeStart w:id="534" w:author="AQ" w:date="2025-08-03T08:57:00Z"/>
        </w:sdtContent>
      </w:sdt>
      <w:customXmlInsRangeEnd w:id="534"/>
      <w:r w:rsidR="00DC3464" w:rsidRPr="00D71899">
        <w:rPr>
          <w:lang w:eastAsia="en-US"/>
        </w:rPr>
        <w:t xml:space="preserve">; </w:t>
      </w:r>
      <w:proofErr w:type="spellStart"/>
      <w:r w:rsidR="005E4197" w:rsidRPr="00D71899">
        <w:rPr>
          <w:lang w:eastAsia="en-US"/>
        </w:rPr>
        <w:t>Serok</w:t>
      </w:r>
      <w:proofErr w:type="spellEnd"/>
      <w:r w:rsidR="005E4197" w:rsidRPr="00D71899">
        <w:rPr>
          <w:lang w:eastAsia="en-US"/>
        </w:rPr>
        <w:t xml:space="preserve">, </w:t>
      </w:r>
      <w:commentRangeStart w:id="535"/>
      <w:r w:rsidR="005E4197" w:rsidRPr="00D71899">
        <w:rPr>
          <w:lang w:eastAsia="en-US"/>
        </w:rPr>
        <w:t>1985</w:t>
      </w:r>
      <w:commentRangeEnd w:id="535"/>
      <w:r w:rsidR="005C68A5">
        <w:rPr>
          <w:rStyle w:val="CommentReference"/>
          <w:rFonts w:asciiTheme="minorHAnsi" w:hAnsiTheme="minorHAnsi" w:cstheme="minorBidi"/>
          <w:color w:val="auto"/>
          <w:lang w:val="en-IN"/>
        </w:rPr>
        <w:commentReference w:id="535"/>
      </w:r>
      <w:r w:rsidR="005E4197" w:rsidRPr="00D71899">
        <w:rPr>
          <w:lang w:eastAsia="en-US"/>
        </w:rPr>
        <w:t xml:space="preserve">). </w:t>
      </w:r>
      <w:r w:rsidR="00D077F5" w:rsidRPr="00D71899">
        <w:rPr>
          <w:lang w:eastAsia="en-US"/>
        </w:rPr>
        <w:t>Recent work has focused on training Gestalt therapist</w:t>
      </w:r>
      <w:r w:rsidR="00DC3464" w:rsidRPr="00D71899">
        <w:rPr>
          <w:lang w:eastAsia="en-US"/>
        </w:rPr>
        <w:t>s</w:t>
      </w:r>
      <w:r w:rsidR="00D077F5" w:rsidRPr="00D71899">
        <w:rPr>
          <w:lang w:eastAsia="en-US"/>
        </w:rPr>
        <w:t xml:space="preserve">. </w:t>
      </w:r>
      <w:r w:rsidR="00785552" w:rsidRPr="00D71899">
        <w:rPr>
          <w:lang w:eastAsia="en-US"/>
        </w:rPr>
        <w:t xml:space="preserve">In a qualitative study, </w:t>
      </w:r>
      <w:r w:rsidRPr="00D71899">
        <w:rPr>
          <w:lang w:eastAsia="en-US"/>
        </w:rPr>
        <w:t xml:space="preserve">several </w:t>
      </w:r>
      <w:r w:rsidR="00785552" w:rsidRPr="00D71899">
        <w:rPr>
          <w:lang w:eastAsia="en-US"/>
        </w:rPr>
        <w:t xml:space="preserve">important themes </w:t>
      </w:r>
      <w:r w:rsidRPr="00D71899">
        <w:rPr>
          <w:lang w:eastAsia="en-US"/>
        </w:rPr>
        <w:t xml:space="preserve">were identified when using </w:t>
      </w:r>
      <w:r w:rsidR="00785552" w:rsidRPr="00D71899">
        <w:rPr>
          <w:lang w:eastAsia="en-US"/>
        </w:rPr>
        <w:t>personal therapy in the training of Gestalt therapists</w:t>
      </w:r>
      <w:r w:rsidR="00F42F48" w:rsidRPr="00D71899">
        <w:rPr>
          <w:lang w:eastAsia="en-US"/>
        </w:rPr>
        <w:t>,</w:t>
      </w:r>
      <w:r w:rsidR="00785552" w:rsidRPr="00D71899">
        <w:rPr>
          <w:lang w:eastAsia="en-US"/>
        </w:rPr>
        <w:t xml:space="preserve"> </w:t>
      </w:r>
      <w:r w:rsidR="00C76AB7" w:rsidRPr="00D71899">
        <w:rPr>
          <w:lang w:eastAsia="en-US"/>
        </w:rPr>
        <w:t>with relation</w:t>
      </w:r>
      <w:r w:rsidR="00DC3464" w:rsidRPr="00D71899">
        <w:rPr>
          <w:lang w:eastAsia="en-US"/>
        </w:rPr>
        <w:t xml:space="preserve">al aspects the </w:t>
      </w:r>
      <w:r w:rsidR="00C76AB7" w:rsidRPr="00D71899">
        <w:rPr>
          <w:lang w:eastAsia="en-US"/>
        </w:rPr>
        <w:t xml:space="preserve">most </w:t>
      </w:r>
      <w:r w:rsidR="00F42F48" w:rsidRPr="00D71899">
        <w:rPr>
          <w:lang w:eastAsia="en-US"/>
        </w:rPr>
        <w:t>significant</w:t>
      </w:r>
      <w:r w:rsidR="00C76AB7" w:rsidRPr="00D71899">
        <w:rPr>
          <w:lang w:eastAsia="en-US"/>
        </w:rPr>
        <w:t xml:space="preserve"> </w:t>
      </w:r>
      <w:r w:rsidR="00D077F5" w:rsidRPr="00D71899">
        <w:rPr>
          <w:lang w:eastAsia="en-US"/>
        </w:rPr>
        <w:t>(</w:t>
      </w:r>
      <w:r w:rsidR="00785552" w:rsidRPr="00AA173B">
        <w:rPr>
          <w:rStyle w:val="citebib"/>
        </w:rPr>
        <w:t>Cavanagh</w:t>
      </w:r>
      <w:del w:id="536" w:author="AQ" w:date="2025-08-03T08:52:00Z">
        <w:r w:rsidR="00785552" w:rsidRPr="00AA173B" w:rsidDel="00B35A6E">
          <w:rPr>
            <w:rStyle w:val="citebib"/>
          </w:rPr>
          <w:delText xml:space="preserve">, Root, </w:delText>
        </w:r>
        <w:r w:rsidR="00DC3464" w:rsidRPr="00AA173B" w:rsidDel="00B35A6E">
          <w:rPr>
            <w:rStyle w:val="citebib"/>
          </w:rPr>
          <w:delText>&amp;</w:delText>
        </w:r>
        <w:r w:rsidR="00785552" w:rsidRPr="00AA173B" w:rsidDel="00B35A6E">
          <w:rPr>
            <w:rStyle w:val="citebib"/>
          </w:rPr>
          <w:delText xml:space="preserve"> Ouzia</w:delText>
        </w:r>
        <w:r w:rsidR="00D077F5" w:rsidRPr="00AA173B" w:rsidDel="00B35A6E">
          <w:rPr>
            <w:rStyle w:val="citebib"/>
          </w:rPr>
          <w:delText>,</w:delText>
        </w:r>
      </w:del>
      <w:ins w:id="537" w:author="AQ" w:date="2025-08-03T08:52:00Z">
        <w:r w:rsidR="00B35A6E" w:rsidRPr="00AA173B">
          <w:rPr>
            <w:rStyle w:val="citebib"/>
          </w:rPr>
          <w:t xml:space="preserve"> et al.</w:t>
        </w:r>
      </w:ins>
      <w:r w:rsidR="00D077F5" w:rsidRPr="00AA173B">
        <w:rPr>
          <w:rStyle w:val="citebib"/>
        </w:rPr>
        <w:t xml:space="preserve"> </w:t>
      </w:r>
      <w:r w:rsidR="00785552" w:rsidRPr="00AA173B">
        <w:rPr>
          <w:rStyle w:val="citebib"/>
        </w:rPr>
        <w:t>2024</w:t>
      </w:r>
      <w:r w:rsidR="00785552" w:rsidRPr="00D71899">
        <w:rPr>
          <w:lang w:eastAsia="en-US"/>
        </w:rPr>
        <w:t xml:space="preserve">). </w:t>
      </w:r>
      <w:r w:rsidRPr="00D71899">
        <w:rPr>
          <w:lang w:eastAsia="en-US"/>
        </w:rPr>
        <w:t xml:space="preserve">In a grounded theory study for training Gestalt therapists, case formulation was found to be </w:t>
      </w:r>
      <w:r w:rsidR="00DC3464" w:rsidRPr="00D71899">
        <w:rPr>
          <w:lang w:eastAsia="en-US"/>
        </w:rPr>
        <w:t xml:space="preserve">most </w:t>
      </w:r>
      <w:r w:rsidRPr="00D71899">
        <w:rPr>
          <w:lang w:eastAsia="en-US"/>
        </w:rPr>
        <w:t xml:space="preserve">useful for </w:t>
      </w:r>
      <w:r w:rsidR="001437F6" w:rsidRPr="00D71899">
        <w:rPr>
          <w:lang w:eastAsia="en-US"/>
        </w:rPr>
        <w:t xml:space="preserve">practice, training, and supervision </w:t>
      </w:r>
      <w:r w:rsidR="001437F6" w:rsidRPr="00D71899">
        <w:rPr>
          <w:lang w:eastAsia="en-US"/>
        </w:rPr>
        <w:lastRenderedPageBreak/>
        <w:t>(</w:t>
      </w:r>
      <w:proofErr w:type="spellStart"/>
      <w:customXmlInsRangeStart w:id="538" w:author="AQ" w:date="2025-08-03T08:57:00Z"/>
      <w:sdt>
        <w:sdtPr>
          <w:rPr>
            <w:lang w:eastAsia="en-US"/>
          </w:rPr>
          <w:alias w:val="BibCitation"/>
          <w:tag w:val="BibRef90"/>
          <w:id w:val="496542676"/>
          <w:placeholder>
            <w:docPart w:val="DefaultPlaceholder_1082065158"/>
          </w:placeholder>
        </w:sdtPr>
        <w:sdtEndPr/>
        <w:sdtContent>
          <w:customXmlInsRangeEnd w:id="538"/>
          <w:customXmlInsRangeStart w:id="539" w:author="AQ" w:date="2025-08-03T08:57:00Z"/>
          <w:sdt>
            <w:sdtPr>
              <w:rPr>
                <w:lang w:eastAsia="en-US"/>
              </w:rPr>
              <w:alias w:val="BibCitation"/>
              <w:tag w:val="BibRef90"/>
              <w:id w:val="423072950"/>
              <w:placeholder>
                <w:docPart w:val="DefaultPlaceholder_1082065158"/>
              </w:placeholder>
            </w:sdtPr>
            <w:sdtEndPr>
              <w:rPr>
                <w:highlight w:val="green"/>
              </w:rPr>
            </w:sdtEndPr>
            <w:sdtContent>
              <w:customXmlInsRangeEnd w:id="539"/>
              <w:r w:rsidR="001437F6" w:rsidRPr="0099569C">
                <w:rPr>
                  <w:highlight w:val="green"/>
                  <w:rPrChange w:id="540" w:author="AQ" w:date="2025-08-03T08:57:00Z">
                    <w:rPr>
                      <w:rFonts w:cs="Times New Roman"/>
                    </w:rPr>
                  </w:rPrChange>
                </w:rPr>
                <w:t>Šromová</w:t>
              </w:r>
              <w:proofErr w:type="spellEnd"/>
              <w:r w:rsidR="001437F6" w:rsidRPr="0099569C">
                <w:rPr>
                  <w:highlight w:val="green"/>
                  <w:rPrChange w:id="541" w:author="AQ" w:date="2025-08-03T08:57:00Z">
                    <w:rPr>
                      <w:rFonts w:cs="Times New Roman"/>
                    </w:rPr>
                  </w:rPrChange>
                </w:rPr>
                <w:t xml:space="preserve"> &amp; </w:t>
              </w:r>
              <w:proofErr w:type="spellStart"/>
              <w:r w:rsidR="001437F6" w:rsidRPr="0099569C">
                <w:rPr>
                  <w:highlight w:val="green"/>
                  <w:lang w:eastAsia="en-US"/>
                  <w:rPrChange w:id="542" w:author="AQ" w:date="2025-08-03T08:57:00Z">
                    <w:rPr>
                      <w:rFonts w:cs="Times New Roman"/>
                      <w:lang w:eastAsia="en-US"/>
                    </w:rPr>
                  </w:rPrChange>
                </w:rPr>
                <w:t>Roubal</w:t>
              </w:r>
              <w:proofErr w:type="spellEnd"/>
              <w:r w:rsidR="001437F6" w:rsidRPr="0099569C">
                <w:rPr>
                  <w:highlight w:val="green"/>
                  <w:lang w:eastAsia="en-US"/>
                  <w:rPrChange w:id="543" w:author="AQ" w:date="2025-08-03T08:57:00Z">
                    <w:rPr>
                      <w:rFonts w:cs="Times New Roman"/>
                      <w:lang w:eastAsia="en-US"/>
                    </w:rPr>
                  </w:rPrChange>
                </w:rPr>
                <w:t>, 2022</w:t>
              </w:r>
              <w:customXmlInsRangeStart w:id="544" w:author="AQ" w:date="2025-08-03T08:57:00Z"/>
            </w:sdtContent>
          </w:sdt>
          <w:customXmlInsRangeEnd w:id="544"/>
          <w:customXmlInsRangeStart w:id="545" w:author="AQ" w:date="2025-08-03T08:57:00Z"/>
        </w:sdtContent>
      </w:sdt>
      <w:customXmlInsRangeEnd w:id="545"/>
      <w:r w:rsidR="001437F6" w:rsidRPr="00D71899">
        <w:rPr>
          <w:lang w:eastAsia="en-US"/>
        </w:rPr>
        <w:t>).</w:t>
      </w:r>
    </w:p>
    <w:p w14:paraId="0892AF0F" w14:textId="7B1C768F" w:rsidR="005E4197" w:rsidRPr="00D71899" w:rsidRDefault="005E4197" w:rsidP="00AA173B">
      <w:pPr>
        <w:pStyle w:val="ParaFirstLine-Ind"/>
        <w:rPr>
          <w:lang w:eastAsia="en-US"/>
        </w:rPr>
      </w:pPr>
      <w:r w:rsidRPr="00D71899">
        <w:rPr>
          <w:lang w:eastAsia="en-US"/>
        </w:rPr>
        <w:t xml:space="preserve">Emotion-focused therapy is one of the most highly researched, evidence-based approaches. Texts for reviewing the </w:t>
      </w:r>
      <w:r w:rsidR="00DC3464" w:rsidRPr="00D71899">
        <w:rPr>
          <w:lang w:eastAsia="en-US"/>
        </w:rPr>
        <w:t xml:space="preserve">extensive </w:t>
      </w:r>
      <w:r w:rsidRPr="00D71899">
        <w:rPr>
          <w:lang w:eastAsia="en-US"/>
        </w:rPr>
        <w:t xml:space="preserve">research include Elliott, Greenberg, and </w:t>
      </w:r>
      <w:proofErr w:type="spellStart"/>
      <w:r w:rsidRPr="00D71899">
        <w:rPr>
          <w:lang w:eastAsia="en-US"/>
        </w:rPr>
        <w:t>Lietaer’s</w:t>
      </w:r>
      <w:proofErr w:type="spellEnd"/>
      <w:r w:rsidRPr="00D71899">
        <w:rPr>
          <w:lang w:eastAsia="en-US"/>
        </w:rPr>
        <w:t xml:space="preserve"> chapter on research in experiential psychotherapies in </w:t>
      </w:r>
      <w:r w:rsidRPr="00D71899">
        <w:rPr>
          <w:i/>
          <w:lang w:eastAsia="en-US"/>
        </w:rPr>
        <w:t>Bergin &amp; Garfield’s Handbook of Psychotherapy and Behavior Change</w:t>
      </w:r>
      <w:r w:rsidRPr="00D71899">
        <w:rPr>
          <w:lang w:eastAsia="en-US"/>
        </w:rPr>
        <w:t xml:space="preserve"> (</w:t>
      </w:r>
      <w:r w:rsidRPr="006D45DC">
        <w:rPr>
          <w:rStyle w:val="citebib"/>
        </w:rPr>
        <w:t>2004</w:t>
      </w:r>
      <w:r w:rsidRPr="00D71899">
        <w:rPr>
          <w:lang w:eastAsia="en-US"/>
        </w:rPr>
        <w:t xml:space="preserve">) and Schneider, </w:t>
      </w:r>
      <w:proofErr w:type="spellStart"/>
      <w:r w:rsidRPr="00D71899">
        <w:rPr>
          <w:lang w:eastAsia="en-US"/>
        </w:rPr>
        <w:t>Bugental</w:t>
      </w:r>
      <w:proofErr w:type="spellEnd"/>
      <w:r w:rsidRPr="00D71899">
        <w:rPr>
          <w:lang w:eastAsia="en-US"/>
        </w:rPr>
        <w:t xml:space="preserve">, and Pierson’s </w:t>
      </w:r>
      <w:r w:rsidRPr="00D71899">
        <w:rPr>
          <w:i/>
          <w:lang w:eastAsia="en-US"/>
        </w:rPr>
        <w:t xml:space="preserve">Handbook of Humanistic Psychology: Leading Edges in Theory, Research, and Practice </w:t>
      </w:r>
      <w:r w:rsidRPr="00D71899">
        <w:rPr>
          <w:lang w:eastAsia="en-US"/>
        </w:rPr>
        <w:t>(</w:t>
      </w:r>
      <w:r w:rsidRPr="006D45DC">
        <w:rPr>
          <w:rStyle w:val="citebib"/>
        </w:rPr>
        <w:t>2001</w:t>
      </w:r>
      <w:r w:rsidRPr="00D71899">
        <w:rPr>
          <w:lang w:eastAsia="en-US"/>
        </w:rPr>
        <w:t xml:space="preserve">). </w:t>
      </w:r>
      <w:r w:rsidR="00DC3464" w:rsidRPr="00D71899">
        <w:rPr>
          <w:lang w:eastAsia="en-US"/>
        </w:rPr>
        <w:t xml:space="preserve">A seminal text has been published by </w:t>
      </w:r>
      <w:customXmlInsRangeStart w:id="546" w:author="AQ" w:date="2025-08-03T08:56:00Z"/>
      <w:sdt>
        <w:sdtPr>
          <w:rPr>
            <w:lang w:eastAsia="en-US"/>
          </w:rPr>
          <w:alias w:val="BibCitation"/>
          <w:tag w:val="BibRef67"/>
          <w:id w:val="1074095255"/>
          <w:placeholder>
            <w:docPart w:val="DefaultPlaceholder_1082065158"/>
          </w:placeholder>
        </w:sdtPr>
        <w:sdtEndPr/>
        <w:sdtContent>
          <w:customXmlInsRangeEnd w:id="546"/>
          <w:customXmlInsRangeStart w:id="547" w:author="AQ" w:date="2025-08-03T08:56:00Z"/>
          <w:sdt>
            <w:sdtPr>
              <w:rPr>
                <w:lang w:eastAsia="en-US"/>
              </w:rPr>
              <w:alias w:val="BibCitation"/>
              <w:tag w:val="BibRef67"/>
              <w:id w:val="344525073"/>
              <w:placeholder>
                <w:docPart w:val="DefaultPlaceholder_1082065158"/>
              </w:placeholder>
            </w:sdtPr>
            <w:sdtEndPr>
              <w:rPr>
                <w:highlight w:val="green"/>
              </w:rPr>
            </w:sdtEndPr>
            <w:sdtContent>
              <w:customXmlInsRangeEnd w:id="547"/>
              <w:proofErr w:type="spellStart"/>
              <w:r w:rsidR="00DC3464" w:rsidRPr="0099569C">
                <w:rPr>
                  <w:highlight w:val="green"/>
                  <w:lang w:eastAsia="en-US"/>
                  <w:rPrChange w:id="548" w:author="AQ" w:date="2025-08-03T08:56:00Z">
                    <w:rPr>
                      <w:rFonts w:cs="Times New Roman"/>
                      <w:lang w:eastAsia="en-US"/>
                    </w:rPr>
                  </w:rPrChange>
                </w:rPr>
                <w:t>Paivio</w:t>
              </w:r>
              <w:proofErr w:type="spellEnd"/>
              <w:r w:rsidR="00DC3464" w:rsidRPr="0099569C">
                <w:rPr>
                  <w:highlight w:val="green"/>
                  <w:lang w:eastAsia="en-US"/>
                  <w:rPrChange w:id="549" w:author="AQ" w:date="2025-08-03T08:56:00Z">
                    <w:rPr>
                      <w:rFonts w:cs="Times New Roman"/>
                      <w:lang w:eastAsia="en-US"/>
                    </w:rPr>
                  </w:rPrChange>
                </w:rPr>
                <w:t xml:space="preserve"> and </w:t>
              </w:r>
              <w:proofErr w:type="spellStart"/>
              <w:r w:rsidR="00DC3464" w:rsidRPr="0099569C">
                <w:rPr>
                  <w:highlight w:val="green"/>
                  <w:lang w:eastAsia="en-US"/>
                  <w:rPrChange w:id="550" w:author="AQ" w:date="2025-08-03T08:56:00Z">
                    <w:rPr>
                      <w:rFonts w:cs="Times New Roman"/>
                      <w:lang w:eastAsia="en-US"/>
                    </w:rPr>
                  </w:rPrChange>
                </w:rPr>
                <w:t>Pascual</w:t>
              </w:r>
              <w:proofErr w:type="spellEnd"/>
              <w:r w:rsidR="00DC3464" w:rsidRPr="0099569C">
                <w:rPr>
                  <w:highlight w:val="green"/>
                  <w:lang w:eastAsia="en-US"/>
                  <w:rPrChange w:id="551" w:author="AQ" w:date="2025-08-03T08:56:00Z">
                    <w:rPr>
                      <w:rFonts w:cs="Times New Roman"/>
                      <w:lang w:eastAsia="en-US"/>
                    </w:rPr>
                  </w:rPrChange>
                </w:rPr>
                <w:t>-Leone (2010)</w:t>
              </w:r>
              <w:customXmlInsRangeStart w:id="552" w:author="AQ" w:date="2025-08-03T08:56:00Z"/>
            </w:sdtContent>
          </w:sdt>
          <w:customXmlInsRangeEnd w:id="552"/>
          <w:customXmlInsRangeStart w:id="553" w:author="AQ" w:date="2025-08-03T08:56:00Z"/>
        </w:sdtContent>
      </w:sdt>
      <w:customXmlInsRangeEnd w:id="553"/>
      <w:r w:rsidR="00DC3464" w:rsidRPr="00D71899">
        <w:rPr>
          <w:lang w:eastAsia="en-US"/>
        </w:rPr>
        <w:t xml:space="preserve"> entitled </w:t>
      </w:r>
      <w:r w:rsidR="00DC3464" w:rsidRPr="00D71899">
        <w:rPr>
          <w:i/>
          <w:iCs/>
          <w:lang w:eastAsia="en-US"/>
        </w:rPr>
        <w:t xml:space="preserve">Emotion-Focused Therapy for Complex Trauma, </w:t>
      </w:r>
      <w:r w:rsidR="00DC3464" w:rsidRPr="00D71899">
        <w:rPr>
          <w:lang w:eastAsia="en-US"/>
        </w:rPr>
        <w:t xml:space="preserve">which cites a number of </w:t>
      </w:r>
      <w:r w:rsidR="001300CF" w:rsidRPr="00D71899">
        <w:rPr>
          <w:lang w:eastAsia="en-US"/>
        </w:rPr>
        <w:t xml:space="preserve">effective </w:t>
      </w:r>
      <w:r w:rsidR="00DC3464" w:rsidRPr="00D71899">
        <w:rPr>
          <w:lang w:eastAsia="en-US"/>
        </w:rPr>
        <w:t xml:space="preserve">research studies. </w:t>
      </w:r>
      <w:r w:rsidRPr="0099569C">
        <w:rPr>
          <w:rStyle w:val="citebib"/>
        </w:rPr>
        <w:t>Watson</w:t>
      </w:r>
      <w:del w:id="554" w:author="AQ" w:date="2025-08-03T08:52:00Z">
        <w:r w:rsidRPr="0099569C" w:rsidDel="00B35A6E">
          <w:rPr>
            <w:rStyle w:val="citebib"/>
          </w:rPr>
          <w:delText>, Gordon, Stermac, Kalogerakos, and Steckley</w:delText>
        </w:r>
      </w:del>
      <w:ins w:id="555" w:author="AQ" w:date="2025-08-03T08:52:00Z">
        <w:r w:rsidR="00B35A6E" w:rsidRPr="0099569C">
          <w:rPr>
            <w:rStyle w:val="citebib"/>
          </w:rPr>
          <w:t xml:space="preserve"> et al.</w:t>
        </w:r>
      </w:ins>
      <w:r w:rsidRPr="0099569C">
        <w:rPr>
          <w:rStyle w:val="citebib"/>
        </w:rPr>
        <w:t xml:space="preserve"> (2003)</w:t>
      </w:r>
      <w:r w:rsidRPr="00D71899">
        <w:rPr>
          <w:lang w:eastAsia="en-US"/>
        </w:rPr>
        <w:t xml:space="preserve"> compared the effectiveness of EFT with cognitive behavioral psychotherapy in the treatment of depression and found EFT to be more effective and </w:t>
      </w:r>
      <w:r w:rsidR="009A51A8" w:rsidRPr="00D71899">
        <w:rPr>
          <w:lang w:eastAsia="en-US"/>
        </w:rPr>
        <w:t xml:space="preserve">more able to maintain </w:t>
      </w:r>
      <w:r w:rsidRPr="00D71899">
        <w:rPr>
          <w:lang w:eastAsia="en-US"/>
        </w:rPr>
        <w:t xml:space="preserve">therapy gains over time. </w:t>
      </w:r>
      <w:r w:rsidR="006A7F57" w:rsidRPr="00D71899">
        <w:rPr>
          <w:lang w:eastAsia="en-US"/>
        </w:rPr>
        <w:t xml:space="preserve">Past research has </w:t>
      </w:r>
      <w:r w:rsidR="00692717" w:rsidRPr="00D71899">
        <w:rPr>
          <w:lang w:eastAsia="en-US"/>
        </w:rPr>
        <w:t>revealed</w:t>
      </w:r>
      <w:r w:rsidR="006A7F57" w:rsidRPr="00D71899">
        <w:rPr>
          <w:lang w:eastAsia="en-US"/>
        </w:rPr>
        <w:t xml:space="preserve"> </w:t>
      </w:r>
      <w:r w:rsidRPr="00D71899">
        <w:rPr>
          <w:lang w:eastAsia="en-US"/>
        </w:rPr>
        <w:t>EFT</w:t>
      </w:r>
      <w:r w:rsidR="000B4954" w:rsidRPr="00D71899">
        <w:rPr>
          <w:lang w:eastAsia="en-US"/>
        </w:rPr>
        <w:t xml:space="preserve"> </w:t>
      </w:r>
      <w:r w:rsidR="006A7F57" w:rsidRPr="00D71899">
        <w:rPr>
          <w:lang w:eastAsia="en-US"/>
        </w:rPr>
        <w:t>to be</w:t>
      </w:r>
      <w:r w:rsidRPr="00D71899">
        <w:rPr>
          <w:lang w:eastAsia="en-US"/>
        </w:rPr>
        <w:t xml:space="preserve"> </w:t>
      </w:r>
      <w:r w:rsidR="000B4954" w:rsidRPr="00D71899">
        <w:rPr>
          <w:lang w:eastAsia="en-US"/>
        </w:rPr>
        <w:t>found to be effective in treating</w:t>
      </w:r>
      <w:r w:rsidRPr="00D71899">
        <w:rPr>
          <w:lang w:eastAsia="en-US"/>
        </w:rPr>
        <w:t xml:space="preserve"> </w:t>
      </w:r>
      <w:r w:rsidR="000B4954" w:rsidRPr="00D71899">
        <w:rPr>
          <w:lang w:eastAsia="en-US"/>
        </w:rPr>
        <w:t xml:space="preserve">complex childhood </w:t>
      </w:r>
      <w:r w:rsidRPr="00D71899">
        <w:rPr>
          <w:lang w:eastAsia="en-US"/>
        </w:rPr>
        <w:t>trauma</w:t>
      </w:r>
      <w:r w:rsidR="000B4954" w:rsidRPr="00D71899">
        <w:rPr>
          <w:lang w:eastAsia="en-US"/>
        </w:rPr>
        <w:t xml:space="preserve"> of neglect, emotional, physical, and sexual abuse (</w:t>
      </w:r>
      <w:proofErr w:type="spellStart"/>
      <w:customXmlInsRangeStart w:id="556" w:author="AQ" w:date="2025-08-03T08:56:00Z"/>
      <w:sdt>
        <w:sdtPr>
          <w:rPr>
            <w:lang w:eastAsia="en-US"/>
          </w:rPr>
          <w:alias w:val="BibCitation"/>
          <w:tag w:val="BibRef62"/>
          <w:id w:val="975567859"/>
          <w:placeholder>
            <w:docPart w:val="DefaultPlaceholder_1082065158"/>
          </w:placeholder>
        </w:sdtPr>
        <w:sdtEndPr/>
        <w:sdtContent>
          <w:customXmlInsRangeEnd w:id="556"/>
          <w:customXmlInsRangeStart w:id="557" w:author="AQ" w:date="2025-08-03T08:56:00Z"/>
          <w:sdt>
            <w:sdtPr>
              <w:rPr>
                <w:lang w:eastAsia="en-US"/>
              </w:rPr>
              <w:alias w:val="BibCitation"/>
              <w:tag w:val="BibRef62"/>
              <w:id w:val="-631252231"/>
              <w:placeholder>
                <w:docPart w:val="DefaultPlaceholder_1082065158"/>
              </w:placeholder>
            </w:sdtPr>
            <w:sdtEndPr>
              <w:rPr>
                <w:highlight w:val="green"/>
              </w:rPr>
            </w:sdtEndPr>
            <w:sdtContent>
              <w:customXmlInsRangeEnd w:id="557"/>
              <w:r w:rsidR="000B4954" w:rsidRPr="0099569C">
                <w:rPr>
                  <w:highlight w:val="green"/>
                  <w:lang w:eastAsia="en-US"/>
                  <w:rPrChange w:id="558" w:author="AQ" w:date="2025-08-03T08:56:00Z">
                    <w:rPr>
                      <w:rFonts w:cs="Times New Roman"/>
                      <w:lang w:eastAsia="en-US"/>
                    </w:rPr>
                  </w:rPrChange>
                </w:rPr>
                <w:t>Mundorf</w:t>
              </w:r>
              <w:proofErr w:type="spellEnd"/>
              <w:r w:rsidR="000B4954" w:rsidRPr="0099569C">
                <w:rPr>
                  <w:highlight w:val="green"/>
                  <w:lang w:eastAsia="en-US"/>
                  <w:rPrChange w:id="559" w:author="AQ" w:date="2025-08-03T08:56:00Z">
                    <w:rPr>
                      <w:rFonts w:cs="Times New Roman"/>
                      <w:lang w:eastAsia="en-US"/>
                    </w:rPr>
                  </w:rPrChange>
                </w:rPr>
                <w:t xml:space="preserve"> &amp; </w:t>
              </w:r>
              <w:proofErr w:type="spellStart"/>
              <w:r w:rsidR="000B4954" w:rsidRPr="0099569C">
                <w:rPr>
                  <w:highlight w:val="green"/>
                  <w:lang w:eastAsia="en-US"/>
                  <w:rPrChange w:id="560" w:author="AQ" w:date="2025-08-03T08:56:00Z">
                    <w:rPr>
                      <w:rFonts w:cs="Times New Roman"/>
                      <w:lang w:eastAsia="en-US"/>
                    </w:rPr>
                  </w:rPrChange>
                </w:rPr>
                <w:t>Paivio</w:t>
              </w:r>
              <w:proofErr w:type="spellEnd"/>
              <w:r w:rsidR="000B4954" w:rsidRPr="0099569C">
                <w:rPr>
                  <w:highlight w:val="green"/>
                  <w:lang w:eastAsia="en-US"/>
                  <w:rPrChange w:id="561" w:author="AQ" w:date="2025-08-03T08:56:00Z">
                    <w:rPr>
                      <w:rFonts w:cs="Times New Roman"/>
                      <w:lang w:eastAsia="en-US"/>
                    </w:rPr>
                  </w:rPrChange>
                </w:rPr>
                <w:t>, 2011</w:t>
              </w:r>
              <w:customXmlInsRangeStart w:id="562" w:author="AQ" w:date="2025-08-03T08:56:00Z"/>
            </w:sdtContent>
          </w:sdt>
          <w:customXmlInsRangeEnd w:id="562"/>
          <w:customXmlInsRangeStart w:id="563" w:author="AQ" w:date="2025-08-03T08:56:00Z"/>
        </w:sdtContent>
      </w:sdt>
      <w:customXmlInsRangeEnd w:id="563"/>
      <w:r w:rsidR="000B4954" w:rsidRPr="00D71899">
        <w:rPr>
          <w:lang w:eastAsia="en-US"/>
        </w:rPr>
        <w:t xml:space="preserve">; </w:t>
      </w:r>
      <w:customXmlInsRangeStart w:id="564" w:author="AQ" w:date="2025-08-03T08:56:00Z"/>
      <w:sdt>
        <w:sdtPr>
          <w:rPr>
            <w:lang w:eastAsia="en-US"/>
          </w:rPr>
          <w:alias w:val="BibCitation"/>
          <w:tag w:val="BibRef76"/>
          <w:id w:val="514742253"/>
          <w:placeholder>
            <w:docPart w:val="DefaultPlaceholder_1082065158"/>
          </w:placeholder>
        </w:sdtPr>
        <w:sdtEndPr/>
        <w:sdtContent>
          <w:customXmlInsRangeEnd w:id="564"/>
          <w:customXmlInsRangeStart w:id="565" w:author="AQ" w:date="2025-08-03T08:56:00Z"/>
          <w:sdt>
            <w:sdtPr>
              <w:rPr>
                <w:lang w:eastAsia="en-US"/>
              </w:rPr>
              <w:alias w:val="BibCitation"/>
              <w:tag w:val="BibRef76"/>
              <w:id w:val="469404644"/>
              <w:placeholder>
                <w:docPart w:val="DefaultPlaceholder_1082065158"/>
              </w:placeholder>
            </w:sdtPr>
            <w:sdtEndPr>
              <w:rPr>
                <w:highlight w:val="green"/>
              </w:rPr>
            </w:sdtEndPr>
            <w:sdtContent>
              <w:customXmlInsRangeEnd w:id="565"/>
              <w:r w:rsidR="000B4954" w:rsidRPr="0099569C">
                <w:rPr>
                  <w:highlight w:val="green"/>
                  <w:lang w:eastAsia="en-US"/>
                  <w:rPrChange w:id="566" w:author="AQ" w:date="2025-08-03T08:56:00Z">
                    <w:rPr>
                      <w:rFonts w:cs="Times New Roman"/>
                      <w:lang w:eastAsia="en-US"/>
                    </w:rPr>
                  </w:rPrChange>
                </w:rPr>
                <w:t>Robinson, 2018</w:t>
              </w:r>
              <w:customXmlInsRangeStart w:id="567" w:author="AQ" w:date="2025-08-03T08:56:00Z"/>
            </w:sdtContent>
          </w:sdt>
          <w:customXmlInsRangeEnd w:id="567"/>
          <w:customXmlInsRangeStart w:id="568" w:author="AQ" w:date="2025-08-03T08:56:00Z"/>
        </w:sdtContent>
      </w:sdt>
      <w:customXmlInsRangeEnd w:id="568"/>
      <w:r w:rsidR="000B4954" w:rsidRPr="00D71899">
        <w:rPr>
          <w:lang w:eastAsia="en-US"/>
        </w:rPr>
        <w:t>)</w:t>
      </w:r>
      <w:r w:rsidR="006A7F57" w:rsidRPr="00D71899">
        <w:rPr>
          <w:lang w:eastAsia="en-US"/>
        </w:rPr>
        <w:t xml:space="preserve">. More recently, </w:t>
      </w:r>
      <w:proofErr w:type="spellStart"/>
      <w:r w:rsidR="006A7F57" w:rsidRPr="00D71899">
        <w:rPr>
          <w:lang w:eastAsia="en-US"/>
        </w:rPr>
        <w:t>Tschan</w:t>
      </w:r>
      <w:proofErr w:type="spellEnd"/>
      <w:r w:rsidR="006A7F57" w:rsidRPr="00D71899">
        <w:rPr>
          <w:lang w:eastAsia="en-US"/>
        </w:rPr>
        <w:t xml:space="preserve"> </w:t>
      </w:r>
      <w:r w:rsidR="001300CF" w:rsidRPr="00D71899">
        <w:rPr>
          <w:lang w:eastAsia="en-US"/>
        </w:rPr>
        <w:t>and</w:t>
      </w:r>
      <w:r w:rsidR="006A7F57" w:rsidRPr="00D71899">
        <w:rPr>
          <w:lang w:eastAsia="en-US"/>
        </w:rPr>
        <w:t xml:space="preserve"> </w:t>
      </w:r>
      <w:customXmlInsRangeStart w:id="569" w:author="AQ" w:date="2025-08-03T08:56:00Z"/>
      <w:sdt>
        <w:sdtPr>
          <w:rPr>
            <w:lang w:eastAsia="en-US"/>
          </w:rPr>
          <w:alias w:val="BibCitation"/>
          <w:tag w:val="BibRef38"/>
          <w:id w:val="1979266900"/>
          <w:placeholder>
            <w:docPart w:val="DefaultPlaceholder_1082065158"/>
          </w:placeholder>
        </w:sdtPr>
        <w:sdtEndPr/>
        <w:sdtContent>
          <w:customXmlInsRangeEnd w:id="569"/>
          <w:r w:rsidR="006A7F57" w:rsidRPr="0099569C">
            <w:rPr>
              <w:highlight w:val="green"/>
              <w:lang w:eastAsia="en-US"/>
              <w:rPrChange w:id="570" w:author="AQ" w:date="2025-08-03T08:56:00Z">
                <w:rPr>
                  <w:rFonts w:cs="Times New Roman"/>
                  <w:lang w:eastAsia="en-US"/>
                </w:rPr>
              </w:rPrChange>
            </w:rPr>
            <w:t>Goldman (2024)</w:t>
          </w:r>
          <w:customXmlInsRangeStart w:id="571" w:author="AQ" w:date="2025-08-03T08:56:00Z"/>
        </w:sdtContent>
      </w:sdt>
      <w:customXmlInsRangeEnd w:id="571"/>
      <w:r w:rsidR="006A7F57" w:rsidRPr="00D71899">
        <w:rPr>
          <w:lang w:eastAsia="en-US"/>
        </w:rPr>
        <w:t xml:space="preserve"> found EFT to be very effective in treating </w:t>
      </w:r>
      <w:r w:rsidR="00E30B96" w:rsidRPr="00D71899">
        <w:rPr>
          <w:lang w:eastAsia="en-US"/>
        </w:rPr>
        <w:t>patient</w:t>
      </w:r>
      <w:r w:rsidR="006A7F57" w:rsidRPr="00D71899">
        <w:rPr>
          <w:lang w:eastAsia="en-US"/>
        </w:rPr>
        <w:t xml:space="preserve">s with anorexia. </w:t>
      </w:r>
      <w:proofErr w:type="gramStart"/>
      <w:r w:rsidR="00C13A5F" w:rsidRPr="00D71899">
        <w:rPr>
          <w:lang w:eastAsia="en-US"/>
        </w:rPr>
        <w:t xml:space="preserve">A recent qualitative study by </w:t>
      </w:r>
      <w:proofErr w:type="spellStart"/>
      <w:r w:rsidR="00C13A5F" w:rsidRPr="0099569C">
        <w:rPr>
          <w:rStyle w:val="citebib"/>
        </w:rPr>
        <w:t>Taghipour</w:t>
      </w:r>
      <w:proofErr w:type="spellEnd"/>
      <w:del w:id="572" w:author="AQ" w:date="2025-08-03T08:53:00Z">
        <w:r w:rsidR="00C13A5F" w:rsidRPr="0099569C" w:rsidDel="00B35A6E">
          <w:rPr>
            <w:rStyle w:val="citebib"/>
          </w:rPr>
          <w:delText xml:space="preserve">, Sooreshjani, </w:delText>
        </w:r>
        <w:r w:rsidR="001300CF" w:rsidRPr="0099569C" w:rsidDel="00B35A6E">
          <w:rPr>
            <w:rStyle w:val="citebib"/>
          </w:rPr>
          <w:delText>and</w:delText>
        </w:r>
        <w:r w:rsidR="00C13A5F" w:rsidRPr="0099569C" w:rsidDel="00B35A6E">
          <w:rPr>
            <w:rStyle w:val="citebib"/>
          </w:rPr>
          <w:delText xml:space="preserve"> Salehi</w:delText>
        </w:r>
      </w:del>
      <w:ins w:id="573" w:author="AQ" w:date="2025-08-03T08:53:00Z">
        <w:r w:rsidR="00B35A6E" w:rsidRPr="0099569C">
          <w:rPr>
            <w:rStyle w:val="citebib"/>
          </w:rPr>
          <w:t xml:space="preserve"> et al.</w:t>
        </w:r>
      </w:ins>
      <w:r w:rsidR="00C13A5F" w:rsidRPr="0099569C">
        <w:rPr>
          <w:rStyle w:val="citebib"/>
        </w:rPr>
        <w:t xml:space="preserve"> (2025)</w:t>
      </w:r>
      <w:r w:rsidR="00C13A5F" w:rsidRPr="00D71899">
        <w:rPr>
          <w:rStyle w:val="AQ"/>
          <w:rFonts w:cs="Times New Roman"/>
          <w:u w:val="none"/>
        </w:rPr>
        <w:t xml:space="preserve"> highlight</w:t>
      </w:r>
      <w:proofErr w:type="gramEnd"/>
      <w:r w:rsidR="00C13A5F" w:rsidRPr="00D71899">
        <w:rPr>
          <w:rStyle w:val="AQ"/>
          <w:rFonts w:cs="Times New Roman"/>
          <w:u w:val="none"/>
        </w:rPr>
        <w:t xml:space="preserve"> the critical role of therapist</w:t>
      </w:r>
      <w:r w:rsidR="006A7F57" w:rsidRPr="00D71899">
        <w:rPr>
          <w:rStyle w:val="AQ"/>
          <w:rFonts w:cs="Times New Roman"/>
          <w:u w:val="none"/>
        </w:rPr>
        <w:t>’s</w:t>
      </w:r>
      <w:r w:rsidR="00C13A5F" w:rsidRPr="00D71899">
        <w:rPr>
          <w:rStyle w:val="AQ"/>
          <w:rFonts w:cs="Times New Roman"/>
          <w:u w:val="none"/>
        </w:rPr>
        <w:t xml:space="preserve"> self-awareness in the process of using the self in EFT</w:t>
      </w:r>
      <w:r w:rsidR="000B4954" w:rsidRPr="00D71899">
        <w:rPr>
          <w:rStyle w:val="AQ"/>
          <w:rFonts w:cs="Times New Roman"/>
          <w:u w:val="none"/>
        </w:rPr>
        <w:t xml:space="preserve"> training</w:t>
      </w:r>
      <w:r w:rsidR="00C13A5F" w:rsidRPr="00D71899">
        <w:rPr>
          <w:rStyle w:val="AQ"/>
          <w:rFonts w:cs="Times New Roman"/>
          <w:u w:val="none"/>
        </w:rPr>
        <w:t xml:space="preserve">. </w:t>
      </w:r>
      <w:bookmarkStart w:id="574" w:name="_Hlk187694147"/>
    </w:p>
    <w:bookmarkEnd w:id="574"/>
    <w:p w14:paraId="4C5AD673" w14:textId="40E8F817" w:rsidR="00E25B17" w:rsidRPr="00D71899" w:rsidRDefault="00AD7249" w:rsidP="00D73AB8">
      <w:pPr>
        <w:pStyle w:val="ParaFirstLine-Ind"/>
        <w:jc w:val="left"/>
        <w:rPr>
          <w:rFonts w:cs="Times New Roman"/>
          <w:color w:val="auto"/>
          <w:sz w:val="22"/>
          <w:szCs w:val="22"/>
        </w:rPr>
      </w:pPr>
      <w:customXmlInsRangeStart w:id="575" w:author="AQ" w:date="2025-08-03T08:55:00Z"/>
      <w:sdt>
        <w:sdtPr>
          <w:rPr>
            <w:rFonts w:cs="Times New Roman"/>
            <w:color w:val="auto"/>
            <w:sz w:val="22"/>
            <w:szCs w:val="22"/>
            <w:lang w:eastAsia="en-US"/>
          </w:rPr>
          <w:alias w:val="BibCitation"/>
          <w:tag w:val="BibRef3"/>
          <w:id w:val="1751076688"/>
          <w:placeholder>
            <w:docPart w:val="DefaultPlaceholder_1082065158"/>
          </w:placeholder>
        </w:sdtPr>
        <w:sdtEndPr/>
        <w:sdtContent>
          <w:customXmlInsRangeEnd w:id="575"/>
          <w:customXmlInsRangeStart w:id="576" w:author="AQ" w:date="2025-08-03T08:55:00Z"/>
          <w:sdt>
            <w:sdtPr>
              <w:rPr>
                <w:rFonts w:cs="Times New Roman"/>
                <w:color w:val="auto"/>
                <w:sz w:val="22"/>
                <w:szCs w:val="22"/>
                <w:lang w:eastAsia="en-US"/>
              </w:rPr>
              <w:alias w:val="BibCitation"/>
              <w:tag w:val="BibRef3"/>
              <w:id w:val="1669680872"/>
              <w:placeholder>
                <w:docPart w:val="DefaultPlaceholder_1082065158"/>
              </w:placeholder>
            </w:sdtPr>
            <w:sdtEndPr>
              <w:rPr>
                <w:highlight w:val="green"/>
              </w:rPr>
            </w:sdtEndPr>
            <w:sdtContent>
              <w:customXmlInsRangeEnd w:id="576"/>
              <w:r w:rsidR="005E4197" w:rsidRPr="0099569C">
                <w:rPr>
                  <w:rFonts w:cs="Times New Roman"/>
                  <w:color w:val="auto"/>
                  <w:sz w:val="22"/>
                  <w:szCs w:val="22"/>
                  <w:highlight w:val="green"/>
                  <w:lang w:eastAsia="en-US"/>
                  <w:rPrChange w:id="577" w:author="AQ" w:date="2025-08-03T08:55:00Z">
                    <w:rPr>
                      <w:rFonts w:cs="Times New Roman"/>
                      <w:color w:val="auto"/>
                      <w:sz w:val="22"/>
                      <w:szCs w:val="22"/>
                      <w:lang w:eastAsia="en-US"/>
                    </w:rPr>
                  </w:rPrChange>
                </w:rPr>
                <w:t>Berg and Dolan (2001)</w:t>
              </w:r>
              <w:customXmlInsRangeStart w:id="578" w:author="AQ" w:date="2025-08-03T08:55:00Z"/>
            </w:sdtContent>
          </w:sdt>
          <w:customXmlInsRangeEnd w:id="578"/>
          <w:customXmlInsRangeStart w:id="579" w:author="AQ" w:date="2025-08-03T08:55:00Z"/>
        </w:sdtContent>
      </w:sdt>
      <w:customXmlInsRangeEnd w:id="579"/>
      <w:r w:rsidR="005E4197" w:rsidRPr="00D71899">
        <w:rPr>
          <w:rFonts w:cs="Times New Roman"/>
          <w:color w:val="auto"/>
          <w:sz w:val="22"/>
          <w:szCs w:val="22"/>
          <w:lang w:eastAsia="en-US"/>
        </w:rPr>
        <w:t xml:space="preserve"> offer a collection of success stories by </w:t>
      </w:r>
      <w:r w:rsidR="00E30B96" w:rsidRPr="00D71899">
        <w:rPr>
          <w:rFonts w:cs="Times New Roman"/>
          <w:color w:val="auto"/>
          <w:sz w:val="22"/>
          <w:szCs w:val="22"/>
          <w:lang w:eastAsia="en-US"/>
        </w:rPr>
        <w:t>patient</w:t>
      </w:r>
      <w:r w:rsidR="005E4197" w:rsidRPr="00D71899">
        <w:rPr>
          <w:rFonts w:cs="Times New Roman"/>
          <w:color w:val="auto"/>
          <w:sz w:val="22"/>
          <w:szCs w:val="22"/>
          <w:lang w:eastAsia="en-US"/>
        </w:rPr>
        <w:t xml:space="preserve">s and therapists on a variety of presenting problems </w:t>
      </w:r>
      <w:r w:rsidR="00692717" w:rsidRPr="00D71899">
        <w:rPr>
          <w:rFonts w:cs="Times New Roman"/>
          <w:color w:val="auto"/>
          <w:sz w:val="22"/>
          <w:szCs w:val="22"/>
          <w:lang w:eastAsia="en-US"/>
        </w:rPr>
        <w:t>addressed</w:t>
      </w:r>
      <w:r w:rsidR="0072503F" w:rsidRPr="00D71899">
        <w:rPr>
          <w:rFonts w:cs="Times New Roman"/>
          <w:color w:val="auto"/>
          <w:sz w:val="22"/>
          <w:szCs w:val="22"/>
          <w:lang w:eastAsia="en-US"/>
        </w:rPr>
        <w:t xml:space="preserve"> with using</w:t>
      </w:r>
      <w:r w:rsidR="005E4197" w:rsidRPr="00D71899">
        <w:rPr>
          <w:rFonts w:cs="Times New Roman"/>
          <w:color w:val="auto"/>
          <w:sz w:val="22"/>
          <w:szCs w:val="22"/>
          <w:lang w:eastAsia="en-US"/>
        </w:rPr>
        <w:t xml:space="preserve"> SFT. </w:t>
      </w:r>
      <w:r w:rsidR="005E4197" w:rsidRPr="006F2841">
        <w:t>Miller</w:t>
      </w:r>
      <w:del w:id="580" w:author="AQ" w:date="2025-08-03T08:53:00Z">
        <w:r w:rsidR="005E4197" w:rsidRPr="006F2841" w:rsidDel="00B35A6E">
          <w:delText xml:space="preserve">, Hubble, and Duncan </w:delText>
        </w:r>
      </w:del>
      <w:ins w:id="581" w:author="AQ" w:date="2025-08-03T08:53:00Z">
        <w:r w:rsidR="00B35A6E" w:rsidRPr="006F2841">
          <w:t xml:space="preserve"> et al. </w:t>
        </w:r>
      </w:ins>
      <w:r w:rsidR="005E4197" w:rsidRPr="006F2841">
        <w:t>(</w:t>
      </w:r>
      <w:commentRangeStart w:id="582"/>
      <w:r w:rsidR="005E4197" w:rsidRPr="006F2841">
        <w:t>1996</w:t>
      </w:r>
      <w:commentRangeEnd w:id="582"/>
      <w:r w:rsidR="006F2841">
        <w:rPr>
          <w:rStyle w:val="CommentReference"/>
          <w:rFonts w:asciiTheme="minorHAnsi" w:hAnsiTheme="minorHAnsi" w:cstheme="minorBidi"/>
          <w:color w:val="auto"/>
          <w:lang w:val="en-IN"/>
        </w:rPr>
        <w:commentReference w:id="582"/>
      </w:r>
      <w:r w:rsidR="005E4197" w:rsidRPr="006F2841">
        <w:t>)</w:t>
      </w:r>
      <w:r w:rsidR="005E4197" w:rsidRPr="00D71899">
        <w:rPr>
          <w:rFonts w:cs="Times New Roman"/>
          <w:color w:val="auto"/>
          <w:sz w:val="22"/>
          <w:szCs w:val="22"/>
          <w:lang w:eastAsia="en-US"/>
        </w:rPr>
        <w:t xml:space="preserve"> and </w:t>
      </w:r>
      <w:proofErr w:type="spellStart"/>
      <w:r w:rsidR="005E4197" w:rsidRPr="00D71899">
        <w:rPr>
          <w:rFonts w:cs="Times New Roman"/>
          <w:color w:val="auto"/>
          <w:sz w:val="22"/>
          <w:szCs w:val="22"/>
          <w:lang w:eastAsia="en-US"/>
        </w:rPr>
        <w:t>Gingerich</w:t>
      </w:r>
      <w:proofErr w:type="spellEnd"/>
      <w:r w:rsidR="005E4197" w:rsidRPr="00D71899">
        <w:rPr>
          <w:rFonts w:cs="Times New Roman"/>
          <w:color w:val="auto"/>
          <w:sz w:val="22"/>
          <w:szCs w:val="22"/>
          <w:lang w:eastAsia="en-US"/>
        </w:rPr>
        <w:t xml:space="preserve"> and </w:t>
      </w:r>
      <w:proofErr w:type="spellStart"/>
      <w:r w:rsidR="005E4197" w:rsidRPr="00D71899">
        <w:rPr>
          <w:rFonts w:cs="Times New Roman"/>
          <w:color w:val="auto"/>
          <w:sz w:val="22"/>
          <w:szCs w:val="22"/>
          <w:lang w:eastAsia="en-US"/>
        </w:rPr>
        <w:t>Eisengart</w:t>
      </w:r>
      <w:proofErr w:type="spellEnd"/>
      <w:r w:rsidR="005E4197" w:rsidRPr="00D71899">
        <w:rPr>
          <w:rFonts w:cs="Times New Roman"/>
          <w:color w:val="auto"/>
          <w:sz w:val="22"/>
          <w:szCs w:val="22"/>
          <w:lang w:eastAsia="en-US"/>
        </w:rPr>
        <w:t xml:space="preserve"> (</w:t>
      </w:r>
      <w:commentRangeStart w:id="583"/>
      <w:r w:rsidR="005E4197" w:rsidRPr="00D71899">
        <w:rPr>
          <w:rFonts w:cs="Times New Roman"/>
          <w:color w:val="auto"/>
          <w:sz w:val="22"/>
          <w:szCs w:val="22"/>
          <w:lang w:eastAsia="en-US"/>
        </w:rPr>
        <w:t>2000</w:t>
      </w:r>
      <w:commentRangeEnd w:id="583"/>
      <w:r w:rsidR="00BC203F">
        <w:rPr>
          <w:rStyle w:val="CommentReference"/>
          <w:rFonts w:asciiTheme="minorHAnsi" w:hAnsiTheme="minorHAnsi" w:cstheme="minorBidi"/>
          <w:color w:val="auto"/>
          <w:lang w:val="en-IN"/>
        </w:rPr>
        <w:commentReference w:id="583"/>
      </w:r>
      <w:r w:rsidR="005E4197" w:rsidRPr="00D71899">
        <w:rPr>
          <w:rFonts w:cs="Times New Roman"/>
          <w:color w:val="auto"/>
          <w:sz w:val="22"/>
          <w:szCs w:val="22"/>
          <w:lang w:eastAsia="en-US"/>
        </w:rPr>
        <w:t>) have published a review of relevant outcome research and applications of SFT with different populations</w:t>
      </w:r>
      <w:r w:rsidR="006A7F57" w:rsidRPr="00D71899">
        <w:rPr>
          <w:rFonts w:cs="Times New Roman"/>
          <w:color w:val="auto"/>
          <w:sz w:val="22"/>
          <w:szCs w:val="22"/>
          <w:lang w:eastAsia="en-US"/>
        </w:rPr>
        <w:t xml:space="preserve">. Newer articles show the effectiveness of using </w:t>
      </w:r>
      <w:r w:rsidR="0072503F" w:rsidRPr="00D71899">
        <w:rPr>
          <w:rStyle w:val="AQ"/>
          <w:rFonts w:cs="Times New Roman"/>
          <w:color w:val="auto"/>
          <w:sz w:val="22"/>
          <w:szCs w:val="22"/>
          <w:u w:val="none"/>
        </w:rPr>
        <w:t>SFT</w:t>
      </w:r>
      <w:r w:rsidR="0060641C" w:rsidRPr="00D71899">
        <w:rPr>
          <w:rStyle w:val="AQ"/>
          <w:rFonts w:cs="Times New Roman"/>
          <w:color w:val="auto"/>
          <w:sz w:val="22"/>
          <w:szCs w:val="22"/>
          <w:u w:val="none"/>
        </w:rPr>
        <w:t xml:space="preserve"> </w:t>
      </w:r>
      <w:r w:rsidR="0072503F" w:rsidRPr="00D71899">
        <w:rPr>
          <w:rStyle w:val="AQ"/>
          <w:rFonts w:cs="Times New Roman"/>
          <w:color w:val="auto"/>
          <w:sz w:val="22"/>
          <w:szCs w:val="22"/>
          <w:u w:val="none"/>
        </w:rPr>
        <w:t>f</w:t>
      </w:r>
      <w:r w:rsidR="0060641C" w:rsidRPr="00D71899">
        <w:rPr>
          <w:rStyle w:val="AQ"/>
          <w:rFonts w:cs="Times New Roman"/>
          <w:color w:val="auto"/>
          <w:sz w:val="22"/>
          <w:szCs w:val="22"/>
          <w:u w:val="none"/>
        </w:rPr>
        <w:t>or treating self-injurious thoughts and behaviors (</w:t>
      </w:r>
      <w:r w:rsidR="0060641C" w:rsidRPr="006F2841">
        <w:rPr>
          <w:rStyle w:val="citebib"/>
        </w:rPr>
        <w:t>Jerome</w:t>
      </w:r>
      <w:del w:id="584" w:author="AQ" w:date="2025-08-03T08:53:00Z">
        <w:r w:rsidR="0060641C" w:rsidRPr="006F2841" w:rsidDel="004037D0">
          <w:rPr>
            <w:rStyle w:val="citebib"/>
          </w:rPr>
          <w:delText>, Masood, Henden, Bird, &amp; Ougrin</w:delText>
        </w:r>
      </w:del>
      <w:ins w:id="585" w:author="AQ" w:date="2025-08-03T08:53:00Z">
        <w:r w:rsidR="004037D0" w:rsidRPr="006F2841">
          <w:rPr>
            <w:rStyle w:val="citebib"/>
          </w:rPr>
          <w:t xml:space="preserve"> et al.</w:t>
        </w:r>
      </w:ins>
      <w:r w:rsidR="0060641C" w:rsidRPr="006F2841">
        <w:rPr>
          <w:rStyle w:val="citebib"/>
        </w:rPr>
        <w:t xml:space="preserve"> (2024)</w:t>
      </w:r>
      <w:r w:rsidR="006A7F57" w:rsidRPr="00D71899">
        <w:rPr>
          <w:rStyle w:val="AQ"/>
          <w:rFonts w:cs="Times New Roman"/>
          <w:color w:val="auto"/>
          <w:sz w:val="22"/>
          <w:szCs w:val="22"/>
          <w:u w:val="none"/>
        </w:rPr>
        <w:t xml:space="preserve"> </w:t>
      </w:r>
      <w:r w:rsidR="004F6EFC" w:rsidRPr="00D71899">
        <w:rPr>
          <w:rStyle w:val="AQ"/>
          <w:rFonts w:cs="Times New Roman"/>
          <w:color w:val="auto"/>
          <w:sz w:val="22"/>
          <w:szCs w:val="22"/>
          <w:u w:val="none"/>
        </w:rPr>
        <w:t>and adult recovery from child sexual abuse (</w:t>
      </w:r>
      <w:customXmlInsRangeStart w:id="586" w:author="AQ" w:date="2025-08-03T08:56:00Z"/>
      <w:sdt>
        <w:sdtPr>
          <w:rPr>
            <w:rStyle w:val="AQ"/>
            <w:rFonts w:cs="Times New Roman"/>
            <w:color w:val="auto"/>
            <w:sz w:val="22"/>
            <w:szCs w:val="22"/>
            <w:u w:val="none"/>
          </w:rPr>
          <w:alias w:val="BibCitation"/>
          <w:tag w:val="BibRef39"/>
          <w:id w:val="-1996180591"/>
          <w:placeholder>
            <w:docPart w:val="DefaultPlaceholder_1082065158"/>
          </w:placeholder>
        </w:sdtPr>
        <w:sdtEndPr>
          <w:rPr>
            <w:rStyle w:val="AQ"/>
          </w:rPr>
        </w:sdtEndPr>
        <w:sdtContent>
          <w:customXmlInsRangeEnd w:id="586"/>
          <w:r w:rsidR="004F6EFC" w:rsidRPr="0099569C">
            <w:rPr>
              <w:rStyle w:val="AQ"/>
              <w:rFonts w:cs="Times New Roman"/>
              <w:color w:val="auto"/>
              <w:sz w:val="22"/>
              <w:szCs w:val="22"/>
              <w:highlight w:val="green"/>
              <w:u w:val="none"/>
              <w:rPrChange w:id="587" w:author="AQ" w:date="2025-08-03T08:56:00Z">
                <w:rPr>
                  <w:rStyle w:val="AQ"/>
                  <w:rFonts w:cs="Times New Roman"/>
                  <w:color w:val="auto"/>
                  <w:sz w:val="22"/>
                  <w:szCs w:val="22"/>
                  <w:u w:val="none"/>
                </w:rPr>
              </w:rPrChange>
            </w:rPr>
            <w:t>Gonzalez, 2017</w:t>
          </w:r>
          <w:customXmlInsRangeStart w:id="588" w:author="AQ" w:date="2025-08-03T08:56:00Z"/>
        </w:sdtContent>
      </w:sdt>
      <w:customXmlInsRangeEnd w:id="588"/>
      <w:r w:rsidR="004F6EFC" w:rsidRPr="00D71899">
        <w:rPr>
          <w:rStyle w:val="AQ"/>
          <w:rFonts w:cs="Times New Roman"/>
          <w:color w:val="auto"/>
          <w:sz w:val="22"/>
          <w:szCs w:val="22"/>
          <w:u w:val="none"/>
        </w:rPr>
        <w:t>).</w:t>
      </w:r>
      <w:r w:rsidR="005E4197" w:rsidRPr="00D71899">
        <w:rPr>
          <w:rFonts w:cs="Times New Roman"/>
          <w:color w:val="auto"/>
          <w:sz w:val="22"/>
          <w:szCs w:val="22"/>
          <w:lang w:eastAsia="en-US"/>
        </w:rPr>
        <w:t xml:space="preserve"> </w:t>
      </w:r>
      <w:proofErr w:type="spellStart"/>
      <w:r w:rsidR="00326DE7" w:rsidRPr="0099569C">
        <w:rPr>
          <w:rStyle w:val="citebib"/>
        </w:rPr>
        <w:t>Zafarghandi</w:t>
      </w:r>
      <w:proofErr w:type="spellEnd"/>
      <w:del w:id="589" w:author="AQ" w:date="2025-08-03T08:53:00Z">
        <w:r w:rsidR="00326DE7" w:rsidRPr="0099569C" w:rsidDel="004037D0">
          <w:rPr>
            <w:rStyle w:val="citebib"/>
          </w:rPr>
          <w:delText>, Emamipour, &amp; Rafiepoor</w:delText>
        </w:r>
      </w:del>
      <w:ins w:id="590" w:author="AQ" w:date="2025-08-03T08:53:00Z">
        <w:r w:rsidR="004037D0" w:rsidRPr="0099569C">
          <w:rPr>
            <w:rStyle w:val="citebib"/>
          </w:rPr>
          <w:t xml:space="preserve"> et al.</w:t>
        </w:r>
      </w:ins>
      <w:r w:rsidR="00326DE7" w:rsidRPr="0099569C">
        <w:rPr>
          <w:rStyle w:val="citebib"/>
        </w:rPr>
        <w:t xml:space="preserve"> (2022)</w:t>
      </w:r>
      <w:r w:rsidR="00326DE7" w:rsidRPr="00D71899">
        <w:rPr>
          <w:rFonts w:cs="Times New Roman"/>
          <w:color w:val="auto"/>
          <w:sz w:val="22"/>
          <w:szCs w:val="22"/>
        </w:rPr>
        <w:t xml:space="preserve"> described the effectiveness of combining solution-focused brief therapy with mindfulness-based therapy to reduce educational stress in junior high school students. </w:t>
      </w:r>
      <w:r w:rsidR="00866D82" w:rsidRPr="00D71899">
        <w:rPr>
          <w:rFonts w:cs="Times New Roman"/>
          <w:color w:val="auto"/>
          <w:sz w:val="22"/>
          <w:szCs w:val="22"/>
        </w:rPr>
        <w:t xml:space="preserve">See </w:t>
      </w:r>
      <w:r w:rsidR="00866D82" w:rsidRPr="00D73AB8">
        <w:rPr>
          <w:rFonts w:cs="Times New Roman"/>
          <w:b/>
          <w:bCs/>
          <w:color w:val="auto"/>
          <w:sz w:val="22"/>
          <w:szCs w:val="22"/>
        </w:rPr>
        <w:t xml:space="preserve">Table </w:t>
      </w:r>
      <w:r w:rsidR="00D73AB8" w:rsidRPr="00D73AB8">
        <w:rPr>
          <w:rFonts w:cs="Times New Roman"/>
          <w:b/>
          <w:bCs/>
          <w:color w:val="auto"/>
          <w:sz w:val="22"/>
          <w:szCs w:val="22"/>
        </w:rPr>
        <w:t>8</w:t>
      </w:r>
      <w:r w:rsidR="00866D82" w:rsidRPr="00D73AB8">
        <w:rPr>
          <w:rFonts w:cs="Times New Roman"/>
          <w:b/>
          <w:bCs/>
          <w:color w:val="auto"/>
          <w:sz w:val="22"/>
          <w:szCs w:val="22"/>
        </w:rPr>
        <w:t>.1</w:t>
      </w:r>
      <w:r w:rsidR="00866D82" w:rsidRPr="00D71899">
        <w:rPr>
          <w:rFonts w:cs="Times New Roman"/>
          <w:color w:val="auto"/>
          <w:sz w:val="22"/>
          <w:szCs w:val="22"/>
        </w:rPr>
        <w:t xml:space="preserve"> for</w:t>
      </w:r>
      <w:r w:rsidR="00D73AB8" w:rsidRPr="00D71899">
        <w:rPr>
          <w:rFonts w:cs="Times New Roman"/>
          <w:color w:val="auto"/>
          <w:sz w:val="22"/>
          <w:szCs w:val="22"/>
        </w:rPr>
        <w:t xml:space="preserve"> selected humanistic–</w:t>
      </w:r>
      <w:r w:rsidR="00D73AB8" w:rsidRPr="00D71899">
        <w:rPr>
          <w:rFonts w:cs="Times New Roman"/>
          <w:color w:val="auto"/>
          <w:sz w:val="22"/>
          <w:szCs w:val="22"/>
        </w:rPr>
        <w:lastRenderedPageBreak/>
        <w:t>existential therapy and solution-focused research.</w:t>
      </w:r>
      <w:r w:rsidR="00226554" w:rsidRPr="00D71899">
        <w:rPr>
          <w:rFonts w:cs="Times New Roman"/>
          <w:color w:val="auto"/>
          <w:sz w:val="22"/>
          <w:szCs w:val="22"/>
        </w:rPr>
        <w:t xml:space="preserve"> </w:t>
      </w:r>
    </w:p>
    <w:p w14:paraId="2E78B3FA" w14:textId="2391A37B" w:rsidR="005D1F77" w:rsidRPr="0065130C" w:rsidRDefault="005D1F77" w:rsidP="0065130C">
      <w:pPr>
        <w:pStyle w:val="Head1"/>
      </w:pPr>
      <w:r w:rsidRPr="005D1F77">
        <w:rPr>
          <w:rFonts w:cs="Times New Roman"/>
          <w:bCs/>
          <w:color w:val="auto"/>
          <w:szCs w:val="22"/>
        </w:rPr>
        <w:t>&lt;H1&gt;POST-MASTER’S HUMANISTIC–EXISTENTIAL PSYCHOTHERAPY TRAINING AND CERTIFICATION REQUIREMENTS</w:t>
      </w:r>
    </w:p>
    <w:p w14:paraId="679D406E" w14:textId="474FE33A" w:rsidR="005D1F77" w:rsidRPr="00D71899" w:rsidRDefault="005D1F77" w:rsidP="005D1F77">
      <w:pPr>
        <w:pStyle w:val="Para-FL"/>
        <w:jc w:val="left"/>
        <w:rPr>
          <w:rFonts w:cs="Times New Roman"/>
          <w:color w:val="auto"/>
          <w:sz w:val="22"/>
          <w:szCs w:val="22"/>
        </w:rPr>
      </w:pPr>
      <w:r w:rsidRPr="00D71899">
        <w:rPr>
          <w:rFonts w:cs="Times New Roman"/>
          <w:color w:val="auto"/>
          <w:sz w:val="22"/>
          <w:szCs w:val="22"/>
        </w:rPr>
        <w:t>Considerable training is necessary in order to conduct humanistic–existential psychotherapy effectively (</w:t>
      </w:r>
      <w:customXmlInsRangeStart w:id="591" w:author="AQ" w:date="2025-08-03T08:56:00Z"/>
      <w:sdt>
        <w:sdtPr>
          <w:rPr>
            <w:rFonts w:cs="Times New Roman"/>
            <w:color w:val="auto"/>
            <w:sz w:val="22"/>
            <w:szCs w:val="22"/>
          </w:rPr>
          <w:alias w:val="BibCitation"/>
          <w:tag w:val="BibRef46"/>
          <w:id w:val="-729918872"/>
          <w:placeholder>
            <w:docPart w:val="DefaultPlaceholder_1082065158"/>
          </w:placeholder>
        </w:sdtPr>
        <w:sdtEndPr/>
        <w:sdtContent>
          <w:customXmlInsRangeEnd w:id="591"/>
          <w:customXmlInsRangeStart w:id="592" w:author="AQ" w:date="2025-08-03T08:56:00Z"/>
          <w:sdt>
            <w:sdtPr>
              <w:rPr>
                <w:rFonts w:cs="Times New Roman"/>
                <w:color w:val="auto"/>
                <w:sz w:val="22"/>
                <w:szCs w:val="22"/>
              </w:rPr>
              <w:alias w:val="BibCitation"/>
              <w:tag w:val="BibRef46"/>
              <w:id w:val="-1028169758"/>
              <w:placeholder>
                <w:docPart w:val="DefaultPlaceholder_1082065158"/>
              </w:placeholder>
            </w:sdtPr>
            <w:sdtEndPr>
              <w:rPr>
                <w:highlight w:val="green"/>
              </w:rPr>
            </w:sdtEndPr>
            <w:sdtContent>
              <w:customXmlInsRangeEnd w:id="592"/>
              <w:r w:rsidRPr="0099569C">
                <w:rPr>
                  <w:rFonts w:cs="Times New Roman"/>
                  <w:color w:val="auto"/>
                  <w:sz w:val="22"/>
                  <w:szCs w:val="22"/>
                  <w:highlight w:val="green"/>
                  <w:rPrChange w:id="593" w:author="AQ" w:date="2025-08-03T08:56:00Z">
                    <w:rPr>
                      <w:rFonts w:cs="Times New Roman"/>
                      <w:color w:val="auto"/>
                      <w:sz w:val="22"/>
                      <w:szCs w:val="22"/>
                    </w:rPr>
                  </w:rPrChange>
                </w:rPr>
                <w:t>Greenberg &amp; Goldman, 1988</w:t>
              </w:r>
              <w:customXmlInsRangeStart w:id="594" w:author="AQ" w:date="2025-08-03T08:56:00Z"/>
            </w:sdtContent>
          </w:sdt>
          <w:customXmlInsRangeEnd w:id="594"/>
          <w:customXmlInsRangeStart w:id="595" w:author="AQ" w:date="2025-08-03T08:56:00Z"/>
        </w:sdtContent>
      </w:sdt>
      <w:customXmlInsRangeEnd w:id="595"/>
      <w:r w:rsidRPr="00D71899">
        <w:rPr>
          <w:rFonts w:cs="Times New Roman"/>
          <w:color w:val="auto"/>
          <w:sz w:val="22"/>
          <w:szCs w:val="22"/>
        </w:rPr>
        <w:t>). Experiential learning in a group setting, where theory and practice are interwoven throughout the training experience, is at the heart of humanistic–existential psychotherapy training and serves to differentiate it from other major schools of psychotherapy training (</w:t>
      </w:r>
      <w:proofErr w:type="spellStart"/>
      <w:customXmlInsRangeStart w:id="596" w:author="AQ" w:date="2025-08-03T08:56:00Z"/>
      <w:sdt>
        <w:sdtPr>
          <w:rPr>
            <w:rFonts w:cs="Times New Roman"/>
            <w:color w:val="auto"/>
            <w:sz w:val="22"/>
            <w:szCs w:val="22"/>
          </w:rPr>
          <w:alias w:val="BibCitation"/>
          <w:tag w:val="BibRef32"/>
          <w:id w:val="-1327885966"/>
          <w:placeholder>
            <w:docPart w:val="DefaultPlaceholder_1082065158"/>
          </w:placeholder>
        </w:sdtPr>
        <w:sdtEndPr/>
        <w:sdtContent>
          <w:customXmlInsRangeEnd w:id="596"/>
          <w:customXmlInsRangeStart w:id="597" w:author="AQ" w:date="2025-08-03T08:56:00Z"/>
          <w:sdt>
            <w:sdtPr>
              <w:rPr>
                <w:rFonts w:cs="Times New Roman"/>
                <w:color w:val="auto"/>
                <w:sz w:val="22"/>
                <w:szCs w:val="22"/>
              </w:rPr>
              <w:alias w:val="BibCitation"/>
              <w:tag w:val="BibRef32"/>
              <w:id w:val="1709216322"/>
              <w:placeholder>
                <w:docPart w:val="DefaultPlaceholder_1082065158"/>
              </w:placeholder>
            </w:sdtPr>
            <w:sdtEndPr>
              <w:rPr>
                <w:highlight w:val="green"/>
              </w:rPr>
            </w:sdtEndPr>
            <w:sdtContent>
              <w:customXmlInsRangeEnd w:id="597"/>
              <w:r w:rsidRPr="0099569C">
                <w:rPr>
                  <w:rFonts w:cs="Times New Roman"/>
                  <w:color w:val="auto"/>
                  <w:sz w:val="22"/>
                  <w:szCs w:val="22"/>
                  <w:highlight w:val="green"/>
                  <w:rPrChange w:id="598" w:author="AQ" w:date="2025-08-03T08:56:00Z">
                    <w:rPr>
                      <w:rFonts w:cs="Times New Roman"/>
                      <w:color w:val="auto"/>
                      <w:sz w:val="22"/>
                      <w:szCs w:val="22"/>
                    </w:rPr>
                  </w:rPrChange>
                </w:rPr>
                <w:t>Feder</w:t>
              </w:r>
              <w:proofErr w:type="spellEnd"/>
              <w:r w:rsidRPr="0099569C">
                <w:rPr>
                  <w:rFonts w:cs="Times New Roman"/>
                  <w:color w:val="auto"/>
                  <w:sz w:val="22"/>
                  <w:szCs w:val="22"/>
                  <w:highlight w:val="green"/>
                  <w:rPrChange w:id="599" w:author="AQ" w:date="2025-08-03T08:56:00Z">
                    <w:rPr>
                      <w:rFonts w:cs="Times New Roman"/>
                      <w:color w:val="auto"/>
                      <w:sz w:val="22"/>
                      <w:szCs w:val="22"/>
                    </w:rPr>
                  </w:rPrChange>
                </w:rPr>
                <w:t xml:space="preserve"> &amp; </w:t>
              </w:r>
              <w:proofErr w:type="spellStart"/>
              <w:r w:rsidRPr="0099569C">
                <w:rPr>
                  <w:rFonts w:cs="Times New Roman"/>
                  <w:color w:val="auto"/>
                  <w:sz w:val="22"/>
                  <w:szCs w:val="22"/>
                  <w:highlight w:val="green"/>
                  <w:rPrChange w:id="600" w:author="AQ" w:date="2025-08-03T08:56:00Z">
                    <w:rPr>
                      <w:rFonts w:cs="Times New Roman"/>
                      <w:color w:val="auto"/>
                      <w:sz w:val="22"/>
                      <w:szCs w:val="22"/>
                    </w:rPr>
                  </w:rPrChange>
                </w:rPr>
                <w:t>Ronall</w:t>
              </w:r>
              <w:proofErr w:type="spellEnd"/>
              <w:r w:rsidRPr="0099569C">
                <w:rPr>
                  <w:rFonts w:cs="Times New Roman"/>
                  <w:color w:val="auto"/>
                  <w:sz w:val="22"/>
                  <w:szCs w:val="22"/>
                  <w:highlight w:val="green"/>
                  <w:rPrChange w:id="601" w:author="AQ" w:date="2025-08-03T08:56:00Z">
                    <w:rPr>
                      <w:rFonts w:cs="Times New Roman"/>
                      <w:color w:val="auto"/>
                      <w:sz w:val="22"/>
                      <w:szCs w:val="22"/>
                    </w:rPr>
                  </w:rPrChange>
                </w:rPr>
                <w:t>, 1980</w:t>
              </w:r>
              <w:customXmlInsRangeStart w:id="602" w:author="AQ" w:date="2025-08-03T08:56:00Z"/>
            </w:sdtContent>
          </w:sdt>
          <w:customXmlInsRangeEnd w:id="602"/>
          <w:customXmlInsRangeStart w:id="603" w:author="AQ" w:date="2025-08-03T08:56:00Z"/>
        </w:sdtContent>
      </w:sdt>
      <w:customXmlInsRangeEnd w:id="603"/>
      <w:r w:rsidRPr="00D71899">
        <w:rPr>
          <w:rFonts w:cs="Times New Roman"/>
          <w:color w:val="auto"/>
          <w:sz w:val="22"/>
          <w:szCs w:val="22"/>
        </w:rPr>
        <w:t xml:space="preserve">; </w:t>
      </w:r>
      <w:customXmlInsRangeStart w:id="604" w:author="AQ" w:date="2025-08-03T08:56:00Z"/>
      <w:sdt>
        <w:sdtPr>
          <w:rPr>
            <w:rFonts w:cs="Times New Roman"/>
            <w:color w:val="auto"/>
            <w:sz w:val="22"/>
            <w:szCs w:val="22"/>
          </w:rPr>
          <w:alias w:val="BibCitation"/>
          <w:tag w:val="BibRef55"/>
          <w:id w:val="-789592447"/>
          <w:placeholder>
            <w:docPart w:val="DefaultPlaceholder_1082065158"/>
          </w:placeholder>
        </w:sdtPr>
        <w:sdtEndPr/>
        <w:sdtContent>
          <w:customXmlInsRangeEnd w:id="604"/>
          <w:customXmlInsRangeStart w:id="605" w:author="AQ" w:date="2025-08-03T08:56:00Z"/>
          <w:sdt>
            <w:sdtPr>
              <w:rPr>
                <w:rFonts w:cs="Times New Roman"/>
                <w:color w:val="auto"/>
                <w:sz w:val="22"/>
                <w:szCs w:val="22"/>
              </w:rPr>
              <w:alias w:val="BibCitation"/>
              <w:tag w:val="BibRef55"/>
              <w:id w:val="769354720"/>
              <w:placeholder>
                <w:docPart w:val="DefaultPlaceholder_1082065158"/>
              </w:placeholder>
            </w:sdtPr>
            <w:sdtEndPr>
              <w:rPr>
                <w:highlight w:val="green"/>
              </w:rPr>
            </w:sdtEndPr>
            <w:sdtContent>
              <w:customXmlInsRangeEnd w:id="605"/>
              <w:r w:rsidRPr="0099569C">
                <w:rPr>
                  <w:rFonts w:cs="Times New Roman"/>
                  <w:color w:val="auto"/>
                  <w:sz w:val="22"/>
                  <w:szCs w:val="22"/>
                  <w:highlight w:val="green"/>
                  <w:rPrChange w:id="606" w:author="AQ" w:date="2025-08-03T08:56:00Z">
                    <w:rPr>
                      <w:rFonts w:cs="Times New Roman"/>
                      <w:color w:val="auto"/>
                      <w:sz w:val="22"/>
                      <w:szCs w:val="22"/>
                    </w:rPr>
                  </w:rPrChange>
                </w:rPr>
                <w:t>Knight, 1996</w:t>
              </w:r>
              <w:customXmlInsRangeStart w:id="607" w:author="AQ" w:date="2025-08-03T08:56:00Z"/>
            </w:sdtContent>
          </w:sdt>
          <w:customXmlInsRangeEnd w:id="607"/>
          <w:customXmlInsRangeStart w:id="608" w:author="AQ" w:date="2025-08-03T08:56:00Z"/>
        </w:sdtContent>
      </w:sdt>
      <w:customXmlInsRangeEnd w:id="608"/>
      <w:r w:rsidRPr="00D71899">
        <w:rPr>
          <w:rFonts w:cs="Times New Roman"/>
          <w:color w:val="auto"/>
          <w:sz w:val="22"/>
          <w:szCs w:val="22"/>
        </w:rPr>
        <w:t>). Trainers may sometimes bring their own patients to training sessions for trainees to observe, but typically, trainees observe experienced trainers conducting live therapy sessions with patients culled from the training group. Trainees also conduct live therapeutic sessions in the training group where they work as therapists, patients, and supervisors. Although reading lists, watching master psychotherapists on videotapes, and supervision with trainees’ own patients are typically part of organized training programs, theoretical concepts are taught primarily through informal lectures and processing experiential work in the here and now, rather than talking about therapy sessions that occur outside the group. Individual therapy is usually included as part of the training as well (</w:t>
      </w:r>
      <w:proofErr w:type="spellStart"/>
      <w:customXmlInsRangeStart w:id="609" w:author="AQ" w:date="2025-08-03T08:55:00Z"/>
      <w:sdt>
        <w:sdtPr>
          <w:rPr>
            <w:rFonts w:cs="Times New Roman"/>
            <w:color w:val="auto"/>
            <w:sz w:val="22"/>
            <w:szCs w:val="22"/>
          </w:rPr>
          <w:alias w:val="BibCitation"/>
          <w:tag w:val="BibRef5"/>
          <w:id w:val="729654865"/>
          <w:placeholder>
            <w:docPart w:val="DefaultPlaceholder_1082065158"/>
          </w:placeholder>
        </w:sdtPr>
        <w:sdtEndPr/>
        <w:sdtContent>
          <w:customXmlInsRangeEnd w:id="609"/>
          <w:r w:rsidRPr="0099569C">
            <w:rPr>
              <w:rFonts w:cs="Times New Roman"/>
              <w:color w:val="auto"/>
              <w:sz w:val="22"/>
              <w:szCs w:val="22"/>
              <w:highlight w:val="green"/>
              <w:rPrChange w:id="610" w:author="AQ" w:date="2025-08-03T08:55:00Z">
                <w:rPr>
                  <w:rFonts w:cs="Times New Roman"/>
                  <w:color w:val="auto"/>
                  <w:sz w:val="22"/>
                  <w:szCs w:val="22"/>
                </w:rPr>
              </w:rPrChange>
            </w:rPr>
            <w:t>Bohart</w:t>
          </w:r>
          <w:proofErr w:type="spellEnd"/>
          <w:r w:rsidRPr="0099569C">
            <w:rPr>
              <w:rFonts w:cs="Times New Roman"/>
              <w:color w:val="auto"/>
              <w:sz w:val="22"/>
              <w:szCs w:val="22"/>
              <w:highlight w:val="green"/>
              <w:rPrChange w:id="611" w:author="AQ" w:date="2025-08-03T08:55:00Z">
                <w:rPr>
                  <w:rFonts w:cs="Times New Roman"/>
                  <w:color w:val="auto"/>
                  <w:sz w:val="22"/>
                  <w:szCs w:val="22"/>
                </w:rPr>
              </w:rPrChange>
            </w:rPr>
            <w:t>, 1995</w:t>
          </w:r>
          <w:customXmlInsRangeStart w:id="612" w:author="AQ" w:date="2025-08-03T08:55:00Z"/>
        </w:sdtContent>
      </w:sdt>
      <w:customXmlInsRangeEnd w:id="612"/>
      <w:r w:rsidRPr="00D71899">
        <w:rPr>
          <w:rFonts w:cs="Times New Roman"/>
          <w:color w:val="auto"/>
          <w:sz w:val="22"/>
          <w:szCs w:val="22"/>
        </w:rPr>
        <w:t xml:space="preserve">; </w:t>
      </w:r>
      <w:customXmlInsRangeStart w:id="613" w:author="AQ" w:date="2025-08-03T08:56:00Z"/>
      <w:sdt>
        <w:sdtPr>
          <w:rPr>
            <w:rFonts w:cs="Times New Roman"/>
            <w:color w:val="auto"/>
            <w:sz w:val="22"/>
            <w:szCs w:val="22"/>
          </w:rPr>
          <w:alias w:val="BibCitation"/>
          <w:tag w:val="BibRef37"/>
          <w:id w:val="363338586"/>
          <w:placeholder>
            <w:docPart w:val="DefaultPlaceholder_1082065158"/>
          </w:placeholder>
        </w:sdtPr>
        <w:sdtEndPr/>
        <w:sdtContent>
          <w:customXmlInsRangeEnd w:id="613"/>
          <w:customXmlInsRangeStart w:id="614" w:author="AQ" w:date="2025-08-03T08:56:00Z"/>
          <w:sdt>
            <w:sdtPr>
              <w:rPr>
                <w:rFonts w:cs="Times New Roman"/>
                <w:color w:val="auto"/>
                <w:sz w:val="22"/>
                <w:szCs w:val="22"/>
              </w:rPr>
              <w:alias w:val="BibCitation"/>
              <w:tag w:val="BibRef37"/>
              <w:id w:val="-1804529350"/>
              <w:placeholder>
                <w:docPart w:val="DefaultPlaceholder_1082065158"/>
              </w:placeholder>
            </w:sdtPr>
            <w:sdtEndPr>
              <w:rPr>
                <w:highlight w:val="green"/>
              </w:rPr>
            </w:sdtEndPr>
            <w:sdtContent>
              <w:customXmlInsRangeEnd w:id="614"/>
              <w:proofErr w:type="spellStart"/>
              <w:r w:rsidRPr="0099569C">
                <w:rPr>
                  <w:rFonts w:cs="Times New Roman"/>
                  <w:color w:val="auto"/>
                  <w:sz w:val="22"/>
                  <w:szCs w:val="22"/>
                  <w:highlight w:val="green"/>
                  <w:rPrChange w:id="615" w:author="AQ" w:date="2025-08-03T08:56:00Z">
                    <w:rPr>
                      <w:rFonts w:cs="Times New Roman"/>
                      <w:color w:val="auto"/>
                      <w:sz w:val="22"/>
                      <w:szCs w:val="22"/>
                    </w:rPr>
                  </w:rPrChange>
                </w:rPr>
                <w:t>Gladfelter</w:t>
              </w:r>
              <w:proofErr w:type="spellEnd"/>
              <w:r w:rsidRPr="0099569C">
                <w:rPr>
                  <w:rFonts w:cs="Times New Roman"/>
                  <w:color w:val="auto"/>
                  <w:sz w:val="22"/>
                  <w:szCs w:val="22"/>
                  <w:highlight w:val="green"/>
                  <w:rPrChange w:id="616" w:author="AQ" w:date="2025-08-03T08:56:00Z">
                    <w:rPr>
                      <w:rFonts w:cs="Times New Roman"/>
                      <w:color w:val="auto"/>
                      <w:sz w:val="22"/>
                      <w:szCs w:val="22"/>
                    </w:rPr>
                  </w:rPrChange>
                </w:rPr>
                <w:t>, 1997</w:t>
              </w:r>
              <w:customXmlInsRangeStart w:id="617" w:author="AQ" w:date="2025-08-03T08:56:00Z"/>
            </w:sdtContent>
          </w:sdt>
          <w:customXmlInsRangeEnd w:id="617"/>
          <w:customXmlInsRangeStart w:id="618" w:author="AQ" w:date="2025-08-03T08:56:00Z"/>
        </w:sdtContent>
      </w:sdt>
      <w:customXmlInsRangeEnd w:id="618"/>
      <w:r w:rsidRPr="00D71899">
        <w:rPr>
          <w:rFonts w:cs="Times New Roman"/>
          <w:color w:val="auto"/>
          <w:sz w:val="22"/>
          <w:szCs w:val="22"/>
        </w:rPr>
        <w:t xml:space="preserve">; </w:t>
      </w:r>
      <w:customXmlInsRangeStart w:id="619" w:author="AQ" w:date="2025-08-03T08:56:00Z"/>
      <w:sdt>
        <w:sdtPr>
          <w:rPr>
            <w:rFonts w:cs="Times New Roman"/>
            <w:color w:val="auto"/>
            <w:sz w:val="22"/>
            <w:szCs w:val="22"/>
          </w:rPr>
          <w:alias w:val="BibCitation"/>
          <w:tag w:val="BibRef46"/>
          <w:id w:val="-1632157111"/>
          <w:placeholder>
            <w:docPart w:val="DefaultPlaceholder_1082065158"/>
          </w:placeholder>
        </w:sdtPr>
        <w:sdtEndPr/>
        <w:sdtContent>
          <w:customXmlInsRangeEnd w:id="619"/>
          <w:customXmlInsRangeStart w:id="620" w:author="AQ" w:date="2025-08-03T08:56:00Z"/>
          <w:sdt>
            <w:sdtPr>
              <w:rPr>
                <w:rFonts w:cs="Times New Roman"/>
                <w:color w:val="auto"/>
                <w:sz w:val="22"/>
                <w:szCs w:val="22"/>
              </w:rPr>
              <w:alias w:val="BibCitation"/>
              <w:tag w:val="BibRef46"/>
              <w:id w:val="-358461"/>
              <w:placeholder>
                <w:docPart w:val="DefaultPlaceholder_1082065158"/>
              </w:placeholder>
            </w:sdtPr>
            <w:sdtEndPr>
              <w:rPr>
                <w:highlight w:val="green"/>
              </w:rPr>
            </w:sdtEndPr>
            <w:sdtContent>
              <w:customXmlInsRangeEnd w:id="620"/>
              <w:r w:rsidRPr="0099569C">
                <w:rPr>
                  <w:rFonts w:cs="Times New Roman"/>
                  <w:color w:val="auto"/>
                  <w:sz w:val="22"/>
                  <w:szCs w:val="22"/>
                  <w:highlight w:val="green"/>
                  <w:rPrChange w:id="621" w:author="AQ" w:date="2025-08-03T08:56:00Z">
                    <w:rPr>
                      <w:rFonts w:cs="Times New Roman"/>
                      <w:color w:val="auto"/>
                      <w:sz w:val="22"/>
                      <w:szCs w:val="22"/>
                    </w:rPr>
                  </w:rPrChange>
                </w:rPr>
                <w:t>Greenberg &amp; Goldman, 1988</w:t>
              </w:r>
              <w:customXmlInsRangeStart w:id="622" w:author="AQ" w:date="2025-08-03T08:56:00Z"/>
            </w:sdtContent>
          </w:sdt>
          <w:customXmlInsRangeEnd w:id="622"/>
          <w:customXmlInsRangeStart w:id="623" w:author="AQ" w:date="2025-08-03T08:56:00Z"/>
        </w:sdtContent>
      </w:sdt>
      <w:customXmlInsRangeEnd w:id="623"/>
      <w:r w:rsidRPr="00D71899">
        <w:rPr>
          <w:rFonts w:cs="Times New Roman"/>
          <w:color w:val="auto"/>
          <w:sz w:val="22"/>
          <w:szCs w:val="22"/>
        </w:rPr>
        <w:t xml:space="preserve">; </w:t>
      </w:r>
      <w:r w:rsidRPr="006F2841">
        <w:rPr>
          <w:rStyle w:val="citebib"/>
        </w:rPr>
        <w:t>Greenberg</w:t>
      </w:r>
      <w:del w:id="624" w:author="AQ" w:date="2025-08-03T08:54:00Z">
        <w:r w:rsidRPr="006F2841" w:rsidDel="004037D0">
          <w:rPr>
            <w:rStyle w:val="citebib"/>
          </w:rPr>
          <w:delText>, Rice, &amp; Elliott,</w:delText>
        </w:r>
      </w:del>
      <w:ins w:id="625" w:author="AQ" w:date="2025-08-03T08:54:00Z">
        <w:r w:rsidR="004037D0" w:rsidRPr="006F2841">
          <w:rPr>
            <w:rStyle w:val="citebib"/>
          </w:rPr>
          <w:t xml:space="preserve"> et al.</w:t>
        </w:r>
      </w:ins>
      <w:r w:rsidRPr="006F2841">
        <w:rPr>
          <w:rStyle w:val="citebib"/>
        </w:rPr>
        <w:t xml:space="preserve"> 1993</w:t>
      </w:r>
      <w:r w:rsidRPr="00D71899">
        <w:rPr>
          <w:rFonts w:cs="Times New Roman"/>
          <w:color w:val="auto"/>
          <w:sz w:val="22"/>
          <w:szCs w:val="22"/>
        </w:rPr>
        <w:t xml:space="preserve">; </w:t>
      </w:r>
      <w:customXmlInsRangeStart w:id="626" w:author="AQ" w:date="2025-08-03T08:56:00Z"/>
      <w:sdt>
        <w:sdtPr>
          <w:rPr>
            <w:rFonts w:cs="Times New Roman"/>
            <w:color w:val="auto"/>
            <w:sz w:val="22"/>
            <w:szCs w:val="22"/>
          </w:rPr>
          <w:alias w:val="BibCitation"/>
          <w:tag w:val="BibRef53"/>
          <w:id w:val="1102381388"/>
          <w:placeholder>
            <w:docPart w:val="DefaultPlaceholder_1082065158"/>
          </w:placeholder>
        </w:sdtPr>
        <w:sdtEndPr/>
        <w:sdtContent>
          <w:customXmlInsRangeEnd w:id="626"/>
          <w:customXmlInsRangeStart w:id="627" w:author="AQ" w:date="2025-08-03T08:56:00Z"/>
          <w:sdt>
            <w:sdtPr>
              <w:rPr>
                <w:rFonts w:cs="Times New Roman"/>
                <w:color w:val="auto"/>
                <w:sz w:val="22"/>
                <w:szCs w:val="22"/>
              </w:rPr>
              <w:alias w:val="BibCitation"/>
              <w:tag w:val="BibRef53"/>
              <w:id w:val="811219992"/>
              <w:placeholder>
                <w:docPart w:val="DefaultPlaceholder_1082065158"/>
              </w:placeholder>
            </w:sdtPr>
            <w:sdtEndPr>
              <w:rPr>
                <w:highlight w:val="green"/>
              </w:rPr>
            </w:sdtEndPr>
            <w:sdtContent>
              <w:customXmlInsRangeEnd w:id="627"/>
              <w:proofErr w:type="spellStart"/>
              <w:r w:rsidRPr="0099569C">
                <w:rPr>
                  <w:rFonts w:cs="Times New Roman"/>
                  <w:color w:val="auto"/>
                  <w:sz w:val="22"/>
                  <w:szCs w:val="22"/>
                  <w:highlight w:val="green"/>
                  <w:rPrChange w:id="628" w:author="AQ" w:date="2025-08-03T08:56:00Z">
                    <w:rPr>
                      <w:rFonts w:cs="Times New Roman"/>
                      <w:color w:val="auto"/>
                      <w:sz w:val="22"/>
                      <w:szCs w:val="22"/>
                    </w:rPr>
                  </w:rPrChange>
                </w:rPr>
                <w:t>Kerfoot</w:t>
              </w:r>
              <w:proofErr w:type="spellEnd"/>
              <w:r w:rsidRPr="0099569C">
                <w:rPr>
                  <w:rFonts w:cs="Times New Roman"/>
                  <w:color w:val="auto"/>
                  <w:sz w:val="22"/>
                  <w:szCs w:val="22"/>
                  <w:highlight w:val="green"/>
                  <w:rPrChange w:id="629" w:author="AQ" w:date="2025-08-03T08:56:00Z">
                    <w:rPr>
                      <w:rFonts w:cs="Times New Roman"/>
                      <w:color w:val="auto"/>
                      <w:sz w:val="22"/>
                      <w:szCs w:val="22"/>
                    </w:rPr>
                  </w:rPrChange>
                </w:rPr>
                <w:t>, 1998</w:t>
              </w:r>
              <w:customXmlInsRangeStart w:id="630" w:author="AQ" w:date="2025-08-03T08:56:00Z"/>
            </w:sdtContent>
          </w:sdt>
          <w:customXmlInsRangeEnd w:id="630"/>
          <w:customXmlInsRangeStart w:id="631" w:author="AQ" w:date="2025-08-03T08:56:00Z"/>
        </w:sdtContent>
      </w:sdt>
      <w:customXmlInsRangeEnd w:id="631"/>
      <w:r w:rsidRPr="00D71899">
        <w:rPr>
          <w:rFonts w:cs="Times New Roman"/>
          <w:color w:val="auto"/>
          <w:sz w:val="22"/>
          <w:szCs w:val="22"/>
        </w:rPr>
        <w:t xml:space="preserve">; </w:t>
      </w:r>
      <w:customXmlInsRangeStart w:id="632" w:author="AQ" w:date="2025-08-03T08:58:00Z"/>
      <w:sdt>
        <w:sdtPr>
          <w:rPr>
            <w:rFonts w:cs="Times New Roman"/>
            <w:color w:val="auto"/>
            <w:sz w:val="22"/>
            <w:szCs w:val="22"/>
          </w:rPr>
          <w:alias w:val="BibCitation"/>
          <w:tag w:val="BibRef103"/>
          <w:id w:val="110718275"/>
          <w:placeholder>
            <w:docPart w:val="DefaultPlaceholder_1082065158"/>
          </w:placeholder>
        </w:sdtPr>
        <w:sdtEndPr/>
        <w:sdtContent>
          <w:customXmlInsRangeEnd w:id="632"/>
          <w:customXmlInsRangeStart w:id="633" w:author="AQ" w:date="2025-08-03T08:58:00Z"/>
          <w:sdt>
            <w:sdtPr>
              <w:rPr>
                <w:rFonts w:cs="Times New Roman"/>
                <w:color w:val="auto"/>
                <w:sz w:val="22"/>
                <w:szCs w:val="22"/>
              </w:rPr>
              <w:alias w:val="BibCitation"/>
              <w:tag w:val="BibRef103"/>
              <w:id w:val="-1113984519"/>
              <w:placeholder>
                <w:docPart w:val="DefaultPlaceholder_1082065158"/>
              </w:placeholder>
            </w:sdtPr>
            <w:sdtEndPr>
              <w:rPr>
                <w:highlight w:val="green"/>
              </w:rPr>
            </w:sdtEndPr>
            <w:sdtContent>
              <w:customXmlInsRangeEnd w:id="633"/>
              <w:r w:rsidRPr="0099569C">
                <w:rPr>
                  <w:rFonts w:cs="Times New Roman"/>
                  <w:color w:val="auto"/>
                  <w:sz w:val="22"/>
                  <w:szCs w:val="22"/>
                  <w:highlight w:val="green"/>
                  <w:rPrChange w:id="634" w:author="AQ" w:date="2025-08-03T08:58:00Z">
                    <w:rPr>
                      <w:rFonts w:cs="Times New Roman"/>
                      <w:color w:val="auto"/>
                      <w:sz w:val="22"/>
                      <w:szCs w:val="22"/>
                    </w:rPr>
                  </w:rPrChange>
                </w:rPr>
                <w:t>Wiseman, 1998</w:t>
              </w:r>
              <w:customXmlInsRangeStart w:id="635" w:author="AQ" w:date="2025-08-03T08:58:00Z"/>
            </w:sdtContent>
          </w:sdt>
          <w:customXmlInsRangeEnd w:id="635"/>
          <w:customXmlInsRangeStart w:id="636" w:author="AQ" w:date="2025-08-03T08:58:00Z"/>
        </w:sdtContent>
      </w:sdt>
      <w:customXmlInsRangeEnd w:id="636"/>
      <w:r w:rsidRPr="00D71899">
        <w:rPr>
          <w:rFonts w:cs="Times New Roman"/>
          <w:color w:val="auto"/>
          <w:sz w:val="22"/>
          <w:szCs w:val="22"/>
        </w:rPr>
        <w:t>).</w:t>
      </w:r>
    </w:p>
    <w:p w14:paraId="16BDA829" w14:textId="77777777" w:rsidR="005D1F77" w:rsidRPr="00106E6E" w:rsidRDefault="005D1F77" w:rsidP="005D1F77">
      <w:pPr>
        <w:pStyle w:val="ParaFirstLine-Ind"/>
        <w:jc w:val="left"/>
        <w:rPr>
          <w:rFonts w:cs="Times New Roman"/>
          <w:b/>
          <w:bCs/>
          <w:color w:val="auto"/>
          <w:sz w:val="22"/>
          <w:szCs w:val="22"/>
        </w:rPr>
      </w:pPr>
      <w:r w:rsidRPr="00D71899">
        <w:rPr>
          <w:rFonts w:cs="Times New Roman"/>
          <w:color w:val="auto"/>
          <w:sz w:val="22"/>
          <w:szCs w:val="22"/>
        </w:rPr>
        <w:t xml:space="preserve">Organized training programs are found in private, postgraduate training institutes, approximately two to four years in length. Intensive weekend and summer programs are also available at most institutes. There are no national certifying exams in humanistic–existential therapy. Institutes generally provide a certificate of completion and place their graduate’s name on their website for referral purposes. Leading humanistic–existential and SFT institutes are listed in </w:t>
      </w:r>
      <w:r w:rsidRPr="00106E6E">
        <w:rPr>
          <w:rFonts w:cs="Times New Roman"/>
          <w:b/>
          <w:bCs/>
          <w:color w:val="auto"/>
          <w:sz w:val="22"/>
          <w:szCs w:val="22"/>
        </w:rPr>
        <w:t>Box 8.6.</w:t>
      </w:r>
    </w:p>
    <w:p w14:paraId="04E8EB77" w14:textId="77777777" w:rsidR="005D1F77" w:rsidRPr="00D71899" w:rsidRDefault="005D1F77" w:rsidP="005D1F77">
      <w:pPr>
        <w:pStyle w:val="ParaFirstLine-Ind"/>
        <w:jc w:val="left"/>
        <w:rPr>
          <w:rFonts w:cs="Times New Roman"/>
          <w:color w:val="auto"/>
          <w:sz w:val="22"/>
          <w:szCs w:val="22"/>
        </w:rPr>
      </w:pPr>
      <w:r w:rsidRPr="00D71899">
        <w:rPr>
          <w:rFonts w:cs="Times New Roman"/>
          <w:color w:val="auto"/>
          <w:sz w:val="22"/>
          <w:szCs w:val="22"/>
        </w:rPr>
        <w:t>There are many associations throughout the world for the humanistic–existential therapies. The following two are highly recommended:</w:t>
      </w:r>
    </w:p>
    <w:p w14:paraId="769DDB0A" w14:textId="01698822" w:rsidR="005D1F77" w:rsidRPr="00D71899" w:rsidRDefault="0065130C" w:rsidP="0065130C">
      <w:pPr>
        <w:pStyle w:val="BulletList1"/>
        <w:tabs>
          <w:tab w:val="clear" w:pos="240"/>
        </w:tabs>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5D1F77" w:rsidRPr="00D71899">
        <w:rPr>
          <w:rFonts w:cs="Times New Roman"/>
          <w:color w:val="auto"/>
          <w:sz w:val="22"/>
          <w:szCs w:val="22"/>
        </w:rPr>
        <w:t>Association for Humanistic Psychology, Alameda, CA, www.ahpweb.org</w:t>
      </w:r>
    </w:p>
    <w:p w14:paraId="20E91249" w14:textId="3CCC3712" w:rsidR="005D1F77" w:rsidRPr="00D71899" w:rsidRDefault="0065130C" w:rsidP="0065130C">
      <w:pPr>
        <w:pStyle w:val="BulletList1"/>
        <w:tabs>
          <w:tab w:val="clear" w:pos="240"/>
        </w:tabs>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5D1F77" w:rsidRPr="00D71899">
        <w:rPr>
          <w:rFonts w:cs="Times New Roman"/>
          <w:color w:val="auto"/>
          <w:sz w:val="22"/>
          <w:szCs w:val="22"/>
        </w:rPr>
        <w:t xml:space="preserve">Division of Humanistic Psychology (Division 32), American Psychological Association, Washington, </w:t>
      </w:r>
      <w:r w:rsidR="005D1F77" w:rsidRPr="00D71899">
        <w:rPr>
          <w:rFonts w:cs="Times New Roman"/>
          <w:color w:val="auto"/>
          <w:sz w:val="22"/>
          <w:szCs w:val="22"/>
        </w:rPr>
        <w:lastRenderedPageBreak/>
        <w:t>DC, www.apa.org</w:t>
      </w:r>
    </w:p>
    <w:p w14:paraId="58A37E43" w14:textId="3552A850" w:rsidR="00226554" w:rsidRPr="005D1F77" w:rsidRDefault="005D1F77" w:rsidP="00D71899">
      <w:pPr>
        <w:pStyle w:val="Head1"/>
        <w:spacing w:before="0" w:after="0" w:line="480" w:lineRule="auto"/>
        <w:rPr>
          <w:rFonts w:cs="Times New Roman"/>
          <w:color w:val="auto"/>
          <w:szCs w:val="22"/>
          <w:u w:val="none"/>
        </w:rPr>
      </w:pPr>
      <w:r w:rsidRPr="005D1F77">
        <w:rPr>
          <w:rFonts w:cs="Times New Roman"/>
          <w:color w:val="auto"/>
          <w:szCs w:val="22"/>
          <w:u w:val="none"/>
        </w:rPr>
        <w:t>&lt;CASE EXAMPLE&gt;</w:t>
      </w:r>
    </w:p>
    <w:p w14:paraId="53E1CC92" w14:textId="2703D232" w:rsidR="00C927CB" w:rsidRPr="002B522B" w:rsidRDefault="004F6791" w:rsidP="002B522B">
      <w:pPr>
        <w:pStyle w:val="CaseStudyTitle"/>
      </w:pPr>
      <w:r w:rsidRPr="00D71899">
        <w:rPr>
          <w:rFonts w:cs="Times New Roman"/>
          <w:color w:val="auto"/>
          <w:szCs w:val="22"/>
          <w:u w:val="none"/>
        </w:rPr>
        <w:t>CASE EXAMPLE</w:t>
      </w:r>
    </w:p>
    <w:p w14:paraId="1871F23B" w14:textId="78F02D37" w:rsidR="00C927CB" w:rsidRPr="002B522B" w:rsidRDefault="005D1F77" w:rsidP="002B522B">
      <w:pPr>
        <w:pStyle w:val="CaseStudy-Heading1"/>
      </w:pPr>
      <w:r>
        <w:rPr>
          <w:rFonts w:ascii="Times New Roman" w:hAnsi="Times New Roman" w:cs="Times New Roman"/>
          <w:color w:val="auto"/>
          <w:spacing w:val="0"/>
        </w:rPr>
        <w:t>Patient Description</w:t>
      </w:r>
    </w:p>
    <w:p w14:paraId="5BCBDC79" w14:textId="39725A32" w:rsidR="008C0C1B" w:rsidRPr="002B522B" w:rsidRDefault="008C0C1B" w:rsidP="002B522B">
      <w:pPr>
        <w:pStyle w:val="CaseStudy-Heading2"/>
      </w:pPr>
      <w:r w:rsidRPr="008C0C1B">
        <w:rPr>
          <w:rFonts w:ascii="Times New Roman" w:hAnsi="Times New Roman" w:cs="Times New Roman"/>
          <w:i/>
          <w:iCs/>
          <w:color w:val="auto"/>
          <w:spacing w:val="0"/>
        </w:rPr>
        <w:t>Assessment</w:t>
      </w:r>
    </w:p>
    <w:p w14:paraId="66667834" w14:textId="2DA0CE64" w:rsidR="00C927CB" w:rsidRPr="00D71899" w:rsidRDefault="005D1F77" w:rsidP="00D71899">
      <w:pPr>
        <w:pStyle w:val="Para-FL"/>
        <w:jc w:val="left"/>
        <w:rPr>
          <w:rFonts w:cs="Times New Roman"/>
          <w:color w:val="auto"/>
          <w:sz w:val="22"/>
          <w:szCs w:val="22"/>
        </w:rPr>
      </w:pPr>
      <w:r>
        <w:rPr>
          <w:rFonts w:cs="Times New Roman"/>
          <w:color w:val="auto"/>
          <w:sz w:val="22"/>
          <w:szCs w:val="22"/>
        </w:rPr>
        <w:t>Ms. J</w:t>
      </w:r>
      <w:r w:rsidR="004F6791" w:rsidRPr="00D71899">
        <w:rPr>
          <w:rFonts w:cs="Times New Roman"/>
          <w:color w:val="auto"/>
          <w:sz w:val="22"/>
          <w:szCs w:val="22"/>
        </w:rPr>
        <w:t>, a 40-year-old nurse practitioner, has been married for 16 years and has three children, age</w:t>
      </w:r>
      <w:r w:rsidR="00226554" w:rsidRPr="00D71899">
        <w:rPr>
          <w:rFonts w:cs="Times New Roman"/>
          <w:color w:val="auto"/>
          <w:sz w:val="22"/>
          <w:szCs w:val="22"/>
        </w:rPr>
        <w:t>s</w:t>
      </w:r>
      <w:r w:rsidR="004F6791" w:rsidRPr="00D71899">
        <w:rPr>
          <w:rFonts w:cs="Times New Roman"/>
          <w:color w:val="auto"/>
          <w:sz w:val="22"/>
          <w:szCs w:val="22"/>
        </w:rPr>
        <w:t xml:space="preserve"> 6, 8, and 10</w:t>
      </w:r>
      <w:r>
        <w:rPr>
          <w:rFonts w:cs="Times New Roman"/>
          <w:color w:val="auto"/>
          <w:sz w:val="22"/>
          <w:szCs w:val="22"/>
        </w:rPr>
        <w:t xml:space="preserve"> years</w:t>
      </w:r>
      <w:r w:rsidR="004F6791" w:rsidRPr="00D71899">
        <w:rPr>
          <w:rFonts w:cs="Times New Roman"/>
          <w:color w:val="auto"/>
          <w:sz w:val="22"/>
          <w:szCs w:val="22"/>
        </w:rPr>
        <w:t xml:space="preserve">. She entered therapy with symptoms of anxiety that began when she realized her husband was viewing excessive amounts of Internet pornography on a daily basis. She has not revealed to him that she knows about his addiction. </w:t>
      </w:r>
      <w:r>
        <w:rPr>
          <w:rFonts w:cs="Times New Roman"/>
          <w:color w:val="auto"/>
          <w:sz w:val="22"/>
          <w:szCs w:val="22"/>
        </w:rPr>
        <w:t>Ms. J</w:t>
      </w:r>
      <w:r w:rsidR="004F6791" w:rsidRPr="00D71899">
        <w:rPr>
          <w:rFonts w:cs="Times New Roman"/>
          <w:color w:val="auto"/>
          <w:sz w:val="22"/>
          <w:szCs w:val="22"/>
        </w:rPr>
        <w:t xml:space="preserve"> has been dissatisfied with her marriage for a number of years and states she has </w:t>
      </w:r>
      <w:r w:rsidR="00AB08C8">
        <w:rPr>
          <w:rFonts w:cs="Times New Roman"/>
          <w:color w:val="auto"/>
          <w:sz w:val="22"/>
          <w:szCs w:val="22"/>
        </w:rPr>
        <w:t>“</w:t>
      </w:r>
      <w:r w:rsidR="004F6791" w:rsidRPr="00D71899">
        <w:rPr>
          <w:rFonts w:cs="Times New Roman"/>
          <w:color w:val="auto"/>
          <w:sz w:val="22"/>
          <w:szCs w:val="22"/>
        </w:rPr>
        <w:t>fallen out of love</w:t>
      </w:r>
      <w:r w:rsidR="00AB08C8">
        <w:rPr>
          <w:rFonts w:cs="Times New Roman"/>
          <w:color w:val="auto"/>
          <w:sz w:val="22"/>
          <w:szCs w:val="22"/>
        </w:rPr>
        <w:t>”</w:t>
      </w:r>
      <w:r w:rsidR="004F6791" w:rsidRPr="00D71899">
        <w:rPr>
          <w:rFonts w:cs="Times New Roman"/>
          <w:color w:val="auto"/>
          <w:sz w:val="22"/>
          <w:szCs w:val="22"/>
        </w:rPr>
        <w:t xml:space="preserve"> with</w:t>
      </w:r>
      <w:r>
        <w:rPr>
          <w:rFonts w:cs="Times New Roman"/>
          <w:color w:val="auto"/>
          <w:sz w:val="22"/>
          <w:szCs w:val="22"/>
        </w:rPr>
        <w:t xml:space="preserve"> her husband</w:t>
      </w:r>
      <w:r w:rsidR="004F6791" w:rsidRPr="00D71899">
        <w:rPr>
          <w:rFonts w:cs="Times New Roman"/>
          <w:color w:val="auto"/>
          <w:sz w:val="22"/>
          <w:szCs w:val="22"/>
        </w:rPr>
        <w:t>. She has frequently thought of leaving her husband in the past</w:t>
      </w:r>
      <w:r w:rsidR="00AB08C8">
        <w:rPr>
          <w:rFonts w:cs="Times New Roman"/>
          <w:color w:val="auto"/>
          <w:sz w:val="22"/>
          <w:szCs w:val="22"/>
        </w:rPr>
        <w:t>,</w:t>
      </w:r>
      <w:r w:rsidR="004F6791" w:rsidRPr="00D71899">
        <w:rPr>
          <w:rFonts w:cs="Times New Roman"/>
          <w:color w:val="auto"/>
          <w:sz w:val="22"/>
          <w:szCs w:val="22"/>
        </w:rPr>
        <w:t xml:space="preserve"> but the prospect was too frightening. Recently, she has experienced her relationship with her husband as particularly emotionally void and empty. From her perspective, he is </w:t>
      </w:r>
      <w:r w:rsidR="00226554" w:rsidRPr="00D71899">
        <w:rPr>
          <w:rFonts w:cs="Times New Roman"/>
          <w:color w:val="auto"/>
          <w:sz w:val="22"/>
          <w:szCs w:val="22"/>
        </w:rPr>
        <w:t xml:space="preserve">a </w:t>
      </w:r>
      <w:r w:rsidR="004F6791" w:rsidRPr="00D71899">
        <w:rPr>
          <w:rFonts w:cs="Times New Roman"/>
          <w:color w:val="auto"/>
          <w:sz w:val="22"/>
          <w:szCs w:val="22"/>
        </w:rPr>
        <w:t xml:space="preserve">very emotionally restricted </w:t>
      </w:r>
      <w:r w:rsidR="00226554" w:rsidRPr="00D71899">
        <w:rPr>
          <w:rFonts w:cs="Times New Roman"/>
          <w:color w:val="auto"/>
          <w:sz w:val="22"/>
          <w:szCs w:val="22"/>
        </w:rPr>
        <w:t xml:space="preserve">man. She </w:t>
      </w:r>
      <w:r w:rsidR="004F6791" w:rsidRPr="00D71899">
        <w:rPr>
          <w:rFonts w:cs="Times New Roman"/>
          <w:color w:val="auto"/>
          <w:sz w:val="22"/>
          <w:szCs w:val="22"/>
        </w:rPr>
        <w:t>dreads being alone with him and is embarrassed to be in his company with friends. The discovery of his pornography addiction has increased her desire to leave. She met her husband on graduation from college at the age of 22</w:t>
      </w:r>
      <w:r w:rsidR="00AB08C8">
        <w:rPr>
          <w:rFonts w:cs="Times New Roman"/>
          <w:color w:val="auto"/>
          <w:sz w:val="22"/>
          <w:szCs w:val="22"/>
        </w:rPr>
        <w:t xml:space="preserve"> years</w:t>
      </w:r>
      <w:r w:rsidR="004F6791" w:rsidRPr="00D71899">
        <w:rPr>
          <w:rFonts w:cs="Times New Roman"/>
          <w:color w:val="auto"/>
          <w:sz w:val="22"/>
          <w:szCs w:val="22"/>
        </w:rPr>
        <w:t xml:space="preserve">, a time when she was insecure and unstable. He had a stable, corporate job and seemed to be supportive of her. She married him </w:t>
      </w:r>
      <w:r w:rsidR="00AB08C8">
        <w:rPr>
          <w:rFonts w:cs="Times New Roman"/>
          <w:color w:val="auto"/>
          <w:sz w:val="22"/>
          <w:szCs w:val="22"/>
        </w:rPr>
        <w:t>4</w:t>
      </w:r>
      <w:r w:rsidR="004F6791" w:rsidRPr="00D71899">
        <w:rPr>
          <w:rFonts w:cs="Times New Roman"/>
          <w:color w:val="auto"/>
          <w:sz w:val="22"/>
          <w:szCs w:val="22"/>
        </w:rPr>
        <w:t xml:space="preserve"> years later. She feels that there is a part of </w:t>
      </w:r>
      <w:proofErr w:type="gramStart"/>
      <w:r w:rsidR="004F6791" w:rsidRPr="00D71899">
        <w:rPr>
          <w:rFonts w:cs="Times New Roman"/>
          <w:color w:val="auto"/>
          <w:sz w:val="22"/>
          <w:szCs w:val="22"/>
        </w:rPr>
        <w:t>herself</w:t>
      </w:r>
      <w:proofErr w:type="gramEnd"/>
      <w:r w:rsidR="004F6791" w:rsidRPr="00D71899">
        <w:rPr>
          <w:rFonts w:cs="Times New Roman"/>
          <w:color w:val="auto"/>
          <w:sz w:val="22"/>
          <w:szCs w:val="22"/>
        </w:rPr>
        <w:t xml:space="preserve"> that is still unstable, and </w:t>
      </w:r>
      <w:r w:rsidR="00AB08C8">
        <w:rPr>
          <w:rFonts w:cs="Times New Roman"/>
          <w:color w:val="auto"/>
          <w:sz w:val="22"/>
          <w:szCs w:val="22"/>
        </w:rPr>
        <w:t xml:space="preserve">she </w:t>
      </w:r>
      <w:r w:rsidR="004F6791" w:rsidRPr="00D71899">
        <w:rPr>
          <w:rFonts w:cs="Times New Roman"/>
          <w:color w:val="auto"/>
          <w:sz w:val="22"/>
          <w:szCs w:val="22"/>
        </w:rPr>
        <w:t xml:space="preserve">fears </w:t>
      </w:r>
      <w:r w:rsidR="00AB08C8">
        <w:rPr>
          <w:rFonts w:cs="Times New Roman"/>
          <w:color w:val="auto"/>
          <w:sz w:val="22"/>
          <w:szCs w:val="22"/>
        </w:rPr>
        <w:t xml:space="preserve">that </w:t>
      </w:r>
      <w:r w:rsidR="004F6791" w:rsidRPr="00D71899">
        <w:rPr>
          <w:rFonts w:cs="Times New Roman"/>
          <w:color w:val="auto"/>
          <w:sz w:val="22"/>
          <w:szCs w:val="22"/>
        </w:rPr>
        <w:t xml:space="preserve">without the safety of the marriage, she might be unable to cope with the vicissitudes of life. During most of their married life, </w:t>
      </w:r>
      <w:r>
        <w:rPr>
          <w:rFonts w:cs="Times New Roman"/>
          <w:color w:val="auto"/>
          <w:sz w:val="22"/>
          <w:szCs w:val="22"/>
        </w:rPr>
        <w:t>Ms. J</w:t>
      </w:r>
      <w:r w:rsidR="004F6791" w:rsidRPr="00D71899">
        <w:rPr>
          <w:rFonts w:cs="Times New Roman"/>
          <w:color w:val="auto"/>
          <w:sz w:val="22"/>
          <w:szCs w:val="22"/>
        </w:rPr>
        <w:t xml:space="preserve"> worked part-time as a nurse, and when not working, immersed herself in the tasks of childcare. Her husband pursued his professional corporate business career and </w:t>
      </w:r>
      <w:r w:rsidR="00226554" w:rsidRPr="00D71899">
        <w:rPr>
          <w:rFonts w:cs="Times New Roman"/>
          <w:color w:val="auto"/>
          <w:sz w:val="22"/>
          <w:szCs w:val="22"/>
        </w:rPr>
        <w:t>is successful</w:t>
      </w:r>
      <w:r w:rsidR="004F6791" w:rsidRPr="00D71899">
        <w:rPr>
          <w:rFonts w:cs="Times New Roman"/>
          <w:color w:val="auto"/>
          <w:sz w:val="22"/>
          <w:szCs w:val="22"/>
        </w:rPr>
        <w:t xml:space="preserve">. They tried </w:t>
      </w:r>
      <w:r w:rsidR="00226554" w:rsidRPr="00D71899">
        <w:rPr>
          <w:rFonts w:cs="Times New Roman"/>
          <w:color w:val="auto"/>
          <w:sz w:val="22"/>
          <w:szCs w:val="22"/>
        </w:rPr>
        <w:t>couple</w:t>
      </w:r>
      <w:r w:rsidR="004F6791" w:rsidRPr="00D71899">
        <w:rPr>
          <w:rFonts w:cs="Times New Roman"/>
          <w:color w:val="auto"/>
          <w:sz w:val="22"/>
          <w:szCs w:val="22"/>
        </w:rPr>
        <w:t xml:space="preserve"> counseling on two occasions without </w:t>
      </w:r>
      <w:r w:rsidR="00226554" w:rsidRPr="00D71899">
        <w:rPr>
          <w:rFonts w:cs="Times New Roman"/>
          <w:color w:val="auto"/>
          <w:sz w:val="22"/>
          <w:szCs w:val="22"/>
        </w:rPr>
        <w:t xml:space="preserve">much </w:t>
      </w:r>
      <w:r w:rsidR="004F6791" w:rsidRPr="00D71899">
        <w:rPr>
          <w:rFonts w:cs="Times New Roman"/>
          <w:color w:val="auto"/>
          <w:sz w:val="22"/>
          <w:szCs w:val="22"/>
        </w:rPr>
        <w:t>success</w:t>
      </w:r>
      <w:r w:rsidR="00F417BC">
        <w:rPr>
          <w:rFonts w:cs="Times New Roman"/>
          <w:color w:val="auto"/>
          <w:sz w:val="22"/>
          <w:szCs w:val="22"/>
        </w:rPr>
        <w:t>,</w:t>
      </w:r>
      <w:r w:rsidR="004F6791" w:rsidRPr="00D71899">
        <w:rPr>
          <w:rFonts w:cs="Times New Roman"/>
          <w:color w:val="auto"/>
          <w:sz w:val="22"/>
          <w:szCs w:val="22"/>
        </w:rPr>
        <w:t xml:space="preserve"> and she believes that strategy is fruitless</w:t>
      </w:r>
      <w:r w:rsidR="00226554" w:rsidRPr="00D71899">
        <w:rPr>
          <w:rFonts w:cs="Times New Roman"/>
          <w:color w:val="auto"/>
          <w:sz w:val="22"/>
          <w:szCs w:val="22"/>
        </w:rPr>
        <w:t xml:space="preserve"> at this time</w:t>
      </w:r>
      <w:r w:rsidR="004F6791" w:rsidRPr="00D71899">
        <w:rPr>
          <w:rFonts w:cs="Times New Roman"/>
          <w:color w:val="auto"/>
          <w:sz w:val="22"/>
          <w:szCs w:val="22"/>
        </w:rPr>
        <w:t>. She desires individual therapy to help end the marriage. She realizes that what prevents her from leaving the marriage resides within her.</w:t>
      </w:r>
    </w:p>
    <w:p w14:paraId="1EF99418" w14:textId="7C64AB5A" w:rsidR="008C0C1B" w:rsidRDefault="002B522B" w:rsidP="002B522B">
      <w:pPr>
        <w:pStyle w:val="CaseStudy-Heading1"/>
        <w:rPr>
          <w:caps/>
        </w:rPr>
      </w:pPr>
      <w:r>
        <w:t>Current Symptoms</w:t>
      </w:r>
    </w:p>
    <w:p w14:paraId="041E5AA1" w14:textId="7CDFFC03" w:rsidR="00C927CB" w:rsidRPr="008C0C1B" w:rsidRDefault="002B522B" w:rsidP="002B522B">
      <w:pPr>
        <w:pStyle w:val="CaseStudy-Heading2"/>
        <w:rPr>
          <w:rFonts w:cs="Times New Roman"/>
          <w:i/>
          <w:iCs/>
          <w:color w:val="auto"/>
          <w:spacing w:val="0"/>
        </w:rPr>
      </w:pPr>
      <w:r w:rsidRPr="008C0C1B">
        <w:rPr>
          <w:rFonts w:cs="Times New Roman"/>
          <w:i/>
          <w:iCs/>
          <w:color w:val="auto"/>
          <w:spacing w:val="0"/>
        </w:rPr>
        <w:t>Conceptualization</w:t>
      </w:r>
    </w:p>
    <w:p w14:paraId="1B879002" w14:textId="353FF7C5" w:rsidR="00C927CB" w:rsidRPr="00D71899" w:rsidRDefault="005D1F77" w:rsidP="00D71899">
      <w:pPr>
        <w:pStyle w:val="Para-FL"/>
        <w:jc w:val="left"/>
        <w:rPr>
          <w:rFonts w:cs="Times New Roman"/>
          <w:color w:val="auto"/>
          <w:sz w:val="22"/>
          <w:szCs w:val="22"/>
        </w:rPr>
      </w:pPr>
      <w:r>
        <w:rPr>
          <w:rFonts w:cs="Times New Roman"/>
          <w:color w:val="auto"/>
          <w:sz w:val="22"/>
          <w:szCs w:val="22"/>
        </w:rPr>
        <w:t>Ms. J</w:t>
      </w:r>
      <w:r w:rsidR="004F6791" w:rsidRPr="00D71899">
        <w:rPr>
          <w:rFonts w:cs="Times New Roman"/>
          <w:color w:val="auto"/>
          <w:sz w:val="22"/>
          <w:szCs w:val="22"/>
        </w:rPr>
        <w:t xml:space="preserve"> is a woman who has difficulty accessing and expressing her primary emotions. Underneath the </w:t>
      </w:r>
      <w:r w:rsidR="004F6791" w:rsidRPr="00D71899">
        <w:rPr>
          <w:rFonts w:cs="Times New Roman"/>
          <w:color w:val="auto"/>
          <w:sz w:val="22"/>
          <w:szCs w:val="22"/>
        </w:rPr>
        <w:lastRenderedPageBreak/>
        <w:t>secondary emotion of anxiety, which emerged with the discovery of her husband’s addiction, is a significant amount of unaware anger and sadness that cannot be contacted</w:t>
      </w:r>
      <w:r w:rsidR="00FD7BFB" w:rsidRPr="00D71899">
        <w:rPr>
          <w:rFonts w:cs="Times New Roman"/>
          <w:color w:val="auto"/>
          <w:sz w:val="22"/>
          <w:szCs w:val="22"/>
        </w:rPr>
        <w:t xml:space="preserve"> and used to</w:t>
      </w:r>
      <w:r w:rsidR="004F6791" w:rsidRPr="00D71899">
        <w:rPr>
          <w:rFonts w:cs="Times New Roman"/>
          <w:color w:val="auto"/>
          <w:sz w:val="22"/>
          <w:szCs w:val="22"/>
        </w:rPr>
        <w:t xml:space="preserve"> heal </w:t>
      </w:r>
      <w:r w:rsidR="00FD7BFB" w:rsidRPr="00D71899">
        <w:rPr>
          <w:rFonts w:cs="Times New Roman"/>
          <w:color w:val="auto"/>
          <w:sz w:val="22"/>
          <w:szCs w:val="22"/>
        </w:rPr>
        <w:t>and</w:t>
      </w:r>
      <w:r w:rsidR="004F6791" w:rsidRPr="00D71899">
        <w:rPr>
          <w:rFonts w:cs="Times New Roman"/>
          <w:color w:val="auto"/>
          <w:sz w:val="22"/>
          <w:szCs w:val="22"/>
        </w:rPr>
        <w:t xml:space="preserve"> help propel her out of the marriage. She feels betrayed and violated by his addiction as well as sad over the inevitable loss of her marriage and breakup of her family. </w:t>
      </w:r>
      <w:r w:rsidR="00CD423C" w:rsidRPr="00D71899">
        <w:rPr>
          <w:rFonts w:cs="Times New Roman"/>
          <w:color w:val="auto"/>
          <w:sz w:val="22"/>
          <w:szCs w:val="22"/>
        </w:rPr>
        <w:t>If she leaves, she realizes he will have the children half of the time</w:t>
      </w:r>
      <w:r w:rsidR="003A3A9E">
        <w:rPr>
          <w:rFonts w:cs="Times New Roman"/>
          <w:color w:val="auto"/>
          <w:sz w:val="22"/>
          <w:szCs w:val="22"/>
        </w:rPr>
        <w:t>,</w:t>
      </w:r>
      <w:r w:rsidR="00CD423C" w:rsidRPr="00D71899">
        <w:rPr>
          <w:rFonts w:cs="Times New Roman"/>
          <w:color w:val="auto"/>
          <w:sz w:val="22"/>
          <w:szCs w:val="22"/>
        </w:rPr>
        <w:t xml:space="preserve"> and she </w:t>
      </w:r>
      <w:r w:rsidR="004F6791" w:rsidRPr="00D71899">
        <w:rPr>
          <w:rFonts w:cs="Times New Roman"/>
          <w:color w:val="auto"/>
          <w:sz w:val="22"/>
          <w:szCs w:val="22"/>
        </w:rPr>
        <w:t>fears he would be an inadequate parent. Further</w:t>
      </w:r>
      <w:r w:rsidR="00CD423C" w:rsidRPr="00D71899">
        <w:rPr>
          <w:rFonts w:cs="Times New Roman"/>
          <w:color w:val="auto"/>
          <w:sz w:val="22"/>
          <w:szCs w:val="22"/>
        </w:rPr>
        <w:t>more</w:t>
      </w:r>
      <w:r w:rsidR="004F6791" w:rsidRPr="00D71899">
        <w:rPr>
          <w:rFonts w:cs="Times New Roman"/>
          <w:color w:val="auto"/>
          <w:sz w:val="22"/>
          <w:szCs w:val="22"/>
        </w:rPr>
        <w:t xml:space="preserve">, she has never </w:t>
      </w:r>
      <w:r w:rsidR="00CD423C" w:rsidRPr="00D71899">
        <w:rPr>
          <w:rFonts w:cs="Times New Roman"/>
          <w:color w:val="auto"/>
          <w:sz w:val="22"/>
          <w:szCs w:val="22"/>
        </w:rPr>
        <w:t>lived alone and fears that without him, she may be unstable and fall apart. Issues from young adulthood need to be addressed</w:t>
      </w:r>
      <w:r w:rsidR="008F363C">
        <w:rPr>
          <w:rFonts w:cs="Times New Roman"/>
          <w:color w:val="auto"/>
          <w:sz w:val="22"/>
          <w:szCs w:val="22"/>
        </w:rPr>
        <w:t>,</w:t>
      </w:r>
      <w:r w:rsidR="00CD423C" w:rsidRPr="00D71899">
        <w:rPr>
          <w:rFonts w:cs="Times New Roman"/>
          <w:color w:val="auto"/>
          <w:sz w:val="22"/>
          <w:szCs w:val="22"/>
        </w:rPr>
        <w:t xml:space="preserve"> especially related to her insecurity and instability after graduating from college. She has</w:t>
      </w:r>
      <w:r w:rsidR="004F6791" w:rsidRPr="00D71899">
        <w:rPr>
          <w:rFonts w:cs="Times New Roman"/>
          <w:color w:val="auto"/>
          <w:sz w:val="22"/>
          <w:szCs w:val="22"/>
        </w:rPr>
        <w:t xml:space="preserve"> difficulty with </w:t>
      </w:r>
      <w:r w:rsidR="00CD423C" w:rsidRPr="00D71899">
        <w:rPr>
          <w:rFonts w:cs="Times New Roman"/>
          <w:color w:val="auto"/>
          <w:sz w:val="22"/>
          <w:szCs w:val="22"/>
        </w:rPr>
        <w:t xml:space="preserve">existential states of </w:t>
      </w:r>
      <w:r w:rsidR="004F6791" w:rsidRPr="00D71899">
        <w:rPr>
          <w:rFonts w:cs="Times New Roman"/>
          <w:color w:val="auto"/>
          <w:sz w:val="22"/>
          <w:szCs w:val="22"/>
        </w:rPr>
        <w:t xml:space="preserve">freedom, </w:t>
      </w:r>
      <w:r w:rsidR="00CD423C" w:rsidRPr="00D71899">
        <w:rPr>
          <w:rFonts w:cs="Times New Roman"/>
          <w:color w:val="auto"/>
          <w:sz w:val="22"/>
          <w:szCs w:val="22"/>
        </w:rPr>
        <w:t>authenticity</w:t>
      </w:r>
      <w:r w:rsidR="004F6791" w:rsidRPr="00D71899">
        <w:rPr>
          <w:rFonts w:cs="Times New Roman"/>
          <w:color w:val="auto"/>
          <w:sz w:val="22"/>
          <w:szCs w:val="22"/>
        </w:rPr>
        <w:t xml:space="preserve">, </w:t>
      </w:r>
      <w:r w:rsidR="00CD423C" w:rsidRPr="00D71899">
        <w:rPr>
          <w:rFonts w:cs="Times New Roman"/>
          <w:color w:val="auto"/>
          <w:sz w:val="22"/>
          <w:szCs w:val="22"/>
        </w:rPr>
        <w:t>and aloneness.</w:t>
      </w:r>
      <w:r w:rsidR="004F6791" w:rsidRPr="00D71899">
        <w:rPr>
          <w:rFonts w:cs="Times New Roman"/>
          <w:color w:val="auto"/>
          <w:sz w:val="22"/>
          <w:szCs w:val="22"/>
        </w:rPr>
        <w:t xml:space="preserve"> In addition, she has a number of </w:t>
      </w:r>
      <w:proofErr w:type="spellStart"/>
      <w:r w:rsidR="004F6791" w:rsidRPr="00D71899">
        <w:rPr>
          <w:rFonts w:cs="Times New Roman"/>
          <w:color w:val="auto"/>
          <w:sz w:val="22"/>
          <w:szCs w:val="22"/>
        </w:rPr>
        <w:t>introjects</w:t>
      </w:r>
      <w:proofErr w:type="spellEnd"/>
      <w:r w:rsidR="008F363C">
        <w:rPr>
          <w:rFonts w:cs="Times New Roman"/>
          <w:color w:val="auto"/>
          <w:sz w:val="22"/>
          <w:szCs w:val="22"/>
        </w:rPr>
        <w:t>,</w:t>
      </w:r>
      <w:r w:rsidR="004F6791" w:rsidRPr="00D71899">
        <w:rPr>
          <w:rFonts w:cs="Times New Roman"/>
          <w:color w:val="auto"/>
          <w:sz w:val="22"/>
          <w:szCs w:val="22"/>
        </w:rPr>
        <w:t xml:space="preserve"> including:</w:t>
      </w:r>
    </w:p>
    <w:p w14:paraId="3AAC5513" w14:textId="69FA278D" w:rsidR="00C927CB" w:rsidRPr="00D71899" w:rsidRDefault="0065130C" w:rsidP="002B522B">
      <w:pPr>
        <w:pStyle w:val="CaseStudy-BulletList1"/>
      </w:pPr>
      <w:r w:rsidRPr="00D71899">
        <w:t>•</w:t>
      </w:r>
      <w:r w:rsidRPr="00D71899">
        <w:tab/>
      </w:r>
      <w:r w:rsidR="004F6791" w:rsidRPr="00D71899">
        <w:t>It is not okay to get divorced.</w:t>
      </w:r>
    </w:p>
    <w:p w14:paraId="00488429" w14:textId="5B33B6D6" w:rsidR="00C927CB" w:rsidRPr="00D71899" w:rsidRDefault="0065130C" w:rsidP="002B522B">
      <w:pPr>
        <w:pStyle w:val="CaseStudy-BulletList1"/>
      </w:pPr>
      <w:r w:rsidRPr="00D71899">
        <w:t>•</w:t>
      </w:r>
      <w:r w:rsidRPr="00D71899">
        <w:tab/>
      </w:r>
      <w:r w:rsidR="004F6791" w:rsidRPr="00D71899">
        <w:t>I will fall apart if I am alone.</w:t>
      </w:r>
    </w:p>
    <w:p w14:paraId="7902CC98" w14:textId="457CAE33" w:rsidR="00C927CB" w:rsidRPr="00D71899" w:rsidRDefault="0065130C" w:rsidP="002B522B">
      <w:pPr>
        <w:pStyle w:val="CaseStudy-BulletList1"/>
      </w:pPr>
      <w:r w:rsidRPr="00D71899">
        <w:t>•</w:t>
      </w:r>
      <w:r w:rsidRPr="00D71899">
        <w:tab/>
      </w:r>
      <w:r w:rsidR="004F6791" w:rsidRPr="00D71899">
        <w:t>He will be a derelict single parent.</w:t>
      </w:r>
    </w:p>
    <w:p w14:paraId="23963BB8" w14:textId="0BE062D9" w:rsidR="008C0C1B" w:rsidRPr="002B522B" w:rsidRDefault="008C0C1B" w:rsidP="002B522B">
      <w:pPr>
        <w:pStyle w:val="CaseStudy-Heading1"/>
      </w:pPr>
      <w:r>
        <w:t>Plan for Treatment</w:t>
      </w:r>
    </w:p>
    <w:p w14:paraId="7B6FC9CB" w14:textId="5AECCDDE" w:rsidR="00C927CB" w:rsidRPr="008C0C1B" w:rsidRDefault="002B522B" w:rsidP="002B522B">
      <w:pPr>
        <w:pStyle w:val="CaseStudy-Heading2"/>
        <w:rPr>
          <w:rFonts w:cs="Times New Roman"/>
          <w:i/>
          <w:iCs/>
          <w:color w:val="auto"/>
          <w:spacing w:val="0"/>
        </w:rPr>
      </w:pPr>
      <w:r w:rsidRPr="008C0C1B">
        <w:rPr>
          <w:rFonts w:cs="Times New Roman"/>
          <w:i/>
          <w:iCs/>
          <w:color w:val="auto"/>
          <w:spacing w:val="0"/>
        </w:rPr>
        <w:t xml:space="preserve">Facilitating Change and Working </w:t>
      </w:r>
      <w:r>
        <w:rPr>
          <w:rFonts w:cs="Times New Roman"/>
          <w:i/>
          <w:iCs/>
          <w:color w:val="auto"/>
          <w:spacing w:val="0"/>
        </w:rPr>
        <w:t>o</w:t>
      </w:r>
      <w:r w:rsidRPr="008C0C1B">
        <w:rPr>
          <w:rFonts w:cs="Times New Roman"/>
          <w:i/>
          <w:iCs/>
          <w:color w:val="auto"/>
          <w:spacing w:val="0"/>
        </w:rPr>
        <w:t>n Problems</w:t>
      </w:r>
    </w:p>
    <w:p w14:paraId="29149D68" w14:textId="5BEC900E" w:rsidR="008C0789" w:rsidRPr="00D71899" w:rsidRDefault="005D1F77" w:rsidP="008C0C1B">
      <w:pPr>
        <w:pStyle w:val="ParaFirstLine-Ind"/>
        <w:ind w:firstLine="0"/>
        <w:jc w:val="left"/>
        <w:rPr>
          <w:rFonts w:cs="Times New Roman"/>
          <w:color w:val="auto"/>
          <w:sz w:val="22"/>
          <w:szCs w:val="22"/>
        </w:rPr>
      </w:pPr>
      <w:r>
        <w:rPr>
          <w:rFonts w:cs="Times New Roman"/>
          <w:color w:val="auto"/>
          <w:sz w:val="22"/>
          <w:szCs w:val="22"/>
        </w:rPr>
        <w:t>Ms. J</w:t>
      </w:r>
      <w:r w:rsidR="004F6791" w:rsidRPr="00D71899">
        <w:rPr>
          <w:rFonts w:cs="Times New Roman"/>
          <w:color w:val="auto"/>
          <w:sz w:val="22"/>
          <w:szCs w:val="22"/>
        </w:rPr>
        <w:t xml:space="preserve">’s therapy was an integrated humanistic–existential </w:t>
      </w:r>
      <w:r w:rsidR="008C0789" w:rsidRPr="00D71899">
        <w:rPr>
          <w:rFonts w:cs="Times New Roman"/>
          <w:color w:val="auto"/>
          <w:sz w:val="22"/>
          <w:szCs w:val="22"/>
        </w:rPr>
        <w:t>(person-centered, existential, gestalt, and EFT) and</w:t>
      </w:r>
      <w:r w:rsidR="004F6791" w:rsidRPr="00D71899">
        <w:rPr>
          <w:rFonts w:cs="Times New Roman"/>
          <w:color w:val="auto"/>
          <w:sz w:val="22"/>
          <w:szCs w:val="22"/>
        </w:rPr>
        <w:t xml:space="preserve"> solution-focused </w:t>
      </w:r>
      <w:r w:rsidR="008C0789" w:rsidRPr="00D71899">
        <w:rPr>
          <w:rFonts w:cs="Times New Roman"/>
          <w:color w:val="auto"/>
          <w:sz w:val="22"/>
          <w:szCs w:val="22"/>
        </w:rPr>
        <w:t>approach</w:t>
      </w:r>
      <w:r w:rsidR="004F6791" w:rsidRPr="00D71899">
        <w:rPr>
          <w:rFonts w:cs="Times New Roman"/>
          <w:color w:val="auto"/>
          <w:sz w:val="22"/>
          <w:szCs w:val="22"/>
        </w:rPr>
        <w:t>. Several existential themes emerged during the course of therapy</w:t>
      </w:r>
      <w:r w:rsidR="00BD4242">
        <w:rPr>
          <w:rFonts w:cs="Times New Roman"/>
          <w:color w:val="auto"/>
          <w:sz w:val="22"/>
          <w:szCs w:val="22"/>
        </w:rPr>
        <w:t>,</w:t>
      </w:r>
      <w:r w:rsidR="004F6791" w:rsidRPr="00D71899">
        <w:rPr>
          <w:rFonts w:cs="Times New Roman"/>
          <w:color w:val="auto"/>
          <w:sz w:val="22"/>
          <w:szCs w:val="22"/>
        </w:rPr>
        <w:t xml:space="preserve"> including her fear of aloneness and taking responsibility for her life. During therapy, she reconnected with a former boyfriend on social media and “fell in love” with him. Although the state of being “in love” is one of the great experiences in life, it usually prevents therapy from moving forward in a deep fashion, for the pull of love is so great that it engulfs even the most well-directed therapeutic endeavors. </w:t>
      </w:r>
      <w:r>
        <w:rPr>
          <w:rFonts w:cs="Times New Roman"/>
          <w:color w:val="auto"/>
          <w:sz w:val="22"/>
          <w:szCs w:val="22"/>
        </w:rPr>
        <w:t>Ms. J</w:t>
      </w:r>
      <w:r w:rsidR="004F6791" w:rsidRPr="00D71899">
        <w:rPr>
          <w:rFonts w:cs="Times New Roman"/>
          <w:color w:val="auto"/>
          <w:sz w:val="22"/>
          <w:szCs w:val="22"/>
        </w:rPr>
        <w:t xml:space="preserve"> found her new love to be </w:t>
      </w:r>
      <w:r w:rsidR="00BD4242">
        <w:rPr>
          <w:rFonts w:cs="Times New Roman"/>
          <w:color w:val="auto"/>
          <w:sz w:val="22"/>
          <w:szCs w:val="22"/>
        </w:rPr>
        <w:t>“</w:t>
      </w:r>
      <w:r w:rsidR="004F6791" w:rsidRPr="00D71899">
        <w:rPr>
          <w:rFonts w:cs="Times New Roman"/>
          <w:color w:val="auto"/>
          <w:sz w:val="22"/>
          <w:szCs w:val="22"/>
        </w:rPr>
        <w:t>the ideal man</w:t>
      </w:r>
      <w:r w:rsidR="00BD4242">
        <w:rPr>
          <w:rFonts w:cs="Times New Roman"/>
          <w:color w:val="auto"/>
          <w:sz w:val="22"/>
          <w:szCs w:val="22"/>
        </w:rPr>
        <w:t>,</w:t>
      </w:r>
      <w:r w:rsidR="004F6791" w:rsidRPr="00D71899">
        <w:rPr>
          <w:rFonts w:cs="Times New Roman"/>
          <w:color w:val="auto"/>
          <w:sz w:val="22"/>
          <w:szCs w:val="22"/>
        </w:rPr>
        <w:t xml:space="preserve">” and no other man existed for her. What finally made it possible for </w:t>
      </w:r>
      <w:r>
        <w:rPr>
          <w:rFonts w:cs="Times New Roman"/>
          <w:color w:val="auto"/>
          <w:sz w:val="22"/>
          <w:szCs w:val="22"/>
        </w:rPr>
        <w:t>Ms. J</w:t>
      </w:r>
      <w:r w:rsidR="004F6791" w:rsidRPr="00D71899">
        <w:rPr>
          <w:rFonts w:cs="Times New Roman"/>
          <w:color w:val="auto"/>
          <w:sz w:val="22"/>
          <w:szCs w:val="22"/>
        </w:rPr>
        <w:t xml:space="preserve"> to work in therapy was that her new male friend, hoping for a long-term commitment, became somewhat frightened by the prospect of having a relationship with a woman who was not yet out of her marriage and told her that he would not see her until she was divorced. Only then was she </w:t>
      </w:r>
      <w:r w:rsidR="00BE3BF2" w:rsidRPr="00D71899">
        <w:rPr>
          <w:rFonts w:cs="Times New Roman"/>
          <w:color w:val="auto"/>
          <w:sz w:val="22"/>
          <w:szCs w:val="22"/>
        </w:rPr>
        <w:t xml:space="preserve">able and </w:t>
      </w:r>
      <w:r w:rsidR="004F6791" w:rsidRPr="00D71899">
        <w:rPr>
          <w:rFonts w:cs="Times New Roman"/>
          <w:color w:val="auto"/>
          <w:sz w:val="22"/>
          <w:szCs w:val="22"/>
        </w:rPr>
        <w:t xml:space="preserve">willing to </w:t>
      </w:r>
      <w:r w:rsidR="00BE3BF2" w:rsidRPr="00D71899">
        <w:rPr>
          <w:rFonts w:cs="Times New Roman"/>
          <w:color w:val="auto"/>
          <w:sz w:val="22"/>
          <w:szCs w:val="22"/>
        </w:rPr>
        <w:t xml:space="preserve">do the necessary work in therapy. </w:t>
      </w:r>
      <w:r w:rsidR="008C0789" w:rsidRPr="00D71899">
        <w:rPr>
          <w:rFonts w:cs="Times New Roman"/>
          <w:color w:val="auto"/>
          <w:sz w:val="22"/>
          <w:szCs w:val="22"/>
        </w:rPr>
        <w:t>Below are t</w:t>
      </w:r>
      <w:r w:rsidR="00AB25A7" w:rsidRPr="00D71899">
        <w:rPr>
          <w:rFonts w:cs="Times New Roman"/>
          <w:color w:val="auto"/>
          <w:sz w:val="22"/>
          <w:szCs w:val="22"/>
        </w:rPr>
        <w:t>wo brief examples illustrating some of the</w:t>
      </w:r>
      <w:r w:rsidR="008C0789" w:rsidRPr="00D71899">
        <w:rPr>
          <w:rFonts w:cs="Times New Roman"/>
          <w:color w:val="auto"/>
          <w:sz w:val="22"/>
          <w:szCs w:val="22"/>
        </w:rPr>
        <w:t xml:space="preserve"> therapeutic</w:t>
      </w:r>
      <w:r w:rsidR="00AB25A7" w:rsidRPr="00D71899">
        <w:rPr>
          <w:rFonts w:cs="Times New Roman"/>
          <w:color w:val="auto"/>
          <w:sz w:val="22"/>
          <w:szCs w:val="22"/>
        </w:rPr>
        <w:t xml:space="preserve"> </w:t>
      </w:r>
      <w:proofErr w:type="gramStart"/>
      <w:r w:rsidR="00AB25A7" w:rsidRPr="00D71899">
        <w:rPr>
          <w:rFonts w:cs="Times New Roman"/>
          <w:color w:val="auto"/>
          <w:sz w:val="22"/>
          <w:szCs w:val="22"/>
        </w:rPr>
        <w:t>techniques</w:t>
      </w:r>
      <w:r w:rsidR="004B2C01">
        <w:rPr>
          <w:rFonts w:cs="Times New Roman"/>
          <w:color w:val="auto"/>
          <w:sz w:val="22"/>
          <w:szCs w:val="22"/>
        </w:rPr>
        <w:t>.</w:t>
      </w:r>
      <w:proofErr w:type="gramEnd"/>
    </w:p>
    <w:p w14:paraId="66329C21" w14:textId="3E128379" w:rsidR="00C927CB" w:rsidRPr="002B522B" w:rsidRDefault="004F6791" w:rsidP="002B522B">
      <w:pPr>
        <w:pStyle w:val="CaseStudy-UL-FL1"/>
      </w:pPr>
      <w:r w:rsidRPr="00D71899">
        <w:rPr>
          <w:rStyle w:val="bold"/>
          <w:sz w:val="22"/>
        </w:rPr>
        <w:lastRenderedPageBreak/>
        <w:t>APPN:</w:t>
      </w:r>
      <w:r w:rsidR="00CA018D">
        <w:rPr>
          <w:rStyle w:val="bold"/>
          <w:sz w:val="22"/>
        </w:rPr>
        <w:t xml:space="preserve"> </w:t>
      </w:r>
      <w:r w:rsidRPr="00D71899">
        <w:t>Where would you like to begin?</w:t>
      </w:r>
    </w:p>
    <w:p w14:paraId="3E9C96B3" w14:textId="32FFAD02" w:rsidR="00C927CB" w:rsidRPr="00D71899" w:rsidRDefault="005D1F77" w:rsidP="002B522B">
      <w:pPr>
        <w:pStyle w:val="CaseStudy-UL-FL1"/>
      </w:pPr>
      <w:r>
        <w:rPr>
          <w:rStyle w:val="bold"/>
          <w:sz w:val="22"/>
        </w:rPr>
        <w:t>Ms. J</w:t>
      </w:r>
      <w:r w:rsidR="004F6791" w:rsidRPr="00D71899">
        <w:rPr>
          <w:rStyle w:val="bold"/>
          <w:sz w:val="22"/>
        </w:rPr>
        <w:t>:</w:t>
      </w:r>
      <w:r w:rsidR="00CA018D">
        <w:rPr>
          <w:rStyle w:val="bold"/>
          <w:sz w:val="22"/>
        </w:rPr>
        <w:t xml:space="preserve"> </w:t>
      </w:r>
      <w:r w:rsidR="004F6791" w:rsidRPr="00D71899">
        <w:t>Well, I’ve been having a great deal of anxiety.</w:t>
      </w:r>
    </w:p>
    <w:p w14:paraId="184E1C68" w14:textId="3F3F5ACD" w:rsidR="00C927CB" w:rsidRPr="00D71899" w:rsidRDefault="004F6791" w:rsidP="002B522B">
      <w:pPr>
        <w:pStyle w:val="CaseStudy-UL-FL1"/>
      </w:pPr>
      <w:r w:rsidRPr="00D71899">
        <w:rPr>
          <w:rStyle w:val="bold"/>
          <w:sz w:val="22"/>
        </w:rPr>
        <w:t>APPN:</w:t>
      </w:r>
      <w:r w:rsidR="00CA018D">
        <w:rPr>
          <w:rStyle w:val="bold"/>
          <w:sz w:val="22"/>
        </w:rPr>
        <w:t xml:space="preserve"> </w:t>
      </w:r>
      <w:r w:rsidRPr="00D71899">
        <w:t>Say more about that.</w:t>
      </w:r>
    </w:p>
    <w:p w14:paraId="07A49149" w14:textId="06413D4E" w:rsidR="00C927CB" w:rsidRPr="00D71899" w:rsidRDefault="005D1F77" w:rsidP="002B522B">
      <w:pPr>
        <w:pStyle w:val="CaseStudy-UL-FL1"/>
      </w:pPr>
      <w:r>
        <w:rPr>
          <w:rStyle w:val="bold"/>
          <w:sz w:val="22"/>
        </w:rPr>
        <w:t>Ms. J</w:t>
      </w:r>
      <w:r w:rsidR="004F6791" w:rsidRPr="00D71899">
        <w:rPr>
          <w:rStyle w:val="bold"/>
          <w:sz w:val="22"/>
        </w:rPr>
        <w:t>:</w:t>
      </w:r>
      <w:r w:rsidR="00CA018D">
        <w:rPr>
          <w:rStyle w:val="bold"/>
          <w:sz w:val="22"/>
        </w:rPr>
        <w:t xml:space="preserve"> </w:t>
      </w:r>
      <w:r w:rsidR="004F6791" w:rsidRPr="00D71899">
        <w:t xml:space="preserve">I want to get out of my marriage. I am clear about that. I discovered he is watching </w:t>
      </w:r>
      <w:r w:rsidR="008941EC" w:rsidRPr="00D71899">
        <w:t>i</w:t>
      </w:r>
      <w:r w:rsidR="004F6791" w:rsidRPr="00D71899">
        <w:t>nternet pornography on a daily basis.</w:t>
      </w:r>
    </w:p>
    <w:p w14:paraId="4F664648" w14:textId="2AB939AE" w:rsidR="00C927CB" w:rsidRPr="00D71899" w:rsidRDefault="004F6791" w:rsidP="002B522B">
      <w:pPr>
        <w:pStyle w:val="CaseStudy-UL-FL1"/>
      </w:pPr>
      <w:r w:rsidRPr="00D71899">
        <w:rPr>
          <w:rStyle w:val="bold"/>
          <w:sz w:val="22"/>
        </w:rPr>
        <w:t>APPN:</w:t>
      </w:r>
      <w:r w:rsidR="00CA018D">
        <w:rPr>
          <w:rStyle w:val="bold"/>
          <w:sz w:val="22"/>
        </w:rPr>
        <w:t xml:space="preserve"> </w:t>
      </w:r>
      <w:r w:rsidRPr="00D71899">
        <w:t>Suppose that one night there is a miracle and while you were sleeping the problem is solved. How would you know? What would be different?</w:t>
      </w:r>
    </w:p>
    <w:p w14:paraId="21A30ACE" w14:textId="2CB2CED4" w:rsidR="00C927CB" w:rsidRPr="00D71899" w:rsidRDefault="005D1F77" w:rsidP="002B522B">
      <w:pPr>
        <w:pStyle w:val="CaseStudy-UL-FL1"/>
      </w:pPr>
      <w:r>
        <w:rPr>
          <w:rStyle w:val="bold"/>
          <w:sz w:val="22"/>
        </w:rPr>
        <w:t>Ms. J</w:t>
      </w:r>
      <w:r w:rsidR="004F6791" w:rsidRPr="00D71899">
        <w:rPr>
          <w:rStyle w:val="bold"/>
          <w:sz w:val="22"/>
        </w:rPr>
        <w:t>:</w:t>
      </w:r>
      <w:r w:rsidR="00CA018D">
        <w:rPr>
          <w:rStyle w:val="bold"/>
          <w:sz w:val="22"/>
        </w:rPr>
        <w:t xml:space="preserve"> </w:t>
      </w:r>
      <w:r w:rsidR="004F6791" w:rsidRPr="00D71899">
        <w:t>I would be calm without anxiety. I would be divorced. I would have my own house. I wouldn’t worry about the children being taken care of by my ex-husband, for I would be okay with his parenting.</w:t>
      </w:r>
    </w:p>
    <w:p w14:paraId="06E241BA" w14:textId="6506361A" w:rsidR="00C927CB" w:rsidRPr="00D71899" w:rsidRDefault="004F6791" w:rsidP="002B522B">
      <w:pPr>
        <w:pStyle w:val="CaseStudy-UL-FL1"/>
      </w:pPr>
      <w:r w:rsidRPr="00D71899">
        <w:rPr>
          <w:rStyle w:val="bold"/>
          <w:sz w:val="22"/>
        </w:rPr>
        <w:t>APPN:</w:t>
      </w:r>
      <w:r w:rsidR="00CA018D">
        <w:rPr>
          <w:rStyle w:val="bold"/>
          <w:sz w:val="22"/>
        </w:rPr>
        <w:t xml:space="preserve"> </w:t>
      </w:r>
      <w:r w:rsidRPr="00D71899">
        <w:t>What would you need to do for this to happen?</w:t>
      </w:r>
    </w:p>
    <w:p w14:paraId="31003B96" w14:textId="383ED77A" w:rsidR="00C927CB" w:rsidRPr="00D71899" w:rsidRDefault="005D1F77" w:rsidP="002B522B">
      <w:pPr>
        <w:pStyle w:val="CaseStudy-UL-FL1"/>
      </w:pPr>
      <w:r>
        <w:rPr>
          <w:rStyle w:val="bold"/>
          <w:sz w:val="22"/>
        </w:rPr>
        <w:t>Ms. J</w:t>
      </w:r>
      <w:r w:rsidR="004F6791" w:rsidRPr="00D71899">
        <w:rPr>
          <w:rStyle w:val="bold"/>
          <w:sz w:val="22"/>
        </w:rPr>
        <w:t>:</w:t>
      </w:r>
      <w:r w:rsidR="00CA018D">
        <w:rPr>
          <w:rStyle w:val="bold"/>
          <w:sz w:val="22"/>
        </w:rPr>
        <w:t xml:space="preserve"> </w:t>
      </w:r>
      <w:r w:rsidR="004F6791" w:rsidRPr="00D71899">
        <w:t>Well, I would need to be less anxious. I would need to confront him about the pornography, for I don’t want my children to follow in his footsteps. I would need to visit an attorney and know my choices. And I would need to look at real estate and see what I can afford. And I would need to work full</w:t>
      </w:r>
      <w:r w:rsidR="002F5917">
        <w:t>-</w:t>
      </w:r>
      <w:r w:rsidR="004F6791" w:rsidRPr="00D71899">
        <w:t>time to get some savings</w:t>
      </w:r>
      <w:r w:rsidR="004F6791" w:rsidRPr="00D71899">
        <w:rPr>
          <w:rStyle w:val="italic"/>
          <w:sz w:val="22"/>
        </w:rPr>
        <w:t>.</w:t>
      </w:r>
    </w:p>
    <w:p w14:paraId="14C50D68" w14:textId="2DF20FDF" w:rsidR="00AB25A7" w:rsidRPr="002B522B" w:rsidRDefault="008C0789" w:rsidP="002B522B">
      <w:pPr>
        <w:pStyle w:val="CaseStudy-Note"/>
      </w:pPr>
      <w:r w:rsidRPr="00CA018D">
        <w:rPr>
          <w:rFonts w:cs="Times New Roman"/>
          <w:i/>
          <w:iCs/>
          <w:color w:val="auto"/>
          <w:sz w:val="22"/>
          <w:szCs w:val="22"/>
        </w:rPr>
        <w:t xml:space="preserve">Note: </w:t>
      </w:r>
      <w:r w:rsidR="004F6791" w:rsidRPr="00D71899">
        <w:rPr>
          <w:rFonts w:cs="Times New Roman"/>
          <w:color w:val="auto"/>
          <w:sz w:val="22"/>
          <w:szCs w:val="22"/>
        </w:rPr>
        <w:t xml:space="preserve">The miracle question gave the </w:t>
      </w:r>
      <w:r w:rsidR="00E30B96" w:rsidRPr="00D71899">
        <w:rPr>
          <w:rFonts w:cs="Times New Roman"/>
          <w:color w:val="auto"/>
          <w:sz w:val="22"/>
          <w:szCs w:val="22"/>
        </w:rPr>
        <w:t>patient</w:t>
      </w:r>
      <w:r w:rsidR="004F6791" w:rsidRPr="00D71899">
        <w:rPr>
          <w:rFonts w:cs="Times New Roman"/>
          <w:color w:val="auto"/>
          <w:sz w:val="22"/>
          <w:szCs w:val="22"/>
        </w:rPr>
        <w:t xml:space="preserve"> an understanding of the necessary solutions</w:t>
      </w:r>
      <w:r w:rsidR="00BE3BF2" w:rsidRPr="00D71899">
        <w:rPr>
          <w:rFonts w:cs="Times New Roman"/>
          <w:color w:val="auto"/>
          <w:sz w:val="22"/>
          <w:szCs w:val="22"/>
        </w:rPr>
        <w:t xml:space="preserve"> and allowed the work to deepen</w:t>
      </w:r>
      <w:r w:rsidR="00CA018D">
        <w:rPr>
          <w:rFonts w:cs="Times New Roman"/>
          <w:color w:val="auto"/>
          <w:sz w:val="22"/>
          <w:szCs w:val="22"/>
        </w:rPr>
        <w:t>.</w:t>
      </w:r>
    </w:p>
    <w:p w14:paraId="5DC2D575" w14:textId="23552ED8" w:rsidR="00C927CB" w:rsidRPr="00D71899" w:rsidRDefault="004F6791" w:rsidP="002B522B">
      <w:pPr>
        <w:pStyle w:val="CaseStudy-UL-FL1"/>
      </w:pPr>
      <w:r w:rsidRPr="00D71899">
        <w:rPr>
          <w:rStyle w:val="bold"/>
          <w:sz w:val="22"/>
        </w:rPr>
        <w:t>APPN:</w:t>
      </w:r>
      <w:r w:rsidR="00CA018D">
        <w:rPr>
          <w:rStyle w:val="bold"/>
          <w:sz w:val="22"/>
        </w:rPr>
        <w:t xml:space="preserve"> </w:t>
      </w:r>
      <w:r w:rsidRPr="00D71899">
        <w:t>If you divorce, what might that look like?</w:t>
      </w:r>
    </w:p>
    <w:p w14:paraId="1683CB23" w14:textId="202F2698" w:rsidR="00C927CB" w:rsidRPr="00D71899" w:rsidRDefault="005D1F77" w:rsidP="002B522B">
      <w:pPr>
        <w:pStyle w:val="CaseStudy-UL-FL1"/>
      </w:pPr>
      <w:r>
        <w:rPr>
          <w:rStyle w:val="bold"/>
          <w:sz w:val="22"/>
        </w:rPr>
        <w:t>Ms. J</w:t>
      </w:r>
      <w:r w:rsidR="004F6791" w:rsidRPr="00D71899">
        <w:rPr>
          <w:rStyle w:val="bold"/>
          <w:sz w:val="22"/>
        </w:rPr>
        <w:t>:</w:t>
      </w:r>
      <w:r w:rsidR="00CA018D">
        <w:rPr>
          <w:rStyle w:val="bold"/>
          <w:sz w:val="22"/>
        </w:rPr>
        <w:t xml:space="preserve"> </w:t>
      </w:r>
      <w:r w:rsidR="004F6791" w:rsidRPr="00D71899">
        <w:t>If we divorce, I do not think he will take care of the children when he has them. He doesn’t even have them brush their teeth or help them with their homework. He is oblivious to what goes on around him.</w:t>
      </w:r>
    </w:p>
    <w:p w14:paraId="5914CB31" w14:textId="50BE9829" w:rsidR="00C927CB" w:rsidRPr="00D71899" w:rsidRDefault="004F6791" w:rsidP="002B522B">
      <w:pPr>
        <w:pStyle w:val="CaseStudy-UL-FL1"/>
      </w:pPr>
      <w:r w:rsidRPr="00D71899">
        <w:rPr>
          <w:rStyle w:val="bold"/>
          <w:sz w:val="22"/>
        </w:rPr>
        <w:t>APPN:</w:t>
      </w:r>
      <w:r w:rsidR="00CA018D">
        <w:rPr>
          <w:rStyle w:val="bold"/>
          <w:sz w:val="22"/>
        </w:rPr>
        <w:t xml:space="preserve"> </w:t>
      </w:r>
      <w:r w:rsidRPr="00D71899">
        <w:t>So it’s scary to imagine the children in his care without you there to monitor him.</w:t>
      </w:r>
    </w:p>
    <w:p w14:paraId="0DC3E99A" w14:textId="490AA02A" w:rsidR="00C927CB" w:rsidRPr="00D71899" w:rsidRDefault="005D1F77" w:rsidP="002B522B">
      <w:pPr>
        <w:pStyle w:val="CaseStudy-UL-FL1"/>
      </w:pPr>
      <w:r>
        <w:rPr>
          <w:rStyle w:val="bold"/>
          <w:sz w:val="22"/>
        </w:rPr>
        <w:t>Ms. J</w:t>
      </w:r>
      <w:r w:rsidR="004F6791" w:rsidRPr="00D71899">
        <w:rPr>
          <w:rStyle w:val="bold"/>
          <w:sz w:val="22"/>
        </w:rPr>
        <w:t>:</w:t>
      </w:r>
      <w:r w:rsidR="00CA018D">
        <w:rPr>
          <w:rStyle w:val="bold"/>
          <w:sz w:val="22"/>
        </w:rPr>
        <w:t xml:space="preserve"> </w:t>
      </w:r>
      <w:r w:rsidR="004F6791" w:rsidRPr="00D71899">
        <w:t>Yes, I am also fearful of making the change. We have a nice house and a good life from the outside. I feel sad that everything we have worked for will end.</w:t>
      </w:r>
    </w:p>
    <w:p w14:paraId="2FE56168" w14:textId="595C88DE" w:rsidR="00C927CB" w:rsidRPr="00D71899" w:rsidRDefault="004F6791" w:rsidP="002B522B">
      <w:pPr>
        <w:pStyle w:val="CaseStudy-UL-FL1"/>
      </w:pPr>
      <w:r w:rsidRPr="00D71899">
        <w:rPr>
          <w:rStyle w:val="bold"/>
          <w:sz w:val="22"/>
        </w:rPr>
        <w:lastRenderedPageBreak/>
        <w:t>APPN:</w:t>
      </w:r>
      <w:r w:rsidR="00CA018D">
        <w:rPr>
          <w:rStyle w:val="bold"/>
          <w:sz w:val="22"/>
        </w:rPr>
        <w:t xml:space="preserve"> </w:t>
      </w:r>
      <w:r w:rsidRPr="00D71899">
        <w:t>As you speak, where do you experience that sadness in your body?</w:t>
      </w:r>
    </w:p>
    <w:p w14:paraId="0DD6AFEC" w14:textId="7F531663" w:rsidR="00C927CB" w:rsidRPr="00D71899" w:rsidRDefault="005D1F77" w:rsidP="002B522B">
      <w:pPr>
        <w:pStyle w:val="CaseStudy-UL-FL1"/>
      </w:pPr>
      <w:r>
        <w:rPr>
          <w:rStyle w:val="bold"/>
          <w:sz w:val="22"/>
        </w:rPr>
        <w:t>Ms. J</w:t>
      </w:r>
      <w:r w:rsidR="004F6791" w:rsidRPr="00D71899">
        <w:rPr>
          <w:rStyle w:val="bold"/>
          <w:sz w:val="22"/>
        </w:rPr>
        <w:t>:</w:t>
      </w:r>
      <w:r w:rsidR="00CA018D">
        <w:rPr>
          <w:rStyle w:val="bold"/>
          <w:sz w:val="22"/>
        </w:rPr>
        <w:t xml:space="preserve"> </w:t>
      </w:r>
      <w:r w:rsidR="004F6791" w:rsidRPr="00D71899">
        <w:t xml:space="preserve">I feel </w:t>
      </w:r>
      <w:proofErr w:type="gramStart"/>
      <w:r w:rsidR="004F6791" w:rsidRPr="00D71899">
        <w:t>a tightness</w:t>
      </w:r>
      <w:proofErr w:type="gramEnd"/>
      <w:r w:rsidR="004F6791" w:rsidRPr="00D71899">
        <w:t xml:space="preserve"> in my abdomen, like a bunched up fist. [</w:t>
      </w:r>
      <w:r>
        <w:t>Ms. J</w:t>
      </w:r>
      <w:r w:rsidR="004F6791" w:rsidRPr="00D71899">
        <w:t xml:space="preserve"> places her hand palm down on her abdomen.]</w:t>
      </w:r>
    </w:p>
    <w:p w14:paraId="00279BBF" w14:textId="44CAE1F0" w:rsidR="00C927CB" w:rsidRPr="00D71899" w:rsidRDefault="004F6791" w:rsidP="002B522B">
      <w:pPr>
        <w:pStyle w:val="CaseStudy-UL-FL1"/>
      </w:pPr>
      <w:r w:rsidRPr="00D71899">
        <w:rPr>
          <w:rStyle w:val="bold"/>
          <w:sz w:val="22"/>
        </w:rPr>
        <w:t>APPN:</w:t>
      </w:r>
      <w:r w:rsidR="00CA018D">
        <w:rPr>
          <w:rStyle w:val="bold"/>
          <w:sz w:val="22"/>
        </w:rPr>
        <w:t xml:space="preserve"> </w:t>
      </w:r>
      <w:r w:rsidRPr="00D71899">
        <w:t>I notice your hand on your abdomen. Can you give the sadness some support?</w:t>
      </w:r>
    </w:p>
    <w:p w14:paraId="0A8EABE8" w14:textId="43A2E2BA" w:rsidR="00C927CB" w:rsidRPr="00D71899" w:rsidRDefault="005D1F77" w:rsidP="002B522B">
      <w:pPr>
        <w:pStyle w:val="CaseStudy-UL-FL1"/>
      </w:pPr>
      <w:r>
        <w:rPr>
          <w:rStyle w:val="bold"/>
          <w:sz w:val="22"/>
        </w:rPr>
        <w:t>Ms. J</w:t>
      </w:r>
      <w:r w:rsidR="004F6791" w:rsidRPr="00D71899">
        <w:rPr>
          <w:rStyle w:val="bold"/>
          <w:sz w:val="22"/>
        </w:rPr>
        <w:t>:</w:t>
      </w:r>
      <w:r w:rsidR="00CA018D">
        <w:rPr>
          <w:rStyle w:val="bold"/>
          <w:sz w:val="22"/>
        </w:rPr>
        <w:t xml:space="preserve"> </w:t>
      </w:r>
      <w:r w:rsidR="004F6791" w:rsidRPr="00D71899">
        <w:t>[begins to gently rub her abdomen in small circles</w:t>
      </w:r>
      <w:r w:rsidR="00BF3F76">
        <w:t>,</w:t>
      </w:r>
      <w:r w:rsidR="004F6791" w:rsidRPr="00D71899">
        <w:t xml:space="preserve"> and tears form at the corners of her eyes]</w:t>
      </w:r>
    </w:p>
    <w:p w14:paraId="1E659BA2" w14:textId="6C56046E" w:rsidR="00C927CB" w:rsidRPr="00D71899" w:rsidRDefault="004F6791" w:rsidP="002B522B">
      <w:pPr>
        <w:pStyle w:val="CaseStudy-UL-FL1"/>
      </w:pPr>
      <w:r w:rsidRPr="00D71899">
        <w:rPr>
          <w:rStyle w:val="bold"/>
          <w:sz w:val="22"/>
        </w:rPr>
        <w:t>APPN:</w:t>
      </w:r>
      <w:r w:rsidR="00CA018D">
        <w:rPr>
          <w:rStyle w:val="bold"/>
          <w:sz w:val="22"/>
        </w:rPr>
        <w:t xml:space="preserve"> </w:t>
      </w:r>
      <w:r w:rsidRPr="00D71899">
        <w:t xml:space="preserve">Can you give the sadness a voice, first person, present tense? I am the sadness </w:t>
      </w:r>
      <w:r w:rsidR="00CA018D">
        <w:t>. . .</w:t>
      </w:r>
    </w:p>
    <w:p w14:paraId="3B10481F" w14:textId="1753FBBD" w:rsidR="00C927CB" w:rsidRPr="00D71899" w:rsidRDefault="005D1F77" w:rsidP="002B522B">
      <w:pPr>
        <w:pStyle w:val="CaseStudy-UL-FL1"/>
      </w:pPr>
      <w:r>
        <w:rPr>
          <w:rStyle w:val="bold"/>
          <w:sz w:val="22"/>
        </w:rPr>
        <w:t>Ms. J</w:t>
      </w:r>
      <w:r w:rsidR="004F6791" w:rsidRPr="00D71899">
        <w:rPr>
          <w:rStyle w:val="bold"/>
          <w:sz w:val="22"/>
        </w:rPr>
        <w:t>:</w:t>
      </w:r>
      <w:r w:rsidR="00CA018D">
        <w:rPr>
          <w:rStyle w:val="bold"/>
          <w:sz w:val="22"/>
        </w:rPr>
        <w:t xml:space="preserve"> </w:t>
      </w:r>
      <w:r w:rsidR="004F6791" w:rsidRPr="00D71899">
        <w:t>I am your sadness. You push me down all the time. You are so afraid to feel me. If you cry, you will need to leave sooner, and you don’t feel ready. I am feeling another emotion now trying to take over.</w:t>
      </w:r>
    </w:p>
    <w:p w14:paraId="7AAB9347" w14:textId="0ED818E9" w:rsidR="00C927CB" w:rsidRPr="00D71899" w:rsidRDefault="004F6791" w:rsidP="002B522B">
      <w:pPr>
        <w:pStyle w:val="CaseStudy-UL-FL1"/>
      </w:pPr>
      <w:r w:rsidRPr="00D71899">
        <w:rPr>
          <w:rStyle w:val="bold"/>
          <w:sz w:val="22"/>
        </w:rPr>
        <w:t>APPN:</w:t>
      </w:r>
      <w:r w:rsidR="005116E9">
        <w:rPr>
          <w:rStyle w:val="bold"/>
          <w:sz w:val="22"/>
        </w:rPr>
        <w:t xml:space="preserve"> </w:t>
      </w:r>
      <w:r w:rsidRPr="00D71899">
        <w:t>Give that emotion a voice.</w:t>
      </w:r>
    </w:p>
    <w:p w14:paraId="233E145D" w14:textId="25575EE5" w:rsidR="00C927CB" w:rsidRPr="00D71899" w:rsidRDefault="005D1F77" w:rsidP="002B522B">
      <w:pPr>
        <w:pStyle w:val="CaseStudy-UL-FL1"/>
      </w:pPr>
      <w:r>
        <w:rPr>
          <w:rStyle w:val="bold"/>
          <w:sz w:val="22"/>
        </w:rPr>
        <w:t>Ms. J</w:t>
      </w:r>
      <w:r w:rsidR="004F6791" w:rsidRPr="00D71899">
        <w:rPr>
          <w:rStyle w:val="bold"/>
          <w:sz w:val="22"/>
        </w:rPr>
        <w:t>:</w:t>
      </w:r>
      <w:r w:rsidR="005116E9">
        <w:rPr>
          <w:rStyle w:val="bold"/>
          <w:sz w:val="22"/>
        </w:rPr>
        <w:t xml:space="preserve"> </w:t>
      </w:r>
      <w:r w:rsidR="004F6791" w:rsidRPr="00D71899">
        <w:t>I am your anxiety. I have an overwhelming sense of fear to move forward. It’s so safe here, even though I am so unhappy. I will have to start all over. I will lose the house, for his parents will give him money to buy me out. He will have the kids three or four nights a week and won’t help them or supervise their homework. He will let them play video games all night.</w:t>
      </w:r>
    </w:p>
    <w:p w14:paraId="1F9FFA25" w14:textId="6B500297" w:rsidR="00C927CB" w:rsidRPr="00D71899" w:rsidRDefault="004F6791" w:rsidP="002B522B">
      <w:pPr>
        <w:pStyle w:val="CaseStudy-UL-FL1"/>
      </w:pPr>
      <w:r w:rsidRPr="00D71899">
        <w:rPr>
          <w:rStyle w:val="bold"/>
          <w:sz w:val="22"/>
        </w:rPr>
        <w:t>APPN:</w:t>
      </w:r>
      <w:r w:rsidR="005116E9">
        <w:rPr>
          <w:rStyle w:val="bold"/>
          <w:sz w:val="22"/>
        </w:rPr>
        <w:t xml:space="preserve"> </w:t>
      </w:r>
      <w:r w:rsidRPr="00D71899">
        <w:t>Umm, and you’re helpless to change what happens?</w:t>
      </w:r>
    </w:p>
    <w:p w14:paraId="574C266C" w14:textId="5AE0E22B" w:rsidR="00C927CB" w:rsidRPr="00D71899" w:rsidRDefault="005D1F77" w:rsidP="002B522B">
      <w:pPr>
        <w:pStyle w:val="CaseStudy-UL-FL1"/>
      </w:pPr>
      <w:r>
        <w:rPr>
          <w:rStyle w:val="bold"/>
          <w:sz w:val="22"/>
        </w:rPr>
        <w:t>Ms. J</w:t>
      </w:r>
      <w:r w:rsidR="004F6791" w:rsidRPr="00D71899">
        <w:rPr>
          <w:rStyle w:val="bold"/>
          <w:sz w:val="22"/>
        </w:rPr>
        <w:t>:</w:t>
      </w:r>
      <w:r w:rsidR="005116E9">
        <w:rPr>
          <w:rStyle w:val="bold"/>
          <w:sz w:val="22"/>
        </w:rPr>
        <w:t xml:space="preserve"> </w:t>
      </w:r>
      <w:r w:rsidR="004F6791" w:rsidRPr="00D71899">
        <w:t>[still speaking as her anxiety</w:t>
      </w:r>
      <w:r w:rsidR="00BF3F76">
        <w:t>,</w:t>
      </w:r>
      <w:r w:rsidR="004F6791" w:rsidRPr="00D71899">
        <w:t xml:space="preserve"> with her voice rising] Yes, here I have all the control, especially with the children. I can make sure the kids are well cared for. If I leave, I have absolutely no control over what happens.</w:t>
      </w:r>
    </w:p>
    <w:p w14:paraId="1F6AD3EE" w14:textId="4B9E7C87" w:rsidR="00C927CB" w:rsidRPr="00D71899" w:rsidRDefault="004F6791" w:rsidP="002B522B">
      <w:pPr>
        <w:pStyle w:val="CaseStudy-UL-FL1"/>
      </w:pPr>
      <w:r w:rsidRPr="00D71899">
        <w:rPr>
          <w:rStyle w:val="bold"/>
          <w:sz w:val="22"/>
        </w:rPr>
        <w:t>APPN:</w:t>
      </w:r>
      <w:r w:rsidR="005116E9">
        <w:rPr>
          <w:rStyle w:val="bold"/>
          <w:sz w:val="22"/>
        </w:rPr>
        <w:t xml:space="preserve"> </w:t>
      </w:r>
      <w:r w:rsidRPr="00D71899">
        <w:t>Umm, so scary</w:t>
      </w:r>
      <w:r w:rsidR="00BC2CDD">
        <w:t xml:space="preserve"> . . .</w:t>
      </w:r>
      <w:r w:rsidRPr="00D71899">
        <w:t xml:space="preserve"> yet, in some ways you have not taken charge of your life and have surrendered control in not deciding and in living a life that is very unhappy and inauthentic.</w:t>
      </w:r>
    </w:p>
    <w:p w14:paraId="60510B01" w14:textId="45FADAB1" w:rsidR="00C927CB" w:rsidRPr="00D71899" w:rsidRDefault="005D1F77" w:rsidP="002B522B">
      <w:pPr>
        <w:pStyle w:val="CaseStudy-UL-FL1"/>
      </w:pPr>
      <w:r>
        <w:rPr>
          <w:rStyle w:val="bold"/>
          <w:sz w:val="22"/>
        </w:rPr>
        <w:t>Ms. J</w:t>
      </w:r>
      <w:r w:rsidR="004F6791" w:rsidRPr="00D71899">
        <w:rPr>
          <w:rStyle w:val="bold"/>
          <w:sz w:val="22"/>
        </w:rPr>
        <w:t>:</w:t>
      </w:r>
      <w:r w:rsidR="00BC2CDD">
        <w:rPr>
          <w:rStyle w:val="bold"/>
          <w:sz w:val="22"/>
        </w:rPr>
        <w:t xml:space="preserve"> </w:t>
      </w:r>
      <w:r w:rsidR="004F6791" w:rsidRPr="00D71899">
        <w:t>Yes, I am dying in this relationship and I have given up control of my life in an attempt to protect the children—control how the children are taken care of. [</w:t>
      </w:r>
      <w:r>
        <w:t>Ms. J</w:t>
      </w:r>
      <w:r w:rsidR="004F6791" w:rsidRPr="00D71899">
        <w:t xml:space="preserve"> becomes tearful and cries.]</w:t>
      </w:r>
    </w:p>
    <w:p w14:paraId="20201263" w14:textId="0303CB9A" w:rsidR="00C927CB" w:rsidRPr="00D71899" w:rsidRDefault="004F6791" w:rsidP="002B522B">
      <w:pPr>
        <w:pStyle w:val="CaseStudy-UL-FL1"/>
      </w:pPr>
      <w:r w:rsidRPr="00D71899">
        <w:rPr>
          <w:rStyle w:val="bold"/>
          <w:sz w:val="22"/>
        </w:rPr>
        <w:t>APPN:</w:t>
      </w:r>
      <w:r w:rsidR="00BC2CDD">
        <w:rPr>
          <w:rStyle w:val="bold"/>
          <w:sz w:val="22"/>
        </w:rPr>
        <w:t xml:space="preserve"> </w:t>
      </w:r>
      <w:r w:rsidRPr="00D71899">
        <w:t>If you had a wise fairy godmother right now, what would she say to</w:t>
      </w:r>
      <w:r w:rsidR="0021601B">
        <w:t xml:space="preserve"> </w:t>
      </w:r>
      <w:r w:rsidRPr="00D71899">
        <w:t>you?</w:t>
      </w:r>
    </w:p>
    <w:p w14:paraId="096E1E75" w14:textId="43A67B08" w:rsidR="00C927CB" w:rsidRPr="00D71899" w:rsidRDefault="005D1F77" w:rsidP="002B522B">
      <w:pPr>
        <w:pStyle w:val="CaseStudy-UL-FL1"/>
      </w:pPr>
      <w:r>
        <w:rPr>
          <w:rStyle w:val="bold"/>
          <w:sz w:val="22"/>
        </w:rPr>
        <w:lastRenderedPageBreak/>
        <w:t>Ms. J</w:t>
      </w:r>
      <w:r w:rsidR="004F6791" w:rsidRPr="00D71899">
        <w:rPr>
          <w:rStyle w:val="bold"/>
          <w:sz w:val="22"/>
        </w:rPr>
        <w:t>:</w:t>
      </w:r>
      <w:r w:rsidR="00BC2CDD">
        <w:rPr>
          <w:rStyle w:val="bold"/>
          <w:sz w:val="22"/>
        </w:rPr>
        <w:t xml:space="preserve"> </w:t>
      </w:r>
      <w:r w:rsidR="004F6791" w:rsidRPr="00D71899">
        <w:t>[speaks in the pert, matter-of-fact voice of a spunky, intelligent old woman] Now dearie, just dry those tears. Let them wash away your fear. It can’t be half as bad to go as staying. Besides</w:t>
      </w:r>
      <w:r w:rsidR="0021601B">
        <w:t>,</w:t>
      </w:r>
      <w:r w:rsidR="004F6791" w:rsidRPr="00D71899">
        <w:t xml:space="preserve"> your children’s well-being is best served by an emotionally whole mother.</w:t>
      </w:r>
    </w:p>
    <w:p w14:paraId="609334B6" w14:textId="77777777" w:rsidR="00C927CB" w:rsidRPr="00D71899" w:rsidRDefault="004F6791" w:rsidP="002B522B">
      <w:pPr>
        <w:pStyle w:val="CaseStudy-UL-FL1"/>
      </w:pPr>
      <w:r w:rsidRPr="00D71899">
        <w:rPr>
          <w:rStyle w:val="bold"/>
          <w:sz w:val="22"/>
        </w:rPr>
        <w:t>APPN:</w:t>
      </w:r>
      <w:r w:rsidRPr="00D71899">
        <w:rPr>
          <w:rStyle w:val="bold"/>
          <w:sz w:val="22"/>
        </w:rPr>
        <w:tab/>
      </w:r>
      <w:r w:rsidRPr="00D71899">
        <w:t>How does that feel to hear?</w:t>
      </w:r>
    </w:p>
    <w:p w14:paraId="0A5A0B87" w14:textId="51970B4B" w:rsidR="00C927CB" w:rsidRPr="00D71899" w:rsidRDefault="005D1F77" w:rsidP="002B522B">
      <w:pPr>
        <w:pStyle w:val="CaseStudy-UL-FL1"/>
      </w:pPr>
      <w:r>
        <w:rPr>
          <w:rStyle w:val="bold"/>
          <w:sz w:val="22"/>
        </w:rPr>
        <w:t>Ms. J</w:t>
      </w:r>
      <w:r w:rsidR="004F6791" w:rsidRPr="00D71899">
        <w:rPr>
          <w:rStyle w:val="bold"/>
          <w:sz w:val="22"/>
        </w:rPr>
        <w:t>:</w:t>
      </w:r>
      <w:r w:rsidR="003A50AF">
        <w:rPr>
          <w:rStyle w:val="bold"/>
          <w:sz w:val="22"/>
        </w:rPr>
        <w:t xml:space="preserve"> </w:t>
      </w:r>
      <w:r w:rsidR="004F6791" w:rsidRPr="00D71899">
        <w:t>[</w:t>
      </w:r>
      <w:r w:rsidR="0021601B">
        <w:t>s</w:t>
      </w:r>
      <w:r w:rsidR="004F6791" w:rsidRPr="00D71899">
        <w:t>ighs heavily] I feel supported, like I have the answers right inside me.</w:t>
      </w:r>
    </w:p>
    <w:p w14:paraId="0318AC9E" w14:textId="1119E422" w:rsidR="00BE3BF2" w:rsidRPr="00D71899" w:rsidRDefault="008C0789" w:rsidP="002B522B">
      <w:pPr>
        <w:pStyle w:val="CaseStudy-ParaFirstLine-Ind"/>
      </w:pPr>
      <w:r w:rsidRPr="00D71899">
        <w:t xml:space="preserve">These integrated techniques from person-centered, existential, gestalt, and EFT helped </w:t>
      </w:r>
      <w:r w:rsidR="005D1F77">
        <w:t>Ms. J</w:t>
      </w:r>
      <w:r w:rsidRPr="00D71899">
        <w:t xml:space="preserve"> access the deeper parts of </w:t>
      </w:r>
      <w:proofErr w:type="gramStart"/>
      <w:r w:rsidRPr="00D71899">
        <w:t>herself</w:t>
      </w:r>
      <w:proofErr w:type="gramEnd"/>
      <w:r w:rsidRPr="00D71899">
        <w:t xml:space="preserve"> and be comfortable with awareness and expression of feelings. </w:t>
      </w:r>
      <w:r w:rsidR="00AB25A7" w:rsidRPr="00D71899">
        <w:t xml:space="preserve">After 6 months of intensive therapy, she gradually became comfortable with the thought of her aloneness. She realized that she could give up some control of her children, and although she knew she was the better parent, she realized that the children would be parented “well enough.” She gradually learned that only she was the architect of her life and learned to take responsibility for her choices. She gained awareness and was able to access her primary emotions and use these emotions to move forward with her life. </w:t>
      </w:r>
      <w:r w:rsidR="00BE3BF2" w:rsidRPr="00D71899">
        <w:t>And, she was able to process events from her past that caused immense feelings of insecurity and states of instability.</w:t>
      </w:r>
    </w:p>
    <w:p w14:paraId="3F46B459" w14:textId="5309A311" w:rsidR="00692717" w:rsidRDefault="004F6791" w:rsidP="002B522B">
      <w:pPr>
        <w:pStyle w:val="CaseStudy-ParaFirstLine-Ind"/>
      </w:pPr>
      <w:r w:rsidRPr="00D71899">
        <w:t xml:space="preserve">These brief session dialogues illustrate ways the APPN </w:t>
      </w:r>
      <w:r w:rsidR="00BE3BF2" w:rsidRPr="00D71899">
        <w:t>c</w:t>
      </w:r>
      <w:r w:rsidRPr="00D71899">
        <w:t xml:space="preserve">ould work with a </w:t>
      </w:r>
      <w:r w:rsidR="00E30B96" w:rsidRPr="00D71899">
        <w:t>patient</w:t>
      </w:r>
      <w:r w:rsidRPr="00D71899">
        <w:t xml:space="preserve"> in individual therapy</w:t>
      </w:r>
      <w:r w:rsidR="00BE3BF2" w:rsidRPr="00D71899">
        <w:t xml:space="preserve"> using the humanistic-existential and solution-focused approach.</w:t>
      </w:r>
    </w:p>
    <w:p w14:paraId="2688EDA9" w14:textId="77777777" w:rsidR="006315F1" w:rsidRPr="0080332B" w:rsidRDefault="006315F1" w:rsidP="006315F1">
      <w:pPr>
        <w:pStyle w:val="ParaFirstLine-Ind"/>
        <w:ind w:firstLine="0"/>
        <w:jc w:val="left"/>
        <w:rPr>
          <w:rFonts w:cs="Times New Roman"/>
          <w:b/>
          <w:bCs/>
          <w:sz w:val="22"/>
          <w:szCs w:val="22"/>
        </w:rPr>
      </w:pPr>
      <w:r w:rsidRPr="0080332B">
        <w:rPr>
          <w:rFonts w:cs="Times New Roman"/>
          <w:b/>
          <w:bCs/>
          <w:sz w:val="22"/>
          <w:szCs w:val="22"/>
        </w:rPr>
        <w:t>&lt;/CASE EXAMPLE&gt;</w:t>
      </w:r>
    </w:p>
    <w:p w14:paraId="6E1232D4" w14:textId="77777777" w:rsidR="006315F1" w:rsidRPr="00BE2752" w:rsidRDefault="006315F1" w:rsidP="006315F1">
      <w:pPr>
        <w:pStyle w:val="ParaFirstLine-Ind"/>
        <w:ind w:firstLine="0"/>
        <w:jc w:val="left"/>
        <w:rPr>
          <w:rFonts w:cs="Times New Roman"/>
          <w:b/>
          <w:bCs/>
          <w:sz w:val="22"/>
          <w:szCs w:val="22"/>
        </w:rPr>
      </w:pPr>
      <w:bookmarkStart w:id="637" w:name="_Hlk200355544"/>
      <w:r w:rsidRPr="00BE2752">
        <w:rPr>
          <w:rFonts w:cs="Times New Roman"/>
          <w:b/>
          <w:bCs/>
          <w:sz w:val="22"/>
          <w:szCs w:val="22"/>
          <w:highlight w:val="yellow"/>
        </w:rPr>
        <w:t>&lt;C</w:t>
      </w:r>
      <w:r>
        <w:rPr>
          <w:rFonts w:cs="Times New Roman"/>
          <w:b/>
          <w:bCs/>
          <w:sz w:val="22"/>
          <w:szCs w:val="22"/>
          <w:highlight w:val="yellow"/>
        </w:rPr>
        <w:t>OURSE</w:t>
      </w:r>
      <w:r w:rsidRPr="00BE2752">
        <w:rPr>
          <w:rFonts w:cs="Times New Roman"/>
          <w:b/>
          <w:bCs/>
          <w:sz w:val="22"/>
          <w:szCs w:val="22"/>
          <w:highlight w:val="yellow"/>
        </w:rPr>
        <w:t>CONNECT ONLY&gt;</w:t>
      </w:r>
      <w:bookmarkEnd w:id="637"/>
    </w:p>
    <w:p w14:paraId="4B34D5F7" w14:textId="77777777" w:rsidR="006315F1" w:rsidRPr="0047000A" w:rsidRDefault="006315F1" w:rsidP="00D5103E">
      <w:pPr>
        <w:pStyle w:val="EOC-Heading1"/>
        <w:rPr>
          <w:highlight w:val="yellow"/>
        </w:rPr>
      </w:pPr>
      <w:r w:rsidRPr="0047000A">
        <w:rPr>
          <w:highlight w:val="yellow"/>
        </w:rPr>
        <w:t>CRITICAL THINKING QUESTIONS</w:t>
      </w:r>
    </w:p>
    <w:p w14:paraId="0B65B8DA" w14:textId="211BD558" w:rsidR="0078454A" w:rsidRPr="00D5103E" w:rsidRDefault="0078454A" w:rsidP="00D5103E">
      <w:pPr>
        <w:pStyle w:val="EOC-NumberList1first"/>
        <w:rPr>
          <w:highlight w:val="yellow"/>
        </w:rPr>
      </w:pPr>
      <w:r w:rsidRPr="00097CD8">
        <w:rPr>
          <w:rFonts w:cs="Times New Roman"/>
          <w:color w:val="auto"/>
          <w:sz w:val="22"/>
          <w:szCs w:val="22"/>
          <w:highlight w:val="yellow"/>
        </w:rPr>
        <w:t>1. Discuss how the use of integrated humanistic–existential and solution-focused therapy supported Ms. J’s movement from paralysis and anxiety to emotional clarity and autonomy. Cite specific techniques and examples from the session dialogues.</w:t>
      </w:r>
    </w:p>
    <w:p w14:paraId="0A2B9795" w14:textId="34A81C11" w:rsidR="0078454A" w:rsidRPr="00D5103E" w:rsidRDefault="0078454A" w:rsidP="00D5103E">
      <w:pPr>
        <w:pStyle w:val="EOC-Answer"/>
        <w:rPr>
          <w:highlight w:val="yellow"/>
        </w:rPr>
      </w:pPr>
      <w:r w:rsidRPr="00097CD8">
        <w:rPr>
          <w:rFonts w:cs="Times New Roman"/>
          <w:b/>
          <w:bCs/>
          <w:color w:val="auto"/>
          <w:sz w:val="22"/>
          <w:szCs w:val="22"/>
          <w:highlight w:val="yellow"/>
        </w:rPr>
        <w:t xml:space="preserve">Suggested answer: </w:t>
      </w:r>
      <w:r w:rsidRPr="00097CD8">
        <w:rPr>
          <w:rFonts w:cs="Times New Roman"/>
          <w:color w:val="auto"/>
          <w:sz w:val="22"/>
          <w:szCs w:val="22"/>
          <w:highlight w:val="yellow"/>
        </w:rPr>
        <w:t xml:space="preserve">Ms. J benefitted significantly from an integrated approach that combined person-centered, existential, </w:t>
      </w:r>
      <w:r w:rsidR="00D46DE9">
        <w:rPr>
          <w:rFonts w:cs="Times New Roman"/>
          <w:color w:val="auto"/>
          <w:sz w:val="22"/>
          <w:szCs w:val="22"/>
          <w:highlight w:val="yellow"/>
        </w:rPr>
        <w:t>G</w:t>
      </w:r>
      <w:r w:rsidRPr="00097CD8">
        <w:rPr>
          <w:rFonts w:cs="Times New Roman"/>
          <w:color w:val="auto"/>
          <w:sz w:val="22"/>
          <w:szCs w:val="22"/>
          <w:highlight w:val="yellow"/>
        </w:rPr>
        <w:t xml:space="preserve">estalt, and </w:t>
      </w:r>
      <w:r w:rsidR="00097CD8" w:rsidRPr="00097CD8">
        <w:rPr>
          <w:rFonts w:cs="Times New Roman"/>
          <w:color w:val="auto"/>
          <w:sz w:val="22"/>
          <w:szCs w:val="22"/>
          <w:highlight w:val="yellow"/>
        </w:rPr>
        <w:t>emotion-focused therapy</w:t>
      </w:r>
      <w:r w:rsidRPr="00097CD8">
        <w:rPr>
          <w:rFonts w:cs="Times New Roman"/>
          <w:color w:val="auto"/>
          <w:sz w:val="22"/>
          <w:szCs w:val="22"/>
          <w:highlight w:val="yellow"/>
        </w:rPr>
        <w:t xml:space="preserve"> principles with solution-focused strategies. The person-centered stance allowed the therapist to create a safe, nonjudgmental, and empathic environment, which was critical in helping Ms. J access her primary emotions hidden beneath her anxiety. </w:t>
      </w:r>
      <w:r w:rsidRPr="00097CD8">
        <w:rPr>
          <w:rFonts w:cs="Times New Roman"/>
          <w:color w:val="auto"/>
          <w:sz w:val="22"/>
          <w:szCs w:val="22"/>
          <w:highlight w:val="yellow"/>
        </w:rPr>
        <w:lastRenderedPageBreak/>
        <w:t>The use of the miracle question, a hallmark of solution-focused therapy, enabled Ms. J to visualize her preferred future and identify actionable steps toward independence, such as visiting a lawyer or seeking full-time work. This technique empowered her to move from emotional overwhelm to goal-directed thinking.</w:t>
      </w:r>
    </w:p>
    <w:p w14:paraId="7E963ABA" w14:textId="77777777" w:rsidR="0078454A" w:rsidRPr="00097CD8" w:rsidRDefault="0078454A" w:rsidP="00D5103E">
      <w:pPr>
        <w:pStyle w:val="EOC-ParaFirstLine-Ind"/>
        <w:rPr>
          <w:highlight w:val="yellow"/>
        </w:rPr>
      </w:pPr>
      <w:r w:rsidRPr="00097CD8">
        <w:rPr>
          <w:highlight w:val="yellow"/>
        </w:rPr>
        <w:t xml:space="preserve">The existential component helped her confront fears of aloneness and freedom—core themes in her hesitation to leave the marriage. By recognizing that she was living an inauthentic life driven by fear and outdated </w:t>
      </w:r>
      <w:proofErr w:type="spellStart"/>
      <w:r w:rsidRPr="00097CD8">
        <w:rPr>
          <w:highlight w:val="yellow"/>
        </w:rPr>
        <w:t>introjects</w:t>
      </w:r>
      <w:proofErr w:type="spellEnd"/>
      <w:r w:rsidRPr="00097CD8">
        <w:rPr>
          <w:highlight w:val="yellow"/>
        </w:rPr>
        <w:t xml:space="preserve"> ("I will fall apart if I am alone"), she began taking ownership of her choices. Gestalt techniques, such as embodied emotion work (placing her hand on her abdomen and giving voice to her sadness and anxiety), enabled Ms. J to differentiate and validate internal experiences, thus deepening emotional insight.</w:t>
      </w:r>
    </w:p>
    <w:p w14:paraId="450154C0" w14:textId="2351420E" w:rsidR="006315F1" w:rsidRPr="00097CD8" w:rsidRDefault="0078454A" w:rsidP="00D5103E">
      <w:pPr>
        <w:pStyle w:val="EOC-ParaFirstLine-Ind"/>
        <w:rPr>
          <w:highlight w:val="yellow"/>
        </w:rPr>
      </w:pPr>
      <w:r w:rsidRPr="00097CD8">
        <w:rPr>
          <w:highlight w:val="yellow"/>
        </w:rPr>
        <w:t xml:space="preserve">Through EFT, she learned to name, tolerate, and work with her feelings rather than push them away. By the end of therapy, Ms. J had reframed her beliefs about control, parenthood, and her capacity to function independently, and </w:t>
      </w:r>
      <w:r w:rsidR="00BE7D03">
        <w:rPr>
          <w:highlight w:val="yellow"/>
        </w:rPr>
        <w:t xml:space="preserve">she </w:t>
      </w:r>
      <w:r w:rsidRPr="00097CD8">
        <w:rPr>
          <w:highlight w:val="yellow"/>
        </w:rPr>
        <w:t>was able to accept “good enough” parenting by her husband. The internalization of a wise, supportive voice (e.g., the fairy godmother) demonstrated how she developed self-compassion and an internal resource for navigating emotional challenges. Overall, the integration of approaches was crucial in addressing her multidimensional fears, facilitating empowerment, and restoring agency.</w:t>
      </w:r>
    </w:p>
    <w:p w14:paraId="358DCD22" w14:textId="50B3645D" w:rsidR="007C4616" w:rsidRPr="00097CD8" w:rsidRDefault="0078454A" w:rsidP="00D5103E">
      <w:pPr>
        <w:pStyle w:val="EOC-NumberList1"/>
        <w:rPr>
          <w:highlight w:val="yellow"/>
        </w:rPr>
      </w:pPr>
      <w:r w:rsidRPr="00097CD8">
        <w:rPr>
          <w:highlight w:val="yellow"/>
        </w:rPr>
        <w:t xml:space="preserve">2. </w:t>
      </w:r>
      <w:r w:rsidR="007C4616" w:rsidRPr="00097CD8">
        <w:rPr>
          <w:highlight w:val="yellow"/>
        </w:rPr>
        <w:t>Consider how existential themes of freedom, responsibility, and isolation were explored in therapy and how they contributed to Ms. J’s intrapersonal growth and decision-making process.</w:t>
      </w:r>
    </w:p>
    <w:p w14:paraId="4F47E6DC" w14:textId="082FB8A0" w:rsidR="007C4616" w:rsidRPr="00D5103E" w:rsidRDefault="007C4616" w:rsidP="00D5103E">
      <w:pPr>
        <w:pStyle w:val="EOC-Answer"/>
        <w:rPr>
          <w:highlight w:val="yellow"/>
        </w:rPr>
      </w:pPr>
      <w:r w:rsidRPr="00097CD8">
        <w:rPr>
          <w:rFonts w:cs="Times New Roman"/>
          <w:b/>
          <w:bCs/>
          <w:color w:val="auto"/>
          <w:sz w:val="22"/>
          <w:szCs w:val="22"/>
          <w:highlight w:val="yellow"/>
        </w:rPr>
        <w:t xml:space="preserve">Suggested answer: </w:t>
      </w:r>
      <w:r w:rsidRPr="00097CD8">
        <w:rPr>
          <w:rFonts w:cs="Times New Roman"/>
          <w:color w:val="auto"/>
          <w:sz w:val="22"/>
          <w:szCs w:val="22"/>
          <w:highlight w:val="yellow"/>
        </w:rPr>
        <w:t>Ms. J’s therapeutic work was deeply grounded in existential themes that addressed her fundamental fears and avoidance patterns. Her fear of aloneness was pervasive; having never lived alone, she clung to the structure of marriage despite emotional emptiness. The therapist helped her explore existential isolation not as abandonment, but as an opportunity for authentic connection with herself. By developing tolerance for solitude, she shifted from viewing aloneness as a threat to seeing it as a space for self-discovery.</w:t>
      </w:r>
    </w:p>
    <w:p w14:paraId="3536579A" w14:textId="77777777" w:rsidR="007C4616" w:rsidRPr="00097CD8" w:rsidRDefault="007C4616" w:rsidP="00D5103E">
      <w:pPr>
        <w:pStyle w:val="EOC-ParaFirstLine-Ind"/>
        <w:rPr>
          <w:highlight w:val="yellow"/>
        </w:rPr>
      </w:pPr>
      <w:r w:rsidRPr="00097CD8">
        <w:rPr>
          <w:highlight w:val="yellow"/>
        </w:rPr>
        <w:t xml:space="preserve">Freedom and responsibility were also central to her journey. Initially, Ms. J relinquished control of </w:t>
      </w:r>
      <w:r w:rsidRPr="00097CD8">
        <w:rPr>
          <w:highlight w:val="yellow"/>
        </w:rPr>
        <w:lastRenderedPageBreak/>
        <w:t>her life under the guise of protecting her children, thereby avoiding responsibility for difficult choices. The therapist gently pointed out this contradiction—by staying in an unhappy, emotionally void marriage, she had surrendered agency. Through therapeutic dialogue, she came to accept that freedom involves anxiety, but also the potential for growth and self-definition. She moved from feeling “helpless to change” to recognizing that she was the architect of her own life.</w:t>
      </w:r>
    </w:p>
    <w:p w14:paraId="3CDD0774" w14:textId="17A80299" w:rsidR="0078454A" w:rsidRPr="00097CD8" w:rsidRDefault="007C4616" w:rsidP="00D5103E">
      <w:pPr>
        <w:pStyle w:val="EOC-ParaFirstLine-Ind"/>
        <w:rPr>
          <w:highlight w:val="yellow"/>
        </w:rPr>
      </w:pPr>
      <w:r w:rsidRPr="00097CD8">
        <w:rPr>
          <w:highlight w:val="yellow"/>
        </w:rPr>
        <w:t>Existential work enabled her to acknowledge that avoiding pain (of divorce, of disillusionment) also meant sacrificing her own authenticity. Once she internalized that her children would be “parented well enough,” she could act from a place of value-based choice rather than fear. These existential insights were transformative in her ability to make decisions that aligned with her true self, thus fostering maturity and autonomy.</w:t>
      </w:r>
    </w:p>
    <w:p w14:paraId="1881A81A" w14:textId="4EE64BC2" w:rsidR="00097CD8" w:rsidRPr="00097CD8" w:rsidRDefault="007C4616" w:rsidP="00D5103E">
      <w:pPr>
        <w:pStyle w:val="EOC-NumberList1"/>
        <w:rPr>
          <w:highlight w:val="yellow"/>
        </w:rPr>
      </w:pPr>
      <w:r w:rsidRPr="00097CD8">
        <w:rPr>
          <w:highlight w:val="yellow"/>
        </w:rPr>
        <w:t xml:space="preserve">3. </w:t>
      </w:r>
      <w:r w:rsidR="00097CD8" w:rsidRPr="00097CD8">
        <w:rPr>
          <w:highlight w:val="yellow"/>
        </w:rPr>
        <w:t xml:space="preserve">Evaluate the therapeutic value of emotion-focused techniques, such as embodying emotions and dialoguing with internal parts, in helping Ms. J overcome anxiety and access deeper emotional truths. </w:t>
      </w:r>
    </w:p>
    <w:p w14:paraId="4454E59E" w14:textId="7A1A714F" w:rsidR="00097CD8" w:rsidRPr="00D5103E" w:rsidRDefault="00097CD8" w:rsidP="00D5103E">
      <w:pPr>
        <w:pStyle w:val="EOC-Answer"/>
        <w:rPr>
          <w:highlight w:val="yellow"/>
        </w:rPr>
      </w:pPr>
      <w:r w:rsidRPr="00097CD8">
        <w:rPr>
          <w:rFonts w:cs="Times New Roman"/>
          <w:b/>
          <w:bCs/>
          <w:color w:val="auto"/>
          <w:sz w:val="22"/>
          <w:szCs w:val="22"/>
          <w:highlight w:val="yellow"/>
        </w:rPr>
        <w:t>Suggested answer:</w:t>
      </w:r>
      <w:r w:rsidR="00BD47BE" w:rsidRPr="00097CD8">
        <w:rPr>
          <w:rFonts w:cs="Times New Roman"/>
          <w:color w:val="auto"/>
          <w:sz w:val="22"/>
          <w:szCs w:val="22"/>
          <w:highlight w:val="yellow"/>
        </w:rPr>
        <w:t xml:space="preserve"> </w:t>
      </w:r>
      <w:r w:rsidRPr="00097CD8">
        <w:rPr>
          <w:rFonts w:cs="Times New Roman"/>
          <w:color w:val="auto"/>
          <w:sz w:val="22"/>
          <w:szCs w:val="22"/>
          <w:highlight w:val="yellow"/>
        </w:rPr>
        <w:t xml:space="preserve">EFT techniques played a pivotal role in Ms. J’s transformation by helping her differentiate, access, and process primary emotions—a task she initially found difficult. Anxiety was her dominant presenting symptom, but it served as a protective cover for deeper feelings of anger, betrayal, and grief. By using body awareness and metaphor, the therapist facilitated emotional embodiment. For example, when Ms. J identified tightness in her abdomen and placed her hand </w:t>
      </w:r>
      <w:r w:rsidR="00BD47BE">
        <w:rPr>
          <w:rFonts w:cs="Times New Roman"/>
          <w:color w:val="auto"/>
          <w:sz w:val="22"/>
          <w:szCs w:val="22"/>
          <w:highlight w:val="yellow"/>
        </w:rPr>
        <w:t>there</w:t>
      </w:r>
      <w:r w:rsidRPr="00097CD8">
        <w:rPr>
          <w:rFonts w:cs="Times New Roman"/>
          <w:color w:val="auto"/>
          <w:sz w:val="22"/>
          <w:szCs w:val="22"/>
          <w:highlight w:val="yellow"/>
        </w:rPr>
        <w:t>, this became a gateway to exploring buried sadness.</w:t>
      </w:r>
    </w:p>
    <w:p w14:paraId="0F6ECCBF" w14:textId="305EF31B" w:rsidR="00097CD8" w:rsidRPr="00097CD8" w:rsidRDefault="00097CD8" w:rsidP="00D5103E">
      <w:pPr>
        <w:pStyle w:val="EOC-ParaFirstLine-Ind"/>
        <w:rPr>
          <w:highlight w:val="yellow"/>
        </w:rPr>
      </w:pPr>
      <w:r w:rsidRPr="00097CD8">
        <w:rPr>
          <w:highlight w:val="yellow"/>
        </w:rPr>
        <w:t>The technique of giving emotions a voice in the first person allowed Ms. J to externalize internal conflicts and develop self-compassion. Her sadness said, “You push me down all the time,” revealing a long</w:t>
      </w:r>
      <w:r w:rsidR="006F250A">
        <w:rPr>
          <w:highlight w:val="yellow"/>
        </w:rPr>
        <w:t>-</w:t>
      </w:r>
      <w:r w:rsidRPr="00097CD8">
        <w:rPr>
          <w:highlight w:val="yellow"/>
        </w:rPr>
        <w:t>standing avoidance of pain. Her anxiety, voiced as a protector, expressed fear of change and loss of control. These dialogues functioned similarly to parts work, allowing her to negotiate between conflicting inner voices rather than remain paralyzed by them.</w:t>
      </w:r>
    </w:p>
    <w:p w14:paraId="3EE2DEC1" w14:textId="38059C55" w:rsidR="007C4616" w:rsidRDefault="00097CD8" w:rsidP="00D5103E">
      <w:pPr>
        <w:pStyle w:val="EOC-ParaFirstLine-Ind"/>
      </w:pPr>
      <w:r w:rsidRPr="00097CD8">
        <w:rPr>
          <w:highlight w:val="yellow"/>
        </w:rPr>
        <w:t xml:space="preserve">Additionally, the therapist’s use of symbolic imagination—such as the fairy godmother exercise—created a nurturing internal figure that could counterbalance her self-doubt. This technique helped her shift from emotional suppression to emotional integration, which was essential in moving </w:t>
      </w:r>
      <w:r w:rsidRPr="00097CD8">
        <w:rPr>
          <w:highlight w:val="yellow"/>
        </w:rPr>
        <w:lastRenderedPageBreak/>
        <w:t>forward. Ultimately, EFT techniques enabled her to transform maladaptive emotional responses into adaptive ones, replacing fear-driven stagnation with confident, values-based action.</w:t>
      </w:r>
    </w:p>
    <w:p w14:paraId="01DA15F4" w14:textId="6BBE271D" w:rsidR="006315F1" w:rsidRPr="00D71899" w:rsidRDefault="006315F1" w:rsidP="006315F1">
      <w:pPr>
        <w:pStyle w:val="Para-FL"/>
        <w:jc w:val="left"/>
        <w:rPr>
          <w:rFonts w:cs="Times New Roman"/>
          <w:color w:val="auto"/>
          <w:sz w:val="22"/>
          <w:szCs w:val="22"/>
        </w:rPr>
      </w:pPr>
      <w:r w:rsidRPr="00BE2752">
        <w:rPr>
          <w:rFonts w:cs="Times New Roman"/>
          <w:b/>
          <w:bCs/>
          <w:sz w:val="22"/>
          <w:szCs w:val="22"/>
          <w:highlight w:val="yellow"/>
        </w:rPr>
        <w:t>&lt;</w:t>
      </w:r>
      <w:r>
        <w:rPr>
          <w:rFonts w:cs="Times New Roman"/>
          <w:b/>
          <w:bCs/>
          <w:sz w:val="22"/>
          <w:szCs w:val="22"/>
          <w:highlight w:val="yellow"/>
        </w:rPr>
        <w:t>/</w:t>
      </w:r>
      <w:r w:rsidRPr="00BE2752">
        <w:rPr>
          <w:rFonts w:cs="Times New Roman"/>
          <w:b/>
          <w:bCs/>
          <w:sz w:val="22"/>
          <w:szCs w:val="22"/>
          <w:highlight w:val="yellow"/>
        </w:rPr>
        <w:t>C</w:t>
      </w:r>
      <w:r>
        <w:rPr>
          <w:rFonts w:cs="Times New Roman"/>
          <w:b/>
          <w:bCs/>
          <w:sz w:val="22"/>
          <w:szCs w:val="22"/>
          <w:highlight w:val="yellow"/>
        </w:rPr>
        <w:t>OURSE</w:t>
      </w:r>
      <w:r w:rsidRPr="00BE2752">
        <w:rPr>
          <w:rFonts w:cs="Times New Roman"/>
          <w:b/>
          <w:bCs/>
          <w:sz w:val="22"/>
          <w:szCs w:val="22"/>
          <w:highlight w:val="yellow"/>
        </w:rPr>
        <w:t>CONNECT ONLY&gt;</w:t>
      </w:r>
    </w:p>
    <w:p w14:paraId="783C6640" w14:textId="1976BB84" w:rsidR="00C927CB" w:rsidRPr="005D1F77" w:rsidRDefault="005D1F77" w:rsidP="00D71899">
      <w:pPr>
        <w:pStyle w:val="Head1"/>
        <w:spacing w:before="0" w:after="0" w:line="480" w:lineRule="auto"/>
        <w:rPr>
          <w:rFonts w:cs="Times New Roman"/>
          <w:color w:val="auto"/>
          <w:szCs w:val="22"/>
        </w:rPr>
      </w:pPr>
      <w:r w:rsidRPr="005D1F77">
        <w:rPr>
          <w:rFonts w:cs="Times New Roman"/>
          <w:color w:val="auto"/>
          <w:szCs w:val="22"/>
        </w:rPr>
        <w:t>&lt;H1&gt;</w:t>
      </w:r>
      <w:r w:rsidR="004F6791" w:rsidRPr="005D1F77">
        <w:rPr>
          <w:rFonts w:cs="Times New Roman"/>
          <w:color w:val="auto"/>
          <w:szCs w:val="22"/>
        </w:rPr>
        <w:t>CONCLUDING COMMENTS</w:t>
      </w:r>
    </w:p>
    <w:p w14:paraId="2C03A59D" w14:textId="2FF89C6D" w:rsidR="001C4311" w:rsidRDefault="004F6791" w:rsidP="005400CA">
      <w:pPr>
        <w:pStyle w:val="Para-FL"/>
        <w:jc w:val="left"/>
        <w:rPr>
          <w:rFonts w:cs="Times New Roman"/>
          <w:color w:val="auto"/>
          <w:sz w:val="22"/>
          <w:szCs w:val="22"/>
        </w:rPr>
      </w:pPr>
      <w:r w:rsidRPr="00D71899">
        <w:rPr>
          <w:rFonts w:cs="Times New Roman"/>
          <w:color w:val="auto"/>
          <w:sz w:val="22"/>
          <w:szCs w:val="22"/>
        </w:rPr>
        <w:t xml:space="preserve">This chapter provides an overview of humanistic–existential therapy and SFT, highlighting the importance of these approaches for the APPN. It explicates five major psychotherapeutic approaches (person centered, Gestalt, existential, emotion focused, and solution focused), describing their key concepts, goals, interventions, and evidence- based research. It includes a case study with </w:t>
      </w:r>
      <w:r w:rsidR="00E30B96" w:rsidRPr="00D71899">
        <w:rPr>
          <w:rFonts w:cs="Times New Roman"/>
          <w:color w:val="auto"/>
          <w:sz w:val="22"/>
          <w:szCs w:val="22"/>
        </w:rPr>
        <w:t>patient</w:t>
      </w:r>
      <w:r w:rsidRPr="00D71899">
        <w:rPr>
          <w:rFonts w:cs="Times New Roman"/>
          <w:color w:val="auto"/>
          <w:sz w:val="22"/>
          <w:szCs w:val="22"/>
        </w:rPr>
        <w:t xml:space="preserve">–therapist dialogue as well as information on how to obtain postgraduate training. It is hoped that the chapter gives the reader a solid introduction to the rich field of humanistic–existential psychotherapy and that the reader will want to learn more and continue training in these powerful approaches. There are other approaches to humanistic–existential therapy not mentioned in this chapter such as </w:t>
      </w:r>
      <w:proofErr w:type="spellStart"/>
      <w:r w:rsidRPr="00D71899">
        <w:rPr>
          <w:rFonts w:cs="Times New Roman"/>
          <w:color w:val="auto"/>
          <w:sz w:val="22"/>
          <w:szCs w:val="22"/>
        </w:rPr>
        <w:t>redecision</w:t>
      </w:r>
      <w:proofErr w:type="spellEnd"/>
      <w:r w:rsidRPr="00D71899">
        <w:rPr>
          <w:rFonts w:cs="Times New Roman"/>
          <w:color w:val="auto"/>
          <w:sz w:val="22"/>
          <w:szCs w:val="22"/>
        </w:rPr>
        <w:t xml:space="preserve"> therapy, actualizing therapy, transactional analysis, and focusing. It is suggested that the APPN explore these other types of humanistic–existential approaches as well. For a comprehensive compilation of humanistic–existential approaches, two texts are recommended for the APPN new to these approaches: (</w:t>
      </w:r>
      <w:r w:rsidR="005D1F77">
        <w:rPr>
          <w:rFonts w:cs="Times New Roman"/>
          <w:color w:val="auto"/>
          <w:sz w:val="22"/>
          <w:szCs w:val="22"/>
        </w:rPr>
        <w:t>1</w:t>
      </w:r>
      <w:r w:rsidRPr="00D71899">
        <w:rPr>
          <w:rFonts w:cs="Times New Roman"/>
          <w:color w:val="auto"/>
          <w:sz w:val="22"/>
          <w:szCs w:val="22"/>
        </w:rPr>
        <w:t>) Cain</w:t>
      </w:r>
      <w:r w:rsidR="00BE3BF2" w:rsidRPr="00D71899">
        <w:rPr>
          <w:rFonts w:cs="Times New Roman"/>
          <w:color w:val="auto"/>
          <w:sz w:val="22"/>
          <w:szCs w:val="22"/>
        </w:rPr>
        <w:t xml:space="preserve">, Keenan, and Rubin’s </w:t>
      </w:r>
      <w:r w:rsidRPr="00D71899">
        <w:rPr>
          <w:rStyle w:val="italic"/>
          <w:rFonts w:cs="Times New Roman"/>
          <w:color w:val="auto"/>
          <w:sz w:val="22"/>
          <w:szCs w:val="22"/>
        </w:rPr>
        <w:t>Humanistic Psychotherapies: Handbook of Research and Practice</w:t>
      </w:r>
      <w:r w:rsidRPr="00D71899">
        <w:rPr>
          <w:rFonts w:cs="Times New Roman"/>
          <w:color w:val="auto"/>
          <w:sz w:val="22"/>
          <w:szCs w:val="22"/>
        </w:rPr>
        <w:t xml:space="preserve"> (</w:t>
      </w:r>
      <w:r w:rsidRPr="004163DF">
        <w:rPr>
          <w:rStyle w:val="citebib"/>
        </w:rPr>
        <w:t>20</w:t>
      </w:r>
      <w:r w:rsidR="00BE3BF2" w:rsidRPr="004163DF">
        <w:rPr>
          <w:rStyle w:val="citebib"/>
        </w:rPr>
        <w:t>15</w:t>
      </w:r>
      <w:r w:rsidRPr="00D71899">
        <w:rPr>
          <w:rFonts w:cs="Times New Roman"/>
          <w:color w:val="auto"/>
          <w:sz w:val="22"/>
          <w:szCs w:val="22"/>
        </w:rPr>
        <w:t>) and (</w:t>
      </w:r>
      <w:r w:rsidR="005D1F77">
        <w:rPr>
          <w:rFonts w:cs="Times New Roman"/>
          <w:color w:val="auto"/>
          <w:sz w:val="22"/>
          <w:szCs w:val="22"/>
        </w:rPr>
        <w:t>2</w:t>
      </w:r>
      <w:r w:rsidRPr="00D71899">
        <w:rPr>
          <w:rFonts w:cs="Times New Roman"/>
          <w:color w:val="auto"/>
          <w:sz w:val="22"/>
          <w:szCs w:val="22"/>
        </w:rPr>
        <w:t xml:space="preserve">) Schneider, </w:t>
      </w:r>
      <w:proofErr w:type="spellStart"/>
      <w:r w:rsidRPr="00D71899">
        <w:rPr>
          <w:rFonts w:cs="Times New Roman"/>
          <w:color w:val="auto"/>
          <w:sz w:val="22"/>
          <w:szCs w:val="22"/>
        </w:rPr>
        <w:t>Bugental</w:t>
      </w:r>
      <w:proofErr w:type="spellEnd"/>
      <w:r w:rsidRPr="00D71899">
        <w:rPr>
          <w:rFonts w:cs="Times New Roman"/>
          <w:color w:val="auto"/>
          <w:sz w:val="22"/>
          <w:szCs w:val="22"/>
        </w:rPr>
        <w:t xml:space="preserve">, and Pierson’s </w:t>
      </w:r>
      <w:r w:rsidRPr="00D71899">
        <w:rPr>
          <w:rStyle w:val="italic"/>
          <w:rFonts w:cs="Times New Roman"/>
          <w:color w:val="auto"/>
          <w:sz w:val="22"/>
          <w:szCs w:val="22"/>
        </w:rPr>
        <w:t>The Handbook of Humanistic Psychology: Leading Edges in Theory, Research, and Practice</w:t>
      </w:r>
      <w:r w:rsidRPr="00D71899">
        <w:rPr>
          <w:rFonts w:cs="Times New Roman"/>
          <w:color w:val="auto"/>
          <w:sz w:val="22"/>
          <w:szCs w:val="22"/>
        </w:rPr>
        <w:t xml:space="preserve"> (</w:t>
      </w:r>
      <w:r w:rsidRPr="006F2841">
        <w:rPr>
          <w:rStyle w:val="citebib"/>
        </w:rPr>
        <w:t>2001</w:t>
      </w:r>
      <w:r w:rsidRPr="00D71899">
        <w:rPr>
          <w:rFonts w:cs="Times New Roman"/>
          <w:color w:val="auto"/>
          <w:sz w:val="22"/>
          <w:szCs w:val="22"/>
        </w:rPr>
        <w:t>). Original texts are highly recommended for the advanced practitioners and can be found in the reference list.</w:t>
      </w:r>
    </w:p>
    <w:p w14:paraId="61BCCFD2" w14:textId="57F6094E" w:rsidR="00C927CB" w:rsidRPr="009D696E" w:rsidRDefault="005400CA" w:rsidP="00D5103E">
      <w:pPr>
        <w:pStyle w:val="SpeacialHeading2"/>
        <w:rPr>
          <w:highlight w:val="yellow"/>
        </w:rPr>
      </w:pPr>
      <w:r w:rsidRPr="009D696E">
        <w:rPr>
          <w:highlight w:val="yellow"/>
        </w:rPr>
        <w:t>&lt;H1&gt;</w:t>
      </w:r>
      <w:r w:rsidR="004F6791" w:rsidRPr="009D696E">
        <w:rPr>
          <w:highlight w:val="yellow"/>
        </w:rPr>
        <w:t>DISCUSSION QUESTIONS</w:t>
      </w:r>
    </w:p>
    <w:p w14:paraId="299EC0A7" w14:textId="21794C9C" w:rsidR="008313CA" w:rsidRPr="00D5103E" w:rsidRDefault="0065130C" w:rsidP="00D5103E">
      <w:pPr>
        <w:pStyle w:val="EOC-NumberList1first"/>
      </w:pPr>
      <w:r w:rsidRPr="009D696E">
        <w:rPr>
          <w:rFonts w:cs="Times New Roman"/>
          <w:color w:val="auto"/>
          <w:sz w:val="22"/>
          <w:szCs w:val="22"/>
        </w:rPr>
        <w:t>1.</w:t>
      </w:r>
      <w:r w:rsidRPr="009D696E">
        <w:rPr>
          <w:rFonts w:cs="Times New Roman"/>
          <w:color w:val="auto"/>
          <w:sz w:val="22"/>
          <w:szCs w:val="22"/>
        </w:rPr>
        <w:tab/>
      </w:r>
      <w:r w:rsidR="004F6791" w:rsidRPr="009D696E">
        <w:rPr>
          <w:rFonts w:cs="Times New Roman"/>
          <w:color w:val="auto"/>
          <w:sz w:val="22"/>
          <w:szCs w:val="22"/>
        </w:rPr>
        <w:t>What are the similarities and differences among the four major humanistic–existential approaches (person centered, Gestalt, existential, and EFT) discussed in this chapter?</w:t>
      </w:r>
    </w:p>
    <w:p w14:paraId="63F7292B" w14:textId="55441002" w:rsidR="00EA2D6B" w:rsidRPr="00D5103E" w:rsidRDefault="00D46DE9" w:rsidP="00D5103E">
      <w:pPr>
        <w:pStyle w:val="EOC-Para-FL"/>
        <w:rPr>
          <w:highlight w:val="yellow"/>
        </w:rPr>
      </w:pPr>
      <w:r w:rsidRPr="009D696E">
        <w:rPr>
          <w:b/>
          <w:bCs/>
          <w:sz w:val="22"/>
          <w:szCs w:val="22"/>
          <w:highlight w:val="yellow"/>
        </w:rPr>
        <w:t>&lt;COURSECONNECT ONLY&gt;</w:t>
      </w:r>
      <w:r w:rsidR="00EA2D6B" w:rsidRPr="009D696E">
        <w:rPr>
          <w:rStyle w:val="Strong"/>
          <w:b w:val="0"/>
          <w:bCs w:val="0"/>
          <w:sz w:val="22"/>
          <w:szCs w:val="22"/>
          <w:highlight w:val="yellow"/>
        </w:rPr>
        <w:t>Similarities</w:t>
      </w:r>
      <w:r w:rsidR="009D696E">
        <w:rPr>
          <w:rStyle w:val="Strong"/>
          <w:b w:val="0"/>
          <w:bCs w:val="0"/>
          <w:sz w:val="22"/>
          <w:szCs w:val="22"/>
          <w:highlight w:val="yellow"/>
        </w:rPr>
        <w:t xml:space="preserve"> include the following</w:t>
      </w:r>
      <w:r w:rsidR="00EA2D6B" w:rsidRPr="009D696E">
        <w:rPr>
          <w:rStyle w:val="Strong"/>
          <w:b w:val="0"/>
          <w:bCs w:val="0"/>
          <w:sz w:val="22"/>
          <w:szCs w:val="22"/>
          <w:highlight w:val="yellow"/>
        </w:rPr>
        <w:t>:</w:t>
      </w:r>
    </w:p>
    <w:p w14:paraId="1BF345BE" w14:textId="6A6E3878" w:rsidR="00EA2D6B" w:rsidRPr="00D5103E" w:rsidRDefault="0065130C" w:rsidP="002B522B">
      <w:pPr>
        <w:pStyle w:val="EOC-BulletList2"/>
        <w:rPr>
          <w:highlight w:val="yellow"/>
        </w:rPr>
      </w:pPr>
      <w:r w:rsidRPr="009D696E">
        <w:rPr>
          <w:rFonts w:ascii="Symbol" w:hAnsi="Symbol"/>
          <w:sz w:val="20"/>
          <w:szCs w:val="22"/>
          <w:highlight w:val="yellow"/>
        </w:rPr>
        <w:t></w:t>
      </w:r>
      <w:r w:rsidRPr="009D696E">
        <w:rPr>
          <w:rFonts w:ascii="Symbol" w:hAnsi="Symbol"/>
          <w:sz w:val="20"/>
          <w:szCs w:val="22"/>
          <w:highlight w:val="yellow"/>
        </w:rPr>
        <w:tab/>
      </w:r>
      <w:proofErr w:type="gramStart"/>
      <w:r w:rsidR="00EA2D6B" w:rsidRPr="009D696E">
        <w:rPr>
          <w:sz w:val="22"/>
          <w:szCs w:val="22"/>
          <w:highlight w:val="yellow"/>
        </w:rPr>
        <w:t>All</w:t>
      </w:r>
      <w:proofErr w:type="gramEnd"/>
      <w:r w:rsidR="00EA2D6B" w:rsidRPr="009D696E">
        <w:rPr>
          <w:sz w:val="22"/>
          <w:szCs w:val="22"/>
          <w:highlight w:val="yellow"/>
        </w:rPr>
        <w:t xml:space="preserve"> four approaches are rooted in </w:t>
      </w:r>
      <w:r w:rsidR="00EA2D6B" w:rsidRPr="009D696E">
        <w:rPr>
          <w:rStyle w:val="Strong"/>
          <w:b w:val="0"/>
          <w:bCs w:val="0"/>
          <w:sz w:val="22"/>
          <w:szCs w:val="22"/>
          <w:highlight w:val="yellow"/>
        </w:rPr>
        <w:t>humanism, existentialism, and phenomenology</w:t>
      </w:r>
      <w:r w:rsidR="00EA2D6B" w:rsidRPr="009D696E">
        <w:rPr>
          <w:b/>
          <w:bCs/>
          <w:sz w:val="22"/>
          <w:szCs w:val="22"/>
          <w:highlight w:val="yellow"/>
        </w:rPr>
        <w:t>,</w:t>
      </w:r>
      <w:r w:rsidR="00EA2D6B" w:rsidRPr="009D696E">
        <w:rPr>
          <w:sz w:val="22"/>
          <w:szCs w:val="22"/>
          <w:highlight w:val="yellow"/>
        </w:rPr>
        <w:t xml:space="preserve"> emphasizing subjective experience, authenticity, and personal growth.</w:t>
      </w:r>
    </w:p>
    <w:p w14:paraId="5EC74BCF" w14:textId="0264A72E" w:rsidR="00EA2D6B" w:rsidRPr="009D696E" w:rsidRDefault="0065130C" w:rsidP="002B522B">
      <w:pPr>
        <w:pStyle w:val="EOC-BulletList2"/>
        <w:rPr>
          <w:sz w:val="22"/>
          <w:szCs w:val="22"/>
          <w:highlight w:val="yellow"/>
        </w:rPr>
      </w:pPr>
      <w:r w:rsidRPr="009D696E">
        <w:rPr>
          <w:rFonts w:ascii="Symbol" w:hAnsi="Symbol"/>
          <w:sz w:val="20"/>
          <w:szCs w:val="22"/>
          <w:highlight w:val="yellow"/>
        </w:rPr>
        <w:lastRenderedPageBreak/>
        <w:t></w:t>
      </w:r>
      <w:r w:rsidRPr="009D696E">
        <w:rPr>
          <w:rFonts w:ascii="Symbol" w:hAnsi="Symbol"/>
          <w:sz w:val="20"/>
          <w:szCs w:val="22"/>
          <w:highlight w:val="yellow"/>
        </w:rPr>
        <w:tab/>
      </w:r>
      <w:proofErr w:type="gramStart"/>
      <w:r w:rsidR="00EA2D6B" w:rsidRPr="009D696E">
        <w:rPr>
          <w:sz w:val="22"/>
          <w:szCs w:val="22"/>
          <w:highlight w:val="yellow"/>
        </w:rPr>
        <w:t>They</w:t>
      </w:r>
      <w:proofErr w:type="gramEnd"/>
      <w:r w:rsidR="00EA2D6B" w:rsidRPr="009D696E">
        <w:rPr>
          <w:sz w:val="22"/>
          <w:szCs w:val="22"/>
          <w:highlight w:val="yellow"/>
        </w:rPr>
        <w:t xml:space="preserve"> value the </w:t>
      </w:r>
      <w:r w:rsidR="00EA2D6B" w:rsidRPr="009D696E">
        <w:rPr>
          <w:rStyle w:val="Strong"/>
          <w:b w:val="0"/>
          <w:bCs w:val="0"/>
          <w:sz w:val="22"/>
          <w:szCs w:val="22"/>
          <w:highlight w:val="yellow"/>
        </w:rPr>
        <w:t>therapeutic relationship</w:t>
      </w:r>
      <w:r w:rsidR="00EA2D6B" w:rsidRPr="009D696E">
        <w:rPr>
          <w:b/>
          <w:bCs/>
          <w:sz w:val="22"/>
          <w:szCs w:val="22"/>
          <w:highlight w:val="yellow"/>
        </w:rPr>
        <w:t xml:space="preserve"> </w:t>
      </w:r>
      <w:r w:rsidR="00EA2D6B" w:rsidRPr="009D696E">
        <w:rPr>
          <w:sz w:val="22"/>
          <w:szCs w:val="22"/>
          <w:highlight w:val="yellow"/>
        </w:rPr>
        <w:t>as central to change, particularly focusing on</w:t>
      </w:r>
      <w:r w:rsidR="009D696E" w:rsidRPr="009D696E">
        <w:rPr>
          <w:rStyle w:val="Strong"/>
          <w:sz w:val="22"/>
          <w:szCs w:val="22"/>
          <w:highlight w:val="yellow"/>
        </w:rPr>
        <w:t xml:space="preserve"> </w:t>
      </w:r>
      <w:r w:rsidR="009D696E" w:rsidRPr="009D696E">
        <w:rPr>
          <w:rStyle w:val="Strong"/>
          <w:b w:val="0"/>
          <w:bCs w:val="0"/>
          <w:sz w:val="22"/>
          <w:szCs w:val="22"/>
          <w:highlight w:val="yellow"/>
        </w:rPr>
        <w:t>empathy, authenticity, and the here-and-now</w:t>
      </w:r>
      <w:r w:rsidR="009D696E">
        <w:rPr>
          <w:rStyle w:val="Strong"/>
          <w:b w:val="0"/>
          <w:bCs w:val="0"/>
          <w:sz w:val="22"/>
          <w:szCs w:val="22"/>
          <w:highlight w:val="yellow"/>
        </w:rPr>
        <w:t>.</w:t>
      </w:r>
    </w:p>
    <w:p w14:paraId="1EB43079" w14:textId="624EC190" w:rsidR="00EA2D6B" w:rsidRPr="009D696E" w:rsidRDefault="0065130C" w:rsidP="002B522B">
      <w:pPr>
        <w:pStyle w:val="EOC-BulletList2"/>
        <w:rPr>
          <w:sz w:val="22"/>
          <w:szCs w:val="22"/>
          <w:highlight w:val="yellow"/>
        </w:rPr>
      </w:pPr>
      <w:r w:rsidRPr="009D696E">
        <w:rPr>
          <w:rFonts w:ascii="Symbol" w:hAnsi="Symbol"/>
          <w:sz w:val="20"/>
          <w:szCs w:val="22"/>
          <w:highlight w:val="yellow"/>
        </w:rPr>
        <w:t></w:t>
      </w:r>
      <w:r w:rsidRPr="009D696E">
        <w:rPr>
          <w:rFonts w:ascii="Symbol" w:hAnsi="Symbol"/>
          <w:sz w:val="20"/>
          <w:szCs w:val="22"/>
          <w:highlight w:val="yellow"/>
        </w:rPr>
        <w:tab/>
      </w:r>
      <w:proofErr w:type="gramStart"/>
      <w:r w:rsidR="00EA2D6B" w:rsidRPr="009D696E">
        <w:rPr>
          <w:sz w:val="22"/>
          <w:szCs w:val="22"/>
          <w:highlight w:val="yellow"/>
        </w:rPr>
        <w:t>Each</w:t>
      </w:r>
      <w:proofErr w:type="gramEnd"/>
      <w:r w:rsidR="00EA2D6B" w:rsidRPr="009D696E">
        <w:rPr>
          <w:sz w:val="22"/>
          <w:szCs w:val="22"/>
          <w:highlight w:val="yellow"/>
        </w:rPr>
        <w:t xml:space="preserve"> promotes</w:t>
      </w:r>
      <w:r w:rsidR="00EA2D6B" w:rsidRPr="009D696E">
        <w:rPr>
          <w:b/>
          <w:bCs/>
          <w:sz w:val="22"/>
          <w:szCs w:val="22"/>
          <w:highlight w:val="yellow"/>
        </w:rPr>
        <w:t xml:space="preserve"> </w:t>
      </w:r>
      <w:r w:rsidR="00EA2D6B" w:rsidRPr="009D696E">
        <w:rPr>
          <w:rStyle w:val="Strong"/>
          <w:b w:val="0"/>
          <w:bCs w:val="0"/>
          <w:sz w:val="22"/>
          <w:szCs w:val="22"/>
          <w:highlight w:val="yellow"/>
        </w:rPr>
        <w:t>self-awareness, self-actualization</w:t>
      </w:r>
      <w:r w:rsidR="00EA2D6B" w:rsidRPr="009D696E">
        <w:rPr>
          <w:b/>
          <w:bCs/>
          <w:sz w:val="22"/>
          <w:szCs w:val="22"/>
          <w:highlight w:val="yellow"/>
        </w:rPr>
        <w:t xml:space="preserve">, </w:t>
      </w:r>
      <w:r w:rsidR="00EA2D6B" w:rsidRPr="009D696E">
        <w:rPr>
          <w:sz w:val="22"/>
          <w:szCs w:val="22"/>
          <w:highlight w:val="yellow"/>
        </w:rPr>
        <w:t xml:space="preserve">and encourages the </w:t>
      </w:r>
      <w:r w:rsidR="0003112F">
        <w:rPr>
          <w:sz w:val="22"/>
          <w:szCs w:val="22"/>
          <w:highlight w:val="yellow"/>
        </w:rPr>
        <w:t>patient</w:t>
      </w:r>
      <w:r w:rsidR="00EA2D6B" w:rsidRPr="009D696E">
        <w:rPr>
          <w:sz w:val="22"/>
          <w:szCs w:val="22"/>
          <w:highlight w:val="yellow"/>
        </w:rPr>
        <w:t xml:space="preserve"> to take responsibility for life choices.</w:t>
      </w:r>
    </w:p>
    <w:p w14:paraId="01B4577F" w14:textId="289F4D9E" w:rsidR="00EA2D6B" w:rsidRPr="002B522B" w:rsidRDefault="00EA2D6B" w:rsidP="002B522B">
      <w:pPr>
        <w:pStyle w:val="EOC-ParaFirstLine-Ind"/>
        <w:rPr>
          <w:highlight w:val="yellow"/>
        </w:rPr>
      </w:pPr>
      <w:r w:rsidRPr="009D696E">
        <w:rPr>
          <w:rStyle w:val="Strong"/>
          <w:b w:val="0"/>
          <w:bCs w:val="0"/>
          <w:highlight w:val="yellow"/>
        </w:rPr>
        <w:t>Differences</w:t>
      </w:r>
      <w:r w:rsidR="009D696E">
        <w:rPr>
          <w:rStyle w:val="Strong"/>
          <w:b w:val="0"/>
          <w:bCs w:val="0"/>
          <w:highlight w:val="yellow"/>
        </w:rPr>
        <w:t xml:space="preserve"> include the following</w:t>
      </w:r>
      <w:r w:rsidRPr="009D696E">
        <w:rPr>
          <w:rStyle w:val="Strong"/>
          <w:b w:val="0"/>
          <w:bCs w:val="0"/>
          <w:highlight w:val="yellow"/>
        </w:rPr>
        <w:t>:</w:t>
      </w:r>
    </w:p>
    <w:p w14:paraId="7E8D45D3" w14:textId="70AE1B00" w:rsidR="00EA2D6B" w:rsidRPr="009D696E" w:rsidRDefault="0065130C" w:rsidP="002B522B">
      <w:pPr>
        <w:pStyle w:val="EOC-BulletList2"/>
        <w:rPr>
          <w:sz w:val="22"/>
          <w:szCs w:val="22"/>
          <w:highlight w:val="yellow"/>
        </w:rPr>
      </w:pPr>
      <w:r w:rsidRPr="009D696E">
        <w:rPr>
          <w:rFonts w:ascii="Symbol" w:hAnsi="Symbol"/>
          <w:sz w:val="20"/>
          <w:szCs w:val="22"/>
          <w:highlight w:val="yellow"/>
        </w:rPr>
        <w:t></w:t>
      </w:r>
      <w:r w:rsidRPr="009D696E">
        <w:rPr>
          <w:rFonts w:ascii="Symbol" w:hAnsi="Symbol"/>
          <w:sz w:val="20"/>
          <w:szCs w:val="22"/>
          <w:highlight w:val="yellow"/>
        </w:rPr>
        <w:tab/>
      </w:r>
      <w:r w:rsidR="00EA2D6B" w:rsidRPr="009D696E">
        <w:rPr>
          <w:rStyle w:val="Strong"/>
          <w:b w:val="0"/>
          <w:bCs w:val="0"/>
          <w:sz w:val="22"/>
          <w:szCs w:val="22"/>
          <w:highlight w:val="yellow"/>
        </w:rPr>
        <w:t>Person-centered therapy</w:t>
      </w:r>
      <w:r w:rsidR="00EA2D6B" w:rsidRPr="009D696E">
        <w:rPr>
          <w:sz w:val="22"/>
          <w:szCs w:val="22"/>
          <w:highlight w:val="yellow"/>
        </w:rPr>
        <w:t xml:space="preserve"> (Carl Rogers) is nondirective and focuses on the therapist providing the </w:t>
      </w:r>
      <w:r w:rsidR="00EA2D6B" w:rsidRPr="009D696E">
        <w:rPr>
          <w:rStyle w:val="Strong"/>
          <w:b w:val="0"/>
          <w:bCs w:val="0"/>
          <w:sz w:val="22"/>
          <w:szCs w:val="22"/>
          <w:highlight w:val="yellow"/>
        </w:rPr>
        <w:t>core conditions</w:t>
      </w:r>
      <w:r w:rsidR="00EA2D6B" w:rsidRPr="009D696E">
        <w:rPr>
          <w:b/>
          <w:bCs/>
          <w:sz w:val="22"/>
          <w:szCs w:val="22"/>
          <w:highlight w:val="yellow"/>
        </w:rPr>
        <w:t xml:space="preserve"> </w:t>
      </w:r>
      <w:r w:rsidR="00EA2D6B" w:rsidRPr="009D696E">
        <w:rPr>
          <w:sz w:val="22"/>
          <w:szCs w:val="22"/>
          <w:highlight w:val="yellow"/>
        </w:rPr>
        <w:t>(empathy, congruence, and unconditional positive regard) to facilitate self-growth.</w:t>
      </w:r>
    </w:p>
    <w:p w14:paraId="0CBCB3AF" w14:textId="0588EB0E" w:rsidR="00EA2D6B" w:rsidRPr="009D696E" w:rsidRDefault="0065130C" w:rsidP="002B522B">
      <w:pPr>
        <w:pStyle w:val="EOC-BulletList2"/>
        <w:rPr>
          <w:sz w:val="22"/>
          <w:szCs w:val="22"/>
          <w:highlight w:val="yellow"/>
        </w:rPr>
      </w:pPr>
      <w:r w:rsidRPr="009D696E">
        <w:rPr>
          <w:rFonts w:ascii="Symbol" w:hAnsi="Symbol"/>
          <w:sz w:val="20"/>
          <w:szCs w:val="22"/>
          <w:highlight w:val="yellow"/>
        </w:rPr>
        <w:t></w:t>
      </w:r>
      <w:r w:rsidRPr="009D696E">
        <w:rPr>
          <w:rFonts w:ascii="Symbol" w:hAnsi="Symbol"/>
          <w:sz w:val="20"/>
          <w:szCs w:val="22"/>
          <w:highlight w:val="yellow"/>
        </w:rPr>
        <w:tab/>
      </w:r>
      <w:r w:rsidR="00EA2D6B" w:rsidRPr="009D696E">
        <w:rPr>
          <w:rStyle w:val="Strong"/>
          <w:b w:val="0"/>
          <w:bCs w:val="0"/>
          <w:sz w:val="22"/>
          <w:szCs w:val="22"/>
          <w:highlight w:val="yellow"/>
        </w:rPr>
        <w:t>Gestalt therapy</w:t>
      </w:r>
      <w:r w:rsidR="00EA2D6B" w:rsidRPr="009D696E">
        <w:rPr>
          <w:b/>
          <w:bCs/>
          <w:sz w:val="22"/>
          <w:szCs w:val="22"/>
          <w:highlight w:val="yellow"/>
        </w:rPr>
        <w:t xml:space="preserve"> </w:t>
      </w:r>
      <w:r w:rsidR="00EA2D6B" w:rsidRPr="009D696E">
        <w:rPr>
          <w:sz w:val="22"/>
          <w:szCs w:val="22"/>
          <w:highlight w:val="yellow"/>
        </w:rPr>
        <w:t xml:space="preserve">(Fritz </w:t>
      </w:r>
      <w:proofErr w:type="spellStart"/>
      <w:r w:rsidR="00EA2D6B" w:rsidRPr="009D696E">
        <w:rPr>
          <w:sz w:val="22"/>
          <w:szCs w:val="22"/>
          <w:highlight w:val="yellow"/>
        </w:rPr>
        <w:t>Perls</w:t>
      </w:r>
      <w:proofErr w:type="spellEnd"/>
      <w:r w:rsidR="00EA2D6B" w:rsidRPr="009D696E">
        <w:rPr>
          <w:sz w:val="22"/>
          <w:szCs w:val="22"/>
          <w:highlight w:val="yellow"/>
        </w:rPr>
        <w:t xml:space="preserve">) emphasizes </w:t>
      </w:r>
      <w:r w:rsidR="00EA2D6B" w:rsidRPr="009D696E">
        <w:rPr>
          <w:rStyle w:val="Strong"/>
          <w:b w:val="0"/>
          <w:bCs w:val="0"/>
          <w:sz w:val="22"/>
          <w:szCs w:val="22"/>
          <w:highlight w:val="yellow"/>
        </w:rPr>
        <w:t>organismic self-regulation</w:t>
      </w:r>
      <w:r w:rsidR="009D696E">
        <w:rPr>
          <w:sz w:val="22"/>
          <w:szCs w:val="22"/>
          <w:highlight w:val="yellow"/>
        </w:rPr>
        <w:t xml:space="preserve"> and</w:t>
      </w:r>
      <w:r w:rsidR="00EA2D6B" w:rsidRPr="009D696E">
        <w:rPr>
          <w:b/>
          <w:bCs/>
          <w:sz w:val="22"/>
          <w:szCs w:val="22"/>
          <w:highlight w:val="yellow"/>
        </w:rPr>
        <w:t xml:space="preserve"> </w:t>
      </w:r>
      <w:r w:rsidR="00EA2D6B" w:rsidRPr="009D696E">
        <w:rPr>
          <w:rStyle w:val="Strong"/>
          <w:b w:val="0"/>
          <w:bCs w:val="0"/>
          <w:sz w:val="22"/>
          <w:szCs w:val="22"/>
          <w:highlight w:val="yellow"/>
        </w:rPr>
        <w:t>awareness of the present moment</w:t>
      </w:r>
      <w:r w:rsidR="00EA2D6B" w:rsidRPr="009D696E">
        <w:rPr>
          <w:sz w:val="22"/>
          <w:szCs w:val="22"/>
          <w:highlight w:val="yellow"/>
        </w:rPr>
        <w:t xml:space="preserve"> and uses </w:t>
      </w:r>
      <w:r w:rsidR="00EA2D6B" w:rsidRPr="009D696E">
        <w:rPr>
          <w:rStyle w:val="Strong"/>
          <w:b w:val="0"/>
          <w:bCs w:val="0"/>
          <w:sz w:val="22"/>
          <w:szCs w:val="22"/>
          <w:highlight w:val="yellow"/>
        </w:rPr>
        <w:t>creative experiments</w:t>
      </w:r>
      <w:r w:rsidR="00EA2D6B" w:rsidRPr="009D696E">
        <w:rPr>
          <w:sz w:val="22"/>
          <w:szCs w:val="22"/>
          <w:highlight w:val="yellow"/>
        </w:rPr>
        <w:t xml:space="preserve"> like the empty chair and body awareness to resolve unfinished business.</w:t>
      </w:r>
    </w:p>
    <w:p w14:paraId="3E45E6B7" w14:textId="3FA3AF4D" w:rsidR="00EA2D6B" w:rsidRPr="009D696E" w:rsidRDefault="0065130C" w:rsidP="002B522B">
      <w:pPr>
        <w:pStyle w:val="EOC-BulletList2"/>
        <w:rPr>
          <w:sz w:val="22"/>
          <w:szCs w:val="22"/>
          <w:highlight w:val="yellow"/>
        </w:rPr>
      </w:pPr>
      <w:r w:rsidRPr="009D696E">
        <w:rPr>
          <w:rFonts w:ascii="Symbol" w:hAnsi="Symbol"/>
          <w:sz w:val="20"/>
          <w:szCs w:val="22"/>
          <w:highlight w:val="yellow"/>
        </w:rPr>
        <w:t></w:t>
      </w:r>
      <w:r w:rsidRPr="009D696E">
        <w:rPr>
          <w:rFonts w:ascii="Symbol" w:hAnsi="Symbol"/>
          <w:sz w:val="20"/>
          <w:szCs w:val="22"/>
          <w:highlight w:val="yellow"/>
        </w:rPr>
        <w:tab/>
      </w:r>
      <w:r w:rsidR="00EA2D6B" w:rsidRPr="009D696E">
        <w:rPr>
          <w:rStyle w:val="Strong"/>
          <w:b w:val="0"/>
          <w:bCs w:val="0"/>
          <w:sz w:val="22"/>
          <w:szCs w:val="22"/>
          <w:highlight w:val="yellow"/>
        </w:rPr>
        <w:t>Existential therapy</w:t>
      </w:r>
      <w:r w:rsidR="00EA2D6B" w:rsidRPr="009D696E">
        <w:rPr>
          <w:b/>
          <w:bCs/>
          <w:sz w:val="22"/>
          <w:szCs w:val="22"/>
          <w:highlight w:val="yellow"/>
        </w:rPr>
        <w:t xml:space="preserve"> </w:t>
      </w:r>
      <w:r w:rsidR="00EA2D6B" w:rsidRPr="009D696E">
        <w:rPr>
          <w:sz w:val="22"/>
          <w:szCs w:val="22"/>
          <w:highlight w:val="yellow"/>
        </w:rPr>
        <w:t>focuses on universal human concerns—</w:t>
      </w:r>
      <w:r w:rsidR="00EA2D6B" w:rsidRPr="009D696E">
        <w:rPr>
          <w:rStyle w:val="Strong"/>
          <w:b w:val="0"/>
          <w:bCs w:val="0"/>
          <w:sz w:val="22"/>
          <w:szCs w:val="22"/>
          <w:highlight w:val="yellow"/>
        </w:rPr>
        <w:t>freedom, death, meaning, and isolation</w:t>
      </w:r>
      <w:r w:rsidR="00EA2D6B" w:rsidRPr="009D696E">
        <w:rPr>
          <w:sz w:val="22"/>
          <w:szCs w:val="22"/>
          <w:highlight w:val="yellow"/>
        </w:rPr>
        <w:t xml:space="preserve">—and encourages </w:t>
      </w:r>
      <w:r w:rsidR="009D696E">
        <w:rPr>
          <w:sz w:val="22"/>
          <w:szCs w:val="22"/>
          <w:highlight w:val="yellow"/>
        </w:rPr>
        <w:t>patients</w:t>
      </w:r>
      <w:r w:rsidR="00EA2D6B" w:rsidRPr="009D696E">
        <w:rPr>
          <w:sz w:val="22"/>
          <w:szCs w:val="22"/>
          <w:highlight w:val="yellow"/>
        </w:rPr>
        <w:t xml:space="preserve"> to confront these realities to live authentically.</w:t>
      </w:r>
    </w:p>
    <w:p w14:paraId="7944397B" w14:textId="0179FB20" w:rsidR="00D46DE9" w:rsidRPr="009D696E" w:rsidRDefault="0065130C" w:rsidP="002B522B">
      <w:pPr>
        <w:pStyle w:val="EOC-BulletList2"/>
        <w:rPr>
          <w:sz w:val="22"/>
          <w:szCs w:val="22"/>
          <w:highlight w:val="yellow"/>
        </w:rPr>
      </w:pPr>
      <w:r w:rsidRPr="009D696E">
        <w:rPr>
          <w:rFonts w:ascii="Symbol" w:hAnsi="Symbol"/>
          <w:sz w:val="20"/>
          <w:szCs w:val="22"/>
          <w:highlight w:val="yellow"/>
        </w:rPr>
        <w:t></w:t>
      </w:r>
      <w:r w:rsidRPr="009D696E">
        <w:rPr>
          <w:rFonts w:ascii="Symbol" w:hAnsi="Symbol"/>
          <w:sz w:val="20"/>
          <w:szCs w:val="22"/>
          <w:highlight w:val="yellow"/>
        </w:rPr>
        <w:tab/>
      </w:r>
      <w:r w:rsidR="00EA2D6B" w:rsidRPr="009D696E">
        <w:rPr>
          <w:rStyle w:val="Strong"/>
          <w:b w:val="0"/>
          <w:bCs w:val="0"/>
          <w:sz w:val="22"/>
          <w:szCs w:val="22"/>
          <w:highlight w:val="yellow"/>
        </w:rPr>
        <w:t>EFT</w:t>
      </w:r>
      <w:r w:rsidR="00EA2D6B" w:rsidRPr="009D696E">
        <w:rPr>
          <w:sz w:val="22"/>
          <w:szCs w:val="22"/>
          <w:highlight w:val="yellow"/>
        </w:rPr>
        <w:t xml:space="preserve"> is more structured and </w:t>
      </w:r>
      <w:r w:rsidR="00EA2D6B" w:rsidRPr="009D696E">
        <w:rPr>
          <w:rStyle w:val="Strong"/>
          <w:b w:val="0"/>
          <w:bCs w:val="0"/>
          <w:sz w:val="22"/>
          <w:szCs w:val="22"/>
          <w:highlight w:val="yellow"/>
        </w:rPr>
        <w:t>evidence-based</w:t>
      </w:r>
      <w:r w:rsidR="00EA2D6B" w:rsidRPr="009D696E">
        <w:rPr>
          <w:b/>
          <w:bCs/>
          <w:sz w:val="22"/>
          <w:szCs w:val="22"/>
          <w:highlight w:val="yellow"/>
        </w:rPr>
        <w:t>,</w:t>
      </w:r>
      <w:r w:rsidR="00EA2D6B" w:rsidRPr="009D696E">
        <w:rPr>
          <w:sz w:val="22"/>
          <w:szCs w:val="22"/>
          <w:highlight w:val="yellow"/>
        </w:rPr>
        <w:t xml:space="preserve"> focusing on identifying and transforming </w:t>
      </w:r>
      <w:r w:rsidR="00EA2D6B" w:rsidRPr="009D696E">
        <w:rPr>
          <w:rStyle w:val="Strong"/>
          <w:b w:val="0"/>
          <w:bCs w:val="0"/>
          <w:sz w:val="22"/>
          <w:szCs w:val="22"/>
          <w:highlight w:val="yellow"/>
        </w:rPr>
        <w:t>maladaptive emotional schemes</w:t>
      </w:r>
      <w:r w:rsidR="00EA2D6B" w:rsidRPr="009D696E">
        <w:rPr>
          <w:sz w:val="22"/>
          <w:szCs w:val="22"/>
          <w:highlight w:val="yellow"/>
        </w:rPr>
        <w:t xml:space="preserve"> through </w:t>
      </w:r>
      <w:r w:rsidR="00EA2D6B" w:rsidRPr="009D696E">
        <w:rPr>
          <w:rStyle w:val="Strong"/>
          <w:b w:val="0"/>
          <w:bCs w:val="0"/>
          <w:sz w:val="22"/>
          <w:szCs w:val="22"/>
          <w:highlight w:val="yellow"/>
        </w:rPr>
        <w:t>in-session markers</w:t>
      </w:r>
      <w:r w:rsidR="00EA2D6B" w:rsidRPr="009D696E">
        <w:rPr>
          <w:sz w:val="22"/>
          <w:szCs w:val="22"/>
          <w:highlight w:val="yellow"/>
        </w:rPr>
        <w:t xml:space="preserve"> and</w:t>
      </w:r>
      <w:r w:rsidR="00EA2D6B" w:rsidRPr="009D696E">
        <w:rPr>
          <w:b/>
          <w:bCs/>
          <w:sz w:val="22"/>
          <w:szCs w:val="22"/>
          <w:highlight w:val="yellow"/>
        </w:rPr>
        <w:t xml:space="preserve"> </w:t>
      </w:r>
      <w:r w:rsidR="00EA2D6B" w:rsidRPr="009D696E">
        <w:rPr>
          <w:rStyle w:val="Strong"/>
          <w:b w:val="0"/>
          <w:bCs w:val="0"/>
          <w:sz w:val="22"/>
          <w:szCs w:val="22"/>
          <w:highlight w:val="yellow"/>
        </w:rPr>
        <w:t>emotion processing tasks</w:t>
      </w:r>
      <w:proofErr w:type="gramStart"/>
      <w:r w:rsidR="00EA2D6B" w:rsidRPr="009D696E">
        <w:rPr>
          <w:sz w:val="22"/>
          <w:szCs w:val="22"/>
          <w:highlight w:val="yellow"/>
        </w:rPr>
        <w:t>.</w:t>
      </w:r>
      <w:r w:rsidR="009D696E" w:rsidRPr="009D696E">
        <w:rPr>
          <w:b/>
          <w:bCs/>
          <w:sz w:val="22"/>
          <w:szCs w:val="22"/>
          <w:highlight w:val="yellow"/>
        </w:rPr>
        <w:t>&lt;</w:t>
      </w:r>
      <w:proofErr w:type="gramEnd"/>
      <w:r w:rsidR="009D696E" w:rsidRPr="009D696E">
        <w:rPr>
          <w:b/>
          <w:bCs/>
          <w:sz w:val="22"/>
          <w:szCs w:val="22"/>
          <w:highlight w:val="yellow"/>
        </w:rPr>
        <w:t>/COURSECONNECT ONLY&gt;</w:t>
      </w:r>
    </w:p>
    <w:p w14:paraId="26347D71" w14:textId="7FEEA697" w:rsidR="00C927CB" w:rsidRPr="002B522B" w:rsidRDefault="0065130C" w:rsidP="002B522B">
      <w:pPr>
        <w:pStyle w:val="EOC-NumberList1"/>
      </w:pPr>
      <w:r w:rsidRPr="009D696E">
        <w:t>2.</w:t>
      </w:r>
      <w:r w:rsidRPr="009D696E">
        <w:tab/>
      </w:r>
      <w:r w:rsidR="004F6791" w:rsidRPr="009D696E">
        <w:t>Why is it important for the APPN to have theoretical knowledge and clinical competency in the three facilitative conditions: unconditional positive regard, congruence, and empathic understanding?</w:t>
      </w:r>
    </w:p>
    <w:p w14:paraId="57039962" w14:textId="77777777" w:rsidR="009C2267" w:rsidRPr="009D696E" w:rsidRDefault="00D46DE9" w:rsidP="002B522B">
      <w:pPr>
        <w:pStyle w:val="EOC-Para-FL"/>
        <w:rPr>
          <w:sz w:val="22"/>
          <w:szCs w:val="22"/>
          <w:highlight w:val="yellow"/>
        </w:rPr>
      </w:pPr>
      <w:r w:rsidRPr="009D696E">
        <w:rPr>
          <w:b/>
          <w:bCs/>
          <w:sz w:val="22"/>
          <w:szCs w:val="22"/>
          <w:highlight w:val="yellow"/>
        </w:rPr>
        <w:t>&lt;COURSECONNECT ONLY&gt;</w:t>
      </w:r>
      <w:proofErr w:type="gramStart"/>
      <w:r w:rsidR="009C2267" w:rsidRPr="009D696E">
        <w:rPr>
          <w:sz w:val="22"/>
          <w:szCs w:val="22"/>
          <w:highlight w:val="yellow"/>
        </w:rPr>
        <w:t>These</w:t>
      </w:r>
      <w:proofErr w:type="gramEnd"/>
      <w:r w:rsidR="009C2267" w:rsidRPr="009D696E">
        <w:rPr>
          <w:sz w:val="22"/>
          <w:szCs w:val="22"/>
          <w:highlight w:val="yellow"/>
        </w:rPr>
        <w:t xml:space="preserve"> </w:t>
      </w:r>
      <w:r w:rsidR="009C2267" w:rsidRPr="0063671C">
        <w:rPr>
          <w:rStyle w:val="Strong"/>
          <w:b w:val="0"/>
          <w:bCs w:val="0"/>
          <w:sz w:val="22"/>
          <w:szCs w:val="22"/>
          <w:highlight w:val="yellow"/>
        </w:rPr>
        <w:t>core conditions</w:t>
      </w:r>
      <w:r w:rsidR="009C2267" w:rsidRPr="009D696E">
        <w:rPr>
          <w:sz w:val="22"/>
          <w:szCs w:val="22"/>
          <w:highlight w:val="yellow"/>
        </w:rPr>
        <w:t>, identified by Carl Rogers, are empirically validated as necessary and sufficient for therapeutic change. For the APPN:</w:t>
      </w:r>
    </w:p>
    <w:p w14:paraId="40201D8B" w14:textId="18B8ADC2" w:rsidR="009C2267" w:rsidRPr="009D696E" w:rsidRDefault="0065130C" w:rsidP="002B522B">
      <w:pPr>
        <w:pStyle w:val="EOC-BulletList2"/>
        <w:rPr>
          <w:sz w:val="22"/>
          <w:szCs w:val="22"/>
          <w:highlight w:val="yellow"/>
        </w:rPr>
      </w:pPr>
      <w:r w:rsidRPr="009D696E">
        <w:rPr>
          <w:rFonts w:ascii="Symbol" w:hAnsi="Symbol"/>
          <w:sz w:val="20"/>
          <w:szCs w:val="22"/>
          <w:highlight w:val="yellow"/>
        </w:rPr>
        <w:t></w:t>
      </w:r>
      <w:r w:rsidRPr="009D696E">
        <w:rPr>
          <w:rFonts w:ascii="Symbol" w:hAnsi="Symbol"/>
          <w:sz w:val="20"/>
          <w:szCs w:val="22"/>
          <w:highlight w:val="yellow"/>
        </w:rPr>
        <w:tab/>
      </w:r>
      <w:r w:rsidR="009C2267" w:rsidRPr="0063671C">
        <w:rPr>
          <w:rStyle w:val="Strong"/>
          <w:b w:val="0"/>
          <w:bCs w:val="0"/>
          <w:sz w:val="22"/>
          <w:szCs w:val="22"/>
          <w:highlight w:val="yellow"/>
        </w:rPr>
        <w:t>Unconditional positive regard</w:t>
      </w:r>
      <w:r w:rsidR="009C2267" w:rsidRPr="009D696E">
        <w:rPr>
          <w:sz w:val="22"/>
          <w:szCs w:val="22"/>
          <w:highlight w:val="yellow"/>
        </w:rPr>
        <w:t xml:space="preserve"> fosters a safe, nonjudgmental space, encouraging</w:t>
      </w:r>
      <w:r w:rsidR="0063671C">
        <w:rPr>
          <w:sz w:val="22"/>
          <w:szCs w:val="22"/>
          <w:highlight w:val="yellow"/>
        </w:rPr>
        <w:t xml:space="preserve"> patients</w:t>
      </w:r>
      <w:r w:rsidR="009C2267" w:rsidRPr="009D696E">
        <w:rPr>
          <w:sz w:val="22"/>
          <w:szCs w:val="22"/>
          <w:highlight w:val="yellow"/>
        </w:rPr>
        <w:t xml:space="preserve"> to explore and accept parts of </w:t>
      </w:r>
      <w:proofErr w:type="gramStart"/>
      <w:r w:rsidR="009C2267" w:rsidRPr="009D696E">
        <w:rPr>
          <w:sz w:val="22"/>
          <w:szCs w:val="22"/>
          <w:highlight w:val="yellow"/>
        </w:rPr>
        <w:t>themselves</w:t>
      </w:r>
      <w:proofErr w:type="gramEnd"/>
      <w:r w:rsidR="009C2267" w:rsidRPr="009D696E">
        <w:rPr>
          <w:sz w:val="22"/>
          <w:szCs w:val="22"/>
          <w:highlight w:val="yellow"/>
        </w:rPr>
        <w:t xml:space="preserve"> without fear of rejection.</w:t>
      </w:r>
    </w:p>
    <w:p w14:paraId="2B1A2847" w14:textId="359E65EB" w:rsidR="009C2267" w:rsidRPr="009D696E" w:rsidRDefault="0065130C" w:rsidP="002B522B">
      <w:pPr>
        <w:pStyle w:val="EOC-BulletList2"/>
        <w:rPr>
          <w:sz w:val="22"/>
          <w:szCs w:val="22"/>
          <w:highlight w:val="yellow"/>
        </w:rPr>
      </w:pPr>
      <w:proofErr w:type="gramStart"/>
      <w:r w:rsidRPr="009D696E">
        <w:rPr>
          <w:rFonts w:ascii="Symbol" w:hAnsi="Symbol"/>
          <w:sz w:val="20"/>
          <w:szCs w:val="22"/>
          <w:highlight w:val="yellow"/>
        </w:rPr>
        <w:t></w:t>
      </w:r>
      <w:r w:rsidRPr="009D696E">
        <w:rPr>
          <w:rFonts w:ascii="Symbol" w:hAnsi="Symbol"/>
          <w:sz w:val="20"/>
          <w:szCs w:val="22"/>
          <w:highlight w:val="yellow"/>
        </w:rPr>
        <w:tab/>
      </w:r>
      <w:r w:rsidR="009C2267" w:rsidRPr="0063671C">
        <w:rPr>
          <w:rStyle w:val="Strong"/>
          <w:b w:val="0"/>
          <w:bCs w:val="0"/>
          <w:sz w:val="22"/>
          <w:szCs w:val="22"/>
          <w:highlight w:val="yellow"/>
        </w:rPr>
        <w:t>Congruence</w:t>
      </w:r>
      <w:r w:rsidR="009C2267" w:rsidRPr="009D696E">
        <w:rPr>
          <w:sz w:val="22"/>
          <w:szCs w:val="22"/>
          <w:highlight w:val="yellow"/>
        </w:rPr>
        <w:t xml:space="preserve"> (authenticity) models transparency and emotional honesty, encouraging the </w:t>
      </w:r>
      <w:r w:rsidR="0063671C">
        <w:rPr>
          <w:sz w:val="22"/>
          <w:szCs w:val="22"/>
          <w:highlight w:val="yellow"/>
        </w:rPr>
        <w:t>patient</w:t>
      </w:r>
      <w:r w:rsidR="009C2267" w:rsidRPr="009D696E">
        <w:rPr>
          <w:sz w:val="22"/>
          <w:szCs w:val="22"/>
          <w:highlight w:val="yellow"/>
        </w:rPr>
        <w:t xml:space="preserve"> to be genuine.</w:t>
      </w:r>
      <w:proofErr w:type="gramEnd"/>
    </w:p>
    <w:p w14:paraId="2587E9E9" w14:textId="25EDFA0C" w:rsidR="009C2267" w:rsidRPr="009D696E" w:rsidRDefault="0065130C" w:rsidP="002B522B">
      <w:pPr>
        <w:pStyle w:val="EOC-BulletList2"/>
        <w:rPr>
          <w:sz w:val="22"/>
          <w:szCs w:val="22"/>
          <w:highlight w:val="yellow"/>
        </w:rPr>
      </w:pPr>
      <w:r w:rsidRPr="009D696E">
        <w:rPr>
          <w:rFonts w:ascii="Symbol" w:hAnsi="Symbol"/>
          <w:sz w:val="20"/>
          <w:szCs w:val="22"/>
          <w:highlight w:val="yellow"/>
        </w:rPr>
        <w:t></w:t>
      </w:r>
      <w:r w:rsidRPr="009D696E">
        <w:rPr>
          <w:rFonts w:ascii="Symbol" w:hAnsi="Symbol"/>
          <w:sz w:val="20"/>
          <w:szCs w:val="22"/>
          <w:highlight w:val="yellow"/>
        </w:rPr>
        <w:tab/>
      </w:r>
      <w:r w:rsidR="009C2267" w:rsidRPr="0063671C">
        <w:rPr>
          <w:rStyle w:val="Strong"/>
          <w:b w:val="0"/>
          <w:bCs w:val="0"/>
          <w:sz w:val="22"/>
          <w:szCs w:val="22"/>
          <w:highlight w:val="yellow"/>
        </w:rPr>
        <w:t>Empathic understanding</w:t>
      </w:r>
      <w:r w:rsidR="009C2267" w:rsidRPr="009D696E">
        <w:rPr>
          <w:sz w:val="22"/>
          <w:szCs w:val="22"/>
          <w:highlight w:val="yellow"/>
        </w:rPr>
        <w:t xml:space="preserve"> allows the APPN to deeply attune to the </w:t>
      </w:r>
      <w:r w:rsidR="0063671C">
        <w:rPr>
          <w:sz w:val="22"/>
          <w:szCs w:val="22"/>
          <w:highlight w:val="yellow"/>
        </w:rPr>
        <w:t>patient</w:t>
      </w:r>
      <w:r w:rsidR="009C2267" w:rsidRPr="009D696E">
        <w:rPr>
          <w:sz w:val="22"/>
          <w:szCs w:val="22"/>
          <w:highlight w:val="yellow"/>
        </w:rPr>
        <w:t xml:space="preserve">’s inner world, increasing the </w:t>
      </w:r>
      <w:r w:rsidR="0063671C">
        <w:rPr>
          <w:sz w:val="22"/>
          <w:szCs w:val="22"/>
          <w:highlight w:val="yellow"/>
        </w:rPr>
        <w:t>patient</w:t>
      </w:r>
      <w:r w:rsidR="009C2267" w:rsidRPr="009D696E">
        <w:rPr>
          <w:sz w:val="22"/>
          <w:szCs w:val="22"/>
          <w:highlight w:val="yellow"/>
        </w:rPr>
        <w:t>’s own emotional insight and capacity for change.</w:t>
      </w:r>
    </w:p>
    <w:p w14:paraId="0D18274F" w14:textId="71B6785E" w:rsidR="00D46DE9" w:rsidRPr="009D696E" w:rsidRDefault="009C2267" w:rsidP="002B522B">
      <w:pPr>
        <w:pStyle w:val="EOC-Para-FL"/>
        <w:rPr>
          <w:sz w:val="22"/>
          <w:szCs w:val="22"/>
          <w:highlight w:val="yellow"/>
        </w:rPr>
      </w:pPr>
      <w:r w:rsidRPr="009D696E">
        <w:rPr>
          <w:sz w:val="22"/>
          <w:szCs w:val="22"/>
          <w:highlight w:val="yellow"/>
        </w:rPr>
        <w:lastRenderedPageBreak/>
        <w:t>Mastery of these conditions helps the APPN build a strong therapeutic alliance and improve clinical outcomes across psychotherapeutic modalities</w:t>
      </w:r>
      <w:r w:rsidR="009D696E" w:rsidRPr="009D696E">
        <w:rPr>
          <w:sz w:val="22"/>
          <w:szCs w:val="22"/>
          <w:highlight w:val="yellow"/>
        </w:rPr>
        <w:t>.</w:t>
      </w:r>
      <w:r w:rsidR="009D696E" w:rsidRPr="009D696E">
        <w:rPr>
          <w:b/>
          <w:bCs/>
          <w:sz w:val="22"/>
          <w:szCs w:val="22"/>
          <w:highlight w:val="yellow"/>
        </w:rPr>
        <w:t xml:space="preserve"> &lt;/COURSECONNECT ONLY&gt;</w:t>
      </w:r>
    </w:p>
    <w:p w14:paraId="46BD1019" w14:textId="34B885B3" w:rsidR="00C927CB" w:rsidRPr="009A50E2" w:rsidRDefault="0065130C" w:rsidP="002B522B">
      <w:pPr>
        <w:pStyle w:val="EOC-NumberList1"/>
      </w:pPr>
      <w:r w:rsidRPr="009A50E2">
        <w:t>3.</w:t>
      </w:r>
      <w:r w:rsidRPr="009A50E2">
        <w:tab/>
      </w:r>
      <w:r w:rsidR="004F6791" w:rsidRPr="009A50E2">
        <w:t xml:space="preserve">Identify one existential theme that you commonly find in your work with </w:t>
      </w:r>
      <w:r w:rsidR="00E30B96" w:rsidRPr="009A50E2">
        <w:t>patient</w:t>
      </w:r>
      <w:r w:rsidR="004F6791" w:rsidRPr="009A50E2">
        <w:t>s and explain how the theme would be addressed in an existential approach.</w:t>
      </w:r>
    </w:p>
    <w:p w14:paraId="209E1F02" w14:textId="570DE4B9" w:rsidR="00AB3A86" w:rsidRPr="009D696E" w:rsidRDefault="00AB3A86" w:rsidP="002B522B">
      <w:pPr>
        <w:pStyle w:val="EOC-Para-FL"/>
        <w:rPr>
          <w:sz w:val="22"/>
          <w:szCs w:val="22"/>
          <w:highlight w:val="yellow"/>
        </w:rPr>
      </w:pPr>
      <w:r w:rsidRPr="009D696E">
        <w:rPr>
          <w:b/>
          <w:bCs/>
          <w:sz w:val="22"/>
          <w:szCs w:val="22"/>
          <w:highlight w:val="yellow"/>
        </w:rPr>
        <w:t>&lt;COURSECONNECT ONLY&gt;</w:t>
      </w:r>
      <w:r w:rsidRPr="009D696E">
        <w:rPr>
          <w:sz w:val="22"/>
          <w:szCs w:val="22"/>
          <w:highlight w:val="yellow"/>
        </w:rPr>
        <w:t>Answers will vary by user</w:t>
      </w:r>
      <w:proofErr w:type="gramStart"/>
      <w:r w:rsidRPr="009D696E">
        <w:rPr>
          <w:sz w:val="22"/>
          <w:szCs w:val="22"/>
          <w:highlight w:val="yellow"/>
        </w:rPr>
        <w:t>.</w:t>
      </w:r>
      <w:r w:rsidRPr="009D696E">
        <w:rPr>
          <w:b/>
          <w:bCs/>
          <w:sz w:val="22"/>
          <w:szCs w:val="22"/>
          <w:highlight w:val="yellow"/>
        </w:rPr>
        <w:t>&lt;</w:t>
      </w:r>
      <w:proofErr w:type="gramEnd"/>
      <w:r w:rsidRPr="009D696E">
        <w:rPr>
          <w:b/>
          <w:bCs/>
          <w:sz w:val="22"/>
          <w:szCs w:val="22"/>
          <w:highlight w:val="yellow"/>
        </w:rPr>
        <w:t>/COURSECONNECT ONLY&gt;</w:t>
      </w:r>
    </w:p>
    <w:p w14:paraId="5E1F63D3" w14:textId="1C84FBB1" w:rsidR="00C927CB" w:rsidRPr="009A50E2" w:rsidRDefault="0065130C" w:rsidP="002B522B">
      <w:pPr>
        <w:pStyle w:val="EOC-NumberList1"/>
      </w:pPr>
      <w:r w:rsidRPr="009A50E2">
        <w:t>4.</w:t>
      </w:r>
      <w:r w:rsidRPr="009A50E2">
        <w:tab/>
      </w:r>
      <w:r w:rsidR="004F6791" w:rsidRPr="009A50E2">
        <w:t>Gestalt therapy is based on a natural theory of organismic self-regulation. Explain how this flow can be interrupted.</w:t>
      </w:r>
    </w:p>
    <w:p w14:paraId="5C73F703" w14:textId="72AA2309" w:rsidR="00050549" w:rsidRPr="009D696E" w:rsidRDefault="00D46DE9" w:rsidP="002B522B">
      <w:pPr>
        <w:pStyle w:val="EOC-Para-FL"/>
        <w:rPr>
          <w:sz w:val="22"/>
          <w:szCs w:val="22"/>
          <w:highlight w:val="yellow"/>
        </w:rPr>
      </w:pPr>
      <w:r w:rsidRPr="009D696E">
        <w:rPr>
          <w:b/>
          <w:bCs/>
          <w:sz w:val="22"/>
          <w:szCs w:val="22"/>
          <w:highlight w:val="yellow"/>
        </w:rPr>
        <w:t>&lt;COURSECONNECT ONLY&gt;</w:t>
      </w:r>
      <w:r w:rsidR="00050549" w:rsidRPr="009D696E">
        <w:rPr>
          <w:sz w:val="22"/>
          <w:szCs w:val="22"/>
          <w:highlight w:val="yellow"/>
        </w:rPr>
        <w:t xml:space="preserve">Interruptions occur when natural self-regulation is </w:t>
      </w:r>
      <w:r w:rsidR="00050549" w:rsidRPr="009A50E2">
        <w:rPr>
          <w:rStyle w:val="Strong"/>
          <w:b w:val="0"/>
          <w:bCs w:val="0"/>
          <w:sz w:val="22"/>
          <w:szCs w:val="22"/>
          <w:highlight w:val="yellow"/>
        </w:rPr>
        <w:t>blocked by dysfunctional processes</w:t>
      </w:r>
      <w:r w:rsidR="00050549" w:rsidRPr="009A50E2">
        <w:rPr>
          <w:b/>
          <w:bCs/>
          <w:sz w:val="22"/>
          <w:szCs w:val="22"/>
          <w:highlight w:val="yellow"/>
        </w:rPr>
        <w:t xml:space="preserve">, </w:t>
      </w:r>
      <w:r w:rsidR="00050549" w:rsidRPr="009D696E">
        <w:rPr>
          <w:sz w:val="22"/>
          <w:szCs w:val="22"/>
          <w:highlight w:val="yellow"/>
        </w:rPr>
        <w:t>often learned early in life. These</w:t>
      </w:r>
      <w:r w:rsidR="00050549" w:rsidRPr="009A50E2">
        <w:rPr>
          <w:sz w:val="22"/>
          <w:szCs w:val="22"/>
          <w:highlight w:val="yellow"/>
        </w:rPr>
        <w:t xml:space="preserve"> </w:t>
      </w:r>
      <w:r w:rsidR="00050549" w:rsidRPr="009A50E2">
        <w:rPr>
          <w:rStyle w:val="Strong"/>
          <w:b w:val="0"/>
          <w:bCs w:val="0"/>
          <w:sz w:val="22"/>
          <w:szCs w:val="22"/>
          <w:highlight w:val="yellow"/>
        </w:rPr>
        <w:t>interruptions</w:t>
      </w:r>
      <w:r w:rsidR="00050549" w:rsidRPr="009D696E">
        <w:rPr>
          <w:sz w:val="22"/>
          <w:szCs w:val="22"/>
          <w:highlight w:val="yellow"/>
        </w:rPr>
        <w:t xml:space="preserve"> include:</w:t>
      </w:r>
    </w:p>
    <w:p w14:paraId="67D8261F" w14:textId="360297C4" w:rsidR="00050549" w:rsidRPr="009D696E" w:rsidRDefault="0065130C" w:rsidP="002B522B">
      <w:pPr>
        <w:pStyle w:val="EOC-BulletList2"/>
        <w:rPr>
          <w:sz w:val="22"/>
          <w:szCs w:val="22"/>
          <w:highlight w:val="yellow"/>
        </w:rPr>
      </w:pPr>
      <w:r w:rsidRPr="009D696E">
        <w:rPr>
          <w:rFonts w:ascii="Symbol" w:hAnsi="Symbol"/>
          <w:sz w:val="20"/>
          <w:szCs w:val="22"/>
          <w:highlight w:val="yellow"/>
        </w:rPr>
        <w:t></w:t>
      </w:r>
      <w:r w:rsidRPr="009D696E">
        <w:rPr>
          <w:rFonts w:ascii="Symbol" w:hAnsi="Symbol"/>
          <w:sz w:val="20"/>
          <w:szCs w:val="22"/>
          <w:highlight w:val="yellow"/>
        </w:rPr>
        <w:tab/>
      </w:r>
      <w:r w:rsidR="00050549" w:rsidRPr="009A50E2">
        <w:rPr>
          <w:rStyle w:val="Strong"/>
          <w:b w:val="0"/>
          <w:bCs w:val="0"/>
          <w:sz w:val="22"/>
          <w:szCs w:val="22"/>
          <w:highlight w:val="yellow"/>
        </w:rPr>
        <w:t>Introjection</w:t>
      </w:r>
      <w:r w:rsidR="00050549" w:rsidRPr="009D696E">
        <w:rPr>
          <w:sz w:val="22"/>
          <w:szCs w:val="22"/>
          <w:highlight w:val="yellow"/>
        </w:rPr>
        <w:t>: Absorbing others’ beliefs uncritically</w:t>
      </w:r>
    </w:p>
    <w:p w14:paraId="6A3B7303" w14:textId="0B0E132F" w:rsidR="00050549" w:rsidRPr="009D696E" w:rsidRDefault="0065130C" w:rsidP="002B522B">
      <w:pPr>
        <w:pStyle w:val="EOC-BulletList2"/>
        <w:rPr>
          <w:sz w:val="22"/>
          <w:szCs w:val="22"/>
          <w:highlight w:val="yellow"/>
        </w:rPr>
      </w:pPr>
      <w:r w:rsidRPr="009D696E">
        <w:rPr>
          <w:rFonts w:ascii="Symbol" w:hAnsi="Symbol"/>
          <w:sz w:val="20"/>
          <w:szCs w:val="22"/>
          <w:highlight w:val="yellow"/>
        </w:rPr>
        <w:t></w:t>
      </w:r>
      <w:r w:rsidRPr="009D696E">
        <w:rPr>
          <w:rFonts w:ascii="Symbol" w:hAnsi="Symbol"/>
          <w:sz w:val="20"/>
          <w:szCs w:val="22"/>
          <w:highlight w:val="yellow"/>
        </w:rPr>
        <w:tab/>
      </w:r>
      <w:r w:rsidR="00050549" w:rsidRPr="009A50E2">
        <w:rPr>
          <w:rStyle w:val="Strong"/>
          <w:b w:val="0"/>
          <w:bCs w:val="0"/>
          <w:sz w:val="22"/>
          <w:szCs w:val="22"/>
          <w:highlight w:val="yellow"/>
        </w:rPr>
        <w:t>Projection</w:t>
      </w:r>
      <w:r w:rsidR="00050549" w:rsidRPr="009D696E">
        <w:rPr>
          <w:sz w:val="22"/>
          <w:szCs w:val="22"/>
          <w:highlight w:val="yellow"/>
        </w:rPr>
        <w:t>: Attributing unacceptable parts of self to others</w:t>
      </w:r>
    </w:p>
    <w:p w14:paraId="05B82EAF" w14:textId="0CD96540" w:rsidR="00050549" w:rsidRPr="009D696E" w:rsidRDefault="0065130C" w:rsidP="002B522B">
      <w:pPr>
        <w:pStyle w:val="EOC-BulletList2"/>
        <w:rPr>
          <w:sz w:val="22"/>
          <w:szCs w:val="22"/>
          <w:highlight w:val="yellow"/>
        </w:rPr>
      </w:pPr>
      <w:r w:rsidRPr="009D696E">
        <w:rPr>
          <w:rFonts w:ascii="Symbol" w:hAnsi="Symbol"/>
          <w:sz w:val="20"/>
          <w:szCs w:val="22"/>
          <w:highlight w:val="yellow"/>
        </w:rPr>
        <w:t></w:t>
      </w:r>
      <w:r w:rsidRPr="009D696E">
        <w:rPr>
          <w:rFonts w:ascii="Symbol" w:hAnsi="Symbol"/>
          <w:sz w:val="20"/>
          <w:szCs w:val="22"/>
          <w:highlight w:val="yellow"/>
        </w:rPr>
        <w:tab/>
      </w:r>
      <w:r w:rsidR="00050549" w:rsidRPr="009A50E2">
        <w:rPr>
          <w:rStyle w:val="Strong"/>
          <w:b w:val="0"/>
          <w:bCs w:val="0"/>
          <w:sz w:val="22"/>
          <w:szCs w:val="22"/>
          <w:highlight w:val="yellow"/>
        </w:rPr>
        <w:t>Retroflection</w:t>
      </w:r>
      <w:r w:rsidR="00050549" w:rsidRPr="009D696E">
        <w:rPr>
          <w:sz w:val="22"/>
          <w:szCs w:val="22"/>
          <w:highlight w:val="yellow"/>
        </w:rPr>
        <w:t>: Turning energy inward (e.g., self-harm) rather than outward</w:t>
      </w:r>
    </w:p>
    <w:p w14:paraId="05E394F8" w14:textId="32A55C79" w:rsidR="00050549" w:rsidRPr="009D696E" w:rsidRDefault="0065130C" w:rsidP="002B522B">
      <w:pPr>
        <w:pStyle w:val="EOC-BulletList2"/>
        <w:rPr>
          <w:sz w:val="22"/>
          <w:szCs w:val="22"/>
          <w:highlight w:val="yellow"/>
        </w:rPr>
      </w:pPr>
      <w:r w:rsidRPr="009D696E">
        <w:rPr>
          <w:rFonts w:ascii="Symbol" w:hAnsi="Symbol"/>
          <w:sz w:val="20"/>
          <w:szCs w:val="22"/>
          <w:highlight w:val="yellow"/>
        </w:rPr>
        <w:t></w:t>
      </w:r>
      <w:r w:rsidRPr="009D696E">
        <w:rPr>
          <w:rFonts w:ascii="Symbol" w:hAnsi="Symbol"/>
          <w:sz w:val="20"/>
          <w:szCs w:val="22"/>
          <w:highlight w:val="yellow"/>
        </w:rPr>
        <w:tab/>
      </w:r>
      <w:r w:rsidR="00050549" w:rsidRPr="009A50E2">
        <w:rPr>
          <w:rStyle w:val="Strong"/>
          <w:b w:val="0"/>
          <w:bCs w:val="0"/>
          <w:sz w:val="22"/>
          <w:szCs w:val="22"/>
          <w:highlight w:val="yellow"/>
        </w:rPr>
        <w:t>Deflection</w:t>
      </w:r>
      <w:r w:rsidR="00050549" w:rsidRPr="009D696E">
        <w:rPr>
          <w:sz w:val="22"/>
          <w:szCs w:val="22"/>
          <w:highlight w:val="yellow"/>
        </w:rPr>
        <w:t>: Avoiding direct contact (e.g., humor, vague language)</w:t>
      </w:r>
    </w:p>
    <w:p w14:paraId="06D693B6" w14:textId="6166750D" w:rsidR="00050549" w:rsidRPr="009D696E" w:rsidRDefault="0065130C" w:rsidP="002B522B">
      <w:pPr>
        <w:pStyle w:val="EOC-BulletList2"/>
        <w:rPr>
          <w:sz w:val="22"/>
          <w:szCs w:val="22"/>
          <w:highlight w:val="yellow"/>
        </w:rPr>
      </w:pPr>
      <w:r w:rsidRPr="009D696E">
        <w:rPr>
          <w:rFonts w:ascii="Symbol" w:hAnsi="Symbol"/>
          <w:sz w:val="20"/>
          <w:szCs w:val="22"/>
          <w:highlight w:val="yellow"/>
        </w:rPr>
        <w:t></w:t>
      </w:r>
      <w:r w:rsidRPr="009D696E">
        <w:rPr>
          <w:rFonts w:ascii="Symbol" w:hAnsi="Symbol"/>
          <w:sz w:val="20"/>
          <w:szCs w:val="22"/>
          <w:highlight w:val="yellow"/>
        </w:rPr>
        <w:tab/>
      </w:r>
      <w:r w:rsidR="00050549" w:rsidRPr="009A50E2">
        <w:rPr>
          <w:rStyle w:val="Strong"/>
          <w:b w:val="0"/>
          <w:bCs w:val="0"/>
          <w:sz w:val="22"/>
          <w:szCs w:val="22"/>
          <w:highlight w:val="yellow"/>
        </w:rPr>
        <w:t>Confluence</w:t>
      </w:r>
      <w:r w:rsidR="00050549" w:rsidRPr="009D696E">
        <w:rPr>
          <w:sz w:val="22"/>
          <w:szCs w:val="22"/>
          <w:highlight w:val="yellow"/>
        </w:rPr>
        <w:t>: Losing the boundary between self and others</w:t>
      </w:r>
    </w:p>
    <w:p w14:paraId="3CDDB4CB" w14:textId="31F1A44F" w:rsidR="00D46DE9" w:rsidRPr="009D696E" w:rsidRDefault="00050549" w:rsidP="002B522B">
      <w:pPr>
        <w:pStyle w:val="EOC-Para-FL"/>
        <w:rPr>
          <w:sz w:val="22"/>
          <w:szCs w:val="22"/>
          <w:highlight w:val="yellow"/>
        </w:rPr>
      </w:pPr>
      <w:r w:rsidRPr="009D696E">
        <w:rPr>
          <w:sz w:val="22"/>
          <w:szCs w:val="22"/>
          <w:highlight w:val="yellow"/>
        </w:rPr>
        <w:t>These interruptions prevent the completion of “Gestalts</w:t>
      </w:r>
      <w:r w:rsidR="009A50E2">
        <w:rPr>
          <w:sz w:val="22"/>
          <w:szCs w:val="22"/>
          <w:highlight w:val="yellow"/>
        </w:rPr>
        <w:t>,</w:t>
      </w:r>
      <w:r w:rsidRPr="009D696E">
        <w:rPr>
          <w:sz w:val="22"/>
          <w:szCs w:val="22"/>
          <w:highlight w:val="yellow"/>
        </w:rPr>
        <w:t>” or meaningful experiences, leading to stagnation and inauthenticity. Therapy aims to restore awareness and allow natural self-regulation to resume</w:t>
      </w:r>
      <w:proofErr w:type="gramStart"/>
      <w:r w:rsidRPr="009D696E">
        <w:rPr>
          <w:sz w:val="22"/>
          <w:szCs w:val="22"/>
          <w:highlight w:val="yellow"/>
        </w:rPr>
        <w:t>.</w:t>
      </w:r>
      <w:r w:rsidR="009D696E" w:rsidRPr="009D696E">
        <w:rPr>
          <w:b/>
          <w:bCs/>
          <w:sz w:val="22"/>
          <w:szCs w:val="22"/>
          <w:highlight w:val="yellow"/>
        </w:rPr>
        <w:t>&lt;</w:t>
      </w:r>
      <w:proofErr w:type="gramEnd"/>
      <w:r w:rsidR="009D696E" w:rsidRPr="009D696E">
        <w:rPr>
          <w:b/>
          <w:bCs/>
          <w:sz w:val="22"/>
          <w:szCs w:val="22"/>
          <w:highlight w:val="yellow"/>
        </w:rPr>
        <w:t>/COURSECONNECT ONLY&gt;</w:t>
      </w:r>
    </w:p>
    <w:p w14:paraId="75458033" w14:textId="69AB0833" w:rsidR="00C927CB" w:rsidRPr="009A50E2" w:rsidRDefault="0065130C" w:rsidP="002B522B">
      <w:pPr>
        <w:pStyle w:val="EOC-NumberList1"/>
      </w:pPr>
      <w:r w:rsidRPr="009A50E2">
        <w:t>5.</w:t>
      </w:r>
      <w:r w:rsidRPr="009A50E2">
        <w:tab/>
      </w:r>
      <w:r w:rsidR="004F6791" w:rsidRPr="009A50E2">
        <w:t>EFT uses in-session markers to determine interventions. Select a marker and explain how you would intervene.</w:t>
      </w:r>
    </w:p>
    <w:p w14:paraId="66464D91" w14:textId="06C2E07B" w:rsidR="00D46DE9" w:rsidRPr="009D696E" w:rsidRDefault="00D46DE9" w:rsidP="002B522B">
      <w:pPr>
        <w:pStyle w:val="EOC-Para-FL"/>
        <w:rPr>
          <w:sz w:val="22"/>
          <w:szCs w:val="22"/>
          <w:highlight w:val="yellow"/>
        </w:rPr>
      </w:pPr>
      <w:r w:rsidRPr="009D696E">
        <w:rPr>
          <w:b/>
          <w:bCs/>
          <w:sz w:val="22"/>
          <w:szCs w:val="22"/>
          <w:highlight w:val="yellow"/>
        </w:rPr>
        <w:t>&lt;COURSECONNECT ONLY&gt;</w:t>
      </w:r>
      <w:r w:rsidR="008C1082" w:rsidRPr="008C1082">
        <w:rPr>
          <w:sz w:val="22"/>
          <w:szCs w:val="22"/>
          <w:highlight w:val="yellow"/>
        </w:rPr>
        <w:t xml:space="preserve">In </w:t>
      </w:r>
      <w:r w:rsidR="008C1082">
        <w:rPr>
          <w:sz w:val="22"/>
          <w:szCs w:val="22"/>
          <w:highlight w:val="yellow"/>
        </w:rPr>
        <w:t xml:space="preserve">this suggested answer, the </w:t>
      </w:r>
      <w:r w:rsidR="008C1082">
        <w:rPr>
          <w:rStyle w:val="Strong"/>
          <w:b w:val="0"/>
          <w:bCs w:val="0"/>
          <w:sz w:val="22"/>
          <w:szCs w:val="22"/>
          <w:highlight w:val="yellow"/>
        </w:rPr>
        <w:t>m</w:t>
      </w:r>
      <w:r w:rsidR="002A3BE8" w:rsidRPr="008C1082">
        <w:rPr>
          <w:rStyle w:val="Strong"/>
          <w:b w:val="0"/>
          <w:bCs w:val="0"/>
          <w:sz w:val="22"/>
          <w:szCs w:val="22"/>
          <w:highlight w:val="yellow"/>
        </w:rPr>
        <w:t>arker</w:t>
      </w:r>
      <w:r w:rsidR="008C1082">
        <w:rPr>
          <w:rStyle w:val="Strong"/>
          <w:b w:val="0"/>
          <w:bCs w:val="0"/>
          <w:sz w:val="22"/>
          <w:szCs w:val="22"/>
          <w:highlight w:val="yellow"/>
        </w:rPr>
        <w:t xml:space="preserve"> chosen is </w:t>
      </w:r>
      <w:r w:rsidR="008C1082" w:rsidRPr="008C1082">
        <w:rPr>
          <w:rStyle w:val="Strong"/>
          <w:b w:val="0"/>
          <w:bCs w:val="0"/>
          <w:sz w:val="22"/>
          <w:szCs w:val="22"/>
          <w:highlight w:val="yellow"/>
        </w:rPr>
        <w:t>conflict split</w:t>
      </w:r>
      <w:r w:rsidR="008C1082" w:rsidRPr="008C1082">
        <w:rPr>
          <w:sz w:val="22"/>
          <w:szCs w:val="22"/>
          <w:highlight w:val="yellow"/>
        </w:rPr>
        <w:t xml:space="preserve">, which </w:t>
      </w:r>
      <w:r w:rsidR="008C1082">
        <w:rPr>
          <w:sz w:val="22"/>
          <w:szCs w:val="22"/>
          <w:highlight w:val="yellow"/>
        </w:rPr>
        <w:t>o</w:t>
      </w:r>
      <w:r w:rsidR="002A3BE8" w:rsidRPr="009D696E">
        <w:rPr>
          <w:sz w:val="22"/>
          <w:szCs w:val="22"/>
          <w:highlight w:val="yellow"/>
        </w:rPr>
        <w:t xml:space="preserve">ccurs when one part of self is critical toward another </w:t>
      </w:r>
      <w:r w:rsidR="008C1082">
        <w:rPr>
          <w:sz w:val="22"/>
          <w:szCs w:val="22"/>
          <w:highlight w:val="yellow"/>
        </w:rPr>
        <w:t xml:space="preserve">part </w:t>
      </w:r>
      <w:r w:rsidR="002A3BE8" w:rsidRPr="009D696E">
        <w:rPr>
          <w:sz w:val="22"/>
          <w:szCs w:val="22"/>
          <w:highlight w:val="yellow"/>
        </w:rPr>
        <w:t xml:space="preserve">(e.g., “Part of me feels inadequate, </w:t>
      </w:r>
      <w:r w:rsidR="008C1082">
        <w:rPr>
          <w:sz w:val="22"/>
          <w:szCs w:val="22"/>
          <w:highlight w:val="yellow"/>
        </w:rPr>
        <w:t>but another part of me</w:t>
      </w:r>
      <w:r w:rsidR="002A3BE8" w:rsidRPr="009D696E">
        <w:rPr>
          <w:sz w:val="22"/>
          <w:szCs w:val="22"/>
          <w:highlight w:val="yellow"/>
        </w:rPr>
        <w:t xml:space="preserve"> feels capable”).</w:t>
      </w:r>
      <w:r w:rsidR="008C1082">
        <w:rPr>
          <w:sz w:val="22"/>
          <w:szCs w:val="22"/>
          <w:highlight w:val="yellow"/>
        </w:rPr>
        <w:t xml:space="preserve"> A possible </w:t>
      </w:r>
      <w:r w:rsidR="008C1082">
        <w:rPr>
          <w:rStyle w:val="Strong"/>
          <w:b w:val="0"/>
          <w:bCs w:val="0"/>
          <w:sz w:val="22"/>
          <w:szCs w:val="22"/>
          <w:highlight w:val="yellow"/>
        </w:rPr>
        <w:t>i</w:t>
      </w:r>
      <w:r w:rsidR="002A3BE8" w:rsidRPr="008C1082">
        <w:rPr>
          <w:rStyle w:val="Strong"/>
          <w:b w:val="0"/>
          <w:bCs w:val="0"/>
          <w:sz w:val="22"/>
          <w:szCs w:val="22"/>
          <w:highlight w:val="yellow"/>
        </w:rPr>
        <w:t>ntervention</w:t>
      </w:r>
      <w:r w:rsidR="008C1082">
        <w:rPr>
          <w:rStyle w:val="Strong"/>
          <w:b w:val="0"/>
          <w:bCs w:val="0"/>
          <w:sz w:val="22"/>
          <w:szCs w:val="22"/>
          <w:highlight w:val="yellow"/>
        </w:rPr>
        <w:t xml:space="preserve"> is</w:t>
      </w:r>
      <w:r w:rsidR="002A3BE8" w:rsidRPr="008C1082">
        <w:rPr>
          <w:rStyle w:val="Strong"/>
          <w:b w:val="0"/>
          <w:bCs w:val="0"/>
          <w:sz w:val="22"/>
          <w:szCs w:val="22"/>
          <w:highlight w:val="yellow"/>
        </w:rPr>
        <w:t xml:space="preserve"> </w:t>
      </w:r>
      <w:r w:rsidR="008C1082">
        <w:rPr>
          <w:rStyle w:val="Strong"/>
          <w:b w:val="0"/>
          <w:bCs w:val="0"/>
          <w:sz w:val="22"/>
          <w:szCs w:val="22"/>
          <w:highlight w:val="yellow"/>
        </w:rPr>
        <w:t>t</w:t>
      </w:r>
      <w:r w:rsidR="002A3BE8" w:rsidRPr="008C1082">
        <w:rPr>
          <w:rStyle w:val="Strong"/>
          <w:b w:val="0"/>
          <w:bCs w:val="0"/>
          <w:sz w:val="22"/>
          <w:szCs w:val="22"/>
          <w:highlight w:val="yellow"/>
        </w:rPr>
        <w:t>wo-chair dialogue</w:t>
      </w:r>
      <w:r w:rsidR="008C1082">
        <w:rPr>
          <w:b/>
          <w:bCs/>
          <w:sz w:val="22"/>
          <w:szCs w:val="22"/>
          <w:highlight w:val="yellow"/>
        </w:rPr>
        <w:t xml:space="preserve">. </w:t>
      </w:r>
      <w:r w:rsidR="002A3BE8" w:rsidRPr="009D696E">
        <w:rPr>
          <w:sz w:val="22"/>
          <w:szCs w:val="22"/>
          <w:highlight w:val="yellow"/>
        </w:rPr>
        <w:t>The therapist asks the patient to sit in separate chairs representing each part. Each part “speaks” to the other, expressing its thoughts, feelings, and needs. This enables</w:t>
      </w:r>
      <w:r w:rsidR="008C1082">
        <w:rPr>
          <w:sz w:val="22"/>
          <w:szCs w:val="22"/>
          <w:highlight w:val="yellow"/>
        </w:rPr>
        <w:t xml:space="preserve"> i</w:t>
      </w:r>
      <w:r w:rsidR="002A3BE8" w:rsidRPr="009D696E">
        <w:rPr>
          <w:sz w:val="22"/>
          <w:szCs w:val="22"/>
          <w:highlight w:val="yellow"/>
        </w:rPr>
        <w:t>ntegration of conflicting parts</w:t>
      </w:r>
      <w:r w:rsidR="008C1082">
        <w:rPr>
          <w:sz w:val="22"/>
          <w:szCs w:val="22"/>
          <w:highlight w:val="yellow"/>
        </w:rPr>
        <w:t>, r</w:t>
      </w:r>
      <w:r w:rsidR="002A3BE8" w:rsidRPr="009D696E">
        <w:rPr>
          <w:sz w:val="22"/>
          <w:szCs w:val="22"/>
          <w:highlight w:val="yellow"/>
        </w:rPr>
        <w:t>eduction of self-criticism</w:t>
      </w:r>
      <w:r w:rsidR="00E33001">
        <w:rPr>
          <w:sz w:val="22"/>
          <w:szCs w:val="22"/>
          <w:highlight w:val="yellow"/>
        </w:rPr>
        <w:t>, and e</w:t>
      </w:r>
      <w:r w:rsidR="002A3BE8" w:rsidRPr="009D696E">
        <w:rPr>
          <w:sz w:val="22"/>
          <w:szCs w:val="22"/>
          <w:highlight w:val="yellow"/>
        </w:rPr>
        <w:t>mergence of self-compassion and acceptance.</w:t>
      </w:r>
      <w:r w:rsidR="00E33001">
        <w:rPr>
          <w:sz w:val="22"/>
          <w:szCs w:val="22"/>
          <w:highlight w:val="yellow"/>
        </w:rPr>
        <w:t xml:space="preserve"> </w:t>
      </w:r>
      <w:r w:rsidR="002A3BE8" w:rsidRPr="009D696E">
        <w:rPr>
          <w:sz w:val="22"/>
          <w:szCs w:val="22"/>
          <w:highlight w:val="yellow"/>
        </w:rPr>
        <w:t>Resolution involves a softening of the critical voice and development of a more integrated self-view</w:t>
      </w:r>
      <w:proofErr w:type="gramStart"/>
      <w:r w:rsidR="009D696E" w:rsidRPr="009D696E">
        <w:rPr>
          <w:sz w:val="22"/>
          <w:szCs w:val="22"/>
          <w:highlight w:val="yellow"/>
        </w:rPr>
        <w:t>.</w:t>
      </w:r>
      <w:r w:rsidR="009D696E" w:rsidRPr="009D696E">
        <w:rPr>
          <w:b/>
          <w:bCs/>
          <w:sz w:val="22"/>
          <w:szCs w:val="22"/>
          <w:highlight w:val="yellow"/>
        </w:rPr>
        <w:t>&lt;</w:t>
      </w:r>
      <w:proofErr w:type="gramEnd"/>
      <w:r w:rsidR="009D696E" w:rsidRPr="009D696E">
        <w:rPr>
          <w:b/>
          <w:bCs/>
          <w:sz w:val="22"/>
          <w:szCs w:val="22"/>
          <w:highlight w:val="yellow"/>
        </w:rPr>
        <w:t>/COURSECONNECT ONLY&gt;</w:t>
      </w:r>
    </w:p>
    <w:p w14:paraId="0654099C" w14:textId="433BD6C4" w:rsidR="00C927CB" w:rsidRPr="00E33001" w:rsidRDefault="0065130C" w:rsidP="002B522B">
      <w:pPr>
        <w:pStyle w:val="EOC-NumberList1"/>
      </w:pPr>
      <w:r w:rsidRPr="00E33001">
        <w:lastRenderedPageBreak/>
        <w:t>6.</w:t>
      </w:r>
      <w:r w:rsidRPr="00E33001">
        <w:tab/>
      </w:r>
      <w:r w:rsidR="004F6791" w:rsidRPr="00E33001">
        <w:t>SFT is based on the philosophy of postmodernism and social constructionism. How are these philosophies similar to humanism and existentialism?</w:t>
      </w:r>
    </w:p>
    <w:p w14:paraId="61595CCC" w14:textId="432875F5" w:rsidR="00FA04BB" w:rsidRPr="009D696E" w:rsidRDefault="00D46DE9" w:rsidP="002B522B">
      <w:pPr>
        <w:pStyle w:val="EOC-Para-FL"/>
        <w:rPr>
          <w:sz w:val="22"/>
          <w:szCs w:val="22"/>
          <w:highlight w:val="yellow"/>
        </w:rPr>
      </w:pPr>
      <w:r w:rsidRPr="009D696E">
        <w:rPr>
          <w:b/>
          <w:bCs/>
          <w:sz w:val="22"/>
          <w:szCs w:val="22"/>
          <w:highlight w:val="yellow"/>
        </w:rPr>
        <w:t>&lt;COURSECONNECT ONLY&gt;</w:t>
      </w:r>
      <w:proofErr w:type="gramStart"/>
      <w:r w:rsidR="00E33001">
        <w:rPr>
          <w:sz w:val="22"/>
          <w:szCs w:val="22"/>
          <w:highlight w:val="yellow"/>
        </w:rPr>
        <w:t>The</w:t>
      </w:r>
      <w:proofErr w:type="gramEnd"/>
      <w:r w:rsidR="00FA04BB" w:rsidRPr="009D696E">
        <w:rPr>
          <w:sz w:val="22"/>
          <w:szCs w:val="22"/>
          <w:highlight w:val="yellow"/>
        </w:rPr>
        <w:t xml:space="preserve"> philosophies</w:t>
      </w:r>
      <w:r w:rsidR="00E33001">
        <w:rPr>
          <w:sz w:val="22"/>
          <w:szCs w:val="22"/>
          <w:highlight w:val="yellow"/>
        </w:rPr>
        <w:t xml:space="preserve"> are as follows</w:t>
      </w:r>
      <w:r w:rsidR="00FA04BB" w:rsidRPr="009D696E">
        <w:rPr>
          <w:sz w:val="22"/>
          <w:szCs w:val="22"/>
          <w:highlight w:val="yellow"/>
        </w:rPr>
        <w:t>:</w:t>
      </w:r>
    </w:p>
    <w:p w14:paraId="3C49D746" w14:textId="15FDC358" w:rsidR="00FA04BB" w:rsidRPr="009D696E" w:rsidRDefault="0065130C" w:rsidP="002B522B">
      <w:pPr>
        <w:pStyle w:val="EOC-BulletList2"/>
        <w:rPr>
          <w:sz w:val="22"/>
          <w:szCs w:val="22"/>
          <w:highlight w:val="yellow"/>
        </w:rPr>
      </w:pPr>
      <w:r w:rsidRPr="009D696E">
        <w:rPr>
          <w:rFonts w:ascii="Symbol" w:hAnsi="Symbol"/>
          <w:sz w:val="20"/>
          <w:szCs w:val="22"/>
          <w:highlight w:val="yellow"/>
        </w:rPr>
        <w:t></w:t>
      </w:r>
      <w:r w:rsidRPr="009D696E">
        <w:rPr>
          <w:rFonts w:ascii="Symbol" w:hAnsi="Symbol"/>
          <w:sz w:val="20"/>
          <w:szCs w:val="22"/>
          <w:highlight w:val="yellow"/>
        </w:rPr>
        <w:tab/>
      </w:r>
      <w:r w:rsidR="00FA04BB" w:rsidRPr="00E33001">
        <w:rPr>
          <w:rStyle w:val="Strong"/>
          <w:b w:val="0"/>
          <w:bCs w:val="0"/>
          <w:sz w:val="22"/>
          <w:szCs w:val="22"/>
          <w:highlight w:val="yellow"/>
        </w:rPr>
        <w:t>Reject universal truths</w:t>
      </w:r>
      <w:r w:rsidR="00FA04BB" w:rsidRPr="00E33001">
        <w:rPr>
          <w:b/>
          <w:bCs/>
          <w:sz w:val="22"/>
          <w:szCs w:val="22"/>
          <w:highlight w:val="yellow"/>
        </w:rPr>
        <w:t>,</w:t>
      </w:r>
      <w:r w:rsidR="00FA04BB" w:rsidRPr="009D696E">
        <w:rPr>
          <w:sz w:val="22"/>
          <w:szCs w:val="22"/>
          <w:highlight w:val="yellow"/>
        </w:rPr>
        <w:t xml:space="preserve"> emphasizing subjective experience and individual meaning-making</w:t>
      </w:r>
    </w:p>
    <w:p w14:paraId="77D4781C" w14:textId="406C4E1F" w:rsidR="00FA04BB" w:rsidRPr="009D696E" w:rsidRDefault="0065130C" w:rsidP="002B522B">
      <w:pPr>
        <w:pStyle w:val="EOC-BulletList2"/>
        <w:rPr>
          <w:sz w:val="22"/>
          <w:szCs w:val="22"/>
          <w:highlight w:val="yellow"/>
        </w:rPr>
      </w:pPr>
      <w:r w:rsidRPr="009D696E">
        <w:rPr>
          <w:rFonts w:ascii="Symbol" w:hAnsi="Symbol"/>
          <w:sz w:val="20"/>
          <w:szCs w:val="22"/>
          <w:highlight w:val="yellow"/>
        </w:rPr>
        <w:t></w:t>
      </w:r>
      <w:r w:rsidRPr="009D696E">
        <w:rPr>
          <w:rFonts w:ascii="Symbol" w:hAnsi="Symbol"/>
          <w:sz w:val="20"/>
          <w:szCs w:val="22"/>
          <w:highlight w:val="yellow"/>
        </w:rPr>
        <w:tab/>
      </w:r>
      <w:r w:rsidR="00FA04BB" w:rsidRPr="009D696E">
        <w:rPr>
          <w:sz w:val="22"/>
          <w:szCs w:val="22"/>
          <w:highlight w:val="yellow"/>
        </w:rPr>
        <w:t xml:space="preserve">Emphasize </w:t>
      </w:r>
      <w:r w:rsidR="00FA04BB" w:rsidRPr="00E33001">
        <w:rPr>
          <w:rStyle w:val="Strong"/>
          <w:b w:val="0"/>
          <w:bCs w:val="0"/>
          <w:sz w:val="22"/>
          <w:szCs w:val="22"/>
          <w:highlight w:val="yellow"/>
        </w:rPr>
        <w:t>personal agency</w:t>
      </w:r>
      <w:r w:rsidR="00FA04BB" w:rsidRPr="00E33001">
        <w:rPr>
          <w:b/>
          <w:bCs/>
          <w:sz w:val="22"/>
          <w:szCs w:val="22"/>
          <w:highlight w:val="yellow"/>
        </w:rPr>
        <w:t xml:space="preserve">, </w:t>
      </w:r>
      <w:r w:rsidR="00FA04BB" w:rsidRPr="00E33001">
        <w:rPr>
          <w:rStyle w:val="Strong"/>
          <w:b w:val="0"/>
          <w:bCs w:val="0"/>
          <w:sz w:val="22"/>
          <w:szCs w:val="22"/>
          <w:highlight w:val="yellow"/>
        </w:rPr>
        <w:t>freedom of choice</w:t>
      </w:r>
      <w:r w:rsidR="00FA04BB" w:rsidRPr="00E33001">
        <w:rPr>
          <w:b/>
          <w:bCs/>
          <w:sz w:val="22"/>
          <w:szCs w:val="22"/>
          <w:highlight w:val="yellow"/>
        </w:rPr>
        <w:t xml:space="preserve">, </w:t>
      </w:r>
      <w:r w:rsidR="00FA04BB" w:rsidRPr="00E33001">
        <w:rPr>
          <w:sz w:val="22"/>
          <w:szCs w:val="22"/>
          <w:highlight w:val="yellow"/>
        </w:rPr>
        <w:t xml:space="preserve">and </w:t>
      </w:r>
      <w:r w:rsidR="00FA04BB" w:rsidRPr="00E33001">
        <w:rPr>
          <w:rStyle w:val="Strong"/>
          <w:b w:val="0"/>
          <w:bCs w:val="0"/>
          <w:sz w:val="22"/>
          <w:szCs w:val="22"/>
          <w:highlight w:val="yellow"/>
        </w:rPr>
        <w:t>multiple perspectives</w:t>
      </w:r>
    </w:p>
    <w:p w14:paraId="2D10C8A7" w14:textId="220BF96B" w:rsidR="00FA04BB" w:rsidRPr="009D696E" w:rsidRDefault="0065130C" w:rsidP="002B522B">
      <w:pPr>
        <w:pStyle w:val="EOC-BulletList2"/>
        <w:rPr>
          <w:sz w:val="22"/>
          <w:szCs w:val="22"/>
          <w:highlight w:val="yellow"/>
        </w:rPr>
      </w:pPr>
      <w:r w:rsidRPr="009D696E">
        <w:rPr>
          <w:rFonts w:ascii="Symbol" w:hAnsi="Symbol"/>
          <w:sz w:val="20"/>
          <w:szCs w:val="22"/>
          <w:highlight w:val="yellow"/>
        </w:rPr>
        <w:t></w:t>
      </w:r>
      <w:r w:rsidRPr="009D696E">
        <w:rPr>
          <w:rFonts w:ascii="Symbol" w:hAnsi="Symbol"/>
          <w:sz w:val="20"/>
          <w:szCs w:val="22"/>
          <w:highlight w:val="yellow"/>
        </w:rPr>
        <w:tab/>
      </w:r>
      <w:r w:rsidR="00FA04BB" w:rsidRPr="009D696E">
        <w:rPr>
          <w:sz w:val="22"/>
          <w:szCs w:val="22"/>
          <w:highlight w:val="yellow"/>
        </w:rPr>
        <w:t xml:space="preserve">Challenge the medical model of pathology, favoring a </w:t>
      </w:r>
      <w:r w:rsidR="00FA04BB" w:rsidRPr="009D696E">
        <w:rPr>
          <w:rStyle w:val="Strong"/>
          <w:sz w:val="22"/>
          <w:szCs w:val="22"/>
          <w:highlight w:val="yellow"/>
        </w:rPr>
        <w:t>st</w:t>
      </w:r>
      <w:r w:rsidR="00FA04BB" w:rsidRPr="00E33001">
        <w:rPr>
          <w:rStyle w:val="Strong"/>
          <w:b w:val="0"/>
          <w:bCs w:val="0"/>
          <w:sz w:val="22"/>
          <w:szCs w:val="22"/>
          <w:highlight w:val="yellow"/>
        </w:rPr>
        <w:t>rengths-based</w:t>
      </w:r>
      <w:r w:rsidR="00FA04BB" w:rsidRPr="00E33001">
        <w:rPr>
          <w:b/>
          <w:bCs/>
          <w:sz w:val="22"/>
          <w:szCs w:val="22"/>
          <w:highlight w:val="yellow"/>
        </w:rPr>
        <w:t xml:space="preserve"> </w:t>
      </w:r>
      <w:r w:rsidR="00FA04BB" w:rsidRPr="00E33001">
        <w:rPr>
          <w:sz w:val="22"/>
          <w:szCs w:val="22"/>
          <w:highlight w:val="yellow"/>
        </w:rPr>
        <w:t>and</w:t>
      </w:r>
      <w:r w:rsidR="00FA04BB" w:rsidRPr="00E33001">
        <w:rPr>
          <w:b/>
          <w:bCs/>
          <w:sz w:val="22"/>
          <w:szCs w:val="22"/>
          <w:highlight w:val="yellow"/>
        </w:rPr>
        <w:t xml:space="preserve"> </w:t>
      </w:r>
      <w:proofErr w:type="spellStart"/>
      <w:r w:rsidR="00FA04BB" w:rsidRPr="00E33001">
        <w:rPr>
          <w:rStyle w:val="Strong"/>
          <w:b w:val="0"/>
          <w:bCs w:val="0"/>
          <w:sz w:val="22"/>
          <w:szCs w:val="22"/>
          <w:highlight w:val="yellow"/>
        </w:rPr>
        <w:t>nonpathologizing</w:t>
      </w:r>
      <w:proofErr w:type="spellEnd"/>
      <w:r w:rsidR="00FA04BB" w:rsidRPr="00E33001">
        <w:rPr>
          <w:b/>
          <w:bCs/>
          <w:sz w:val="22"/>
          <w:szCs w:val="22"/>
          <w:highlight w:val="yellow"/>
        </w:rPr>
        <w:t xml:space="preserve"> </w:t>
      </w:r>
      <w:r w:rsidR="00FA04BB" w:rsidRPr="009D696E">
        <w:rPr>
          <w:sz w:val="22"/>
          <w:szCs w:val="22"/>
          <w:highlight w:val="yellow"/>
        </w:rPr>
        <w:t xml:space="preserve">view of the </w:t>
      </w:r>
      <w:r w:rsidR="00E33001">
        <w:rPr>
          <w:sz w:val="22"/>
          <w:szCs w:val="22"/>
          <w:highlight w:val="yellow"/>
        </w:rPr>
        <w:t>patient</w:t>
      </w:r>
    </w:p>
    <w:p w14:paraId="77EE7985" w14:textId="6E3929F8" w:rsidR="00FA04BB" w:rsidRPr="009D696E" w:rsidRDefault="0065130C" w:rsidP="002B522B">
      <w:pPr>
        <w:pStyle w:val="EOC-BulletList2"/>
        <w:rPr>
          <w:sz w:val="22"/>
          <w:szCs w:val="22"/>
          <w:highlight w:val="yellow"/>
        </w:rPr>
      </w:pPr>
      <w:r w:rsidRPr="009D696E">
        <w:rPr>
          <w:rFonts w:ascii="Symbol" w:hAnsi="Symbol"/>
          <w:sz w:val="20"/>
          <w:szCs w:val="22"/>
          <w:highlight w:val="yellow"/>
        </w:rPr>
        <w:t></w:t>
      </w:r>
      <w:r w:rsidRPr="009D696E">
        <w:rPr>
          <w:rFonts w:ascii="Symbol" w:hAnsi="Symbol"/>
          <w:sz w:val="20"/>
          <w:szCs w:val="22"/>
          <w:highlight w:val="yellow"/>
        </w:rPr>
        <w:tab/>
      </w:r>
      <w:r w:rsidR="00FA04BB" w:rsidRPr="009D696E">
        <w:rPr>
          <w:sz w:val="22"/>
          <w:szCs w:val="22"/>
          <w:highlight w:val="yellow"/>
        </w:rPr>
        <w:t>Value the</w:t>
      </w:r>
      <w:r w:rsidR="00FA04BB" w:rsidRPr="00E33001">
        <w:rPr>
          <w:sz w:val="22"/>
          <w:szCs w:val="22"/>
          <w:highlight w:val="yellow"/>
        </w:rPr>
        <w:t xml:space="preserve"> </w:t>
      </w:r>
      <w:r w:rsidR="00FA04BB" w:rsidRPr="00E33001">
        <w:rPr>
          <w:rStyle w:val="Strong"/>
          <w:b w:val="0"/>
          <w:bCs w:val="0"/>
          <w:sz w:val="22"/>
          <w:szCs w:val="22"/>
          <w:highlight w:val="yellow"/>
        </w:rPr>
        <w:t>therapeutic relationship</w:t>
      </w:r>
      <w:r w:rsidR="00FA04BB" w:rsidRPr="009D696E">
        <w:rPr>
          <w:sz w:val="22"/>
          <w:szCs w:val="22"/>
          <w:highlight w:val="yellow"/>
        </w:rPr>
        <w:t xml:space="preserve"> and </w:t>
      </w:r>
      <w:r w:rsidR="00FA04BB" w:rsidRPr="00E33001">
        <w:rPr>
          <w:rStyle w:val="Strong"/>
          <w:b w:val="0"/>
          <w:bCs w:val="0"/>
          <w:sz w:val="22"/>
          <w:szCs w:val="22"/>
          <w:highlight w:val="yellow"/>
        </w:rPr>
        <w:t>collaborative dialogue</w:t>
      </w:r>
      <w:r w:rsidR="00FA04BB" w:rsidRPr="009D696E">
        <w:rPr>
          <w:sz w:val="22"/>
          <w:szCs w:val="22"/>
          <w:highlight w:val="yellow"/>
        </w:rPr>
        <w:t xml:space="preserve"> as central to transformation.</w:t>
      </w:r>
    </w:p>
    <w:p w14:paraId="24F71419" w14:textId="25B1D565" w:rsidR="00D46DE9" w:rsidRPr="009D696E" w:rsidRDefault="00FA04BB" w:rsidP="002B522B">
      <w:pPr>
        <w:pStyle w:val="EOC-Para-FL"/>
        <w:rPr>
          <w:sz w:val="22"/>
          <w:szCs w:val="22"/>
          <w:highlight w:val="yellow"/>
        </w:rPr>
      </w:pPr>
      <w:r w:rsidRPr="009D696E">
        <w:rPr>
          <w:sz w:val="22"/>
          <w:szCs w:val="22"/>
          <w:highlight w:val="yellow"/>
        </w:rPr>
        <w:t xml:space="preserve">SFT, like humanism and existentialism, empowers </w:t>
      </w:r>
      <w:r w:rsidR="00E33001">
        <w:rPr>
          <w:sz w:val="22"/>
          <w:szCs w:val="22"/>
          <w:highlight w:val="yellow"/>
        </w:rPr>
        <w:t>patients</w:t>
      </w:r>
      <w:r w:rsidRPr="009D696E">
        <w:rPr>
          <w:sz w:val="22"/>
          <w:szCs w:val="22"/>
          <w:highlight w:val="yellow"/>
        </w:rPr>
        <w:t xml:space="preserve"> as experts in their own lives and supports the co-construction of solutions through meaningful conversation</w:t>
      </w:r>
      <w:proofErr w:type="gramStart"/>
      <w:r w:rsidR="009D696E" w:rsidRPr="009D696E">
        <w:rPr>
          <w:sz w:val="22"/>
          <w:szCs w:val="22"/>
          <w:highlight w:val="yellow"/>
        </w:rPr>
        <w:t>.</w:t>
      </w:r>
      <w:r w:rsidR="009D696E" w:rsidRPr="009D696E">
        <w:rPr>
          <w:b/>
          <w:bCs/>
          <w:sz w:val="22"/>
          <w:szCs w:val="22"/>
          <w:highlight w:val="yellow"/>
        </w:rPr>
        <w:t>&lt;</w:t>
      </w:r>
      <w:proofErr w:type="gramEnd"/>
      <w:r w:rsidR="009D696E" w:rsidRPr="009D696E">
        <w:rPr>
          <w:b/>
          <w:bCs/>
          <w:sz w:val="22"/>
          <w:szCs w:val="22"/>
          <w:highlight w:val="yellow"/>
        </w:rPr>
        <w:t>/COURSECONNECT ONLY&gt;</w:t>
      </w:r>
    </w:p>
    <w:p w14:paraId="61015A7F" w14:textId="2B7CCFB5" w:rsidR="00C927CB" w:rsidRPr="00E33001" w:rsidRDefault="0065130C" w:rsidP="002B522B">
      <w:pPr>
        <w:pStyle w:val="EOC-NumberList1"/>
      </w:pPr>
      <w:r w:rsidRPr="00E33001">
        <w:t>7.</w:t>
      </w:r>
      <w:r w:rsidRPr="00E33001">
        <w:tab/>
      </w:r>
      <w:r w:rsidR="004F6791" w:rsidRPr="00E33001">
        <w:t xml:space="preserve">SFT has specific solution-oriented questions that are used as therapeutic interventions. Select one question and prepare a </w:t>
      </w:r>
      <w:r w:rsidR="00E30B96" w:rsidRPr="00E33001">
        <w:t>patient</w:t>
      </w:r>
      <w:r w:rsidR="004F6791" w:rsidRPr="00E33001">
        <w:t>–therapist dialogue reflecting a positive outcome.</w:t>
      </w:r>
    </w:p>
    <w:p w14:paraId="63556AD0" w14:textId="16AE15BF" w:rsidR="009D696E" w:rsidRPr="00E33001" w:rsidRDefault="00D46DE9" w:rsidP="002B522B">
      <w:pPr>
        <w:pStyle w:val="EOC-Para-FL"/>
        <w:rPr>
          <w:i/>
          <w:iCs/>
          <w:sz w:val="22"/>
          <w:szCs w:val="22"/>
          <w:highlight w:val="yellow"/>
        </w:rPr>
      </w:pPr>
      <w:r w:rsidRPr="009D696E">
        <w:rPr>
          <w:b/>
          <w:bCs/>
          <w:sz w:val="22"/>
          <w:szCs w:val="22"/>
          <w:highlight w:val="yellow"/>
        </w:rPr>
        <w:t>&lt;COURSECONNECT ONLY</w:t>
      </w:r>
      <w:r w:rsidR="00E33001">
        <w:rPr>
          <w:b/>
          <w:bCs/>
          <w:sz w:val="22"/>
          <w:szCs w:val="22"/>
          <w:highlight w:val="yellow"/>
        </w:rPr>
        <w:t>&gt;</w:t>
      </w:r>
      <w:proofErr w:type="gramStart"/>
      <w:r w:rsidR="00E33001">
        <w:rPr>
          <w:sz w:val="22"/>
          <w:szCs w:val="22"/>
          <w:highlight w:val="yellow"/>
        </w:rPr>
        <w:t>In</w:t>
      </w:r>
      <w:proofErr w:type="gramEnd"/>
      <w:r w:rsidR="00E33001">
        <w:rPr>
          <w:sz w:val="22"/>
          <w:szCs w:val="22"/>
          <w:highlight w:val="yellow"/>
        </w:rPr>
        <w:t xml:space="preserve"> this suggested answer, the </w:t>
      </w:r>
      <w:r w:rsidR="00E33001" w:rsidRPr="00E33001">
        <w:rPr>
          <w:rStyle w:val="Strong"/>
          <w:b w:val="0"/>
          <w:bCs w:val="0"/>
          <w:sz w:val="22"/>
          <w:szCs w:val="22"/>
          <w:highlight w:val="yellow"/>
        </w:rPr>
        <w:t>selected question</w:t>
      </w:r>
      <w:r w:rsidR="00E33001">
        <w:rPr>
          <w:rStyle w:val="Strong"/>
          <w:b w:val="0"/>
          <w:bCs w:val="0"/>
          <w:sz w:val="22"/>
          <w:szCs w:val="22"/>
          <w:highlight w:val="yellow"/>
        </w:rPr>
        <w:t xml:space="preserve"> is the</w:t>
      </w:r>
      <w:r w:rsidR="00E33001" w:rsidRPr="00E33001">
        <w:rPr>
          <w:rStyle w:val="Strong"/>
          <w:b w:val="0"/>
          <w:bCs w:val="0"/>
          <w:sz w:val="22"/>
          <w:szCs w:val="22"/>
          <w:highlight w:val="yellow"/>
        </w:rPr>
        <w:t xml:space="preserve"> miracle question</w:t>
      </w:r>
      <w:r w:rsidR="00E33001" w:rsidRPr="00E33001">
        <w:rPr>
          <w:sz w:val="22"/>
          <w:szCs w:val="22"/>
          <w:highlight w:val="yellow"/>
        </w:rPr>
        <w:t>:</w:t>
      </w:r>
      <w:r w:rsidR="00E33001">
        <w:rPr>
          <w:b/>
          <w:bCs/>
          <w:sz w:val="22"/>
          <w:szCs w:val="22"/>
          <w:highlight w:val="yellow"/>
        </w:rPr>
        <w:t xml:space="preserve"> </w:t>
      </w:r>
      <w:r w:rsidR="00E33001" w:rsidRPr="00E33001">
        <w:rPr>
          <w:rStyle w:val="Emphasis"/>
          <w:i w:val="0"/>
          <w:iCs w:val="0"/>
          <w:sz w:val="22"/>
          <w:szCs w:val="22"/>
          <w:highlight w:val="yellow"/>
        </w:rPr>
        <w:t>“</w:t>
      </w:r>
      <w:r w:rsidR="009D696E" w:rsidRPr="00E33001">
        <w:rPr>
          <w:rStyle w:val="Emphasis"/>
          <w:i w:val="0"/>
          <w:iCs w:val="0"/>
          <w:sz w:val="22"/>
          <w:szCs w:val="22"/>
          <w:highlight w:val="yellow"/>
        </w:rPr>
        <w:t>Suppose that one night there is a miracle</w:t>
      </w:r>
      <w:r w:rsidR="00E33001">
        <w:rPr>
          <w:rStyle w:val="Emphasis"/>
          <w:i w:val="0"/>
          <w:iCs w:val="0"/>
          <w:sz w:val="22"/>
          <w:szCs w:val="22"/>
          <w:highlight w:val="yellow"/>
        </w:rPr>
        <w:t>,</w:t>
      </w:r>
      <w:r w:rsidR="009D696E" w:rsidRPr="00E33001">
        <w:rPr>
          <w:rStyle w:val="Emphasis"/>
          <w:i w:val="0"/>
          <w:iCs w:val="0"/>
          <w:sz w:val="22"/>
          <w:szCs w:val="22"/>
          <w:highlight w:val="yellow"/>
        </w:rPr>
        <w:t xml:space="preserve"> and while you </w:t>
      </w:r>
      <w:r w:rsidR="00E33001">
        <w:rPr>
          <w:rStyle w:val="Emphasis"/>
          <w:i w:val="0"/>
          <w:iCs w:val="0"/>
          <w:sz w:val="22"/>
          <w:szCs w:val="22"/>
          <w:highlight w:val="yellow"/>
        </w:rPr>
        <w:t>a</w:t>
      </w:r>
      <w:r w:rsidR="009D696E" w:rsidRPr="00E33001">
        <w:rPr>
          <w:rStyle w:val="Emphasis"/>
          <w:i w:val="0"/>
          <w:iCs w:val="0"/>
          <w:sz w:val="22"/>
          <w:szCs w:val="22"/>
          <w:highlight w:val="yellow"/>
        </w:rPr>
        <w:t>re sleeping, the problem that brought you to therapy is solved. What will be different the next morning?</w:t>
      </w:r>
      <w:r w:rsidR="00E33001">
        <w:rPr>
          <w:rStyle w:val="Emphasis"/>
          <w:i w:val="0"/>
          <w:iCs w:val="0"/>
          <w:sz w:val="22"/>
          <w:szCs w:val="22"/>
          <w:highlight w:val="yellow"/>
        </w:rPr>
        <w:t>”</w:t>
      </w:r>
      <w:r w:rsidR="00E33001">
        <w:rPr>
          <w:i/>
          <w:iCs/>
          <w:sz w:val="22"/>
          <w:szCs w:val="22"/>
          <w:highlight w:val="yellow"/>
        </w:rPr>
        <w:t xml:space="preserve"> </w:t>
      </w:r>
      <w:r w:rsidR="00E33001">
        <w:rPr>
          <w:sz w:val="22"/>
          <w:szCs w:val="22"/>
          <w:highlight w:val="yellow"/>
        </w:rPr>
        <w:t>An examp</w:t>
      </w:r>
      <w:r w:rsidR="00E33001" w:rsidRPr="003D1EF0">
        <w:rPr>
          <w:sz w:val="22"/>
          <w:szCs w:val="22"/>
          <w:highlight w:val="yellow"/>
        </w:rPr>
        <w:t xml:space="preserve">le of </w:t>
      </w:r>
      <w:r w:rsidR="003D1EF0" w:rsidRPr="003D1EF0">
        <w:rPr>
          <w:sz w:val="22"/>
          <w:szCs w:val="22"/>
          <w:highlight w:val="yellow"/>
        </w:rPr>
        <w:t>patient–therapist dialogue</w:t>
      </w:r>
      <w:r w:rsidR="003D1EF0" w:rsidRPr="003D1EF0">
        <w:rPr>
          <w:rStyle w:val="Strong"/>
          <w:b w:val="0"/>
          <w:bCs w:val="0"/>
          <w:sz w:val="22"/>
          <w:szCs w:val="22"/>
          <w:highlight w:val="yellow"/>
        </w:rPr>
        <w:t xml:space="preserve"> </w:t>
      </w:r>
      <w:r w:rsidR="003D1EF0">
        <w:rPr>
          <w:rStyle w:val="Strong"/>
          <w:b w:val="0"/>
          <w:bCs w:val="0"/>
          <w:sz w:val="22"/>
          <w:szCs w:val="22"/>
          <w:highlight w:val="yellow"/>
        </w:rPr>
        <w:t>follows</w:t>
      </w:r>
      <w:r w:rsidR="009D696E" w:rsidRPr="00E33001">
        <w:rPr>
          <w:rStyle w:val="Strong"/>
          <w:b w:val="0"/>
          <w:bCs w:val="0"/>
          <w:sz w:val="22"/>
          <w:szCs w:val="22"/>
          <w:highlight w:val="yellow"/>
        </w:rPr>
        <w:t>:</w:t>
      </w:r>
    </w:p>
    <w:p w14:paraId="5EEFA812" w14:textId="329DEBB8" w:rsidR="009D696E" w:rsidRPr="002B522B" w:rsidRDefault="009D696E" w:rsidP="002B522B">
      <w:pPr>
        <w:pStyle w:val="EOC-UL-FL1"/>
        <w:rPr>
          <w:highlight w:val="yellow"/>
        </w:rPr>
      </w:pPr>
      <w:r w:rsidRPr="009D696E">
        <w:rPr>
          <w:rStyle w:val="Strong"/>
          <w:sz w:val="22"/>
          <w:szCs w:val="22"/>
          <w:highlight w:val="yellow"/>
        </w:rPr>
        <w:t>APPN:</w:t>
      </w:r>
      <w:r w:rsidRPr="009D696E">
        <w:rPr>
          <w:sz w:val="22"/>
          <w:szCs w:val="22"/>
          <w:highlight w:val="yellow"/>
        </w:rPr>
        <w:t xml:space="preserve"> Suppose that one night, while you</w:t>
      </w:r>
      <w:r w:rsidR="003D1EF0">
        <w:rPr>
          <w:sz w:val="22"/>
          <w:szCs w:val="22"/>
          <w:highlight w:val="yellow"/>
        </w:rPr>
        <w:t>’</w:t>
      </w:r>
      <w:r w:rsidRPr="009D696E">
        <w:rPr>
          <w:sz w:val="22"/>
          <w:szCs w:val="22"/>
          <w:highlight w:val="yellow"/>
        </w:rPr>
        <w:t>re sleeping, a miracle occurs and your anxiety is gone. What would be different the next morning?</w:t>
      </w:r>
    </w:p>
    <w:p w14:paraId="2B0F93B5" w14:textId="77777777" w:rsidR="009D696E" w:rsidRPr="009D696E" w:rsidRDefault="009D696E" w:rsidP="002B522B">
      <w:pPr>
        <w:pStyle w:val="EOC-UL-FL1"/>
        <w:rPr>
          <w:sz w:val="22"/>
          <w:szCs w:val="22"/>
          <w:highlight w:val="yellow"/>
        </w:rPr>
      </w:pPr>
      <w:r w:rsidRPr="009D696E">
        <w:rPr>
          <w:rStyle w:val="Strong"/>
          <w:sz w:val="22"/>
          <w:szCs w:val="22"/>
          <w:highlight w:val="yellow"/>
        </w:rPr>
        <w:t>Patient:</w:t>
      </w:r>
      <w:r w:rsidRPr="009D696E">
        <w:rPr>
          <w:sz w:val="22"/>
          <w:szCs w:val="22"/>
          <w:highlight w:val="yellow"/>
        </w:rPr>
        <w:t xml:space="preserve"> I’d feel more confident getting my kids ready for school. I wouldn’t be rushing and yelling.</w:t>
      </w:r>
    </w:p>
    <w:p w14:paraId="0FA24014" w14:textId="77777777" w:rsidR="009D696E" w:rsidRPr="009D696E" w:rsidRDefault="009D696E" w:rsidP="002B522B">
      <w:pPr>
        <w:pStyle w:val="EOC-UL-FL1"/>
        <w:rPr>
          <w:sz w:val="22"/>
          <w:szCs w:val="22"/>
          <w:highlight w:val="yellow"/>
        </w:rPr>
      </w:pPr>
      <w:r w:rsidRPr="009D696E">
        <w:rPr>
          <w:rStyle w:val="Strong"/>
          <w:sz w:val="22"/>
          <w:szCs w:val="22"/>
          <w:highlight w:val="yellow"/>
        </w:rPr>
        <w:t>APPN:</w:t>
      </w:r>
      <w:r w:rsidRPr="009D696E">
        <w:rPr>
          <w:sz w:val="22"/>
          <w:szCs w:val="22"/>
          <w:highlight w:val="yellow"/>
        </w:rPr>
        <w:t xml:space="preserve"> What would you notice first?</w:t>
      </w:r>
    </w:p>
    <w:p w14:paraId="5E80F104" w14:textId="77777777" w:rsidR="009D696E" w:rsidRPr="009D696E" w:rsidRDefault="009D696E" w:rsidP="002B522B">
      <w:pPr>
        <w:pStyle w:val="EOC-UL-FL1"/>
        <w:rPr>
          <w:sz w:val="22"/>
          <w:szCs w:val="22"/>
          <w:highlight w:val="yellow"/>
        </w:rPr>
      </w:pPr>
      <w:r w:rsidRPr="009D696E">
        <w:rPr>
          <w:rStyle w:val="Strong"/>
          <w:sz w:val="22"/>
          <w:szCs w:val="22"/>
          <w:highlight w:val="yellow"/>
        </w:rPr>
        <w:t>Patient:</w:t>
      </w:r>
      <w:r w:rsidRPr="009D696E">
        <w:rPr>
          <w:sz w:val="22"/>
          <w:szCs w:val="22"/>
          <w:highlight w:val="yellow"/>
        </w:rPr>
        <w:t xml:space="preserve"> I’d wake up feeling calm. I’d take a deep breath before waking them. Maybe we’d even have breakfast together.</w:t>
      </w:r>
    </w:p>
    <w:p w14:paraId="13AB17AC" w14:textId="77777777" w:rsidR="009D696E" w:rsidRPr="009D696E" w:rsidRDefault="009D696E" w:rsidP="002B522B">
      <w:pPr>
        <w:pStyle w:val="EOC-UL-FL1"/>
        <w:rPr>
          <w:sz w:val="22"/>
          <w:szCs w:val="22"/>
          <w:highlight w:val="yellow"/>
        </w:rPr>
      </w:pPr>
      <w:r w:rsidRPr="009D696E">
        <w:rPr>
          <w:rStyle w:val="Strong"/>
          <w:sz w:val="22"/>
          <w:szCs w:val="22"/>
          <w:highlight w:val="yellow"/>
        </w:rPr>
        <w:t>APPN:</w:t>
      </w:r>
      <w:r w:rsidRPr="009D696E">
        <w:rPr>
          <w:sz w:val="22"/>
          <w:szCs w:val="22"/>
          <w:highlight w:val="yellow"/>
        </w:rPr>
        <w:t xml:space="preserve"> That sounds like a good start. What’s one small step you could take tomorrow to begin moving toward that morning?</w:t>
      </w:r>
    </w:p>
    <w:p w14:paraId="25B7E692" w14:textId="77777777" w:rsidR="009D696E" w:rsidRPr="009D696E" w:rsidRDefault="009D696E" w:rsidP="002B522B">
      <w:pPr>
        <w:pStyle w:val="EOC-UL-FL1"/>
        <w:rPr>
          <w:sz w:val="22"/>
          <w:szCs w:val="22"/>
          <w:highlight w:val="yellow"/>
        </w:rPr>
      </w:pPr>
      <w:r w:rsidRPr="009D696E">
        <w:rPr>
          <w:rStyle w:val="Strong"/>
          <w:sz w:val="22"/>
          <w:szCs w:val="22"/>
          <w:highlight w:val="yellow"/>
        </w:rPr>
        <w:t>Patient:</w:t>
      </w:r>
      <w:r w:rsidRPr="009D696E">
        <w:rPr>
          <w:sz w:val="22"/>
          <w:szCs w:val="22"/>
          <w:highlight w:val="yellow"/>
        </w:rPr>
        <w:t xml:space="preserve"> I could set my alarm 10 minutes earlier and take that deep breath before I get them up.</w:t>
      </w:r>
    </w:p>
    <w:p w14:paraId="1B1534A6" w14:textId="77777777" w:rsidR="009D696E" w:rsidRPr="009D696E" w:rsidRDefault="009D696E" w:rsidP="002B522B">
      <w:pPr>
        <w:pStyle w:val="EOC-UL-FL1"/>
        <w:rPr>
          <w:sz w:val="22"/>
          <w:szCs w:val="22"/>
          <w:highlight w:val="yellow"/>
        </w:rPr>
      </w:pPr>
      <w:r w:rsidRPr="009D696E">
        <w:rPr>
          <w:rStyle w:val="Strong"/>
          <w:sz w:val="22"/>
          <w:szCs w:val="22"/>
          <w:highlight w:val="yellow"/>
        </w:rPr>
        <w:t>APPN:</w:t>
      </w:r>
      <w:r w:rsidRPr="009D696E">
        <w:rPr>
          <w:sz w:val="22"/>
          <w:szCs w:val="22"/>
          <w:highlight w:val="yellow"/>
        </w:rPr>
        <w:t xml:space="preserve"> That’s a strong first step toward your goal.</w:t>
      </w:r>
    </w:p>
    <w:p w14:paraId="482409EB" w14:textId="2771DC3E" w:rsidR="00D46DE9" w:rsidRPr="002B522B" w:rsidRDefault="009D696E" w:rsidP="002B522B">
      <w:pPr>
        <w:pStyle w:val="EOC-Para-FL"/>
        <w:rPr>
          <w:highlight w:val="yellow"/>
        </w:rPr>
      </w:pPr>
      <w:r w:rsidRPr="009D696E">
        <w:rPr>
          <w:sz w:val="22"/>
          <w:szCs w:val="22"/>
          <w:highlight w:val="yellow"/>
        </w:rPr>
        <w:lastRenderedPageBreak/>
        <w:t>This intervention helps the patient visualize success and identify actionable steps, shifting focus from problems to solutions.</w:t>
      </w:r>
      <w:r w:rsidRPr="009D696E">
        <w:rPr>
          <w:b/>
          <w:bCs/>
          <w:sz w:val="22"/>
          <w:szCs w:val="22"/>
          <w:highlight w:val="yellow"/>
        </w:rPr>
        <w:t xml:space="preserve"> &lt;/COURSECONNECT ONLY&gt;</w:t>
      </w:r>
    </w:p>
    <w:p w14:paraId="7ADC2E71" w14:textId="1EA4988B" w:rsidR="00360206" w:rsidRPr="00380C28" w:rsidRDefault="0065130C" w:rsidP="002B522B">
      <w:pPr>
        <w:pStyle w:val="EOC-NumberList1"/>
      </w:pPr>
      <w:r w:rsidRPr="00380C28">
        <w:t>8.</w:t>
      </w:r>
      <w:r w:rsidRPr="00380C28">
        <w:tab/>
      </w:r>
      <w:r w:rsidR="004F6791" w:rsidRPr="00380C28">
        <w:t>Which humanistic–existential therapy approach do you find the most interesting and hope to further explore? Why?</w:t>
      </w:r>
    </w:p>
    <w:p w14:paraId="01030CC6" w14:textId="7614B4E5" w:rsidR="00E40C94" w:rsidRPr="002B522B" w:rsidRDefault="00AB3A86" w:rsidP="002B522B">
      <w:pPr>
        <w:pStyle w:val="EOC-Para-FL"/>
      </w:pPr>
      <w:bookmarkStart w:id="638" w:name="_Hlk200530570"/>
      <w:r w:rsidRPr="009D696E">
        <w:rPr>
          <w:b/>
          <w:bCs/>
          <w:sz w:val="22"/>
          <w:szCs w:val="22"/>
          <w:highlight w:val="yellow"/>
        </w:rPr>
        <w:t>&lt;COURSECONNECT ONLY&gt;</w:t>
      </w:r>
      <w:r w:rsidRPr="009D696E">
        <w:rPr>
          <w:sz w:val="22"/>
          <w:szCs w:val="22"/>
          <w:highlight w:val="yellow"/>
        </w:rPr>
        <w:t>Answers will vary by user</w:t>
      </w:r>
      <w:proofErr w:type="gramStart"/>
      <w:r w:rsidRPr="009D696E">
        <w:rPr>
          <w:sz w:val="22"/>
          <w:szCs w:val="22"/>
          <w:highlight w:val="yellow"/>
        </w:rPr>
        <w:t>.</w:t>
      </w:r>
      <w:r w:rsidRPr="009D696E">
        <w:rPr>
          <w:b/>
          <w:bCs/>
          <w:sz w:val="22"/>
          <w:szCs w:val="22"/>
          <w:highlight w:val="yellow"/>
        </w:rPr>
        <w:t>&lt;</w:t>
      </w:r>
      <w:proofErr w:type="gramEnd"/>
      <w:r w:rsidRPr="009D696E">
        <w:rPr>
          <w:b/>
          <w:bCs/>
          <w:sz w:val="22"/>
          <w:szCs w:val="22"/>
          <w:highlight w:val="yellow"/>
        </w:rPr>
        <w:t>/COURSECONNECT ONLY&gt;</w:t>
      </w:r>
      <w:bookmarkEnd w:id="638"/>
    </w:p>
    <w:p w14:paraId="23DC6553" w14:textId="77777777" w:rsidR="0036069E" w:rsidRPr="002B522B" w:rsidRDefault="0036069E" w:rsidP="002B522B">
      <w:pPr>
        <w:pStyle w:val="Head1"/>
      </w:pPr>
      <w:r w:rsidRPr="0095719C">
        <w:rPr>
          <w:rFonts w:cs="Times New Roman"/>
          <w:bCs/>
          <w:szCs w:val="22"/>
        </w:rPr>
        <w:t>&lt;H1&gt;LEARNING ACTIVITIES</w:t>
      </w:r>
    </w:p>
    <w:p w14:paraId="5927D66D" w14:textId="77777777" w:rsidR="0036069E" w:rsidRPr="0095719C" w:rsidRDefault="0036069E" w:rsidP="0036069E">
      <w:pPr>
        <w:pStyle w:val="NumberList1"/>
        <w:spacing w:line="480" w:lineRule="auto"/>
        <w:rPr>
          <w:rFonts w:ascii="Times New Roman" w:hAnsi="Times New Roman" w:cs="Times New Roman"/>
          <w:sz w:val="22"/>
          <w:szCs w:val="22"/>
        </w:rPr>
      </w:pPr>
      <w:r w:rsidRPr="0095719C">
        <w:rPr>
          <w:rFonts w:ascii="Times New Roman" w:hAnsi="Times New Roman" w:cs="Times New Roman"/>
          <w:sz w:val="22"/>
          <w:szCs w:val="22"/>
        </w:rPr>
        <w:t>&lt;COURSECONNECT logo&gt;</w:t>
      </w:r>
    </w:p>
    <w:p w14:paraId="6859F30E" w14:textId="77777777" w:rsidR="0036069E" w:rsidRPr="002B522B" w:rsidRDefault="0036069E" w:rsidP="002B522B">
      <w:pPr>
        <w:pStyle w:val="Para-FL"/>
      </w:pPr>
      <w:r w:rsidRPr="0095719C">
        <w:rPr>
          <w:rFonts w:cs="Times New Roman"/>
          <w:sz w:val="22"/>
          <w:szCs w:val="22"/>
        </w:rPr>
        <w:t>To access self-assessment questions</w:t>
      </w:r>
      <w:r>
        <w:rPr>
          <w:rFonts w:cs="Times New Roman"/>
          <w:sz w:val="22"/>
          <w:szCs w:val="22"/>
        </w:rPr>
        <w:t>,</w:t>
      </w:r>
      <w:r w:rsidRPr="0095719C">
        <w:rPr>
          <w:rFonts w:cs="Times New Roman"/>
          <w:sz w:val="22"/>
          <w:szCs w:val="22"/>
        </w:rPr>
        <w:t xml:space="preserve"> </w:t>
      </w:r>
      <w:r>
        <w:rPr>
          <w:rFonts w:cs="Times New Roman"/>
          <w:sz w:val="22"/>
          <w:szCs w:val="22"/>
        </w:rPr>
        <w:t>critical thinking questions and suggested answers, and answers to the discussion questions</w:t>
      </w:r>
      <w:r w:rsidRPr="0095719C">
        <w:rPr>
          <w:rFonts w:cs="Times New Roman"/>
          <w:sz w:val="22"/>
          <w:szCs w:val="22"/>
        </w:rPr>
        <w:t xml:space="preserve"> for this chapter, visit www.springerpub.com/courseconnect. See inside front cover and tear-out card for </w:t>
      </w:r>
      <w:proofErr w:type="spellStart"/>
      <w:r w:rsidRPr="0095719C">
        <w:rPr>
          <w:rFonts w:cs="Times New Roman"/>
          <w:sz w:val="22"/>
          <w:szCs w:val="22"/>
        </w:rPr>
        <w:t>CourseConnect</w:t>
      </w:r>
      <w:proofErr w:type="spellEnd"/>
      <w:r w:rsidRPr="0095719C">
        <w:rPr>
          <w:rFonts w:cs="Times New Roman"/>
          <w:sz w:val="22"/>
          <w:szCs w:val="22"/>
        </w:rPr>
        <w:t xml:space="preserve"> details.</w:t>
      </w:r>
    </w:p>
    <w:p w14:paraId="5DCE49A9" w14:textId="77777777" w:rsidR="0036069E" w:rsidRDefault="0036069E" w:rsidP="0036069E">
      <w:pPr>
        <w:rPr>
          <w:rFonts w:ascii="Times New Roman" w:hAnsi="Times New Roman" w:cs="Times New Roman"/>
          <w:color w:val="000000"/>
          <w:lang w:val="en-US"/>
        </w:rPr>
      </w:pPr>
      <w:r>
        <w:rPr>
          <w:rFonts w:ascii="Times New Roman" w:hAnsi="Times New Roman" w:cs="Times New Roman"/>
        </w:rPr>
        <w:br w:type="page"/>
      </w:r>
    </w:p>
    <w:p w14:paraId="627436DE" w14:textId="77777777" w:rsidR="00BC4C64" w:rsidRDefault="00BC4C64" w:rsidP="00BC4C64">
      <w:pPr>
        <w:pStyle w:val="REFH1"/>
        <w:spacing w:before="0" w:beforeAutospacing="0" w:after="0" w:afterAutospacing="0" w:line="480" w:lineRule="auto"/>
        <w:textAlignment w:val="baseline"/>
        <w:rPr>
          <w:sz w:val="22"/>
          <w:szCs w:val="22"/>
          <w:u w:val="single"/>
        </w:rPr>
      </w:pPr>
      <w:r>
        <w:rPr>
          <w:rStyle w:val="normaltextrun"/>
          <w:b/>
          <w:bCs/>
          <w:caps/>
          <w:sz w:val="22"/>
          <w:szCs w:val="22"/>
          <w:u w:val="single"/>
          <w:lang w:val="en-IN"/>
        </w:rPr>
        <w:lastRenderedPageBreak/>
        <w:t>&lt;H1&gt;References</w:t>
      </w:r>
    </w:p>
    <w:p w14:paraId="1F69C362" w14:textId="77777777" w:rsidR="00BC4C64" w:rsidRPr="004B2FA8" w:rsidRDefault="00BC4C64" w:rsidP="00BC4C64">
      <w:pPr>
        <w:pStyle w:val="REF-U"/>
        <w:spacing w:before="0" w:beforeAutospacing="0" w:after="0" w:afterAutospacing="0" w:line="480" w:lineRule="auto"/>
        <w:textAlignment w:val="baseline"/>
      </w:pPr>
      <w:r w:rsidRPr="004B2FA8">
        <w:t>The full reference list for this chapter is available online at www.springerpub.com/courseconnect.</w:t>
      </w:r>
    </w:p>
    <w:p w14:paraId="37794D2F" w14:textId="77777777" w:rsidR="00BC4C64" w:rsidRDefault="00BC4C64" w:rsidP="00BC4C64">
      <w:pPr>
        <w:pStyle w:val="paragraph"/>
        <w:spacing w:before="0" w:beforeAutospacing="0" w:after="0" w:afterAutospacing="0" w:line="480" w:lineRule="auto"/>
        <w:textAlignment w:val="baseline"/>
        <w:rPr>
          <w:sz w:val="22"/>
          <w:szCs w:val="22"/>
        </w:rPr>
      </w:pPr>
      <w:r>
        <w:rPr>
          <w:rStyle w:val="normaltextrun"/>
          <w:b/>
          <w:bCs/>
          <w:sz w:val="22"/>
          <w:szCs w:val="22"/>
          <w:shd w:val="clear" w:color="auto" w:fill="FFFF00"/>
        </w:rPr>
        <w:t>&lt;e-only&gt;</w:t>
      </w:r>
    </w:p>
    <w:p w14:paraId="4392E1F6" w14:textId="77777777" w:rsidR="00BC4C64" w:rsidRDefault="00BC4C64" w:rsidP="00BC4C64">
      <w:pPr>
        <w:pStyle w:val="REF-U"/>
        <w:spacing w:line="480" w:lineRule="auto"/>
        <w:rPr>
          <w:sz w:val="22"/>
          <w:szCs w:val="22"/>
        </w:rPr>
      </w:pPr>
      <w:proofErr w:type="spellStart"/>
      <w:r>
        <w:rPr>
          <w:rStyle w:val="bibsurname"/>
          <w:sz w:val="22"/>
          <w:szCs w:val="22"/>
        </w:rPr>
        <w:t>Axline</w:t>
      </w:r>
      <w:proofErr w:type="spellEnd"/>
      <w:r>
        <w:rPr>
          <w:sz w:val="22"/>
          <w:szCs w:val="22"/>
        </w:rPr>
        <w:t xml:space="preserve">, </w:t>
      </w:r>
      <w:r>
        <w:rPr>
          <w:rStyle w:val="bibfname"/>
          <w:sz w:val="22"/>
          <w:szCs w:val="22"/>
        </w:rPr>
        <w:t>V. M.</w:t>
      </w:r>
      <w:r>
        <w:rPr>
          <w:sz w:val="22"/>
          <w:szCs w:val="22"/>
        </w:rPr>
        <w:t xml:space="preserve"> (</w:t>
      </w:r>
      <w:r>
        <w:rPr>
          <w:rStyle w:val="bibyear"/>
          <w:sz w:val="22"/>
          <w:szCs w:val="22"/>
        </w:rPr>
        <w:t>1947</w:t>
      </w:r>
      <w:r w:rsidRPr="004B2FA8">
        <w:rPr>
          <w:rStyle w:val="bibyear"/>
          <w:sz w:val="22"/>
        </w:rPr>
        <w:t>/</w:t>
      </w:r>
      <w:commentRangeStart w:id="639"/>
      <w:r w:rsidRPr="004B2FA8">
        <w:rPr>
          <w:rStyle w:val="bibyear"/>
          <w:sz w:val="22"/>
        </w:rPr>
        <w:t>1992</w:t>
      </w:r>
      <w:commentRangeEnd w:id="639"/>
      <w:r w:rsidR="00AA173B">
        <w:rPr>
          <w:rStyle w:val="CommentReference"/>
          <w:rFonts w:asciiTheme="minorHAnsi" w:eastAsiaTheme="minorEastAsia" w:hAnsiTheme="minorHAnsi" w:cstheme="minorBidi"/>
          <w:lang w:val="en-IN" w:eastAsia="en-IN"/>
        </w:rPr>
        <w:commentReference w:id="639"/>
      </w:r>
      <w:r>
        <w:rPr>
          <w:sz w:val="22"/>
          <w:szCs w:val="22"/>
        </w:rPr>
        <w:t xml:space="preserve">). </w:t>
      </w:r>
      <w:proofErr w:type="gramStart"/>
      <w:r w:rsidRPr="004B2FA8">
        <w:rPr>
          <w:rStyle w:val="bibbook"/>
        </w:rPr>
        <w:t>Play therapy</w:t>
      </w:r>
      <w:r>
        <w:rPr>
          <w:sz w:val="22"/>
          <w:szCs w:val="22"/>
        </w:rPr>
        <w:t>.</w:t>
      </w:r>
      <w:proofErr w:type="gramEnd"/>
      <w:r>
        <w:rPr>
          <w:sz w:val="22"/>
          <w:szCs w:val="22"/>
        </w:rPr>
        <w:t xml:space="preserve"> </w:t>
      </w:r>
      <w:r>
        <w:rPr>
          <w:rStyle w:val="biblocation"/>
          <w:sz w:val="22"/>
          <w:szCs w:val="22"/>
        </w:rPr>
        <w:t>New York, NY</w:t>
      </w:r>
      <w:r>
        <w:rPr>
          <w:sz w:val="22"/>
          <w:szCs w:val="22"/>
        </w:rPr>
        <w:t xml:space="preserve">: </w:t>
      </w:r>
      <w:r>
        <w:rPr>
          <w:rStyle w:val="bibpublisher"/>
          <w:sz w:val="22"/>
          <w:szCs w:val="22"/>
        </w:rPr>
        <w:t>Churchill Livingstone</w:t>
      </w:r>
      <w:r>
        <w:rPr>
          <w:sz w:val="22"/>
          <w:szCs w:val="22"/>
        </w:rPr>
        <w:t>.</w:t>
      </w:r>
    </w:p>
    <w:p w14:paraId="74F364B1" w14:textId="77777777" w:rsidR="00BC4C64" w:rsidRPr="0099569C" w:rsidRDefault="00BC4C64" w:rsidP="00BC4C64">
      <w:pPr>
        <w:pStyle w:val="REF-U"/>
        <w:spacing w:line="480" w:lineRule="auto"/>
        <w:rPr>
          <w:sz w:val="22"/>
          <w:szCs w:val="22"/>
          <w:highlight w:val="green"/>
          <w:rPrChange w:id="640" w:author="AQ" w:date="2025-08-03T08:55:00Z">
            <w:rPr>
              <w:sz w:val="22"/>
              <w:szCs w:val="22"/>
            </w:rPr>
          </w:rPrChange>
        </w:rPr>
      </w:pPr>
      <w:r w:rsidRPr="0099569C">
        <w:rPr>
          <w:rStyle w:val="bibsurname"/>
          <w:sz w:val="22"/>
          <w:szCs w:val="22"/>
          <w:highlight w:val="green"/>
          <w:rPrChange w:id="641" w:author="AQ" w:date="2025-08-03T08:55:00Z">
            <w:rPr>
              <w:rStyle w:val="bibsurname"/>
              <w:sz w:val="22"/>
              <w:szCs w:val="22"/>
            </w:rPr>
          </w:rPrChange>
        </w:rPr>
        <w:t>Barber</w:t>
      </w:r>
      <w:r w:rsidRPr="0099569C">
        <w:rPr>
          <w:sz w:val="22"/>
          <w:szCs w:val="22"/>
          <w:highlight w:val="green"/>
          <w:rPrChange w:id="642" w:author="AQ" w:date="2025-08-03T08:55:00Z">
            <w:rPr>
              <w:sz w:val="22"/>
              <w:szCs w:val="22"/>
            </w:rPr>
          </w:rPrChange>
        </w:rPr>
        <w:t xml:space="preserve">, </w:t>
      </w:r>
      <w:r w:rsidRPr="0099569C">
        <w:rPr>
          <w:rStyle w:val="bibfname"/>
          <w:sz w:val="22"/>
          <w:szCs w:val="22"/>
          <w:highlight w:val="green"/>
          <w:rPrChange w:id="643" w:author="AQ" w:date="2025-08-03T08:55:00Z">
            <w:rPr>
              <w:rStyle w:val="bibfname"/>
              <w:sz w:val="22"/>
              <w:szCs w:val="22"/>
            </w:rPr>
          </w:rPrChange>
        </w:rPr>
        <w:t>P.</w:t>
      </w:r>
      <w:r w:rsidRPr="0099569C">
        <w:rPr>
          <w:sz w:val="22"/>
          <w:szCs w:val="22"/>
          <w:highlight w:val="green"/>
          <w:rPrChange w:id="644" w:author="AQ" w:date="2025-08-03T08:55:00Z">
            <w:rPr>
              <w:sz w:val="22"/>
              <w:szCs w:val="22"/>
            </w:rPr>
          </w:rPrChange>
        </w:rPr>
        <w:t xml:space="preserve"> (</w:t>
      </w:r>
      <w:r w:rsidRPr="0099569C">
        <w:rPr>
          <w:rStyle w:val="bibyear"/>
          <w:sz w:val="22"/>
          <w:szCs w:val="22"/>
          <w:highlight w:val="green"/>
          <w:rPrChange w:id="645" w:author="AQ" w:date="2025-08-03T08:55:00Z">
            <w:rPr>
              <w:rStyle w:val="bibyear"/>
              <w:sz w:val="22"/>
              <w:szCs w:val="22"/>
            </w:rPr>
          </w:rPrChange>
        </w:rPr>
        <w:t>2006</w:t>
      </w:r>
      <w:r w:rsidRPr="0099569C">
        <w:rPr>
          <w:sz w:val="22"/>
          <w:szCs w:val="22"/>
          <w:highlight w:val="green"/>
          <w:rPrChange w:id="646" w:author="AQ" w:date="2025-08-03T08:55:00Z">
            <w:rPr>
              <w:sz w:val="22"/>
              <w:szCs w:val="22"/>
            </w:rPr>
          </w:rPrChange>
        </w:rPr>
        <w:t xml:space="preserve">). </w:t>
      </w:r>
      <w:proofErr w:type="gramStart"/>
      <w:r w:rsidRPr="0099569C">
        <w:rPr>
          <w:rStyle w:val="bibbook"/>
          <w:sz w:val="22"/>
          <w:szCs w:val="22"/>
          <w:highlight w:val="green"/>
          <w:rPrChange w:id="647" w:author="AQ" w:date="2025-08-03T08:55:00Z">
            <w:rPr>
              <w:rStyle w:val="bibbook"/>
              <w:sz w:val="22"/>
              <w:szCs w:val="22"/>
            </w:rPr>
          </w:rPrChange>
        </w:rPr>
        <w:t>Becoming a practitioner researcher: A gestalt approach to holistic inquiry</w:t>
      </w:r>
      <w:r w:rsidRPr="0099569C">
        <w:rPr>
          <w:sz w:val="22"/>
          <w:szCs w:val="22"/>
          <w:highlight w:val="green"/>
          <w:rPrChange w:id="648" w:author="AQ" w:date="2025-08-03T08:55:00Z">
            <w:rPr>
              <w:sz w:val="22"/>
              <w:szCs w:val="22"/>
            </w:rPr>
          </w:rPrChange>
        </w:rPr>
        <w:t>.</w:t>
      </w:r>
      <w:proofErr w:type="gramEnd"/>
      <w:r w:rsidRPr="0099569C">
        <w:rPr>
          <w:sz w:val="22"/>
          <w:szCs w:val="22"/>
          <w:highlight w:val="green"/>
          <w:rPrChange w:id="649" w:author="AQ" w:date="2025-08-03T08:55:00Z">
            <w:rPr>
              <w:sz w:val="22"/>
              <w:szCs w:val="22"/>
            </w:rPr>
          </w:rPrChange>
        </w:rPr>
        <w:t xml:space="preserve"> </w:t>
      </w:r>
      <w:r w:rsidRPr="0099569C">
        <w:rPr>
          <w:rStyle w:val="biblocation"/>
          <w:sz w:val="22"/>
          <w:szCs w:val="22"/>
          <w:highlight w:val="green"/>
          <w:rPrChange w:id="650" w:author="AQ" w:date="2025-08-03T08:55:00Z">
            <w:rPr>
              <w:rStyle w:val="biblocation"/>
              <w:sz w:val="22"/>
              <w:szCs w:val="22"/>
            </w:rPr>
          </w:rPrChange>
        </w:rPr>
        <w:t>London, UK</w:t>
      </w:r>
      <w:r w:rsidRPr="0099569C">
        <w:rPr>
          <w:sz w:val="22"/>
          <w:szCs w:val="22"/>
          <w:highlight w:val="green"/>
          <w:rPrChange w:id="651" w:author="AQ" w:date="2025-08-03T08:55:00Z">
            <w:rPr>
              <w:sz w:val="22"/>
              <w:szCs w:val="22"/>
            </w:rPr>
          </w:rPrChange>
        </w:rPr>
        <w:t xml:space="preserve">: </w:t>
      </w:r>
      <w:r w:rsidRPr="0099569C">
        <w:rPr>
          <w:rStyle w:val="bibpublisher"/>
          <w:sz w:val="22"/>
          <w:szCs w:val="22"/>
          <w:highlight w:val="green"/>
          <w:rPrChange w:id="652" w:author="AQ" w:date="2025-08-03T08:55:00Z">
            <w:rPr>
              <w:rStyle w:val="bibpublisher"/>
              <w:sz w:val="22"/>
              <w:szCs w:val="22"/>
            </w:rPr>
          </w:rPrChange>
        </w:rPr>
        <w:t>Middlesex University Press</w:t>
      </w:r>
      <w:r w:rsidRPr="0099569C">
        <w:rPr>
          <w:sz w:val="22"/>
          <w:szCs w:val="22"/>
          <w:highlight w:val="green"/>
          <w:rPrChange w:id="653" w:author="AQ" w:date="2025-08-03T08:55:00Z">
            <w:rPr>
              <w:sz w:val="22"/>
              <w:szCs w:val="22"/>
            </w:rPr>
          </w:rPrChange>
        </w:rPr>
        <w:t>.</w:t>
      </w:r>
    </w:p>
    <w:p w14:paraId="386AE1B2" w14:textId="77777777" w:rsidR="00BC4C64" w:rsidRPr="0099569C" w:rsidRDefault="00BC4C64" w:rsidP="00BC4C64">
      <w:pPr>
        <w:pStyle w:val="REF-U"/>
        <w:spacing w:line="480" w:lineRule="auto"/>
        <w:rPr>
          <w:sz w:val="22"/>
          <w:szCs w:val="22"/>
          <w:highlight w:val="green"/>
          <w:rPrChange w:id="654" w:author="AQ" w:date="2025-08-03T08:55:00Z">
            <w:rPr>
              <w:sz w:val="22"/>
              <w:szCs w:val="22"/>
            </w:rPr>
          </w:rPrChange>
        </w:rPr>
      </w:pPr>
      <w:proofErr w:type="gramStart"/>
      <w:r w:rsidRPr="0099569C">
        <w:rPr>
          <w:rStyle w:val="bibsurname"/>
          <w:sz w:val="22"/>
          <w:szCs w:val="22"/>
          <w:highlight w:val="green"/>
          <w:rPrChange w:id="655" w:author="AQ" w:date="2025-08-03T08:55:00Z">
            <w:rPr>
              <w:rStyle w:val="bibsurname"/>
              <w:sz w:val="22"/>
              <w:szCs w:val="22"/>
            </w:rPr>
          </w:rPrChange>
        </w:rPr>
        <w:t>Berg</w:t>
      </w:r>
      <w:r w:rsidRPr="0099569C">
        <w:rPr>
          <w:sz w:val="22"/>
          <w:szCs w:val="22"/>
          <w:highlight w:val="green"/>
          <w:rPrChange w:id="656" w:author="AQ" w:date="2025-08-03T08:55:00Z">
            <w:rPr>
              <w:sz w:val="22"/>
              <w:szCs w:val="22"/>
            </w:rPr>
          </w:rPrChange>
        </w:rPr>
        <w:t xml:space="preserve">, </w:t>
      </w:r>
      <w:r w:rsidRPr="0099569C">
        <w:rPr>
          <w:rStyle w:val="bibfname"/>
          <w:sz w:val="22"/>
          <w:szCs w:val="22"/>
          <w:highlight w:val="green"/>
          <w:rPrChange w:id="657" w:author="AQ" w:date="2025-08-03T08:55:00Z">
            <w:rPr>
              <w:rStyle w:val="bibfname"/>
              <w:sz w:val="22"/>
              <w:szCs w:val="22"/>
            </w:rPr>
          </w:rPrChange>
        </w:rPr>
        <w:t>I. K.</w:t>
      </w:r>
      <w:r w:rsidRPr="0099569C">
        <w:rPr>
          <w:sz w:val="22"/>
          <w:szCs w:val="22"/>
          <w:highlight w:val="green"/>
          <w:rPrChange w:id="658" w:author="AQ" w:date="2025-08-03T08:55:00Z">
            <w:rPr>
              <w:sz w:val="22"/>
              <w:szCs w:val="22"/>
            </w:rPr>
          </w:rPrChange>
        </w:rPr>
        <w:t xml:space="preserve">, &amp; </w:t>
      </w:r>
      <w:r w:rsidRPr="0099569C">
        <w:rPr>
          <w:rStyle w:val="bibsurname"/>
          <w:sz w:val="22"/>
          <w:szCs w:val="22"/>
          <w:highlight w:val="green"/>
          <w:rPrChange w:id="659" w:author="AQ" w:date="2025-08-03T08:55:00Z">
            <w:rPr>
              <w:rStyle w:val="bibsurname"/>
              <w:sz w:val="22"/>
              <w:szCs w:val="22"/>
            </w:rPr>
          </w:rPrChange>
        </w:rPr>
        <w:t>Dolan</w:t>
      </w:r>
      <w:r w:rsidRPr="0099569C">
        <w:rPr>
          <w:sz w:val="22"/>
          <w:szCs w:val="22"/>
          <w:highlight w:val="green"/>
          <w:rPrChange w:id="660" w:author="AQ" w:date="2025-08-03T08:55:00Z">
            <w:rPr>
              <w:sz w:val="22"/>
              <w:szCs w:val="22"/>
            </w:rPr>
          </w:rPrChange>
        </w:rPr>
        <w:t xml:space="preserve">, </w:t>
      </w:r>
      <w:r w:rsidRPr="0099569C">
        <w:rPr>
          <w:rStyle w:val="bibfname"/>
          <w:sz w:val="22"/>
          <w:szCs w:val="22"/>
          <w:highlight w:val="green"/>
          <w:rPrChange w:id="661" w:author="AQ" w:date="2025-08-03T08:55:00Z">
            <w:rPr>
              <w:rStyle w:val="bibfname"/>
              <w:sz w:val="22"/>
              <w:szCs w:val="22"/>
            </w:rPr>
          </w:rPrChange>
        </w:rPr>
        <w:t>Y.</w:t>
      </w:r>
      <w:r w:rsidRPr="0099569C">
        <w:rPr>
          <w:sz w:val="22"/>
          <w:szCs w:val="22"/>
          <w:highlight w:val="green"/>
          <w:rPrChange w:id="662" w:author="AQ" w:date="2025-08-03T08:55:00Z">
            <w:rPr>
              <w:sz w:val="22"/>
              <w:szCs w:val="22"/>
            </w:rPr>
          </w:rPrChange>
        </w:rPr>
        <w:t xml:space="preserve"> (</w:t>
      </w:r>
      <w:r w:rsidRPr="0099569C">
        <w:rPr>
          <w:rStyle w:val="bibyear"/>
          <w:sz w:val="22"/>
          <w:szCs w:val="22"/>
          <w:highlight w:val="green"/>
          <w:rPrChange w:id="663" w:author="AQ" w:date="2025-08-03T08:55:00Z">
            <w:rPr>
              <w:rStyle w:val="bibyear"/>
              <w:sz w:val="22"/>
              <w:szCs w:val="22"/>
            </w:rPr>
          </w:rPrChange>
        </w:rPr>
        <w:t>2001</w:t>
      </w:r>
      <w:r w:rsidRPr="0099569C">
        <w:rPr>
          <w:sz w:val="22"/>
          <w:szCs w:val="22"/>
          <w:highlight w:val="green"/>
          <w:rPrChange w:id="664" w:author="AQ" w:date="2025-08-03T08:55:00Z">
            <w:rPr>
              <w:sz w:val="22"/>
              <w:szCs w:val="22"/>
            </w:rPr>
          </w:rPrChange>
        </w:rPr>
        <w:t>).</w:t>
      </w:r>
      <w:proofErr w:type="gramEnd"/>
      <w:r w:rsidRPr="0099569C">
        <w:rPr>
          <w:sz w:val="22"/>
          <w:szCs w:val="22"/>
          <w:highlight w:val="green"/>
          <w:rPrChange w:id="665" w:author="AQ" w:date="2025-08-03T08:55:00Z">
            <w:rPr>
              <w:sz w:val="22"/>
              <w:szCs w:val="22"/>
            </w:rPr>
          </w:rPrChange>
        </w:rPr>
        <w:t xml:space="preserve"> </w:t>
      </w:r>
      <w:r w:rsidRPr="0099569C">
        <w:rPr>
          <w:rStyle w:val="bibbook"/>
          <w:sz w:val="22"/>
          <w:szCs w:val="22"/>
          <w:highlight w:val="green"/>
          <w:rPrChange w:id="666" w:author="AQ" w:date="2025-08-03T08:55:00Z">
            <w:rPr>
              <w:rStyle w:val="bibbook"/>
              <w:sz w:val="22"/>
              <w:szCs w:val="22"/>
            </w:rPr>
          </w:rPrChange>
        </w:rPr>
        <w:t>Tales of solutions: A collection of hope-inspiring stories</w:t>
      </w:r>
      <w:r w:rsidRPr="0099569C">
        <w:rPr>
          <w:sz w:val="22"/>
          <w:szCs w:val="22"/>
          <w:highlight w:val="green"/>
          <w:rPrChange w:id="667" w:author="AQ" w:date="2025-08-03T08:55:00Z">
            <w:rPr>
              <w:sz w:val="22"/>
              <w:szCs w:val="22"/>
            </w:rPr>
          </w:rPrChange>
        </w:rPr>
        <w:t xml:space="preserve">. </w:t>
      </w:r>
      <w:r w:rsidRPr="0099569C">
        <w:rPr>
          <w:rStyle w:val="biblocation"/>
          <w:sz w:val="22"/>
          <w:szCs w:val="22"/>
          <w:highlight w:val="green"/>
          <w:rPrChange w:id="668" w:author="AQ" w:date="2025-08-03T08:55:00Z">
            <w:rPr>
              <w:rStyle w:val="biblocation"/>
              <w:sz w:val="22"/>
              <w:szCs w:val="22"/>
            </w:rPr>
          </w:rPrChange>
        </w:rPr>
        <w:t>New York, NY</w:t>
      </w:r>
      <w:r w:rsidRPr="0099569C">
        <w:rPr>
          <w:sz w:val="22"/>
          <w:szCs w:val="22"/>
          <w:highlight w:val="green"/>
          <w:rPrChange w:id="669" w:author="AQ" w:date="2025-08-03T08:55:00Z">
            <w:rPr>
              <w:sz w:val="22"/>
              <w:szCs w:val="22"/>
            </w:rPr>
          </w:rPrChange>
        </w:rPr>
        <w:t xml:space="preserve">: </w:t>
      </w:r>
      <w:r w:rsidRPr="0099569C">
        <w:rPr>
          <w:rStyle w:val="bibpublisher"/>
          <w:sz w:val="22"/>
          <w:szCs w:val="22"/>
          <w:highlight w:val="green"/>
          <w:rPrChange w:id="670" w:author="AQ" w:date="2025-08-03T08:55:00Z">
            <w:rPr>
              <w:rStyle w:val="bibpublisher"/>
              <w:sz w:val="22"/>
              <w:szCs w:val="22"/>
            </w:rPr>
          </w:rPrChange>
        </w:rPr>
        <w:t>W. W. Norton</w:t>
      </w:r>
      <w:r w:rsidRPr="0099569C">
        <w:rPr>
          <w:sz w:val="22"/>
          <w:szCs w:val="22"/>
          <w:highlight w:val="green"/>
          <w:rPrChange w:id="671" w:author="AQ" w:date="2025-08-03T08:55:00Z">
            <w:rPr>
              <w:sz w:val="22"/>
              <w:szCs w:val="22"/>
            </w:rPr>
          </w:rPrChange>
        </w:rPr>
        <w:t>.</w:t>
      </w:r>
    </w:p>
    <w:p w14:paraId="77614C31" w14:textId="77777777" w:rsidR="00BC4C64" w:rsidRPr="0099569C" w:rsidRDefault="00BC4C64" w:rsidP="00BC4C64">
      <w:pPr>
        <w:pStyle w:val="REF-U"/>
        <w:spacing w:line="480" w:lineRule="auto"/>
        <w:rPr>
          <w:sz w:val="22"/>
          <w:szCs w:val="22"/>
          <w:highlight w:val="green"/>
          <w:rPrChange w:id="672" w:author="AQ" w:date="2025-08-03T08:55:00Z">
            <w:rPr>
              <w:sz w:val="22"/>
              <w:szCs w:val="22"/>
            </w:rPr>
          </w:rPrChange>
        </w:rPr>
      </w:pPr>
      <w:proofErr w:type="gramStart"/>
      <w:r w:rsidRPr="0099569C">
        <w:rPr>
          <w:rStyle w:val="bibsurname"/>
          <w:sz w:val="22"/>
          <w:szCs w:val="22"/>
          <w:highlight w:val="green"/>
          <w:rPrChange w:id="673" w:author="AQ" w:date="2025-08-03T08:55:00Z">
            <w:rPr>
              <w:rStyle w:val="bibsurname"/>
              <w:sz w:val="22"/>
              <w:szCs w:val="22"/>
            </w:rPr>
          </w:rPrChange>
        </w:rPr>
        <w:t>Binder</w:t>
      </w:r>
      <w:r w:rsidRPr="0099569C">
        <w:rPr>
          <w:sz w:val="22"/>
          <w:szCs w:val="22"/>
          <w:highlight w:val="green"/>
          <w:rPrChange w:id="674" w:author="AQ" w:date="2025-08-03T08:55:00Z">
            <w:rPr>
              <w:sz w:val="22"/>
              <w:szCs w:val="22"/>
            </w:rPr>
          </w:rPrChange>
        </w:rPr>
        <w:t xml:space="preserve">, </w:t>
      </w:r>
      <w:r w:rsidRPr="0099569C">
        <w:rPr>
          <w:rStyle w:val="bibfname"/>
          <w:sz w:val="22"/>
          <w:szCs w:val="22"/>
          <w:highlight w:val="green"/>
          <w:rPrChange w:id="675" w:author="AQ" w:date="2025-08-03T08:55:00Z">
            <w:rPr>
              <w:rStyle w:val="bibfname"/>
              <w:sz w:val="22"/>
              <w:szCs w:val="22"/>
            </w:rPr>
          </w:rPrChange>
        </w:rPr>
        <w:t>P-E.</w:t>
      </w:r>
      <w:proofErr w:type="gramEnd"/>
      <w:r w:rsidRPr="0099569C">
        <w:rPr>
          <w:sz w:val="22"/>
          <w:szCs w:val="22"/>
          <w:highlight w:val="green"/>
          <w:rPrChange w:id="676" w:author="AQ" w:date="2025-08-03T08:55:00Z">
            <w:rPr>
              <w:sz w:val="22"/>
              <w:szCs w:val="22"/>
            </w:rPr>
          </w:rPrChange>
        </w:rPr>
        <w:t xml:space="preserve"> (</w:t>
      </w:r>
      <w:r w:rsidRPr="0099569C">
        <w:rPr>
          <w:rStyle w:val="bibyear"/>
          <w:sz w:val="22"/>
          <w:szCs w:val="22"/>
          <w:highlight w:val="green"/>
          <w:rPrChange w:id="677" w:author="AQ" w:date="2025-08-03T08:55:00Z">
            <w:rPr>
              <w:rStyle w:val="bibyear"/>
              <w:sz w:val="22"/>
              <w:szCs w:val="22"/>
            </w:rPr>
          </w:rPrChange>
        </w:rPr>
        <w:t>2022</w:t>
      </w:r>
      <w:r w:rsidRPr="0099569C">
        <w:rPr>
          <w:sz w:val="22"/>
          <w:szCs w:val="22"/>
          <w:highlight w:val="green"/>
          <w:rPrChange w:id="678" w:author="AQ" w:date="2025-08-03T08:55:00Z">
            <w:rPr>
              <w:sz w:val="22"/>
              <w:szCs w:val="22"/>
            </w:rPr>
          </w:rPrChange>
        </w:rPr>
        <w:t xml:space="preserve">). </w:t>
      </w:r>
      <w:r w:rsidRPr="0099569C">
        <w:rPr>
          <w:rStyle w:val="bibarticle"/>
          <w:sz w:val="22"/>
          <w:szCs w:val="22"/>
          <w:highlight w:val="green"/>
          <w:rPrChange w:id="679" w:author="AQ" w:date="2025-08-03T08:55:00Z">
            <w:rPr>
              <w:rStyle w:val="bibarticle"/>
              <w:sz w:val="22"/>
              <w:szCs w:val="22"/>
            </w:rPr>
          </w:rPrChange>
        </w:rPr>
        <w:t>Suffering a healthy life-on the existential dimension of health</w:t>
      </w:r>
      <w:r w:rsidRPr="0099569C">
        <w:rPr>
          <w:sz w:val="22"/>
          <w:szCs w:val="22"/>
          <w:highlight w:val="green"/>
          <w:rPrChange w:id="680" w:author="AQ" w:date="2025-08-03T08:55:00Z">
            <w:rPr>
              <w:sz w:val="22"/>
              <w:szCs w:val="22"/>
            </w:rPr>
          </w:rPrChange>
        </w:rPr>
        <w:t xml:space="preserve">. </w:t>
      </w:r>
      <w:r w:rsidRPr="0099569C">
        <w:rPr>
          <w:rStyle w:val="bibjournal"/>
          <w:sz w:val="22"/>
          <w:szCs w:val="22"/>
          <w:highlight w:val="green"/>
          <w:rPrChange w:id="681" w:author="AQ" w:date="2025-08-03T08:55:00Z">
            <w:rPr>
              <w:rStyle w:val="bibjournal"/>
              <w:sz w:val="22"/>
              <w:szCs w:val="22"/>
            </w:rPr>
          </w:rPrChange>
        </w:rPr>
        <w:t>Frontiers in Psychology</w:t>
      </w:r>
      <w:r w:rsidRPr="0099569C">
        <w:rPr>
          <w:sz w:val="22"/>
          <w:szCs w:val="22"/>
          <w:highlight w:val="green"/>
          <w:rPrChange w:id="682" w:author="AQ" w:date="2025-08-03T08:55:00Z">
            <w:rPr>
              <w:sz w:val="22"/>
              <w:szCs w:val="22"/>
            </w:rPr>
          </w:rPrChange>
        </w:rPr>
        <w:t xml:space="preserve">, </w:t>
      </w:r>
      <w:r w:rsidRPr="0099569C">
        <w:rPr>
          <w:rStyle w:val="bibvolume"/>
          <w:sz w:val="22"/>
          <w:szCs w:val="22"/>
          <w:highlight w:val="green"/>
          <w:rPrChange w:id="683" w:author="AQ" w:date="2025-08-03T08:55:00Z">
            <w:rPr>
              <w:rStyle w:val="bibvolume"/>
              <w:sz w:val="22"/>
              <w:szCs w:val="22"/>
            </w:rPr>
          </w:rPrChange>
        </w:rPr>
        <w:t>13</w:t>
      </w:r>
      <w:r w:rsidRPr="0099569C">
        <w:rPr>
          <w:sz w:val="22"/>
          <w:szCs w:val="22"/>
          <w:highlight w:val="green"/>
          <w:rPrChange w:id="684" w:author="AQ" w:date="2025-08-03T08:55:00Z">
            <w:rPr>
              <w:sz w:val="22"/>
              <w:szCs w:val="22"/>
            </w:rPr>
          </w:rPrChange>
        </w:rPr>
        <w:t xml:space="preserve">, </w:t>
      </w:r>
      <w:r w:rsidRPr="0099569C">
        <w:rPr>
          <w:rStyle w:val="bibfpage"/>
          <w:sz w:val="22"/>
          <w:szCs w:val="22"/>
          <w:highlight w:val="green"/>
          <w:rPrChange w:id="685" w:author="AQ" w:date="2025-08-03T08:55:00Z">
            <w:rPr>
              <w:rStyle w:val="bibfpage"/>
              <w:sz w:val="22"/>
              <w:szCs w:val="22"/>
            </w:rPr>
          </w:rPrChange>
        </w:rPr>
        <w:t>1</w:t>
      </w:r>
      <w:r w:rsidRPr="0099569C">
        <w:rPr>
          <w:sz w:val="22"/>
          <w:szCs w:val="22"/>
          <w:highlight w:val="green"/>
          <w:rPrChange w:id="686" w:author="AQ" w:date="2025-08-03T08:55:00Z">
            <w:rPr>
              <w:sz w:val="22"/>
              <w:szCs w:val="22"/>
            </w:rPr>
          </w:rPrChange>
        </w:rPr>
        <w:t>-</w:t>
      </w:r>
      <w:r w:rsidRPr="0099569C">
        <w:rPr>
          <w:rStyle w:val="biblpage"/>
          <w:sz w:val="22"/>
          <w:szCs w:val="22"/>
          <w:highlight w:val="green"/>
          <w:rPrChange w:id="687" w:author="AQ" w:date="2025-08-03T08:55:00Z">
            <w:rPr>
              <w:rStyle w:val="biblpage"/>
              <w:sz w:val="22"/>
              <w:szCs w:val="22"/>
            </w:rPr>
          </w:rPrChange>
        </w:rPr>
        <w:t>7</w:t>
      </w:r>
      <w:r w:rsidRPr="0099569C">
        <w:rPr>
          <w:sz w:val="22"/>
          <w:szCs w:val="22"/>
          <w:highlight w:val="green"/>
          <w:rPrChange w:id="688" w:author="AQ" w:date="2025-08-03T08:55:00Z">
            <w:rPr>
              <w:sz w:val="22"/>
              <w:szCs w:val="22"/>
            </w:rPr>
          </w:rPrChange>
        </w:rPr>
        <w:t xml:space="preserve">. </w:t>
      </w:r>
      <w:proofErr w:type="spellStart"/>
      <w:proofErr w:type="gramStart"/>
      <w:r w:rsidRPr="0099569C">
        <w:rPr>
          <w:rStyle w:val="bibdoi"/>
          <w:sz w:val="22"/>
          <w:szCs w:val="22"/>
          <w:highlight w:val="green"/>
          <w:rPrChange w:id="689" w:author="AQ" w:date="2025-08-03T08:55:00Z">
            <w:rPr>
              <w:rStyle w:val="bibdoi"/>
              <w:sz w:val="22"/>
              <w:szCs w:val="22"/>
            </w:rPr>
          </w:rPrChange>
        </w:rPr>
        <w:t>doi</w:t>
      </w:r>
      <w:proofErr w:type="spellEnd"/>
      <w:proofErr w:type="gramEnd"/>
      <w:r w:rsidRPr="0099569C">
        <w:rPr>
          <w:rStyle w:val="bibdoi"/>
          <w:sz w:val="22"/>
          <w:szCs w:val="22"/>
          <w:highlight w:val="green"/>
          <w:rPrChange w:id="690" w:author="AQ" w:date="2025-08-03T08:55:00Z">
            <w:rPr>
              <w:rStyle w:val="bibdoi"/>
              <w:sz w:val="22"/>
              <w:szCs w:val="22"/>
            </w:rPr>
          </w:rPrChange>
        </w:rPr>
        <w:t>: 10.3389/fpsyg.2022.803792</w:t>
      </w:r>
    </w:p>
    <w:p w14:paraId="6AB4EE88" w14:textId="77777777" w:rsidR="00BC4C64" w:rsidRPr="0099569C" w:rsidRDefault="00BC4C64" w:rsidP="00BC4C64">
      <w:pPr>
        <w:pStyle w:val="REF-U"/>
        <w:spacing w:line="480" w:lineRule="auto"/>
        <w:rPr>
          <w:sz w:val="22"/>
          <w:szCs w:val="22"/>
          <w:highlight w:val="green"/>
          <w:rPrChange w:id="691" w:author="AQ" w:date="2025-08-03T08:55:00Z">
            <w:rPr>
              <w:sz w:val="22"/>
              <w:szCs w:val="22"/>
            </w:rPr>
          </w:rPrChange>
        </w:rPr>
      </w:pPr>
      <w:proofErr w:type="spellStart"/>
      <w:r w:rsidRPr="0099569C">
        <w:rPr>
          <w:rStyle w:val="bibsurname"/>
          <w:sz w:val="22"/>
          <w:szCs w:val="22"/>
          <w:highlight w:val="green"/>
          <w:rPrChange w:id="692" w:author="AQ" w:date="2025-08-03T08:55:00Z">
            <w:rPr>
              <w:rStyle w:val="bibsurname"/>
              <w:sz w:val="22"/>
              <w:szCs w:val="22"/>
            </w:rPr>
          </w:rPrChange>
        </w:rPr>
        <w:t>Bohart</w:t>
      </w:r>
      <w:proofErr w:type="spellEnd"/>
      <w:r w:rsidRPr="0099569C">
        <w:rPr>
          <w:sz w:val="22"/>
          <w:szCs w:val="22"/>
          <w:highlight w:val="green"/>
          <w:rPrChange w:id="693" w:author="AQ" w:date="2025-08-03T08:55:00Z">
            <w:rPr>
              <w:sz w:val="22"/>
              <w:szCs w:val="22"/>
            </w:rPr>
          </w:rPrChange>
        </w:rPr>
        <w:t xml:space="preserve">, </w:t>
      </w:r>
      <w:r w:rsidRPr="0099569C">
        <w:rPr>
          <w:rStyle w:val="bibfname"/>
          <w:sz w:val="22"/>
          <w:szCs w:val="22"/>
          <w:highlight w:val="green"/>
          <w:rPrChange w:id="694" w:author="AQ" w:date="2025-08-03T08:55:00Z">
            <w:rPr>
              <w:rStyle w:val="bibfname"/>
              <w:sz w:val="22"/>
              <w:szCs w:val="22"/>
            </w:rPr>
          </w:rPrChange>
        </w:rPr>
        <w:t>A. C.</w:t>
      </w:r>
      <w:r w:rsidRPr="0099569C">
        <w:rPr>
          <w:sz w:val="22"/>
          <w:szCs w:val="22"/>
          <w:highlight w:val="green"/>
          <w:rPrChange w:id="695" w:author="AQ" w:date="2025-08-03T08:55:00Z">
            <w:rPr>
              <w:sz w:val="22"/>
              <w:szCs w:val="22"/>
            </w:rPr>
          </w:rPrChange>
        </w:rPr>
        <w:t xml:space="preserve"> (</w:t>
      </w:r>
      <w:r w:rsidRPr="0099569C">
        <w:rPr>
          <w:rStyle w:val="bibyear"/>
          <w:sz w:val="22"/>
          <w:szCs w:val="22"/>
          <w:highlight w:val="green"/>
          <w:rPrChange w:id="696" w:author="AQ" w:date="2025-08-03T08:55:00Z">
            <w:rPr>
              <w:rStyle w:val="bibyear"/>
              <w:sz w:val="22"/>
              <w:szCs w:val="22"/>
            </w:rPr>
          </w:rPrChange>
        </w:rPr>
        <w:t>1995</w:t>
      </w:r>
      <w:r w:rsidRPr="0099569C">
        <w:rPr>
          <w:sz w:val="22"/>
          <w:szCs w:val="22"/>
          <w:highlight w:val="green"/>
          <w:rPrChange w:id="697" w:author="AQ" w:date="2025-08-03T08:55:00Z">
            <w:rPr>
              <w:sz w:val="22"/>
              <w:szCs w:val="22"/>
            </w:rPr>
          </w:rPrChange>
        </w:rPr>
        <w:t xml:space="preserve">). </w:t>
      </w:r>
      <w:proofErr w:type="gramStart"/>
      <w:r w:rsidRPr="0099569C">
        <w:rPr>
          <w:rStyle w:val="bibchaptertitle"/>
          <w:highlight w:val="green"/>
          <w:rPrChange w:id="698" w:author="AQ" w:date="2025-08-03T08:55:00Z">
            <w:rPr>
              <w:rStyle w:val="bibchaptertitle"/>
            </w:rPr>
          </w:rPrChange>
        </w:rPr>
        <w:t>The person-centered psychotherapies</w:t>
      </w:r>
      <w:r w:rsidRPr="0099569C">
        <w:rPr>
          <w:highlight w:val="green"/>
          <w:rPrChange w:id="699" w:author="AQ" w:date="2025-08-03T08:55:00Z">
            <w:rPr/>
          </w:rPrChange>
        </w:rPr>
        <w:t>.</w:t>
      </w:r>
      <w:proofErr w:type="gramEnd"/>
      <w:r w:rsidRPr="0099569C">
        <w:rPr>
          <w:highlight w:val="green"/>
          <w:rPrChange w:id="700" w:author="AQ" w:date="2025-08-03T08:55:00Z">
            <w:rPr/>
          </w:rPrChange>
        </w:rPr>
        <w:t xml:space="preserve"> </w:t>
      </w:r>
      <w:proofErr w:type="gramStart"/>
      <w:r w:rsidRPr="0099569C">
        <w:rPr>
          <w:highlight w:val="green"/>
          <w:rPrChange w:id="701" w:author="AQ" w:date="2025-08-03T08:55:00Z">
            <w:rPr/>
          </w:rPrChange>
        </w:rPr>
        <w:t xml:space="preserve">In </w:t>
      </w:r>
      <w:r w:rsidRPr="0099569C">
        <w:rPr>
          <w:rStyle w:val="bibed-fname"/>
          <w:highlight w:val="green"/>
          <w:rPrChange w:id="702" w:author="AQ" w:date="2025-08-03T08:55:00Z">
            <w:rPr>
              <w:rStyle w:val="bibed-fname"/>
            </w:rPr>
          </w:rPrChange>
        </w:rPr>
        <w:t>A. S.</w:t>
      </w:r>
      <w:r w:rsidRPr="0099569C">
        <w:rPr>
          <w:highlight w:val="green"/>
          <w:rPrChange w:id="703" w:author="AQ" w:date="2025-08-03T08:55:00Z">
            <w:rPr/>
          </w:rPrChange>
        </w:rPr>
        <w:t xml:space="preserve"> </w:t>
      </w:r>
      <w:proofErr w:type="spellStart"/>
      <w:r w:rsidRPr="0099569C">
        <w:rPr>
          <w:rStyle w:val="bibed-surname"/>
          <w:highlight w:val="green"/>
          <w:rPrChange w:id="704" w:author="AQ" w:date="2025-08-03T08:55:00Z">
            <w:rPr>
              <w:rStyle w:val="bibed-surname"/>
            </w:rPr>
          </w:rPrChange>
        </w:rPr>
        <w:t>Gurman</w:t>
      </w:r>
      <w:proofErr w:type="spellEnd"/>
      <w:r w:rsidRPr="0099569C">
        <w:rPr>
          <w:highlight w:val="green"/>
          <w:rPrChange w:id="705" w:author="AQ" w:date="2025-08-03T08:55:00Z">
            <w:rPr/>
          </w:rPrChange>
        </w:rPr>
        <w:t xml:space="preserve"> &amp; </w:t>
      </w:r>
      <w:r w:rsidRPr="0099569C">
        <w:rPr>
          <w:rStyle w:val="bibed-fname"/>
          <w:highlight w:val="green"/>
          <w:rPrChange w:id="706" w:author="AQ" w:date="2025-08-03T08:55:00Z">
            <w:rPr>
              <w:rStyle w:val="bibed-fname"/>
            </w:rPr>
          </w:rPrChange>
        </w:rPr>
        <w:t>S. B.</w:t>
      </w:r>
      <w:r w:rsidRPr="0099569C">
        <w:rPr>
          <w:highlight w:val="green"/>
          <w:rPrChange w:id="707" w:author="AQ" w:date="2025-08-03T08:55:00Z">
            <w:rPr/>
          </w:rPrChange>
        </w:rPr>
        <w:t xml:space="preserve"> </w:t>
      </w:r>
      <w:r w:rsidRPr="0099569C">
        <w:rPr>
          <w:rStyle w:val="bibed-surname"/>
          <w:highlight w:val="green"/>
          <w:rPrChange w:id="708" w:author="AQ" w:date="2025-08-03T08:55:00Z">
            <w:rPr>
              <w:rStyle w:val="bibed-surname"/>
            </w:rPr>
          </w:rPrChange>
        </w:rPr>
        <w:t>Messer</w:t>
      </w:r>
      <w:r w:rsidRPr="0099569C">
        <w:rPr>
          <w:highlight w:val="green"/>
          <w:rPrChange w:id="709" w:author="AQ" w:date="2025-08-03T08:55:00Z">
            <w:rPr/>
          </w:rPrChange>
        </w:rPr>
        <w:t xml:space="preserve"> (Eds.), </w:t>
      </w:r>
      <w:r w:rsidRPr="0099569C">
        <w:rPr>
          <w:rStyle w:val="bibbook"/>
          <w:sz w:val="22"/>
          <w:szCs w:val="22"/>
          <w:highlight w:val="green"/>
          <w:rPrChange w:id="710" w:author="AQ" w:date="2025-08-03T08:55:00Z">
            <w:rPr>
              <w:rStyle w:val="bibbook"/>
              <w:sz w:val="22"/>
              <w:szCs w:val="22"/>
            </w:rPr>
          </w:rPrChange>
        </w:rPr>
        <w:t>Essential psychotherapies</w:t>
      </w:r>
      <w:r w:rsidRPr="0099569C">
        <w:rPr>
          <w:sz w:val="22"/>
          <w:szCs w:val="22"/>
          <w:highlight w:val="green"/>
          <w:rPrChange w:id="711" w:author="AQ" w:date="2025-08-03T08:55:00Z">
            <w:rPr>
              <w:sz w:val="22"/>
              <w:szCs w:val="22"/>
            </w:rPr>
          </w:rPrChange>
        </w:rPr>
        <w:t xml:space="preserve"> (pp. </w:t>
      </w:r>
      <w:r w:rsidRPr="0099569C">
        <w:rPr>
          <w:rStyle w:val="bibfpage"/>
          <w:sz w:val="22"/>
          <w:szCs w:val="22"/>
          <w:highlight w:val="green"/>
          <w:rPrChange w:id="712" w:author="AQ" w:date="2025-08-03T08:55:00Z">
            <w:rPr>
              <w:rStyle w:val="bibfpage"/>
              <w:sz w:val="22"/>
              <w:szCs w:val="22"/>
            </w:rPr>
          </w:rPrChange>
        </w:rPr>
        <w:t>85</w:t>
      </w:r>
      <w:r w:rsidRPr="0099569C">
        <w:rPr>
          <w:sz w:val="22"/>
          <w:szCs w:val="22"/>
          <w:highlight w:val="green"/>
          <w:rPrChange w:id="713" w:author="AQ" w:date="2025-08-03T08:55:00Z">
            <w:rPr>
              <w:sz w:val="22"/>
              <w:szCs w:val="22"/>
            </w:rPr>
          </w:rPrChange>
        </w:rPr>
        <w:t>–</w:t>
      </w:r>
      <w:r w:rsidRPr="0099569C">
        <w:rPr>
          <w:rStyle w:val="biblpage"/>
          <w:sz w:val="22"/>
          <w:szCs w:val="22"/>
          <w:highlight w:val="green"/>
          <w:rPrChange w:id="714" w:author="AQ" w:date="2025-08-03T08:55:00Z">
            <w:rPr>
              <w:rStyle w:val="biblpage"/>
              <w:sz w:val="22"/>
              <w:szCs w:val="22"/>
            </w:rPr>
          </w:rPrChange>
        </w:rPr>
        <w:t>127</w:t>
      </w:r>
      <w:r w:rsidRPr="0099569C">
        <w:rPr>
          <w:sz w:val="22"/>
          <w:szCs w:val="22"/>
          <w:highlight w:val="green"/>
          <w:rPrChange w:id="715" w:author="AQ" w:date="2025-08-03T08:55:00Z">
            <w:rPr>
              <w:sz w:val="22"/>
              <w:szCs w:val="22"/>
            </w:rPr>
          </w:rPrChange>
        </w:rPr>
        <w:t>).</w:t>
      </w:r>
      <w:proofErr w:type="gramEnd"/>
      <w:r w:rsidRPr="0099569C">
        <w:rPr>
          <w:sz w:val="22"/>
          <w:szCs w:val="22"/>
          <w:highlight w:val="green"/>
          <w:rPrChange w:id="716" w:author="AQ" w:date="2025-08-03T08:55:00Z">
            <w:rPr>
              <w:sz w:val="22"/>
              <w:szCs w:val="22"/>
            </w:rPr>
          </w:rPrChange>
        </w:rPr>
        <w:t xml:space="preserve"> </w:t>
      </w:r>
      <w:r w:rsidRPr="0099569C">
        <w:rPr>
          <w:rStyle w:val="biblocation"/>
          <w:sz w:val="22"/>
          <w:szCs w:val="22"/>
          <w:highlight w:val="green"/>
          <w:rPrChange w:id="717" w:author="AQ" w:date="2025-08-03T08:55:00Z">
            <w:rPr>
              <w:rStyle w:val="biblocation"/>
              <w:sz w:val="22"/>
              <w:szCs w:val="22"/>
            </w:rPr>
          </w:rPrChange>
        </w:rPr>
        <w:t>New York, NY</w:t>
      </w:r>
      <w:r w:rsidRPr="0099569C">
        <w:rPr>
          <w:sz w:val="22"/>
          <w:szCs w:val="22"/>
          <w:highlight w:val="green"/>
          <w:rPrChange w:id="718" w:author="AQ" w:date="2025-08-03T08:55:00Z">
            <w:rPr>
              <w:sz w:val="22"/>
              <w:szCs w:val="22"/>
            </w:rPr>
          </w:rPrChange>
        </w:rPr>
        <w:t xml:space="preserve">: </w:t>
      </w:r>
      <w:r w:rsidRPr="0099569C">
        <w:rPr>
          <w:rStyle w:val="bibpublisher"/>
          <w:sz w:val="22"/>
          <w:szCs w:val="22"/>
          <w:highlight w:val="green"/>
          <w:rPrChange w:id="719" w:author="AQ" w:date="2025-08-03T08:55:00Z">
            <w:rPr>
              <w:rStyle w:val="bibpublisher"/>
              <w:sz w:val="22"/>
              <w:szCs w:val="22"/>
            </w:rPr>
          </w:rPrChange>
        </w:rPr>
        <w:t>Guilford Press</w:t>
      </w:r>
      <w:r w:rsidRPr="0099569C">
        <w:rPr>
          <w:sz w:val="22"/>
          <w:szCs w:val="22"/>
          <w:highlight w:val="green"/>
          <w:rPrChange w:id="720" w:author="AQ" w:date="2025-08-03T08:55:00Z">
            <w:rPr>
              <w:sz w:val="22"/>
              <w:szCs w:val="22"/>
            </w:rPr>
          </w:rPrChange>
        </w:rPr>
        <w:t>.</w:t>
      </w:r>
    </w:p>
    <w:p w14:paraId="3A2FC5A0" w14:textId="77777777" w:rsidR="00BC4C64" w:rsidRPr="0099569C" w:rsidRDefault="00BC4C64" w:rsidP="00BC4C64">
      <w:pPr>
        <w:pStyle w:val="REF-U"/>
        <w:spacing w:line="480" w:lineRule="auto"/>
        <w:rPr>
          <w:sz w:val="22"/>
          <w:szCs w:val="22"/>
          <w:highlight w:val="green"/>
          <w:rPrChange w:id="721" w:author="AQ" w:date="2025-08-03T08:55:00Z">
            <w:rPr>
              <w:sz w:val="22"/>
              <w:szCs w:val="22"/>
            </w:rPr>
          </w:rPrChange>
        </w:rPr>
      </w:pPr>
      <w:proofErr w:type="spellStart"/>
      <w:proofErr w:type="gramStart"/>
      <w:r w:rsidRPr="0099569C">
        <w:rPr>
          <w:rStyle w:val="bibsurname"/>
          <w:sz w:val="22"/>
          <w:szCs w:val="22"/>
          <w:highlight w:val="green"/>
          <w:rPrChange w:id="722" w:author="AQ" w:date="2025-08-03T08:55:00Z">
            <w:rPr>
              <w:rStyle w:val="bibsurname"/>
              <w:sz w:val="22"/>
              <w:szCs w:val="22"/>
            </w:rPr>
          </w:rPrChange>
        </w:rPr>
        <w:t>Bohart</w:t>
      </w:r>
      <w:proofErr w:type="spellEnd"/>
      <w:r w:rsidRPr="0099569C">
        <w:rPr>
          <w:sz w:val="22"/>
          <w:szCs w:val="22"/>
          <w:highlight w:val="green"/>
          <w:rPrChange w:id="723" w:author="AQ" w:date="2025-08-03T08:55:00Z">
            <w:rPr>
              <w:sz w:val="22"/>
              <w:szCs w:val="22"/>
            </w:rPr>
          </w:rPrChange>
        </w:rPr>
        <w:t xml:space="preserve">, </w:t>
      </w:r>
      <w:r w:rsidRPr="0099569C">
        <w:rPr>
          <w:rStyle w:val="bibfname"/>
          <w:sz w:val="22"/>
          <w:szCs w:val="22"/>
          <w:highlight w:val="green"/>
          <w:rPrChange w:id="724" w:author="AQ" w:date="2025-08-03T08:55:00Z">
            <w:rPr>
              <w:rStyle w:val="bibfname"/>
              <w:sz w:val="22"/>
              <w:szCs w:val="22"/>
            </w:rPr>
          </w:rPrChange>
        </w:rPr>
        <w:t>A. C.</w:t>
      </w:r>
      <w:r w:rsidRPr="0099569C">
        <w:rPr>
          <w:sz w:val="22"/>
          <w:szCs w:val="22"/>
          <w:highlight w:val="green"/>
          <w:rPrChange w:id="725" w:author="AQ" w:date="2025-08-03T08:55:00Z">
            <w:rPr>
              <w:sz w:val="22"/>
              <w:szCs w:val="22"/>
            </w:rPr>
          </w:rPrChange>
        </w:rPr>
        <w:t xml:space="preserve">, &amp; </w:t>
      </w:r>
      <w:r w:rsidRPr="0099569C">
        <w:rPr>
          <w:rStyle w:val="bibsurname"/>
          <w:sz w:val="22"/>
          <w:szCs w:val="22"/>
          <w:highlight w:val="green"/>
          <w:rPrChange w:id="726" w:author="AQ" w:date="2025-08-03T08:55:00Z">
            <w:rPr>
              <w:rStyle w:val="bibsurname"/>
              <w:sz w:val="22"/>
              <w:szCs w:val="22"/>
            </w:rPr>
          </w:rPrChange>
        </w:rPr>
        <w:t>Watson</w:t>
      </w:r>
      <w:r w:rsidRPr="0099569C">
        <w:rPr>
          <w:sz w:val="22"/>
          <w:szCs w:val="22"/>
          <w:highlight w:val="green"/>
          <w:rPrChange w:id="727" w:author="AQ" w:date="2025-08-03T08:55:00Z">
            <w:rPr>
              <w:sz w:val="22"/>
              <w:szCs w:val="22"/>
            </w:rPr>
          </w:rPrChange>
        </w:rPr>
        <w:t xml:space="preserve">, </w:t>
      </w:r>
      <w:r w:rsidRPr="0099569C">
        <w:rPr>
          <w:rStyle w:val="bibfname"/>
          <w:sz w:val="22"/>
          <w:szCs w:val="22"/>
          <w:highlight w:val="green"/>
          <w:rPrChange w:id="728" w:author="AQ" w:date="2025-08-03T08:55:00Z">
            <w:rPr>
              <w:rStyle w:val="bibfname"/>
              <w:sz w:val="22"/>
              <w:szCs w:val="22"/>
            </w:rPr>
          </w:rPrChange>
        </w:rPr>
        <w:t>J. C.</w:t>
      </w:r>
      <w:r w:rsidRPr="0099569C">
        <w:rPr>
          <w:sz w:val="22"/>
          <w:szCs w:val="22"/>
          <w:highlight w:val="green"/>
          <w:rPrChange w:id="729" w:author="AQ" w:date="2025-08-03T08:55:00Z">
            <w:rPr>
              <w:sz w:val="22"/>
              <w:szCs w:val="22"/>
            </w:rPr>
          </w:rPrChange>
        </w:rPr>
        <w:t xml:space="preserve"> (</w:t>
      </w:r>
      <w:r w:rsidRPr="0099569C">
        <w:rPr>
          <w:rStyle w:val="bibyear"/>
          <w:sz w:val="22"/>
          <w:szCs w:val="22"/>
          <w:highlight w:val="green"/>
          <w:rPrChange w:id="730" w:author="AQ" w:date="2025-08-03T08:55:00Z">
            <w:rPr>
              <w:rStyle w:val="bibyear"/>
              <w:sz w:val="22"/>
              <w:szCs w:val="22"/>
            </w:rPr>
          </w:rPrChange>
        </w:rPr>
        <w:t>2011</w:t>
      </w:r>
      <w:r w:rsidRPr="0099569C">
        <w:rPr>
          <w:sz w:val="22"/>
          <w:szCs w:val="22"/>
          <w:highlight w:val="green"/>
          <w:rPrChange w:id="731" w:author="AQ" w:date="2025-08-03T08:55:00Z">
            <w:rPr>
              <w:sz w:val="22"/>
              <w:szCs w:val="22"/>
            </w:rPr>
          </w:rPrChange>
        </w:rPr>
        <w:t>).</w:t>
      </w:r>
      <w:proofErr w:type="gramEnd"/>
      <w:r w:rsidRPr="0099569C">
        <w:rPr>
          <w:sz w:val="22"/>
          <w:szCs w:val="22"/>
          <w:highlight w:val="green"/>
          <w:rPrChange w:id="732" w:author="AQ" w:date="2025-08-03T08:55:00Z">
            <w:rPr>
              <w:sz w:val="22"/>
              <w:szCs w:val="22"/>
            </w:rPr>
          </w:rPrChange>
        </w:rPr>
        <w:t xml:space="preserve"> </w:t>
      </w:r>
      <w:proofErr w:type="gramStart"/>
      <w:r w:rsidRPr="0099569C">
        <w:rPr>
          <w:rStyle w:val="bibchaptertitle"/>
          <w:highlight w:val="green"/>
          <w:rPrChange w:id="733" w:author="AQ" w:date="2025-08-03T08:55:00Z">
            <w:rPr>
              <w:rStyle w:val="bibchaptertitle"/>
            </w:rPr>
          </w:rPrChange>
        </w:rPr>
        <w:t>Person-centered psychotherapy and related experiential approaches</w:t>
      </w:r>
      <w:r w:rsidRPr="0099569C">
        <w:rPr>
          <w:sz w:val="22"/>
          <w:szCs w:val="22"/>
          <w:highlight w:val="green"/>
          <w:rPrChange w:id="734" w:author="AQ" w:date="2025-08-03T08:55:00Z">
            <w:rPr>
              <w:sz w:val="22"/>
              <w:szCs w:val="22"/>
            </w:rPr>
          </w:rPrChange>
        </w:rPr>
        <w:t>.</w:t>
      </w:r>
      <w:proofErr w:type="gramEnd"/>
      <w:r w:rsidRPr="0099569C">
        <w:rPr>
          <w:sz w:val="22"/>
          <w:szCs w:val="22"/>
          <w:highlight w:val="green"/>
          <w:rPrChange w:id="735" w:author="AQ" w:date="2025-08-03T08:55:00Z">
            <w:rPr>
              <w:sz w:val="22"/>
              <w:szCs w:val="22"/>
            </w:rPr>
          </w:rPrChange>
        </w:rPr>
        <w:t xml:space="preserve"> </w:t>
      </w:r>
      <w:r w:rsidRPr="0099569C">
        <w:rPr>
          <w:highlight w:val="green"/>
          <w:rPrChange w:id="736" w:author="AQ" w:date="2025-08-03T08:55:00Z">
            <w:rPr/>
          </w:rPrChange>
        </w:rPr>
        <w:t xml:space="preserve">In </w:t>
      </w:r>
      <w:r w:rsidRPr="0099569C">
        <w:rPr>
          <w:rStyle w:val="bibed-fname"/>
          <w:highlight w:val="green"/>
          <w:rPrChange w:id="737" w:author="AQ" w:date="2025-08-03T08:55:00Z">
            <w:rPr>
              <w:rStyle w:val="bibed-fname"/>
            </w:rPr>
          </w:rPrChange>
        </w:rPr>
        <w:t>S. B.</w:t>
      </w:r>
      <w:r w:rsidRPr="0099569C">
        <w:rPr>
          <w:highlight w:val="green"/>
          <w:rPrChange w:id="738" w:author="AQ" w:date="2025-08-03T08:55:00Z">
            <w:rPr/>
          </w:rPrChange>
        </w:rPr>
        <w:t xml:space="preserve"> </w:t>
      </w:r>
      <w:r w:rsidRPr="0099569C">
        <w:rPr>
          <w:rStyle w:val="bibed-surname"/>
          <w:highlight w:val="green"/>
          <w:rPrChange w:id="739" w:author="AQ" w:date="2025-08-03T08:55:00Z">
            <w:rPr>
              <w:rStyle w:val="bibed-surname"/>
            </w:rPr>
          </w:rPrChange>
        </w:rPr>
        <w:t>Messer</w:t>
      </w:r>
      <w:r w:rsidRPr="0099569C">
        <w:rPr>
          <w:highlight w:val="green"/>
          <w:rPrChange w:id="740" w:author="AQ" w:date="2025-08-03T08:55:00Z">
            <w:rPr/>
          </w:rPrChange>
        </w:rPr>
        <w:t xml:space="preserve"> &amp; </w:t>
      </w:r>
      <w:r w:rsidRPr="0099569C">
        <w:rPr>
          <w:rStyle w:val="bibed-fname"/>
          <w:highlight w:val="green"/>
          <w:rPrChange w:id="741" w:author="AQ" w:date="2025-08-03T08:55:00Z">
            <w:rPr>
              <w:rStyle w:val="bibed-fname"/>
            </w:rPr>
          </w:rPrChange>
        </w:rPr>
        <w:t>A. S.</w:t>
      </w:r>
      <w:r w:rsidRPr="0099569C">
        <w:rPr>
          <w:highlight w:val="green"/>
          <w:rPrChange w:id="742" w:author="AQ" w:date="2025-08-03T08:55:00Z">
            <w:rPr/>
          </w:rPrChange>
        </w:rPr>
        <w:t xml:space="preserve"> </w:t>
      </w:r>
      <w:proofErr w:type="spellStart"/>
      <w:r w:rsidRPr="0099569C">
        <w:rPr>
          <w:rStyle w:val="bibed-surname"/>
          <w:highlight w:val="green"/>
          <w:rPrChange w:id="743" w:author="AQ" w:date="2025-08-03T08:55:00Z">
            <w:rPr>
              <w:rStyle w:val="bibed-surname"/>
            </w:rPr>
          </w:rPrChange>
        </w:rPr>
        <w:t>Gurman</w:t>
      </w:r>
      <w:proofErr w:type="spellEnd"/>
      <w:r w:rsidRPr="0099569C">
        <w:rPr>
          <w:highlight w:val="green"/>
          <w:rPrChange w:id="744" w:author="AQ" w:date="2025-08-03T08:55:00Z">
            <w:rPr/>
          </w:rPrChange>
        </w:rPr>
        <w:t xml:space="preserve"> (Eds.), </w:t>
      </w:r>
      <w:r w:rsidRPr="0099569C">
        <w:rPr>
          <w:rStyle w:val="bibbook"/>
          <w:sz w:val="22"/>
          <w:szCs w:val="22"/>
          <w:highlight w:val="green"/>
          <w:rPrChange w:id="745" w:author="AQ" w:date="2025-08-03T08:55:00Z">
            <w:rPr>
              <w:rStyle w:val="bibbook"/>
              <w:sz w:val="22"/>
              <w:szCs w:val="22"/>
            </w:rPr>
          </w:rPrChange>
        </w:rPr>
        <w:t>Essential psychotherapies: Theory and practice</w:t>
      </w:r>
      <w:r w:rsidRPr="0099569C">
        <w:rPr>
          <w:sz w:val="22"/>
          <w:szCs w:val="22"/>
          <w:highlight w:val="green"/>
          <w:rPrChange w:id="746" w:author="AQ" w:date="2025-08-03T08:55:00Z">
            <w:rPr>
              <w:sz w:val="22"/>
              <w:szCs w:val="22"/>
            </w:rPr>
          </w:rPrChange>
        </w:rPr>
        <w:t xml:space="preserve"> (</w:t>
      </w:r>
      <w:r w:rsidRPr="0099569C">
        <w:rPr>
          <w:rStyle w:val="bibeditionno"/>
          <w:sz w:val="22"/>
          <w:szCs w:val="22"/>
          <w:highlight w:val="green"/>
          <w:rPrChange w:id="747" w:author="AQ" w:date="2025-08-03T08:55:00Z">
            <w:rPr>
              <w:rStyle w:val="bibeditionno"/>
              <w:sz w:val="22"/>
              <w:szCs w:val="22"/>
            </w:rPr>
          </w:rPrChange>
        </w:rPr>
        <w:t>3rd ed.</w:t>
      </w:r>
      <w:r w:rsidRPr="0099569C">
        <w:rPr>
          <w:sz w:val="22"/>
          <w:szCs w:val="22"/>
          <w:highlight w:val="green"/>
          <w:rPrChange w:id="748" w:author="AQ" w:date="2025-08-03T08:55:00Z">
            <w:rPr>
              <w:sz w:val="22"/>
              <w:szCs w:val="22"/>
            </w:rPr>
          </w:rPrChange>
        </w:rPr>
        <w:t xml:space="preserve">, pp. </w:t>
      </w:r>
      <w:r w:rsidRPr="0099569C">
        <w:rPr>
          <w:rStyle w:val="bibfpage"/>
          <w:sz w:val="22"/>
          <w:szCs w:val="22"/>
          <w:highlight w:val="green"/>
          <w:rPrChange w:id="749" w:author="AQ" w:date="2025-08-03T08:55:00Z">
            <w:rPr>
              <w:rStyle w:val="bibfpage"/>
              <w:sz w:val="22"/>
              <w:szCs w:val="22"/>
            </w:rPr>
          </w:rPrChange>
        </w:rPr>
        <w:t>223</w:t>
      </w:r>
      <w:r w:rsidRPr="0099569C">
        <w:rPr>
          <w:sz w:val="22"/>
          <w:szCs w:val="22"/>
          <w:highlight w:val="green"/>
          <w:rPrChange w:id="750" w:author="AQ" w:date="2025-08-03T08:55:00Z">
            <w:rPr>
              <w:sz w:val="22"/>
              <w:szCs w:val="22"/>
            </w:rPr>
          </w:rPrChange>
        </w:rPr>
        <w:t>–</w:t>
      </w:r>
      <w:r w:rsidRPr="0099569C">
        <w:rPr>
          <w:rStyle w:val="biblpage"/>
          <w:sz w:val="22"/>
          <w:szCs w:val="22"/>
          <w:highlight w:val="green"/>
          <w:rPrChange w:id="751" w:author="AQ" w:date="2025-08-03T08:55:00Z">
            <w:rPr>
              <w:rStyle w:val="biblpage"/>
              <w:sz w:val="22"/>
              <w:szCs w:val="22"/>
            </w:rPr>
          </w:rPrChange>
        </w:rPr>
        <w:t>260</w:t>
      </w:r>
      <w:r w:rsidRPr="0099569C">
        <w:rPr>
          <w:sz w:val="22"/>
          <w:szCs w:val="22"/>
          <w:highlight w:val="green"/>
          <w:rPrChange w:id="752" w:author="AQ" w:date="2025-08-03T08:55:00Z">
            <w:rPr>
              <w:sz w:val="22"/>
              <w:szCs w:val="22"/>
            </w:rPr>
          </w:rPrChange>
        </w:rPr>
        <w:t xml:space="preserve">). </w:t>
      </w:r>
      <w:r w:rsidRPr="0099569C">
        <w:rPr>
          <w:rStyle w:val="biblocation"/>
          <w:sz w:val="22"/>
          <w:szCs w:val="22"/>
          <w:highlight w:val="green"/>
          <w:rPrChange w:id="753" w:author="AQ" w:date="2025-08-03T08:55:00Z">
            <w:rPr>
              <w:rStyle w:val="biblocation"/>
              <w:sz w:val="22"/>
              <w:szCs w:val="22"/>
            </w:rPr>
          </w:rPrChange>
        </w:rPr>
        <w:t>New York, NY</w:t>
      </w:r>
      <w:r w:rsidRPr="0099569C">
        <w:rPr>
          <w:sz w:val="22"/>
          <w:szCs w:val="22"/>
          <w:highlight w:val="green"/>
          <w:rPrChange w:id="754" w:author="AQ" w:date="2025-08-03T08:55:00Z">
            <w:rPr>
              <w:sz w:val="22"/>
              <w:szCs w:val="22"/>
            </w:rPr>
          </w:rPrChange>
        </w:rPr>
        <w:t xml:space="preserve">: </w:t>
      </w:r>
      <w:r w:rsidRPr="0099569C">
        <w:rPr>
          <w:rStyle w:val="bibpublisher"/>
          <w:sz w:val="22"/>
          <w:szCs w:val="22"/>
          <w:highlight w:val="green"/>
          <w:rPrChange w:id="755" w:author="AQ" w:date="2025-08-03T08:55:00Z">
            <w:rPr>
              <w:rStyle w:val="bibpublisher"/>
              <w:sz w:val="22"/>
              <w:szCs w:val="22"/>
            </w:rPr>
          </w:rPrChange>
        </w:rPr>
        <w:t>Guilford Press</w:t>
      </w:r>
      <w:r w:rsidRPr="0099569C">
        <w:rPr>
          <w:sz w:val="22"/>
          <w:szCs w:val="22"/>
          <w:highlight w:val="green"/>
          <w:rPrChange w:id="756" w:author="AQ" w:date="2025-08-03T08:55:00Z">
            <w:rPr>
              <w:sz w:val="22"/>
              <w:szCs w:val="22"/>
            </w:rPr>
          </w:rPrChange>
        </w:rPr>
        <w:t>.</w:t>
      </w:r>
    </w:p>
    <w:p w14:paraId="55BD6C62" w14:textId="77777777" w:rsidR="00BC4C64" w:rsidRPr="0099569C" w:rsidRDefault="00BC4C64" w:rsidP="00BC4C64">
      <w:pPr>
        <w:pStyle w:val="REF-U"/>
        <w:spacing w:line="480" w:lineRule="auto"/>
        <w:rPr>
          <w:sz w:val="22"/>
          <w:szCs w:val="22"/>
          <w:highlight w:val="green"/>
          <w:rPrChange w:id="757" w:author="AQ" w:date="2025-08-03T08:55:00Z">
            <w:rPr>
              <w:sz w:val="22"/>
              <w:szCs w:val="22"/>
            </w:rPr>
          </w:rPrChange>
        </w:rPr>
      </w:pPr>
      <w:r w:rsidRPr="0099569C">
        <w:rPr>
          <w:rStyle w:val="bibsurname"/>
          <w:sz w:val="22"/>
          <w:szCs w:val="22"/>
          <w:highlight w:val="green"/>
          <w:rPrChange w:id="758" w:author="AQ" w:date="2025-08-03T08:55:00Z">
            <w:rPr>
              <w:rStyle w:val="bibsurname"/>
              <w:sz w:val="22"/>
              <w:szCs w:val="22"/>
            </w:rPr>
          </w:rPrChange>
        </w:rPr>
        <w:t>Brownell</w:t>
      </w:r>
      <w:r w:rsidRPr="0099569C">
        <w:rPr>
          <w:sz w:val="22"/>
          <w:szCs w:val="22"/>
          <w:highlight w:val="green"/>
          <w:rPrChange w:id="759" w:author="AQ" w:date="2025-08-03T08:55:00Z">
            <w:rPr>
              <w:sz w:val="22"/>
              <w:szCs w:val="22"/>
            </w:rPr>
          </w:rPrChange>
        </w:rPr>
        <w:t xml:space="preserve">, </w:t>
      </w:r>
      <w:r w:rsidRPr="0099569C">
        <w:rPr>
          <w:rStyle w:val="bibfname"/>
          <w:sz w:val="22"/>
          <w:szCs w:val="22"/>
          <w:highlight w:val="green"/>
          <w:rPrChange w:id="760" w:author="AQ" w:date="2025-08-03T08:55:00Z">
            <w:rPr>
              <w:rStyle w:val="bibfname"/>
              <w:sz w:val="22"/>
              <w:szCs w:val="22"/>
            </w:rPr>
          </w:rPrChange>
        </w:rPr>
        <w:t>P.</w:t>
      </w:r>
      <w:r w:rsidRPr="0099569C">
        <w:rPr>
          <w:sz w:val="22"/>
          <w:szCs w:val="22"/>
          <w:highlight w:val="green"/>
          <w:rPrChange w:id="761" w:author="AQ" w:date="2025-08-03T08:55:00Z">
            <w:rPr>
              <w:sz w:val="22"/>
              <w:szCs w:val="22"/>
            </w:rPr>
          </w:rPrChange>
        </w:rPr>
        <w:t xml:space="preserve"> (</w:t>
      </w:r>
      <w:r w:rsidRPr="0099569C">
        <w:rPr>
          <w:rStyle w:val="bibyear"/>
          <w:sz w:val="22"/>
          <w:szCs w:val="22"/>
          <w:highlight w:val="green"/>
          <w:rPrChange w:id="762" w:author="AQ" w:date="2025-08-03T08:55:00Z">
            <w:rPr>
              <w:rStyle w:val="bibyear"/>
              <w:sz w:val="22"/>
              <w:szCs w:val="22"/>
            </w:rPr>
          </w:rPrChange>
        </w:rPr>
        <w:t>2008</w:t>
      </w:r>
      <w:r w:rsidRPr="0099569C">
        <w:rPr>
          <w:sz w:val="22"/>
          <w:szCs w:val="22"/>
          <w:highlight w:val="green"/>
          <w:rPrChange w:id="763" w:author="AQ" w:date="2025-08-03T08:55:00Z">
            <w:rPr>
              <w:sz w:val="22"/>
              <w:szCs w:val="22"/>
            </w:rPr>
          </w:rPrChange>
        </w:rPr>
        <w:t xml:space="preserve">). </w:t>
      </w:r>
      <w:proofErr w:type="gramStart"/>
      <w:r w:rsidRPr="0099569C">
        <w:rPr>
          <w:rStyle w:val="bibbook"/>
          <w:highlight w:val="green"/>
          <w:rPrChange w:id="764" w:author="AQ" w:date="2025-08-03T08:55:00Z">
            <w:rPr>
              <w:rStyle w:val="bibbook"/>
            </w:rPr>
          </w:rPrChange>
        </w:rPr>
        <w:t>Handbook for theory, research and practice in gestalt therapy</w:t>
      </w:r>
      <w:r w:rsidRPr="0099569C">
        <w:rPr>
          <w:sz w:val="22"/>
          <w:szCs w:val="22"/>
          <w:highlight w:val="green"/>
          <w:rPrChange w:id="765" w:author="AQ" w:date="2025-08-03T08:55:00Z">
            <w:rPr>
              <w:sz w:val="22"/>
              <w:szCs w:val="22"/>
            </w:rPr>
          </w:rPrChange>
        </w:rPr>
        <w:t>.</w:t>
      </w:r>
      <w:proofErr w:type="gramEnd"/>
      <w:r w:rsidRPr="0099569C">
        <w:rPr>
          <w:sz w:val="22"/>
          <w:szCs w:val="22"/>
          <w:highlight w:val="green"/>
          <w:rPrChange w:id="766" w:author="AQ" w:date="2025-08-03T08:55:00Z">
            <w:rPr>
              <w:sz w:val="22"/>
              <w:szCs w:val="22"/>
            </w:rPr>
          </w:rPrChange>
        </w:rPr>
        <w:t xml:space="preserve"> </w:t>
      </w:r>
      <w:r w:rsidRPr="0099569C">
        <w:rPr>
          <w:rStyle w:val="biblocation"/>
          <w:highlight w:val="green"/>
          <w:rPrChange w:id="767" w:author="AQ" w:date="2025-08-03T08:55:00Z">
            <w:rPr>
              <w:rStyle w:val="biblocation"/>
            </w:rPr>
          </w:rPrChange>
        </w:rPr>
        <w:t>Newcastle, UK</w:t>
      </w:r>
      <w:r w:rsidRPr="0099569C">
        <w:rPr>
          <w:sz w:val="22"/>
          <w:szCs w:val="22"/>
          <w:highlight w:val="green"/>
          <w:rPrChange w:id="768" w:author="AQ" w:date="2025-08-03T08:55:00Z">
            <w:rPr>
              <w:sz w:val="22"/>
              <w:szCs w:val="22"/>
            </w:rPr>
          </w:rPrChange>
        </w:rPr>
        <w:t xml:space="preserve">: </w:t>
      </w:r>
      <w:r w:rsidRPr="0099569C">
        <w:rPr>
          <w:rStyle w:val="bibpublisher"/>
          <w:highlight w:val="green"/>
          <w:rPrChange w:id="769" w:author="AQ" w:date="2025-08-03T08:55:00Z">
            <w:rPr>
              <w:rStyle w:val="bibpublisher"/>
            </w:rPr>
          </w:rPrChange>
        </w:rPr>
        <w:t>Cambridge Scholar Publishing</w:t>
      </w:r>
      <w:r w:rsidRPr="0099569C">
        <w:rPr>
          <w:sz w:val="22"/>
          <w:szCs w:val="22"/>
          <w:highlight w:val="green"/>
          <w:rPrChange w:id="770" w:author="AQ" w:date="2025-08-03T08:55:00Z">
            <w:rPr>
              <w:sz w:val="22"/>
              <w:szCs w:val="22"/>
            </w:rPr>
          </w:rPrChange>
        </w:rPr>
        <w:t>.</w:t>
      </w:r>
    </w:p>
    <w:p w14:paraId="5EF3BC99" w14:textId="77777777" w:rsidR="00BC4C64" w:rsidRPr="0099569C" w:rsidRDefault="00BC4C64" w:rsidP="00BC4C64">
      <w:pPr>
        <w:pStyle w:val="REF-U"/>
        <w:spacing w:line="480" w:lineRule="auto"/>
        <w:rPr>
          <w:sz w:val="22"/>
          <w:szCs w:val="22"/>
          <w:highlight w:val="green"/>
          <w:rPrChange w:id="771" w:author="AQ" w:date="2025-08-03T08:55:00Z">
            <w:rPr>
              <w:sz w:val="22"/>
              <w:szCs w:val="22"/>
            </w:rPr>
          </w:rPrChange>
        </w:rPr>
      </w:pPr>
      <w:proofErr w:type="gramStart"/>
      <w:r w:rsidRPr="0099569C">
        <w:rPr>
          <w:rStyle w:val="bibsurname"/>
          <w:sz w:val="22"/>
          <w:szCs w:val="22"/>
          <w:highlight w:val="green"/>
          <w:rPrChange w:id="772" w:author="AQ" w:date="2025-08-03T08:55:00Z">
            <w:rPr>
              <w:rStyle w:val="bibsurname"/>
              <w:sz w:val="22"/>
              <w:szCs w:val="22"/>
            </w:rPr>
          </w:rPrChange>
        </w:rPr>
        <w:t>Buber</w:t>
      </w:r>
      <w:r w:rsidRPr="0099569C">
        <w:rPr>
          <w:sz w:val="22"/>
          <w:szCs w:val="22"/>
          <w:highlight w:val="green"/>
          <w:rPrChange w:id="773" w:author="AQ" w:date="2025-08-03T08:55:00Z">
            <w:rPr>
              <w:sz w:val="22"/>
              <w:szCs w:val="22"/>
            </w:rPr>
          </w:rPrChange>
        </w:rPr>
        <w:t xml:space="preserve">, </w:t>
      </w:r>
      <w:r w:rsidRPr="0099569C">
        <w:rPr>
          <w:rStyle w:val="bibfname"/>
          <w:sz w:val="22"/>
          <w:szCs w:val="22"/>
          <w:highlight w:val="green"/>
          <w:rPrChange w:id="774" w:author="AQ" w:date="2025-08-03T08:55:00Z">
            <w:rPr>
              <w:rStyle w:val="bibfname"/>
              <w:sz w:val="22"/>
              <w:szCs w:val="22"/>
            </w:rPr>
          </w:rPrChange>
        </w:rPr>
        <w:t>M.</w:t>
      </w:r>
      <w:r w:rsidRPr="0099569C">
        <w:rPr>
          <w:sz w:val="22"/>
          <w:szCs w:val="22"/>
          <w:highlight w:val="green"/>
          <w:rPrChange w:id="775" w:author="AQ" w:date="2025-08-03T08:55:00Z">
            <w:rPr>
              <w:sz w:val="22"/>
              <w:szCs w:val="22"/>
            </w:rPr>
          </w:rPrChange>
        </w:rPr>
        <w:t xml:space="preserve"> (</w:t>
      </w:r>
      <w:r w:rsidRPr="0099569C">
        <w:rPr>
          <w:rStyle w:val="bibyear"/>
          <w:sz w:val="22"/>
          <w:szCs w:val="22"/>
          <w:highlight w:val="green"/>
          <w:rPrChange w:id="776" w:author="AQ" w:date="2025-08-03T08:55:00Z">
            <w:rPr>
              <w:rStyle w:val="bibyear"/>
              <w:sz w:val="22"/>
              <w:szCs w:val="22"/>
            </w:rPr>
          </w:rPrChange>
        </w:rPr>
        <w:t>1937</w:t>
      </w:r>
      <w:r w:rsidRPr="0099569C">
        <w:rPr>
          <w:sz w:val="22"/>
          <w:szCs w:val="22"/>
          <w:highlight w:val="green"/>
          <w:rPrChange w:id="777" w:author="AQ" w:date="2025-08-03T08:55:00Z">
            <w:rPr>
              <w:sz w:val="22"/>
              <w:szCs w:val="22"/>
            </w:rPr>
          </w:rPrChange>
        </w:rPr>
        <w:t>).</w:t>
      </w:r>
      <w:proofErr w:type="gramEnd"/>
      <w:r w:rsidRPr="0099569C">
        <w:rPr>
          <w:sz w:val="22"/>
          <w:szCs w:val="22"/>
          <w:highlight w:val="green"/>
          <w:rPrChange w:id="778" w:author="AQ" w:date="2025-08-03T08:55:00Z">
            <w:rPr>
              <w:sz w:val="22"/>
              <w:szCs w:val="22"/>
            </w:rPr>
          </w:rPrChange>
        </w:rPr>
        <w:t xml:space="preserve"> </w:t>
      </w:r>
      <w:proofErr w:type="gramStart"/>
      <w:r w:rsidRPr="0099569C">
        <w:rPr>
          <w:rStyle w:val="bibbook"/>
          <w:sz w:val="22"/>
          <w:szCs w:val="22"/>
          <w:highlight w:val="green"/>
          <w:rPrChange w:id="779" w:author="AQ" w:date="2025-08-03T08:55:00Z">
            <w:rPr>
              <w:rStyle w:val="bibbook"/>
              <w:sz w:val="22"/>
              <w:szCs w:val="22"/>
            </w:rPr>
          </w:rPrChange>
        </w:rPr>
        <w:t>I and thou</w:t>
      </w:r>
      <w:r w:rsidRPr="0099569C">
        <w:rPr>
          <w:sz w:val="22"/>
          <w:szCs w:val="22"/>
          <w:highlight w:val="green"/>
          <w:rPrChange w:id="780" w:author="AQ" w:date="2025-08-03T08:55:00Z">
            <w:rPr>
              <w:sz w:val="22"/>
              <w:szCs w:val="22"/>
            </w:rPr>
          </w:rPrChange>
        </w:rPr>
        <w:t>.</w:t>
      </w:r>
      <w:proofErr w:type="gramEnd"/>
      <w:r w:rsidRPr="0099569C">
        <w:rPr>
          <w:sz w:val="22"/>
          <w:szCs w:val="22"/>
          <w:highlight w:val="green"/>
          <w:rPrChange w:id="781" w:author="AQ" w:date="2025-08-03T08:55:00Z">
            <w:rPr>
              <w:sz w:val="22"/>
              <w:szCs w:val="22"/>
            </w:rPr>
          </w:rPrChange>
        </w:rPr>
        <w:t xml:space="preserve"> </w:t>
      </w:r>
      <w:r w:rsidRPr="0099569C">
        <w:rPr>
          <w:rStyle w:val="biblocation"/>
          <w:sz w:val="22"/>
          <w:szCs w:val="22"/>
          <w:highlight w:val="green"/>
          <w:rPrChange w:id="782" w:author="AQ" w:date="2025-08-03T08:55:00Z">
            <w:rPr>
              <w:rStyle w:val="biblocation"/>
              <w:sz w:val="22"/>
              <w:szCs w:val="22"/>
            </w:rPr>
          </w:rPrChange>
        </w:rPr>
        <w:t>New York, NY</w:t>
      </w:r>
      <w:r w:rsidRPr="0099569C">
        <w:rPr>
          <w:sz w:val="22"/>
          <w:szCs w:val="22"/>
          <w:highlight w:val="green"/>
          <w:rPrChange w:id="783" w:author="AQ" w:date="2025-08-03T08:55:00Z">
            <w:rPr>
              <w:sz w:val="22"/>
              <w:szCs w:val="22"/>
            </w:rPr>
          </w:rPrChange>
        </w:rPr>
        <w:t xml:space="preserve">: </w:t>
      </w:r>
      <w:r w:rsidRPr="0099569C">
        <w:rPr>
          <w:rStyle w:val="bibpublisher"/>
          <w:sz w:val="22"/>
          <w:szCs w:val="22"/>
          <w:highlight w:val="green"/>
          <w:rPrChange w:id="784" w:author="AQ" w:date="2025-08-03T08:55:00Z">
            <w:rPr>
              <w:rStyle w:val="bibpublisher"/>
              <w:sz w:val="22"/>
              <w:szCs w:val="22"/>
            </w:rPr>
          </w:rPrChange>
        </w:rPr>
        <w:t>Scribner</w:t>
      </w:r>
      <w:r w:rsidRPr="0099569C">
        <w:rPr>
          <w:rStyle w:val="bibpublisher"/>
          <w:sz w:val="22"/>
          <w:highlight w:val="green"/>
          <w:rPrChange w:id="785" w:author="AQ" w:date="2025-08-03T08:55:00Z">
            <w:rPr>
              <w:rStyle w:val="bibpublisher"/>
              <w:sz w:val="22"/>
            </w:rPr>
          </w:rPrChange>
        </w:rPr>
        <w:t xml:space="preserve"> &amp; Sons</w:t>
      </w:r>
      <w:r w:rsidRPr="0099569C">
        <w:rPr>
          <w:sz w:val="22"/>
          <w:szCs w:val="22"/>
          <w:highlight w:val="green"/>
          <w:rPrChange w:id="786" w:author="AQ" w:date="2025-08-03T08:55:00Z">
            <w:rPr>
              <w:sz w:val="22"/>
              <w:szCs w:val="22"/>
            </w:rPr>
          </w:rPrChange>
        </w:rPr>
        <w:t>.</w:t>
      </w:r>
    </w:p>
    <w:p w14:paraId="479720FC" w14:textId="77777777" w:rsidR="00BC4C64" w:rsidRDefault="00BC4C64" w:rsidP="00BC4C64">
      <w:pPr>
        <w:pStyle w:val="REF-U"/>
        <w:spacing w:line="480" w:lineRule="auto"/>
        <w:rPr>
          <w:sz w:val="22"/>
          <w:szCs w:val="22"/>
        </w:rPr>
      </w:pPr>
      <w:proofErr w:type="spellStart"/>
      <w:r>
        <w:rPr>
          <w:rStyle w:val="bibsurname"/>
          <w:sz w:val="22"/>
          <w:szCs w:val="22"/>
        </w:rPr>
        <w:t>Bugental</w:t>
      </w:r>
      <w:proofErr w:type="spellEnd"/>
      <w:r>
        <w:rPr>
          <w:sz w:val="22"/>
          <w:szCs w:val="22"/>
        </w:rPr>
        <w:t xml:space="preserve">, </w:t>
      </w:r>
      <w:r>
        <w:rPr>
          <w:rStyle w:val="bibfname"/>
          <w:sz w:val="22"/>
          <w:szCs w:val="22"/>
        </w:rPr>
        <w:t>J. F. T.</w:t>
      </w:r>
      <w:r>
        <w:rPr>
          <w:sz w:val="22"/>
          <w:szCs w:val="22"/>
        </w:rPr>
        <w:t xml:space="preserve"> (</w:t>
      </w:r>
      <w:commentRangeStart w:id="787"/>
      <w:r>
        <w:rPr>
          <w:rStyle w:val="bibyear"/>
          <w:sz w:val="22"/>
          <w:szCs w:val="22"/>
        </w:rPr>
        <w:t>1965</w:t>
      </w:r>
      <w:commentRangeEnd w:id="787"/>
      <w:r w:rsidR="002F38A4">
        <w:rPr>
          <w:rStyle w:val="CommentReference"/>
          <w:rFonts w:asciiTheme="minorHAnsi" w:eastAsiaTheme="minorEastAsia" w:hAnsiTheme="minorHAnsi" w:cstheme="minorBidi"/>
          <w:lang w:val="en-IN" w:eastAsia="en-IN"/>
        </w:rPr>
        <w:commentReference w:id="787"/>
      </w:r>
      <w:r>
        <w:rPr>
          <w:sz w:val="22"/>
          <w:szCs w:val="22"/>
        </w:rPr>
        <w:t xml:space="preserve">). </w:t>
      </w:r>
      <w:r w:rsidRPr="00F90590">
        <w:rPr>
          <w:rStyle w:val="bibbook"/>
        </w:rPr>
        <w:t>The search for authenticity: An existential-analytic approach to psychotherapy</w:t>
      </w:r>
      <w:r>
        <w:rPr>
          <w:sz w:val="22"/>
          <w:szCs w:val="22"/>
        </w:rPr>
        <w:t xml:space="preserve">. </w:t>
      </w:r>
      <w:r w:rsidRPr="00F90590">
        <w:rPr>
          <w:rStyle w:val="biblocation"/>
        </w:rPr>
        <w:t>New York, NY</w:t>
      </w:r>
      <w:r>
        <w:rPr>
          <w:sz w:val="22"/>
          <w:szCs w:val="22"/>
        </w:rPr>
        <w:t xml:space="preserve">: </w:t>
      </w:r>
      <w:r w:rsidRPr="00F90590">
        <w:rPr>
          <w:rStyle w:val="bibpublisher"/>
        </w:rPr>
        <w:t>Holt, Rinehart, &amp; Winston</w:t>
      </w:r>
      <w:r>
        <w:rPr>
          <w:sz w:val="22"/>
          <w:szCs w:val="22"/>
        </w:rPr>
        <w:t>.</w:t>
      </w:r>
    </w:p>
    <w:p w14:paraId="0BD93080" w14:textId="77777777" w:rsidR="00BC4C64" w:rsidRPr="0099569C" w:rsidRDefault="00BC4C64" w:rsidP="00BC4C64">
      <w:pPr>
        <w:pStyle w:val="REF-U"/>
        <w:spacing w:line="480" w:lineRule="auto"/>
        <w:rPr>
          <w:sz w:val="22"/>
          <w:szCs w:val="22"/>
          <w:highlight w:val="green"/>
          <w:rPrChange w:id="788" w:author="AQ" w:date="2025-08-03T08:55:00Z">
            <w:rPr>
              <w:sz w:val="22"/>
              <w:szCs w:val="22"/>
            </w:rPr>
          </w:rPrChange>
        </w:rPr>
      </w:pPr>
      <w:proofErr w:type="spellStart"/>
      <w:r w:rsidRPr="0099569C">
        <w:rPr>
          <w:rStyle w:val="bibsurname"/>
          <w:sz w:val="22"/>
          <w:szCs w:val="22"/>
          <w:highlight w:val="green"/>
          <w:rPrChange w:id="789" w:author="AQ" w:date="2025-08-03T08:55:00Z">
            <w:rPr>
              <w:rStyle w:val="bibsurname"/>
              <w:sz w:val="22"/>
              <w:szCs w:val="22"/>
            </w:rPr>
          </w:rPrChange>
        </w:rPr>
        <w:lastRenderedPageBreak/>
        <w:t>Bugental</w:t>
      </w:r>
      <w:proofErr w:type="spellEnd"/>
      <w:r w:rsidRPr="0099569C">
        <w:rPr>
          <w:sz w:val="22"/>
          <w:szCs w:val="22"/>
          <w:highlight w:val="green"/>
          <w:rPrChange w:id="790" w:author="AQ" w:date="2025-08-03T08:55:00Z">
            <w:rPr>
              <w:sz w:val="22"/>
              <w:szCs w:val="22"/>
            </w:rPr>
          </w:rPrChange>
        </w:rPr>
        <w:t xml:space="preserve">, </w:t>
      </w:r>
      <w:r w:rsidRPr="0099569C">
        <w:rPr>
          <w:rStyle w:val="bibfname"/>
          <w:sz w:val="22"/>
          <w:szCs w:val="22"/>
          <w:highlight w:val="green"/>
          <w:rPrChange w:id="791" w:author="AQ" w:date="2025-08-03T08:55:00Z">
            <w:rPr>
              <w:rStyle w:val="bibfname"/>
              <w:sz w:val="22"/>
              <w:szCs w:val="22"/>
            </w:rPr>
          </w:rPrChange>
        </w:rPr>
        <w:t>J. F. T.</w:t>
      </w:r>
      <w:r w:rsidRPr="0099569C">
        <w:rPr>
          <w:sz w:val="22"/>
          <w:szCs w:val="22"/>
          <w:highlight w:val="green"/>
          <w:rPrChange w:id="792" w:author="AQ" w:date="2025-08-03T08:55:00Z">
            <w:rPr>
              <w:sz w:val="22"/>
              <w:szCs w:val="22"/>
            </w:rPr>
          </w:rPrChange>
        </w:rPr>
        <w:t xml:space="preserve"> (</w:t>
      </w:r>
      <w:r w:rsidRPr="0099569C">
        <w:rPr>
          <w:rStyle w:val="bibyear"/>
          <w:sz w:val="22"/>
          <w:szCs w:val="22"/>
          <w:highlight w:val="green"/>
          <w:rPrChange w:id="793" w:author="AQ" w:date="2025-08-03T08:55:00Z">
            <w:rPr>
              <w:rStyle w:val="bibyear"/>
              <w:sz w:val="22"/>
              <w:szCs w:val="22"/>
            </w:rPr>
          </w:rPrChange>
        </w:rPr>
        <w:t>1987</w:t>
      </w:r>
      <w:r w:rsidRPr="0099569C">
        <w:rPr>
          <w:sz w:val="22"/>
          <w:szCs w:val="22"/>
          <w:highlight w:val="green"/>
          <w:rPrChange w:id="794" w:author="AQ" w:date="2025-08-03T08:55:00Z">
            <w:rPr>
              <w:sz w:val="22"/>
              <w:szCs w:val="22"/>
            </w:rPr>
          </w:rPrChange>
        </w:rPr>
        <w:t xml:space="preserve">). </w:t>
      </w:r>
      <w:proofErr w:type="gramStart"/>
      <w:r w:rsidRPr="0099569C">
        <w:rPr>
          <w:rStyle w:val="bibbook"/>
          <w:sz w:val="22"/>
          <w:szCs w:val="22"/>
          <w:highlight w:val="green"/>
          <w:rPrChange w:id="795" w:author="AQ" w:date="2025-08-03T08:55:00Z">
            <w:rPr>
              <w:rStyle w:val="bibbook"/>
              <w:sz w:val="22"/>
              <w:szCs w:val="22"/>
            </w:rPr>
          </w:rPrChange>
        </w:rPr>
        <w:t>The art of the psychotherapist</w:t>
      </w:r>
      <w:r w:rsidRPr="0099569C">
        <w:rPr>
          <w:sz w:val="22"/>
          <w:szCs w:val="22"/>
          <w:highlight w:val="green"/>
          <w:rPrChange w:id="796" w:author="AQ" w:date="2025-08-03T08:55:00Z">
            <w:rPr>
              <w:sz w:val="22"/>
              <w:szCs w:val="22"/>
            </w:rPr>
          </w:rPrChange>
        </w:rPr>
        <w:t>.</w:t>
      </w:r>
      <w:proofErr w:type="gramEnd"/>
      <w:r w:rsidRPr="0099569C">
        <w:rPr>
          <w:sz w:val="22"/>
          <w:szCs w:val="22"/>
          <w:highlight w:val="green"/>
          <w:rPrChange w:id="797" w:author="AQ" w:date="2025-08-03T08:55:00Z">
            <w:rPr>
              <w:sz w:val="22"/>
              <w:szCs w:val="22"/>
            </w:rPr>
          </w:rPrChange>
        </w:rPr>
        <w:t xml:space="preserve"> </w:t>
      </w:r>
      <w:r w:rsidRPr="0099569C">
        <w:rPr>
          <w:rStyle w:val="biblocation"/>
          <w:sz w:val="22"/>
          <w:szCs w:val="22"/>
          <w:highlight w:val="green"/>
          <w:rPrChange w:id="798" w:author="AQ" w:date="2025-08-03T08:55:00Z">
            <w:rPr>
              <w:rStyle w:val="biblocation"/>
              <w:sz w:val="22"/>
              <w:szCs w:val="22"/>
            </w:rPr>
          </w:rPrChange>
        </w:rPr>
        <w:t>New York, NY</w:t>
      </w:r>
      <w:r w:rsidRPr="0099569C">
        <w:rPr>
          <w:sz w:val="22"/>
          <w:szCs w:val="22"/>
          <w:highlight w:val="green"/>
          <w:rPrChange w:id="799" w:author="AQ" w:date="2025-08-03T08:55:00Z">
            <w:rPr>
              <w:sz w:val="22"/>
              <w:szCs w:val="22"/>
            </w:rPr>
          </w:rPrChange>
        </w:rPr>
        <w:t xml:space="preserve">: </w:t>
      </w:r>
      <w:r w:rsidRPr="0099569C">
        <w:rPr>
          <w:rStyle w:val="bibpublisher"/>
          <w:sz w:val="22"/>
          <w:szCs w:val="22"/>
          <w:highlight w:val="green"/>
          <w:rPrChange w:id="800" w:author="AQ" w:date="2025-08-03T08:55:00Z">
            <w:rPr>
              <w:rStyle w:val="bibpublisher"/>
              <w:sz w:val="22"/>
              <w:szCs w:val="22"/>
            </w:rPr>
          </w:rPrChange>
        </w:rPr>
        <w:t>W. W. Norton</w:t>
      </w:r>
      <w:r w:rsidRPr="0099569C">
        <w:rPr>
          <w:sz w:val="22"/>
          <w:szCs w:val="22"/>
          <w:highlight w:val="green"/>
          <w:rPrChange w:id="801" w:author="AQ" w:date="2025-08-03T08:55:00Z">
            <w:rPr>
              <w:sz w:val="22"/>
              <w:szCs w:val="22"/>
            </w:rPr>
          </w:rPrChange>
        </w:rPr>
        <w:t>.</w:t>
      </w:r>
    </w:p>
    <w:p w14:paraId="262666E2" w14:textId="490DFFF2" w:rsidR="00BC4C64" w:rsidRDefault="00BC4C64" w:rsidP="00BC4C64">
      <w:pPr>
        <w:pStyle w:val="REF-U"/>
        <w:spacing w:line="480" w:lineRule="auto"/>
        <w:rPr>
          <w:sz w:val="22"/>
          <w:szCs w:val="22"/>
          <w:lang w:val="fr-FR"/>
        </w:rPr>
      </w:pPr>
      <w:proofErr w:type="spellStart"/>
      <w:r>
        <w:rPr>
          <w:rStyle w:val="bibsurname"/>
          <w:sz w:val="22"/>
          <w:szCs w:val="22"/>
        </w:rPr>
        <w:t>Bugental</w:t>
      </w:r>
      <w:proofErr w:type="spellEnd"/>
      <w:r>
        <w:rPr>
          <w:sz w:val="22"/>
          <w:szCs w:val="22"/>
        </w:rPr>
        <w:t xml:space="preserve">, </w:t>
      </w:r>
      <w:r>
        <w:rPr>
          <w:rStyle w:val="bibfname"/>
          <w:sz w:val="22"/>
          <w:szCs w:val="22"/>
        </w:rPr>
        <w:t>J. F. T.</w:t>
      </w:r>
      <w:r>
        <w:rPr>
          <w:sz w:val="22"/>
          <w:szCs w:val="22"/>
        </w:rPr>
        <w:t xml:space="preserve"> (</w:t>
      </w:r>
      <w:commentRangeStart w:id="802"/>
      <w:r>
        <w:rPr>
          <w:rStyle w:val="bibyear"/>
          <w:sz w:val="22"/>
          <w:szCs w:val="22"/>
        </w:rPr>
        <w:t>1996</w:t>
      </w:r>
      <w:commentRangeEnd w:id="802"/>
      <w:r w:rsidR="002F38A4">
        <w:rPr>
          <w:rStyle w:val="CommentReference"/>
          <w:rFonts w:asciiTheme="minorHAnsi" w:eastAsiaTheme="minorEastAsia" w:hAnsiTheme="minorHAnsi" w:cstheme="minorBidi"/>
          <w:lang w:val="en-IN" w:eastAsia="en-IN"/>
        </w:rPr>
        <w:commentReference w:id="802"/>
      </w:r>
      <w:r>
        <w:rPr>
          <w:sz w:val="22"/>
          <w:szCs w:val="22"/>
        </w:rPr>
        <w:t xml:space="preserve">). </w:t>
      </w:r>
      <w:r>
        <w:rPr>
          <w:rStyle w:val="bibarticle"/>
          <w:sz w:val="22"/>
          <w:szCs w:val="22"/>
        </w:rPr>
        <w:t>Rollo May (1909–1994</w:t>
      </w:r>
      <w:r w:rsidR="00F90590">
        <w:rPr>
          <w:rStyle w:val="bibarticle"/>
          <w:sz w:val="22"/>
          <w:szCs w:val="22"/>
        </w:rPr>
        <w:t>)</w:t>
      </w:r>
      <w:r w:rsidRPr="00F90590">
        <w:t xml:space="preserve">. </w:t>
      </w:r>
      <w:r>
        <w:rPr>
          <w:rStyle w:val="bibjournal"/>
          <w:sz w:val="22"/>
          <w:szCs w:val="22"/>
        </w:rPr>
        <w:t>American Psychologist</w:t>
      </w:r>
      <w:r>
        <w:rPr>
          <w:sz w:val="22"/>
          <w:szCs w:val="22"/>
          <w:lang w:val="fr-FR"/>
        </w:rPr>
        <w:t xml:space="preserve">, </w:t>
      </w:r>
      <w:r>
        <w:rPr>
          <w:rStyle w:val="bibvolume"/>
          <w:sz w:val="22"/>
          <w:szCs w:val="22"/>
          <w:lang w:val="fr-FR"/>
        </w:rPr>
        <w:t>51</w:t>
      </w:r>
      <w:r>
        <w:rPr>
          <w:sz w:val="22"/>
          <w:szCs w:val="22"/>
          <w:lang w:val="fr-FR"/>
        </w:rPr>
        <w:t xml:space="preserve">, </w:t>
      </w:r>
      <w:r>
        <w:rPr>
          <w:rStyle w:val="bibfpage"/>
          <w:sz w:val="22"/>
          <w:szCs w:val="22"/>
          <w:lang w:val="fr-FR"/>
        </w:rPr>
        <w:t>418</w:t>
      </w:r>
      <w:r>
        <w:rPr>
          <w:sz w:val="22"/>
          <w:szCs w:val="22"/>
          <w:lang w:val="fr-FR"/>
        </w:rPr>
        <w:t>–</w:t>
      </w:r>
      <w:r>
        <w:rPr>
          <w:rStyle w:val="biblpage"/>
          <w:sz w:val="22"/>
          <w:szCs w:val="22"/>
          <w:lang w:val="fr-FR"/>
        </w:rPr>
        <w:t>419</w:t>
      </w:r>
      <w:r>
        <w:rPr>
          <w:sz w:val="22"/>
          <w:szCs w:val="22"/>
          <w:lang w:val="fr-FR"/>
        </w:rPr>
        <w:t xml:space="preserve">. </w:t>
      </w:r>
      <w:r>
        <w:rPr>
          <w:rStyle w:val="bibdoi"/>
          <w:sz w:val="22"/>
          <w:szCs w:val="22"/>
          <w:lang w:val="fr-FR"/>
        </w:rPr>
        <w:t>doi:10.1037</w:t>
      </w:r>
      <w:r w:rsidRPr="00F90590">
        <w:rPr>
          <w:rStyle w:val="bibdoi"/>
          <w:sz w:val="22"/>
        </w:rPr>
        <w:t>/0003-066X.51.4.418</w:t>
      </w:r>
    </w:p>
    <w:p w14:paraId="2A45B169" w14:textId="77777777" w:rsidR="00BC4C64" w:rsidRPr="0099569C" w:rsidRDefault="00BC4C64" w:rsidP="00BC4C64">
      <w:pPr>
        <w:pStyle w:val="REF-U"/>
        <w:spacing w:line="480" w:lineRule="auto"/>
        <w:rPr>
          <w:sz w:val="22"/>
          <w:szCs w:val="22"/>
          <w:highlight w:val="green"/>
          <w:rPrChange w:id="803" w:author="AQ" w:date="2025-08-03T08:55:00Z">
            <w:rPr>
              <w:sz w:val="22"/>
              <w:szCs w:val="22"/>
            </w:rPr>
          </w:rPrChange>
        </w:rPr>
      </w:pPr>
      <w:proofErr w:type="spellStart"/>
      <w:r w:rsidRPr="0099569C">
        <w:rPr>
          <w:rStyle w:val="bibsurname"/>
          <w:sz w:val="22"/>
          <w:szCs w:val="22"/>
          <w:highlight w:val="green"/>
          <w:lang w:val="fr-FR"/>
          <w:rPrChange w:id="804" w:author="AQ" w:date="2025-08-03T08:55:00Z">
            <w:rPr>
              <w:rStyle w:val="bibsurname"/>
              <w:sz w:val="22"/>
              <w:szCs w:val="22"/>
              <w:lang w:val="fr-FR"/>
            </w:rPr>
          </w:rPrChange>
        </w:rPr>
        <w:t>Cain</w:t>
      </w:r>
      <w:proofErr w:type="spellEnd"/>
      <w:r w:rsidRPr="0099569C">
        <w:rPr>
          <w:sz w:val="22"/>
          <w:szCs w:val="22"/>
          <w:highlight w:val="green"/>
          <w:lang w:val="fr-FR"/>
          <w:rPrChange w:id="805" w:author="AQ" w:date="2025-08-03T08:55:00Z">
            <w:rPr>
              <w:sz w:val="22"/>
              <w:szCs w:val="22"/>
              <w:lang w:val="fr-FR"/>
            </w:rPr>
          </w:rPrChange>
        </w:rPr>
        <w:t xml:space="preserve">, </w:t>
      </w:r>
      <w:r w:rsidRPr="0099569C">
        <w:rPr>
          <w:rStyle w:val="bibfname"/>
          <w:sz w:val="22"/>
          <w:szCs w:val="22"/>
          <w:highlight w:val="green"/>
          <w:lang w:val="fr-FR"/>
          <w:rPrChange w:id="806" w:author="AQ" w:date="2025-08-03T08:55:00Z">
            <w:rPr>
              <w:rStyle w:val="bibfname"/>
              <w:sz w:val="22"/>
              <w:szCs w:val="22"/>
              <w:lang w:val="fr-FR"/>
            </w:rPr>
          </w:rPrChange>
        </w:rPr>
        <w:t>D. J.</w:t>
      </w:r>
      <w:r w:rsidRPr="0099569C">
        <w:rPr>
          <w:sz w:val="22"/>
          <w:szCs w:val="22"/>
          <w:highlight w:val="green"/>
          <w:lang w:val="fr-FR"/>
          <w:rPrChange w:id="807" w:author="AQ" w:date="2025-08-03T08:55:00Z">
            <w:rPr>
              <w:sz w:val="22"/>
              <w:szCs w:val="22"/>
              <w:lang w:val="fr-FR"/>
            </w:rPr>
          </w:rPrChange>
        </w:rPr>
        <w:t xml:space="preserve"> (</w:t>
      </w:r>
      <w:r w:rsidRPr="0099569C">
        <w:rPr>
          <w:rStyle w:val="bibyear"/>
          <w:sz w:val="22"/>
          <w:szCs w:val="22"/>
          <w:highlight w:val="green"/>
          <w:lang w:val="fr-FR"/>
          <w:rPrChange w:id="808" w:author="AQ" w:date="2025-08-03T08:55:00Z">
            <w:rPr>
              <w:rStyle w:val="bibyear"/>
              <w:sz w:val="22"/>
              <w:szCs w:val="22"/>
              <w:lang w:val="fr-FR"/>
            </w:rPr>
          </w:rPrChange>
        </w:rPr>
        <w:t>2010</w:t>
      </w:r>
      <w:r w:rsidRPr="0099569C">
        <w:rPr>
          <w:sz w:val="22"/>
          <w:szCs w:val="22"/>
          <w:highlight w:val="green"/>
          <w:lang w:val="fr-FR"/>
          <w:rPrChange w:id="809" w:author="AQ" w:date="2025-08-03T08:55:00Z">
            <w:rPr>
              <w:sz w:val="22"/>
              <w:szCs w:val="22"/>
              <w:lang w:val="fr-FR"/>
            </w:rPr>
          </w:rPrChange>
        </w:rPr>
        <w:t xml:space="preserve">). </w:t>
      </w:r>
      <w:proofErr w:type="gramStart"/>
      <w:r w:rsidRPr="0099569C">
        <w:rPr>
          <w:rStyle w:val="bibbook"/>
          <w:sz w:val="22"/>
          <w:szCs w:val="22"/>
          <w:highlight w:val="green"/>
          <w:rPrChange w:id="810" w:author="AQ" w:date="2025-08-03T08:55:00Z">
            <w:rPr>
              <w:rStyle w:val="bibbook"/>
              <w:sz w:val="22"/>
              <w:szCs w:val="22"/>
            </w:rPr>
          </w:rPrChange>
        </w:rPr>
        <w:t>Person-centered psychotherapies</w:t>
      </w:r>
      <w:r w:rsidRPr="0099569C">
        <w:rPr>
          <w:sz w:val="22"/>
          <w:szCs w:val="22"/>
          <w:highlight w:val="green"/>
          <w:rPrChange w:id="811" w:author="AQ" w:date="2025-08-03T08:55:00Z">
            <w:rPr>
              <w:sz w:val="22"/>
              <w:szCs w:val="22"/>
            </w:rPr>
          </w:rPrChange>
        </w:rPr>
        <w:t>.</w:t>
      </w:r>
      <w:proofErr w:type="gramEnd"/>
      <w:r w:rsidRPr="0099569C">
        <w:rPr>
          <w:sz w:val="22"/>
          <w:szCs w:val="22"/>
          <w:highlight w:val="green"/>
          <w:rPrChange w:id="812" w:author="AQ" w:date="2025-08-03T08:55:00Z">
            <w:rPr>
              <w:sz w:val="22"/>
              <w:szCs w:val="22"/>
            </w:rPr>
          </w:rPrChange>
        </w:rPr>
        <w:t xml:space="preserve"> </w:t>
      </w:r>
      <w:r w:rsidRPr="0099569C">
        <w:rPr>
          <w:rStyle w:val="biblocation"/>
          <w:sz w:val="22"/>
          <w:szCs w:val="22"/>
          <w:highlight w:val="green"/>
          <w:rPrChange w:id="813" w:author="AQ" w:date="2025-08-03T08:55:00Z">
            <w:rPr>
              <w:rStyle w:val="biblocation"/>
              <w:sz w:val="22"/>
              <w:szCs w:val="22"/>
            </w:rPr>
          </w:rPrChange>
        </w:rPr>
        <w:t>Washington, DC</w:t>
      </w:r>
      <w:r w:rsidRPr="0099569C">
        <w:rPr>
          <w:sz w:val="22"/>
          <w:szCs w:val="22"/>
          <w:highlight w:val="green"/>
          <w:rPrChange w:id="814" w:author="AQ" w:date="2025-08-03T08:55:00Z">
            <w:rPr>
              <w:sz w:val="22"/>
              <w:szCs w:val="22"/>
            </w:rPr>
          </w:rPrChange>
        </w:rPr>
        <w:t xml:space="preserve">: </w:t>
      </w:r>
      <w:r w:rsidRPr="0099569C">
        <w:rPr>
          <w:rStyle w:val="bibpublisher"/>
          <w:sz w:val="22"/>
          <w:szCs w:val="22"/>
          <w:highlight w:val="green"/>
          <w:rPrChange w:id="815" w:author="AQ" w:date="2025-08-03T08:55:00Z">
            <w:rPr>
              <w:rStyle w:val="bibpublisher"/>
              <w:sz w:val="22"/>
              <w:szCs w:val="22"/>
            </w:rPr>
          </w:rPrChange>
        </w:rPr>
        <w:t>American Psychological Association</w:t>
      </w:r>
      <w:r w:rsidRPr="0099569C">
        <w:rPr>
          <w:sz w:val="22"/>
          <w:szCs w:val="22"/>
          <w:highlight w:val="green"/>
          <w:rPrChange w:id="816" w:author="AQ" w:date="2025-08-03T08:55:00Z">
            <w:rPr>
              <w:sz w:val="22"/>
              <w:szCs w:val="22"/>
            </w:rPr>
          </w:rPrChange>
        </w:rPr>
        <w:t>.</w:t>
      </w:r>
    </w:p>
    <w:p w14:paraId="4EB3E3A8" w14:textId="77777777" w:rsidR="00BC4C64" w:rsidRDefault="00BC4C64" w:rsidP="00BC4C64">
      <w:pPr>
        <w:pStyle w:val="REF-U"/>
        <w:spacing w:line="480" w:lineRule="auto"/>
        <w:rPr>
          <w:sz w:val="22"/>
          <w:szCs w:val="22"/>
        </w:rPr>
      </w:pPr>
      <w:r>
        <w:rPr>
          <w:rStyle w:val="bibsurname"/>
          <w:sz w:val="22"/>
          <w:szCs w:val="22"/>
        </w:rPr>
        <w:t>Cain</w:t>
      </w:r>
      <w:r>
        <w:rPr>
          <w:sz w:val="22"/>
          <w:szCs w:val="22"/>
        </w:rPr>
        <w:t xml:space="preserve">, </w:t>
      </w:r>
      <w:r>
        <w:rPr>
          <w:rStyle w:val="bibfname"/>
          <w:sz w:val="22"/>
          <w:szCs w:val="22"/>
        </w:rPr>
        <w:t>D. J.</w:t>
      </w:r>
      <w:r>
        <w:rPr>
          <w:sz w:val="22"/>
          <w:szCs w:val="22"/>
        </w:rPr>
        <w:t xml:space="preserve">, </w:t>
      </w:r>
      <w:r>
        <w:rPr>
          <w:rStyle w:val="bibsurname"/>
          <w:sz w:val="22"/>
          <w:szCs w:val="22"/>
        </w:rPr>
        <w:t>Keenan</w:t>
      </w:r>
      <w:r>
        <w:rPr>
          <w:sz w:val="22"/>
          <w:szCs w:val="22"/>
        </w:rPr>
        <w:t xml:space="preserve">, </w:t>
      </w:r>
      <w:r>
        <w:rPr>
          <w:rStyle w:val="bibfname"/>
          <w:sz w:val="22"/>
          <w:szCs w:val="22"/>
        </w:rPr>
        <w:t>K.</w:t>
      </w:r>
      <w:r>
        <w:rPr>
          <w:sz w:val="22"/>
          <w:szCs w:val="22"/>
        </w:rPr>
        <w:t xml:space="preserve">, &amp; </w:t>
      </w:r>
      <w:r>
        <w:rPr>
          <w:rStyle w:val="bibsurname"/>
          <w:sz w:val="22"/>
          <w:szCs w:val="22"/>
        </w:rPr>
        <w:t>Rubin</w:t>
      </w:r>
      <w:r>
        <w:rPr>
          <w:sz w:val="22"/>
          <w:szCs w:val="22"/>
        </w:rPr>
        <w:t xml:space="preserve">, </w:t>
      </w:r>
      <w:r>
        <w:rPr>
          <w:rStyle w:val="bibfname"/>
          <w:sz w:val="22"/>
          <w:szCs w:val="22"/>
        </w:rPr>
        <w:t>S.</w:t>
      </w:r>
      <w:r>
        <w:rPr>
          <w:sz w:val="22"/>
          <w:szCs w:val="22"/>
        </w:rPr>
        <w:t xml:space="preserve"> </w:t>
      </w:r>
      <w:r>
        <w:rPr>
          <w:rStyle w:val="bibed-fname"/>
          <w:sz w:val="22"/>
          <w:szCs w:val="22"/>
        </w:rPr>
        <w:t>(Eds.)</w:t>
      </w:r>
      <w:r>
        <w:rPr>
          <w:sz w:val="22"/>
          <w:szCs w:val="22"/>
        </w:rPr>
        <w:t>. (</w:t>
      </w:r>
      <w:r>
        <w:rPr>
          <w:rStyle w:val="bibyear"/>
          <w:sz w:val="22"/>
          <w:szCs w:val="22"/>
        </w:rPr>
        <w:t>2015</w:t>
      </w:r>
      <w:r>
        <w:rPr>
          <w:sz w:val="22"/>
          <w:szCs w:val="22"/>
        </w:rPr>
        <w:t xml:space="preserve">). </w:t>
      </w:r>
      <w:r w:rsidRPr="00F90590">
        <w:rPr>
          <w:rStyle w:val="bibbook"/>
        </w:rPr>
        <w:t>Humanistic psychotherapies: Handbook of research and practice</w:t>
      </w:r>
      <w:r>
        <w:rPr>
          <w:sz w:val="22"/>
          <w:szCs w:val="22"/>
        </w:rPr>
        <w:t xml:space="preserve"> (</w:t>
      </w:r>
      <w:r>
        <w:rPr>
          <w:rStyle w:val="bibeditionno"/>
          <w:sz w:val="22"/>
          <w:szCs w:val="22"/>
        </w:rPr>
        <w:t>2</w:t>
      </w:r>
      <w:r>
        <w:rPr>
          <w:rStyle w:val="bibeditionno"/>
          <w:sz w:val="22"/>
          <w:szCs w:val="22"/>
          <w:vertAlign w:val="superscript"/>
        </w:rPr>
        <w:t>nd</w:t>
      </w:r>
      <w:r>
        <w:rPr>
          <w:rStyle w:val="bibeditionno"/>
          <w:sz w:val="22"/>
          <w:szCs w:val="22"/>
        </w:rPr>
        <w:t xml:space="preserve"> </w:t>
      </w:r>
      <w:proofErr w:type="gramStart"/>
      <w:r>
        <w:rPr>
          <w:rStyle w:val="bibeditionno"/>
          <w:sz w:val="22"/>
          <w:szCs w:val="22"/>
        </w:rPr>
        <w:t>ed</w:t>
      </w:r>
      <w:proofErr w:type="gramEnd"/>
      <w:r>
        <w:rPr>
          <w:rStyle w:val="bibeditionno"/>
          <w:sz w:val="22"/>
          <w:szCs w:val="22"/>
        </w:rPr>
        <w:t>.</w:t>
      </w:r>
      <w:r>
        <w:rPr>
          <w:sz w:val="22"/>
          <w:szCs w:val="22"/>
        </w:rPr>
        <w:t xml:space="preserve">). </w:t>
      </w:r>
      <w:r>
        <w:rPr>
          <w:rStyle w:val="biblocation"/>
          <w:sz w:val="22"/>
          <w:szCs w:val="22"/>
        </w:rPr>
        <w:t>Washington, DC</w:t>
      </w:r>
      <w:r>
        <w:rPr>
          <w:sz w:val="22"/>
          <w:szCs w:val="22"/>
        </w:rPr>
        <w:t xml:space="preserve">: </w:t>
      </w:r>
      <w:r>
        <w:rPr>
          <w:rStyle w:val="bibpublisher"/>
          <w:sz w:val="22"/>
          <w:szCs w:val="22"/>
        </w:rPr>
        <w:t>American Psychological Association</w:t>
      </w:r>
      <w:r>
        <w:rPr>
          <w:sz w:val="22"/>
          <w:szCs w:val="22"/>
        </w:rPr>
        <w:t>.</w:t>
      </w:r>
    </w:p>
    <w:p w14:paraId="66318E0E" w14:textId="77777777" w:rsidR="00BC4C64" w:rsidRDefault="00BC4C64" w:rsidP="00BC4C64">
      <w:pPr>
        <w:pStyle w:val="REF-U"/>
        <w:spacing w:line="480" w:lineRule="auto"/>
        <w:rPr>
          <w:sz w:val="22"/>
          <w:szCs w:val="22"/>
        </w:rPr>
      </w:pPr>
      <w:r>
        <w:rPr>
          <w:rStyle w:val="bibsurname"/>
          <w:sz w:val="22"/>
          <w:szCs w:val="22"/>
        </w:rPr>
        <w:t>Carrera</w:t>
      </w:r>
      <w:r>
        <w:rPr>
          <w:sz w:val="22"/>
          <w:szCs w:val="22"/>
        </w:rPr>
        <w:t xml:space="preserve">, </w:t>
      </w:r>
      <w:r>
        <w:rPr>
          <w:rStyle w:val="bibfname"/>
          <w:sz w:val="22"/>
          <w:szCs w:val="22"/>
        </w:rPr>
        <w:t>M.</w:t>
      </w:r>
      <w:r>
        <w:rPr>
          <w:sz w:val="22"/>
          <w:szCs w:val="22"/>
        </w:rPr>
        <w:t xml:space="preserve">, </w:t>
      </w:r>
      <w:proofErr w:type="spellStart"/>
      <w:r>
        <w:rPr>
          <w:rStyle w:val="bibsurname"/>
          <w:sz w:val="22"/>
          <w:szCs w:val="22"/>
        </w:rPr>
        <w:t>Cabero</w:t>
      </w:r>
      <w:proofErr w:type="spellEnd"/>
      <w:r>
        <w:rPr>
          <w:sz w:val="22"/>
          <w:szCs w:val="22"/>
        </w:rPr>
        <w:t xml:space="preserve">, </w:t>
      </w:r>
      <w:r>
        <w:rPr>
          <w:rStyle w:val="bibfname"/>
          <w:sz w:val="22"/>
          <w:szCs w:val="22"/>
        </w:rPr>
        <w:t>A.</w:t>
      </w:r>
      <w:r>
        <w:rPr>
          <w:sz w:val="22"/>
          <w:szCs w:val="22"/>
        </w:rPr>
        <w:t xml:space="preserve">, </w:t>
      </w:r>
      <w:r>
        <w:rPr>
          <w:rStyle w:val="bibsurname"/>
          <w:sz w:val="22"/>
          <w:szCs w:val="22"/>
        </w:rPr>
        <w:t>Gonzalez</w:t>
      </w:r>
      <w:r>
        <w:rPr>
          <w:sz w:val="22"/>
          <w:szCs w:val="22"/>
        </w:rPr>
        <w:t xml:space="preserve">, </w:t>
      </w:r>
      <w:r>
        <w:rPr>
          <w:rStyle w:val="bibfname"/>
          <w:sz w:val="22"/>
          <w:szCs w:val="22"/>
        </w:rPr>
        <w:t>S.</w:t>
      </w:r>
      <w:r>
        <w:rPr>
          <w:sz w:val="22"/>
          <w:szCs w:val="22"/>
        </w:rPr>
        <w:t xml:space="preserve">, </w:t>
      </w:r>
      <w:r>
        <w:rPr>
          <w:rStyle w:val="bibsurname"/>
          <w:sz w:val="22"/>
          <w:szCs w:val="22"/>
        </w:rPr>
        <w:t>Rodriguez</w:t>
      </w:r>
      <w:r>
        <w:rPr>
          <w:sz w:val="22"/>
          <w:szCs w:val="22"/>
        </w:rPr>
        <w:t xml:space="preserve">, </w:t>
      </w:r>
      <w:r>
        <w:rPr>
          <w:rStyle w:val="bibfname"/>
          <w:sz w:val="22"/>
          <w:szCs w:val="22"/>
        </w:rPr>
        <w:t>N.</w:t>
      </w:r>
      <w:r>
        <w:rPr>
          <w:sz w:val="22"/>
          <w:szCs w:val="22"/>
        </w:rPr>
        <w:t xml:space="preserve">, </w:t>
      </w:r>
      <w:r>
        <w:rPr>
          <w:rStyle w:val="bibsurname"/>
          <w:sz w:val="22"/>
          <w:szCs w:val="22"/>
        </w:rPr>
        <w:t>Garcia</w:t>
      </w:r>
      <w:r>
        <w:rPr>
          <w:sz w:val="22"/>
          <w:szCs w:val="22"/>
        </w:rPr>
        <w:t xml:space="preserve">, </w:t>
      </w:r>
      <w:r>
        <w:rPr>
          <w:rStyle w:val="bibfname"/>
          <w:sz w:val="22"/>
          <w:szCs w:val="22"/>
        </w:rPr>
        <w:t>C.</w:t>
      </w:r>
      <w:r>
        <w:rPr>
          <w:sz w:val="22"/>
          <w:szCs w:val="22"/>
        </w:rPr>
        <w:t xml:space="preserve">, </w:t>
      </w:r>
      <w:r>
        <w:rPr>
          <w:rStyle w:val="bibsurname"/>
          <w:sz w:val="22"/>
          <w:szCs w:val="22"/>
        </w:rPr>
        <w:t>Hernandez</w:t>
      </w:r>
      <w:r>
        <w:rPr>
          <w:sz w:val="22"/>
          <w:szCs w:val="22"/>
        </w:rPr>
        <w:t xml:space="preserve">, </w:t>
      </w:r>
      <w:r>
        <w:rPr>
          <w:rStyle w:val="bibfname"/>
          <w:sz w:val="22"/>
          <w:szCs w:val="22"/>
        </w:rPr>
        <w:t>L.</w:t>
      </w:r>
      <w:r>
        <w:rPr>
          <w:sz w:val="22"/>
          <w:szCs w:val="22"/>
        </w:rPr>
        <w:t xml:space="preserve">, &amp; </w:t>
      </w:r>
      <w:proofErr w:type="spellStart"/>
      <w:r>
        <w:rPr>
          <w:rStyle w:val="bibsurname"/>
          <w:sz w:val="22"/>
          <w:szCs w:val="22"/>
        </w:rPr>
        <w:t>Manjon</w:t>
      </w:r>
      <w:proofErr w:type="spellEnd"/>
      <w:r>
        <w:rPr>
          <w:sz w:val="22"/>
          <w:szCs w:val="22"/>
        </w:rPr>
        <w:t xml:space="preserve">, </w:t>
      </w:r>
      <w:r>
        <w:rPr>
          <w:rStyle w:val="bibfname"/>
          <w:sz w:val="22"/>
          <w:szCs w:val="22"/>
        </w:rPr>
        <w:t>J.</w:t>
      </w:r>
      <w:r>
        <w:rPr>
          <w:sz w:val="22"/>
          <w:szCs w:val="22"/>
        </w:rPr>
        <w:t xml:space="preserve"> (</w:t>
      </w:r>
      <w:commentRangeStart w:id="817"/>
      <w:r>
        <w:rPr>
          <w:rStyle w:val="bibyear"/>
          <w:sz w:val="22"/>
          <w:szCs w:val="22"/>
        </w:rPr>
        <w:t>2016</w:t>
      </w:r>
      <w:commentRangeEnd w:id="817"/>
      <w:r w:rsidR="002F38A4">
        <w:rPr>
          <w:rStyle w:val="CommentReference"/>
          <w:rFonts w:asciiTheme="minorHAnsi" w:eastAsiaTheme="minorEastAsia" w:hAnsiTheme="minorHAnsi" w:cstheme="minorBidi"/>
          <w:lang w:val="en-IN" w:eastAsia="en-IN"/>
        </w:rPr>
        <w:commentReference w:id="817"/>
      </w:r>
      <w:r>
        <w:rPr>
          <w:sz w:val="22"/>
          <w:szCs w:val="22"/>
        </w:rPr>
        <w:t xml:space="preserve">). </w:t>
      </w:r>
      <w:r>
        <w:rPr>
          <w:rStyle w:val="bibarticle"/>
          <w:sz w:val="22"/>
          <w:szCs w:val="22"/>
        </w:rPr>
        <w:t>Solution-focused group therapy for common mental health problems: Outcome assessment in routine clinical practice</w:t>
      </w:r>
      <w:r>
        <w:rPr>
          <w:sz w:val="22"/>
          <w:szCs w:val="22"/>
        </w:rPr>
        <w:t xml:space="preserve">. </w:t>
      </w:r>
      <w:r>
        <w:rPr>
          <w:rStyle w:val="bibarticle"/>
          <w:sz w:val="22"/>
          <w:szCs w:val="22"/>
        </w:rPr>
        <w:t>Psychology and Psychotherapy: Theory</w:t>
      </w:r>
      <w:r>
        <w:rPr>
          <w:sz w:val="22"/>
          <w:szCs w:val="22"/>
        </w:rPr>
        <w:t xml:space="preserve">, </w:t>
      </w:r>
      <w:r>
        <w:rPr>
          <w:rStyle w:val="bibjournal"/>
          <w:sz w:val="22"/>
          <w:szCs w:val="22"/>
        </w:rPr>
        <w:t>Research and Practice</w:t>
      </w:r>
      <w:r>
        <w:rPr>
          <w:sz w:val="22"/>
          <w:szCs w:val="22"/>
        </w:rPr>
        <w:t xml:space="preserve">, </w:t>
      </w:r>
      <w:r>
        <w:rPr>
          <w:rStyle w:val="bibvolume"/>
          <w:sz w:val="22"/>
          <w:szCs w:val="22"/>
        </w:rPr>
        <w:t>89</w:t>
      </w:r>
      <w:r>
        <w:rPr>
          <w:sz w:val="22"/>
          <w:szCs w:val="22"/>
        </w:rPr>
        <w:t xml:space="preserve">, </w:t>
      </w:r>
      <w:r>
        <w:rPr>
          <w:rStyle w:val="bibfpage"/>
          <w:sz w:val="22"/>
          <w:szCs w:val="22"/>
        </w:rPr>
        <w:t>294</w:t>
      </w:r>
      <w:r>
        <w:rPr>
          <w:sz w:val="22"/>
          <w:szCs w:val="22"/>
        </w:rPr>
        <w:t>–</w:t>
      </w:r>
      <w:r>
        <w:rPr>
          <w:rStyle w:val="biblpage"/>
          <w:sz w:val="22"/>
          <w:szCs w:val="22"/>
        </w:rPr>
        <w:t>307</w:t>
      </w:r>
      <w:r>
        <w:rPr>
          <w:sz w:val="22"/>
          <w:szCs w:val="22"/>
        </w:rPr>
        <w:t xml:space="preserve">. </w:t>
      </w:r>
      <w:r>
        <w:rPr>
          <w:rStyle w:val="bibdoi"/>
          <w:sz w:val="22"/>
          <w:szCs w:val="22"/>
        </w:rPr>
        <w:t>doi:10.1111/papt.12085</w:t>
      </w:r>
    </w:p>
    <w:p w14:paraId="162389C1" w14:textId="77777777" w:rsidR="00BC4C64" w:rsidRDefault="00BC4C64" w:rsidP="00BC4C64">
      <w:pPr>
        <w:pStyle w:val="REF-U"/>
        <w:spacing w:line="480" w:lineRule="auto"/>
        <w:rPr>
          <w:sz w:val="22"/>
          <w:szCs w:val="22"/>
        </w:rPr>
      </w:pPr>
      <w:proofErr w:type="gramStart"/>
      <w:r>
        <w:rPr>
          <w:rStyle w:val="bibsurname"/>
          <w:sz w:val="22"/>
          <w:szCs w:val="22"/>
        </w:rPr>
        <w:t>Cavanagh</w:t>
      </w:r>
      <w:r>
        <w:rPr>
          <w:sz w:val="22"/>
          <w:szCs w:val="22"/>
        </w:rPr>
        <w:t xml:space="preserve">, </w:t>
      </w:r>
      <w:r>
        <w:rPr>
          <w:rStyle w:val="bibfname"/>
          <w:sz w:val="22"/>
          <w:szCs w:val="22"/>
        </w:rPr>
        <w:t>A.</w:t>
      </w:r>
      <w:r>
        <w:rPr>
          <w:sz w:val="22"/>
          <w:szCs w:val="22"/>
        </w:rPr>
        <w:t xml:space="preserve">, </w:t>
      </w:r>
      <w:r>
        <w:rPr>
          <w:rStyle w:val="bibsurname"/>
          <w:sz w:val="22"/>
          <w:szCs w:val="22"/>
        </w:rPr>
        <w:t>Root</w:t>
      </w:r>
      <w:r>
        <w:rPr>
          <w:sz w:val="22"/>
          <w:szCs w:val="22"/>
        </w:rPr>
        <w:t xml:space="preserve">, </w:t>
      </w:r>
      <w:r>
        <w:rPr>
          <w:rStyle w:val="bibfname"/>
          <w:sz w:val="22"/>
          <w:szCs w:val="22"/>
        </w:rPr>
        <w:t>E.</w:t>
      </w:r>
      <w:r>
        <w:rPr>
          <w:sz w:val="22"/>
          <w:szCs w:val="22"/>
        </w:rPr>
        <w:t xml:space="preserve">, and </w:t>
      </w:r>
      <w:proofErr w:type="spellStart"/>
      <w:r>
        <w:rPr>
          <w:rStyle w:val="bibsurname"/>
          <w:sz w:val="22"/>
          <w:szCs w:val="22"/>
        </w:rPr>
        <w:t>Ouzia</w:t>
      </w:r>
      <w:proofErr w:type="spellEnd"/>
      <w:r>
        <w:rPr>
          <w:sz w:val="22"/>
          <w:szCs w:val="22"/>
        </w:rPr>
        <w:t xml:space="preserve">, </w:t>
      </w:r>
      <w:r>
        <w:rPr>
          <w:rStyle w:val="bibfname"/>
          <w:sz w:val="22"/>
          <w:szCs w:val="22"/>
        </w:rPr>
        <w:t>J.</w:t>
      </w:r>
      <w:r>
        <w:rPr>
          <w:sz w:val="22"/>
          <w:szCs w:val="22"/>
        </w:rPr>
        <w:t xml:space="preserve"> (</w:t>
      </w:r>
      <w:r>
        <w:rPr>
          <w:rStyle w:val="bibyear"/>
          <w:sz w:val="22"/>
          <w:szCs w:val="22"/>
        </w:rPr>
        <w:t>2024</w:t>
      </w:r>
      <w:r>
        <w:rPr>
          <w:sz w:val="22"/>
          <w:szCs w:val="22"/>
        </w:rPr>
        <w:t>).</w:t>
      </w:r>
      <w:proofErr w:type="gramEnd"/>
      <w:r>
        <w:rPr>
          <w:sz w:val="22"/>
          <w:szCs w:val="22"/>
        </w:rPr>
        <w:t xml:space="preserve"> </w:t>
      </w:r>
      <w:r>
        <w:rPr>
          <w:rStyle w:val="bibarticle"/>
          <w:sz w:val="22"/>
          <w:szCs w:val="22"/>
        </w:rPr>
        <w:t>From agency to responsibility: Gestalt therapy trainees’ experience of engaging in Personal Therapy</w:t>
      </w:r>
      <w:r>
        <w:rPr>
          <w:sz w:val="22"/>
          <w:szCs w:val="22"/>
        </w:rPr>
        <w:t xml:space="preserve">. </w:t>
      </w:r>
      <w:r w:rsidRPr="00F90590">
        <w:rPr>
          <w:rStyle w:val="bibjournal"/>
          <w:i/>
        </w:rPr>
        <w:t>Journal of Humanistic Psychology</w:t>
      </w:r>
      <w:r>
        <w:rPr>
          <w:sz w:val="22"/>
          <w:szCs w:val="22"/>
        </w:rPr>
        <w:t xml:space="preserve">, </w:t>
      </w:r>
      <w:r>
        <w:rPr>
          <w:rStyle w:val="bibfpage"/>
          <w:sz w:val="22"/>
          <w:szCs w:val="22"/>
        </w:rPr>
        <w:t>1</w:t>
      </w:r>
      <w:r>
        <w:rPr>
          <w:sz w:val="22"/>
          <w:szCs w:val="22"/>
        </w:rPr>
        <w:t>-</w:t>
      </w:r>
      <w:r>
        <w:rPr>
          <w:rStyle w:val="biblpage"/>
          <w:sz w:val="22"/>
          <w:szCs w:val="22"/>
        </w:rPr>
        <w:t>23</w:t>
      </w:r>
      <w:r>
        <w:rPr>
          <w:sz w:val="22"/>
          <w:szCs w:val="22"/>
        </w:rPr>
        <w:t xml:space="preserve">. </w:t>
      </w:r>
      <w:proofErr w:type="spellStart"/>
      <w:proofErr w:type="gramStart"/>
      <w:r>
        <w:rPr>
          <w:rStyle w:val="bibdoi"/>
          <w:sz w:val="22"/>
          <w:szCs w:val="22"/>
        </w:rPr>
        <w:t>doi</w:t>
      </w:r>
      <w:proofErr w:type="spellEnd"/>
      <w:proofErr w:type="gramEnd"/>
      <w:r>
        <w:rPr>
          <w:rStyle w:val="bibdoi"/>
          <w:sz w:val="22"/>
          <w:szCs w:val="22"/>
        </w:rPr>
        <w:t>: 10.1177/00221678241296993</w:t>
      </w:r>
    </w:p>
    <w:p w14:paraId="6C685C58" w14:textId="77777777" w:rsidR="00BC4C64" w:rsidRDefault="00BC4C64" w:rsidP="00BC4C64">
      <w:pPr>
        <w:pStyle w:val="REF-U"/>
        <w:spacing w:line="480" w:lineRule="auto"/>
        <w:rPr>
          <w:sz w:val="22"/>
          <w:szCs w:val="22"/>
        </w:rPr>
      </w:pPr>
      <w:proofErr w:type="spellStart"/>
      <w:proofErr w:type="gramStart"/>
      <w:r>
        <w:rPr>
          <w:rStyle w:val="bibsurname"/>
          <w:sz w:val="22"/>
          <w:szCs w:val="22"/>
        </w:rPr>
        <w:t>Clance</w:t>
      </w:r>
      <w:proofErr w:type="spellEnd"/>
      <w:r>
        <w:rPr>
          <w:sz w:val="22"/>
          <w:szCs w:val="22"/>
        </w:rPr>
        <w:t xml:space="preserve">, </w:t>
      </w:r>
      <w:r>
        <w:rPr>
          <w:rStyle w:val="bibfname"/>
          <w:sz w:val="22"/>
          <w:szCs w:val="22"/>
        </w:rPr>
        <w:t>P. R.</w:t>
      </w:r>
      <w:r>
        <w:rPr>
          <w:sz w:val="22"/>
          <w:szCs w:val="22"/>
        </w:rPr>
        <w:t xml:space="preserve">, </w:t>
      </w:r>
      <w:r>
        <w:rPr>
          <w:rStyle w:val="bibsurname"/>
          <w:sz w:val="22"/>
          <w:szCs w:val="22"/>
        </w:rPr>
        <w:t>Thompson</w:t>
      </w:r>
      <w:r>
        <w:rPr>
          <w:sz w:val="22"/>
          <w:szCs w:val="22"/>
        </w:rPr>
        <w:t xml:space="preserve">, </w:t>
      </w:r>
      <w:r>
        <w:rPr>
          <w:rStyle w:val="bibfname"/>
          <w:sz w:val="22"/>
          <w:szCs w:val="22"/>
        </w:rPr>
        <w:t>M. B.</w:t>
      </w:r>
      <w:r>
        <w:rPr>
          <w:sz w:val="22"/>
          <w:szCs w:val="22"/>
        </w:rPr>
        <w:t xml:space="preserve">, </w:t>
      </w:r>
      <w:proofErr w:type="spellStart"/>
      <w:r>
        <w:rPr>
          <w:rStyle w:val="bibsurname"/>
          <w:sz w:val="22"/>
          <w:szCs w:val="22"/>
        </w:rPr>
        <w:t>Simerly</w:t>
      </w:r>
      <w:proofErr w:type="spellEnd"/>
      <w:r>
        <w:rPr>
          <w:sz w:val="22"/>
          <w:szCs w:val="22"/>
        </w:rPr>
        <w:t xml:space="preserve">, </w:t>
      </w:r>
      <w:r>
        <w:rPr>
          <w:rStyle w:val="bibfname"/>
          <w:sz w:val="22"/>
          <w:szCs w:val="22"/>
        </w:rPr>
        <w:t>D. E.</w:t>
      </w:r>
      <w:r>
        <w:rPr>
          <w:sz w:val="22"/>
          <w:szCs w:val="22"/>
        </w:rPr>
        <w:t xml:space="preserve">, &amp; </w:t>
      </w:r>
      <w:r>
        <w:rPr>
          <w:rStyle w:val="bibsurname"/>
          <w:sz w:val="22"/>
          <w:szCs w:val="22"/>
        </w:rPr>
        <w:t>Weiss</w:t>
      </w:r>
      <w:r>
        <w:rPr>
          <w:sz w:val="22"/>
          <w:szCs w:val="22"/>
        </w:rPr>
        <w:t xml:space="preserve">, </w:t>
      </w:r>
      <w:r>
        <w:rPr>
          <w:rStyle w:val="bibfname"/>
          <w:sz w:val="22"/>
          <w:szCs w:val="22"/>
        </w:rPr>
        <w:t>A.</w:t>
      </w:r>
      <w:r>
        <w:rPr>
          <w:sz w:val="22"/>
          <w:szCs w:val="22"/>
        </w:rPr>
        <w:t xml:space="preserve"> (</w:t>
      </w:r>
      <w:r>
        <w:rPr>
          <w:rStyle w:val="bibyear"/>
          <w:sz w:val="22"/>
          <w:szCs w:val="22"/>
        </w:rPr>
        <w:t>1994</w:t>
      </w:r>
      <w:r>
        <w:rPr>
          <w:sz w:val="22"/>
          <w:szCs w:val="22"/>
        </w:rPr>
        <w:t>).</w:t>
      </w:r>
      <w:proofErr w:type="gramEnd"/>
      <w:r>
        <w:rPr>
          <w:sz w:val="22"/>
          <w:szCs w:val="22"/>
        </w:rPr>
        <w:t xml:space="preserve"> </w:t>
      </w:r>
      <w:r>
        <w:rPr>
          <w:rStyle w:val="bibarticle"/>
          <w:sz w:val="22"/>
          <w:szCs w:val="22"/>
        </w:rPr>
        <w:t>The effects of the gestalt approach on body image</w:t>
      </w:r>
      <w:r>
        <w:rPr>
          <w:sz w:val="22"/>
          <w:szCs w:val="22"/>
        </w:rPr>
        <w:t xml:space="preserve">. </w:t>
      </w:r>
      <w:r>
        <w:rPr>
          <w:rStyle w:val="bibjournal"/>
          <w:sz w:val="22"/>
          <w:szCs w:val="22"/>
        </w:rPr>
        <w:t>The Gestalt Journal</w:t>
      </w:r>
      <w:r>
        <w:rPr>
          <w:sz w:val="22"/>
          <w:szCs w:val="22"/>
        </w:rPr>
        <w:t xml:space="preserve">, </w:t>
      </w:r>
      <w:r>
        <w:rPr>
          <w:rStyle w:val="bibvolume"/>
          <w:sz w:val="22"/>
          <w:szCs w:val="22"/>
        </w:rPr>
        <w:t>17</w:t>
      </w:r>
      <w:r>
        <w:rPr>
          <w:sz w:val="22"/>
          <w:szCs w:val="22"/>
        </w:rPr>
        <w:t xml:space="preserve">, </w:t>
      </w:r>
      <w:r>
        <w:rPr>
          <w:rStyle w:val="bibfpage"/>
          <w:sz w:val="22"/>
          <w:szCs w:val="22"/>
        </w:rPr>
        <w:t>95</w:t>
      </w:r>
      <w:r>
        <w:rPr>
          <w:sz w:val="22"/>
          <w:szCs w:val="22"/>
        </w:rPr>
        <w:t>–</w:t>
      </w:r>
      <w:r>
        <w:rPr>
          <w:rStyle w:val="biblpage"/>
          <w:sz w:val="22"/>
          <w:szCs w:val="22"/>
        </w:rPr>
        <w:t>114</w:t>
      </w:r>
      <w:r>
        <w:rPr>
          <w:sz w:val="22"/>
          <w:szCs w:val="22"/>
        </w:rPr>
        <w:t>.</w:t>
      </w:r>
    </w:p>
    <w:p w14:paraId="7AAB94C0" w14:textId="77777777" w:rsidR="00BC4C64" w:rsidRDefault="00BC4C64" w:rsidP="00BC4C64">
      <w:pPr>
        <w:pStyle w:val="REF-U"/>
        <w:spacing w:line="480" w:lineRule="auto"/>
        <w:rPr>
          <w:sz w:val="22"/>
          <w:szCs w:val="22"/>
        </w:rPr>
      </w:pPr>
      <w:proofErr w:type="gramStart"/>
      <w:r>
        <w:rPr>
          <w:rStyle w:val="bibsurname"/>
          <w:sz w:val="22"/>
          <w:szCs w:val="22"/>
        </w:rPr>
        <w:t>Cook</w:t>
      </w:r>
      <w:r>
        <w:rPr>
          <w:sz w:val="22"/>
          <w:szCs w:val="22"/>
        </w:rPr>
        <w:t xml:space="preserve">, </w:t>
      </w:r>
      <w:r>
        <w:rPr>
          <w:rStyle w:val="bibfname"/>
          <w:sz w:val="22"/>
          <w:szCs w:val="22"/>
        </w:rPr>
        <w:t>J. M.</w:t>
      </w:r>
      <w:r>
        <w:rPr>
          <w:sz w:val="22"/>
          <w:szCs w:val="22"/>
        </w:rPr>
        <w:t xml:space="preserve">, </w:t>
      </w:r>
      <w:proofErr w:type="spellStart"/>
      <w:r>
        <w:rPr>
          <w:rStyle w:val="bibsurname"/>
          <w:sz w:val="22"/>
          <w:szCs w:val="22"/>
        </w:rPr>
        <w:t>Biyanova</w:t>
      </w:r>
      <w:proofErr w:type="spellEnd"/>
      <w:r>
        <w:rPr>
          <w:sz w:val="22"/>
          <w:szCs w:val="22"/>
        </w:rPr>
        <w:t xml:space="preserve">, </w:t>
      </w:r>
      <w:r>
        <w:rPr>
          <w:rStyle w:val="bibfname"/>
          <w:sz w:val="22"/>
          <w:szCs w:val="22"/>
        </w:rPr>
        <w:t>T.</w:t>
      </w:r>
      <w:r>
        <w:rPr>
          <w:sz w:val="22"/>
          <w:szCs w:val="22"/>
        </w:rPr>
        <w:t xml:space="preserve">, &amp; </w:t>
      </w:r>
      <w:r>
        <w:rPr>
          <w:rStyle w:val="bibsurname"/>
          <w:sz w:val="22"/>
          <w:szCs w:val="22"/>
        </w:rPr>
        <w:t>Coyne</w:t>
      </w:r>
      <w:r>
        <w:rPr>
          <w:sz w:val="22"/>
          <w:szCs w:val="22"/>
        </w:rPr>
        <w:t xml:space="preserve">, </w:t>
      </w:r>
      <w:r>
        <w:rPr>
          <w:rStyle w:val="bibfname"/>
          <w:sz w:val="22"/>
          <w:szCs w:val="22"/>
        </w:rPr>
        <w:t>J. C.</w:t>
      </w:r>
      <w:r>
        <w:rPr>
          <w:sz w:val="22"/>
          <w:szCs w:val="22"/>
        </w:rPr>
        <w:t xml:space="preserve"> (</w:t>
      </w:r>
      <w:r>
        <w:rPr>
          <w:rStyle w:val="bibyear"/>
          <w:sz w:val="22"/>
          <w:szCs w:val="22"/>
        </w:rPr>
        <w:t>2009</w:t>
      </w:r>
      <w:r>
        <w:rPr>
          <w:sz w:val="22"/>
          <w:szCs w:val="22"/>
        </w:rPr>
        <w:t>).</w:t>
      </w:r>
      <w:proofErr w:type="gramEnd"/>
      <w:r>
        <w:rPr>
          <w:sz w:val="22"/>
          <w:szCs w:val="22"/>
        </w:rPr>
        <w:t xml:space="preserve"> </w:t>
      </w:r>
      <w:r>
        <w:rPr>
          <w:rStyle w:val="bibarticle"/>
          <w:sz w:val="22"/>
          <w:szCs w:val="22"/>
        </w:rPr>
        <w:t>Influential psychotherapy figures, authors, and books: An internet survey of over 2,000 psychotherapists</w:t>
      </w:r>
      <w:r>
        <w:rPr>
          <w:sz w:val="22"/>
          <w:szCs w:val="22"/>
        </w:rPr>
        <w:t xml:space="preserve">. </w:t>
      </w:r>
      <w:r w:rsidRPr="00F90590">
        <w:rPr>
          <w:rStyle w:val="bibjournal"/>
          <w:sz w:val="22"/>
        </w:rPr>
        <w:t xml:space="preserve">Psychotherapy: Research, Practice, </w:t>
      </w:r>
      <w:r>
        <w:rPr>
          <w:rStyle w:val="bibjournal"/>
          <w:sz w:val="22"/>
          <w:szCs w:val="22"/>
        </w:rPr>
        <w:t>Training</w:t>
      </w:r>
      <w:r>
        <w:rPr>
          <w:sz w:val="22"/>
          <w:szCs w:val="22"/>
        </w:rPr>
        <w:t xml:space="preserve">, </w:t>
      </w:r>
      <w:r>
        <w:rPr>
          <w:rStyle w:val="bibvolume"/>
          <w:sz w:val="22"/>
          <w:szCs w:val="22"/>
        </w:rPr>
        <w:t>46</w:t>
      </w:r>
      <w:r>
        <w:rPr>
          <w:sz w:val="22"/>
          <w:szCs w:val="22"/>
        </w:rPr>
        <w:t>(</w:t>
      </w:r>
      <w:r>
        <w:rPr>
          <w:rStyle w:val="bibissue"/>
          <w:sz w:val="22"/>
          <w:szCs w:val="22"/>
        </w:rPr>
        <w:t>1</w:t>
      </w:r>
      <w:r>
        <w:rPr>
          <w:sz w:val="22"/>
          <w:szCs w:val="22"/>
        </w:rPr>
        <w:t xml:space="preserve">), </w:t>
      </w:r>
      <w:r>
        <w:rPr>
          <w:rStyle w:val="bibfpage"/>
          <w:sz w:val="22"/>
          <w:szCs w:val="22"/>
        </w:rPr>
        <w:t>42</w:t>
      </w:r>
      <w:r>
        <w:rPr>
          <w:sz w:val="22"/>
          <w:szCs w:val="22"/>
        </w:rPr>
        <w:t>–</w:t>
      </w:r>
      <w:r>
        <w:rPr>
          <w:rStyle w:val="biblpage"/>
          <w:sz w:val="22"/>
          <w:szCs w:val="22"/>
        </w:rPr>
        <w:t>51</w:t>
      </w:r>
      <w:r>
        <w:rPr>
          <w:sz w:val="22"/>
          <w:szCs w:val="22"/>
        </w:rPr>
        <w:t xml:space="preserve">. </w:t>
      </w:r>
      <w:proofErr w:type="gramStart"/>
      <w:r>
        <w:rPr>
          <w:rStyle w:val="bibdoi"/>
          <w:sz w:val="22"/>
          <w:szCs w:val="22"/>
        </w:rPr>
        <w:t>doi:</w:t>
      </w:r>
      <w:proofErr w:type="gramEnd"/>
      <w:r>
        <w:rPr>
          <w:rStyle w:val="bibdoi"/>
          <w:sz w:val="22"/>
          <w:szCs w:val="22"/>
        </w:rPr>
        <w:t>10.1037/a0015152</w:t>
      </w:r>
    </w:p>
    <w:p w14:paraId="23768276" w14:textId="77777777" w:rsidR="00BC4C64" w:rsidRPr="0099569C" w:rsidRDefault="00BC4C64" w:rsidP="00BC4C64">
      <w:pPr>
        <w:pStyle w:val="REF-U"/>
        <w:spacing w:line="480" w:lineRule="auto"/>
        <w:rPr>
          <w:sz w:val="22"/>
          <w:szCs w:val="22"/>
          <w:highlight w:val="green"/>
          <w:rPrChange w:id="818" w:author="AQ" w:date="2025-08-03T08:56:00Z">
            <w:rPr>
              <w:sz w:val="22"/>
              <w:szCs w:val="22"/>
            </w:rPr>
          </w:rPrChange>
        </w:rPr>
      </w:pPr>
      <w:r w:rsidRPr="0099569C">
        <w:rPr>
          <w:rStyle w:val="bibsurname"/>
          <w:sz w:val="22"/>
          <w:szCs w:val="22"/>
          <w:highlight w:val="green"/>
          <w:rPrChange w:id="819" w:author="AQ" w:date="2025-08-03T08:56:00Z">
            <w:rPr>
              <w:rStyle w:val="bibsurname"/>
              <w:sz w:val="22"/>
              <w:szCs w:val="22"/>
            </w:rPr>
          </w:rPrChange>
        </w:rPr>
        <w:t>Corey</w:t>
      </w:r>
      <w:r w:rsidRPr="0099569C">
        <w:rPr>
          <w:sz w:val="22"/>
          <w:szCs w:val="22"/>
          <w:highlight w:val="green"/>
          <w:rPrChange w:id="820" w:author="AQ" w:date="2025-08-03T08:56:00Z">
            <w:rPr>
              <w:sz w:val="22"/>
              <w:szCs w:val="22"/>
            </w:rPr>
          </w:rPrChange>
        </w:rPr>
        <w:t xml:space="preserve">, </w:t>
      </w:r>
      <w:r w:rsidRPr="0099569C">
        <w:rPr>
          <w:rStyle w:val="bibfname"/>
          <w:sz w:val="22"/>
          <w:szCs w:val="22"/>
          <w:highlight w:val="green"/>
          <w:rPrChange w:id="821" w:author="AQ" w:date="2025-08-03T08:56:00Z">
            <w:rPr>
              <w:rStyle w:val="bibfname"/>
              <w:sz w:val="22"/>
              <w:szCs w:val="22"/>
            </w:rPr>
          </w:rPrChange>
        </w:rPr>
        <w:t>G.</w:t>
      </w:r>
      <w:r w:rsidRPr="0099569C">
        <w:rPr>
          <w:sz w:val="22"/>
          <w:szCs w:val="22"/>
          <w:highlight w:val="green"/>
          <w:rPrChange w:id="822" w:author="AQ" w:date="2025-08-03T08:56:00Z">
            <w:rPr>
              <w:sz w:val="22"/>
              <w:szCs w:val="22"/>
            </w:rPr>
          </w:rPrChange>
        </w:rPr>
        <w:t xml:space="preserve"> (</w:t>
      </w:r>
      <w:r w:rsidRPr="0099569C">
        <w:rPr>
          <w:rStyle w:val="bibyear"/>
          <w:sz w:val="22"/>
          <w:szCs w:val="22"/>
          <w:highlight w:val="green"/>
          <w:rPrChange w:id="823" w:author="AQ" w:date="2025-08-03T08:56:00Z">
            <w:rPr>
              <w:rStyle w:val="bibyear"/>
              <w:sz w:val="22"/>
              <w:szCs w:val="22"/>
            </w:rPr>
          </w:rPrChange>
        </w:rPr>
        <w:t>2023</w:t>
      </w:r>
      <w:r w:rsidRPr="0099569C">
        <w:rPr>
          <w:sz w:val="22"/>
          <w:szCs w:val="22"/>
          <w:highlight w:val="green"/>
          <w:rPrChange w:id="824" w:author="AQ" w:date="2025-08-03T08:56:00Z">
            <w:rPr>
              <w:sz w:val="22"/>
              <w:szCs w:val="22"/>
            </w:rPr>
          </w:rPrChange>
        </w:rPr>
        <w:t xml:space="preserve">). </w:t>
      </w:r>
      <w:r w:rsidRPr="0099569C">
        <w:rPr>
          <w:rStyle w:val="bibbook"/>
          <w:highlight w:val="green"/>
          <w:rPrChange w:id="825" w:author="AQ" w:date="2025-08-03T08:56:00Z">
            <w:rPr>
              <w:rStyle w:val="bibbook"/>
            </w:rPr>
          </w:rPrChange>
        </w:rPr>
        <w:t>Theory and practice of counseling and psychotherapy</w:t>
      </w:r>
      <w:r w:rsidRPr="0099569C">
        <w:rPr>
          <w:sz w:val="22"/>
          <w:szCs w:val="22"/>
          <w:highlight w:val="green"/>
          <w:rPrChange w:id="826" w:author="AQ" w:date="2025-08-03T08:56:00Z">
            <w:rPr>
              <w:sz w:val="22"/>
              <w:szCs w:val="22"/>
            </w:rPr>
          </w:rPrChange>
        </w:rPr>
        <w:t xml:space="preserve"> (</w:t>
      </w:r>
      <w:r w:rsidRPr="0099569C">
        <w:rPr>
          <w:rStyle w:val="bibeditionno"/>
          <w:sz w:val="22"/>
          <w:szCs w:val="22"/>
          <w:highlight w:val="green"/>
          <w:rPrChange w:id="827" w:author="AQ" w:date="2025-08-03T08:56:00Z">
            <w:rPr>
              <w:rStyle w:val="bibeditionno"/>
              <w:sz w:val="22"/>
              <w:szCs w:val="22"/>
            </w:rPr>
          </w:rPrChange>
        </w:rPr>
        <w:t xml:space="preserve">11th </w:t>
      </w:r>
      <w:proofErr w:type="gramStart"/>
      <w:r w:rsidRPr="0099569C">
        <w:rPr>
          <w:rStyle w:val="bibeditionno"/>
          <w:sz w:val="22"/>
          <w:szCs w:val="22"/>
          <w:highlight w:val="green"/>
          <w:rPrChange w:id="828" w:author="AQ" w:date="2025-08-03T08:56:00Z">
            <w:rPr>
              <w:rStyle w:val="bibeditionno"/>
              <w:sz w:val="22"/>
              <w:szCs w:val="22"/>
            </w:rPr>
          </w:rPrChange>
        </w:rPr>
        <w:t>ed</w:t>
      </w:r>
      <w:proofErr w:type="gramEnd"/>
      <w:r w:rsidRPr="0099569C">
        <w:rPr>
          <w:rStyle w:val="bibeditionno"/>
          <w:sz w:val="22"/>
          <w:szCs w:val="22"/>
          <w:highlight w:val="green"/>
          <w:rPrChange w:id="829" w:author="AQ" w:date="2025-08-03T08:56:00Z">
            <w:rPr>
              <w:rStyle w:val="bibeditionno"/>
              <w:sz w:val="22"/>
              <w:szCs w:val="22"/>
            </w:rPr>
          </w:rPrChange>
        </w:rPr>
        <w:t>.</w:t>
      </w:r>
      <w:r w:rsidRPr="0099569C">
        <w:rPr>
          <w:sz w:val="22"/>
          <w:szCs w:val="22"/>
          <w:highlight w:val="green"/>
          <w:rPrChange w:id="830" w:author="AQ" w:date="2025-08-03T08:56:00Z">
            <w:rPr>
              <w:sz w:val="22"/>
              <w:szCs w:val="22"/>
            </w:rPr>
          </w:rPrChange>
        </w:rPr>
        <w:t xml:space="preserve">). </w:t>
      </w:r>
      <w:r w:rsidRPr="0099569C">
        <w:rPr>
          <w:rStyle w:val="biblocation"/>
          <w:sz w:val="22"/>
          <w:szCs w:val="22"/>
          <w:highlight w:val="green"/>
          <w:rPrChange w:id="831" w:author="AQ" w:date="2025-08-03T08:56:00Z">
            <w:rPr>
              <w:rStyle w:val="biblocation"/>
              <w:sz w:val="22"/>
              <w:szCs w:val="22"/>
            </w:rPr>
          </w:rPrChange>
        </w:rPr>
        <w:t>Boston, MA</w:t>
      </w:r>
      <w:r w:rsidRPr="0099569C">
        <w:rPr>
          <w:sz w:val="22"/>
          <w:szCs w:val="22"/>
          <w:highlight w:val="green"/>
          <w:rPrChange w:id="832" w:author="AQ" w:date="2025-08-03T08:56:00Z">
            <w:rPr>
              <w:sz w:val="22"/>
              <w:szCs w:val="22"/>
            </w:rPr>
          </w:rPrChange>
        </w:rPr>
        <w:t xml:space="preserve">: </w:t>
      </w:r>
      <w:proofErr w:type="spellStart"/>
      <w:r w:rsidRPr="0099569C">
        <w:rPr>
          <w:rStyle w:val="bibpublisher"/>
          <w:sz w:val="22"/>
          <w:szCs w:val="22"/>
          <w:highlight w:val="green"/>
          <w:rPrChange w:id="833" w:author="AQ" w:date="2025-08-03T08:56:00Z">
            <w:rPr>
              <w:rStyle w:val="bibpublisher"/>
              <w:sz w:val="22"/>
              <w:szCs w:val="22"/>
            </w:rPr>
          </w:rPrChange>
        </w:rPr>
        <w:t>Cengage</w:t>
      </w:r>
      <w:proofErr w:type="spellEnd"/>
      <w:r w:rsidRPr="0099569C">
        <w:rPr>
          <w:rStyle w:val="bibpublisher"/>
          <w:sz w:val="22"/>
          <w:szCs w:val="22"/>
          <w:highlight w:val="green"/>
          <w:rPrChange w:id="834" w:author="AQ" w:date="2025-08-03T08:56:00Z">
            <w:rPr>
              <w:rStyle w:val="bibpublisher"/>
              <w:sz w:val="22"/>
              <w:szCs w:val="22"/>
            </w:rPr>
          </w:rPrChange>
        </w:rPr>
        <w:t xml:space="preserve"> Learning</w:t>
      </w:r>
      <w:r w:rsidRPr="0099569C">
        <w:rPr>
          <w:sz w:val="22"/>
          <w:szCs w:val="22"/>
          <w:highlight w:val="green"/>
          <w:rPrChange w:id="835" w:author="AQ" w:date="2025-08-03T08:56:00Z">
            <w:rPr>
              <w:sz w:val="22"/>
              <w:szCs w:val="22"/>
            </w:rPr>
          </w:rPrChange>
        </w:rPr>
        <w:t>.</w:t>
      </w:r>
    </w:p>
    <w:p w14:paraId="1477B453" w14:textId="77777777" w:rsidR="00BC4C64" w:rsidRPr="0099569C" w:rsidRDefault="00BC4C64" w:rsidP="00BC4C64">
      <w:pPr>
        <w:pStyle w:val="REF-U"/>
        <w:spacing w:line="480" w:lineRule="auto"/>
        <w:rPr>
          <w:sz w:val="22"/>
          <w:szCs w:val="22"/>
          <w:highlight w:val="green"/>
          <w:rPrChange w:id="836" w:author="AQ" w:date="2025-08-03T08:56:00Z">
            <w:rPr>
              <w:sz w:val="22"/>
              <w:szCs w:val="22"/>
            </w:rPr>
          </w:rPrChange>
        </w:rPr>
      </w:pPr>
      <w:r w:rsidRPr="0099569C">
        <w:rPr>
          <w:rStyle w:val="bibsurname"/>
          <w:sz w:val="22"/>
          <w:szCs w:val="22"/>
          <w:highlight w:val="green"/>
          <w:rPrChange w:id="837" w:author="AQ" w:date="2025-08-03T08:56:00Z">
            <w:rPr>
              <w:rStyle w:val="bibsurname"/>
              <w:sz w:val="22"/>
              <w:szCs w:val="22"/>
            </w:rPr>
          </w:rPrChange>
        </w:rPr>
        <w:lastRenderedPageBreak/>
        <w:t>Cornelius-White</w:t>
      </w:r>
      <w:r w:rsidRPr="0099569C">
        <w:rPr>
          <w:sz w:val="22"/>
          <w:szCs w:val="22"/>
          <w:highlight w:val="green"/>
          <w:rPrChange w:id="838" w:author="AQ" w:date="2025-08-03T08:56:00Z">
            <w:rPr>
              <w:sz w:val="22"/>
              <w:szCs w:val="22"/>
            </w:rPr>
          </w:rPrChange>
        </w:rPr>
        <w:t xml:space="preserve">, </w:t>
      </w:r>
      <w:r w:rsidRPr="0099569C">
        <w:rPr>
          <w:rStyle w:val="bibfname"/>
          <w:sz w:val="22"/>
          <w:szCs w:val="22"/>
          <w:highlight w:val="green"/>
          <w:rPrChange w:id="839" w:author="AQ" w:date="2025-08-03T08:56:00Z">
            <w:rPr>
              <w:rStyle w:val="bibfname"/>
              <w:sz w:val="22"/>
              <w:szCs w:val="22"/>
            </w:rPr>
          </w:rPrChange>
        </w:rPr>
        <w:t>J. H. D.</w:t>
      </w:r>
      <w:r w:rsidRPr="0099569C">
        <w:rPr>
          <w:sz w:val="22"/>
          <w:szCs w:val="22"/>
          <w:highlight w:val="green"/>
          <w:rPrChange w:id="840" w:author="AQ" w:date="2025-08-03T08:56:00Z">
            <w:rPr>
              <w:sz w:val="22"/>
              <w:szCs w:val="22"/>
            </w:rPr>
          </w:rPrChange>
        </w:rPr>
        <w:t xml:space="preserve"> (</w:t>
      </w:r>
      <w:r w:rsidRPr="0099569C">
        <w:rPr>
          <w:rStyle w:val="bibyear"/>
          <w:sz w:val="22"/>
          <w:szCs w:val="22"/>
          <w:highlight w:val="green"/>
          <w:rPrChange w:id="841" w:author="AQ" w:date="2025-08-03T08:56:00Z">
            <w:rPr>
              <w:rStyle w:val="bibyear"/>
              <w:sz w:val="22"/>
              <w:szCs w:val="22"/>
            </w:rPr>
          </w:rPrChange>
        </w:rPr>
        <w:t>2024</w:t>
      </w:r>
      <w:r w:rsidRPr="0099569C">
        <w:rPr>
          <w:sz w:val="22"/>
          <w:szCs w:val="22"/>
          <w:highlight w:val="green"/>
          <w:rPrChange w:id="842" w:author="AQ" w:date="2025-08-03T08:56:00Z">
            <w:rPr>
              <w:sz w:val="22"/>
              <w:szCs w:val="22"/>
            </w:rPr>
          </w:rPrChange>
        </w:rPr>
        <w:t xml:space="preserve">). </w:t>
      </w:r>
      <w:r w:rsidRPr="0099569C">
        <w:rPr>
          <w:rStyle w:val="bibarticle"/>
          <w:sz w:val="22"/>
          <w:szCs w:val="22"/>
          <w:highlight w:val="green"/>
          <w:rPrChange w:id="843" w:author="AQ" w:date="2025-08-03T08:56:00Z">
            <w:rPr>
              <w:rStyle w:val="bibarticle"/>
              <w:sz w:val="22"/>
              <w:szCs w:val="22"/>
            </w:rPr>
          </w:rPrChange>
        </w:rPr>
        <w:t>Is affirmation acceptance</w:t>
      </w:r>
      <w:r w:rsidRPr="0099569C">
        <w:rPr>
          <w:sz w:val="22"/>
          <w:szCs w:val="22"/>
          <w:highlight w:val="green"/>
          <w:rPrChange w:id="844" w:author="AQ" w:date="2025-08-03T08:56:00Z">
            <w:rPr>
              <w:sz w:val="22"/>
              <w:szCs w:val="22"/>
            </w:rPr>
          </w:rPrChange>
        </w:rPr>
        <w:t xml:space="preserve">? </w:t>
      </w:r>
      <w:proofErr w:type="gramStart"/>
      <w:r w:rsidRPr="0099569C">
        <w:rPr>
          <w:rStyle w:val="bibarticle"/>
          <w:sz w:val="22"/>
          <w:szCs w:val="22"/>
          <w:highlight w:val="green"/>
          <w:rPrChange w:id="845" w:author="AQ" w:date="2025-08-03T08:56:00Z">
            <w:rPr>
              <w:rStyle w:val="bibarticle"/>
              <w:sz w:val="22"/>
              <w:szCs w:val="22"/>
            </w:rPr>
          </w:rPrChange>
        </w:rPr>
        <w:t>A person-centered look at gender-affirming therapy</w:t>
      </w:r>
      <w:r w:rsidRPr="0099569C">
        <w:rPr>
          <w:rStyle w:val="bibjournal"/>
          <w:sz w:val="22"/>
          <w:szCs w:val="22"/>
          <w:highlight w:val="green"/>
          <w:rPrChange w:id="846" w:author="AQ" w:date="2025-08-03T08:56:00Z">
            <w:rPr>
              <w:rStyle w:val="bibjournal"/>
              <w:sz w:val="22"/>
              <w:szCs w:val="22"/>
            </w:rPr>
          </w:rPrChange>
        </w:rPr>
        <w:t>.</w:t>
      </w:r>
      <w:proofErr w:type="gramEnd"/>
      <w:r w:rsidRPr="0099569C">
        <w:rPr>
          <w:rStyle w:val="bibjournal"/>
          <w:sz w:val="22"/>
          <w:szCs w:val="22"/>
          <w:highlight w:val="green"/>
          <w:rPrChange w:id="847" w:author="AQ" w:date="2025-08-03T08:56:00Z">
            <w:rPr>
              <w:rStyle w:val="bibjournal"/>
              <w:sz w:val="22"/>
              <w:szCs w:val="22"/>
            </w:rPr>
          </w:rPrChange>
        </w:rPr>
        <w:t xml:space="preserve"> </w:t>
      </w:r>
      <w:r w:rsidRPr="0099569C">
        <w:rPr>
          <w:rStyle w:val="bibjournal"/>
          <w:i/>
          <w:iCs/>
          <w:sz w:val="22"/>
          <w:szCs w:val="22"/>
          <w:highlight w:val="green"/>
          <w:rPrChange w:id="848" w:author="AQ" w:date="2025-08-03T08:56:00Z">
            <w:rPr>
              <w:rStyle w:val="bibjournal"/>
              <w:i/>
              <w:iCs/>
              <w:sz w:val="22"/>
              <w:szCs w:val="22"/>
            </w:rPr>
          </w:rPrChange>
        </w:rPr>
        <w:t>Person-Centered &amp; Experiential Psychotherapies</w:t>
      </w:r>
      <w:r w:rsidRPr="0099569C">
        <w:rPr>
          <w:highlight w:val="green"/>
          <w:rPrChange w:id="849" w:author="AQ" w:date="2025-08-03T08:56:00Z">
            <w:rPr/>
          </w:rPrChange>
        </w:rPr>
        <w:t xml:space="preserve">, </w:t>
      </w:r>
      <w:r w:rsidRPr="0099569C">
        <w:rPr>
          <w:rStyle w:val="bibvolume"/>
          <w:i/>
          <w:iCs/>
          <w:sz w:val="22"/>
          <w:szCs w:val="22"/>
          <w:highlight w:val="green"/>
          <w:rPrChange w:id="850" w:author="AQ" w:date="2025-08-03T08:56:00Z">
            <w:rPr>
              <w:rStyle w:val="bibvolume"/>
              <w:i/>
              <w:iCs/>
              <w:sz w:val="22"/>
              <w:szCs w:val="22"/>
            </w:rPr>
          </w:rPrChange>
        </w:rPr>
        <w:t>23</w:t>
      </w:r>
      <w:r w:rsidRPr="0099569C">
        <w:rPr>
          <w:sz w:val="22"/>
          <w:szCs w:val="22"/>
          <w:highlight w:val="green"/>
          <w:rPrChange w:id="851" w:author="AQ" w:date="2025-08-03T08:56:00Z">
            <w:rPr>
              <w:sz w:val="22"/>
              <w:szCs w:val="22"/>
            </w:rPr>
          </w:rPrChange>
        </w:rPr>
        <w:t>(</w:t>
      </w:r>
      <w:r w:rsidRPr="0099569C">
        <w:rPr>
          <w:rStyle w:val="bibissue"/>
          <w:sz w:val="22"/>
          <w:szCs w:val="22"/>
          <w:highlight w:val="green"/>
          <w:rPrChange w:id="852" w:author="AQ" w:date="2025-08-03T08:56:00Z">
            <w:rPr>
              <w:rStyle w:val="bibissue"/>
              <w:sz w:val="22"/>
              <w:szCs w:val="22"/>
            </w:rPr>
          </w:rPrChange>
        </w:rPr>
        <w:t>4</w:t>
      </w:r>
      <w:r w:rsidRPr="0099569C">
        <w:rPr>
          <w:sz w:val="22"/>
          <w:szCs w:val="22"/>
          <w:highlight w:val="green"/>
          <w:rPrChange w:id="853" w:author="AQ" w:date="2025-08-03T08:56:00Z">
            <w:rPr>
              <w:sz w:val="22"/>
              <w:szCs w:val="22"/>
            </w:rPr>
          </w:rPrChange>
        </w:rPr>
        <w:t xml:space="preserve">), </w:t>
      </w:r>
      <w:r w:rsidRPr="0099569C">
        <w:rPr>
          <w:rStyle w:val="bibfpage"/>
          <w:sz w:val="22"/>
          <w:szCs w:val="22"/>
          <w:highlight w:val="green"/>
          <w:rPrChange w:id="854" w:author="AQ" w:date="2025-08-03T08:56:00Z">
            <w:rPr>
              <w:rStyle w:val="bibfpage"/>
              <w:sz w:val="22"/>
              <w:szCs w:val="22"/>
            </w:rPr>
          </w:rPrChange>
        </w:rPr>
        <w:t>495</w:t>
      </w:r>
      <w:r w:rsidRPr="0099569C">
        <w:rPr>
          <w:sz w:val="22"/>
          <w:szCs w:val="22"/>
          <w:highlight w:val="green"/>
          <w:rPrChange w:id="855" w:author="AQ" w:date="2025-08-03T08:56:00Z">
            <w:rPr>
              <w:sz w:val="22"/>
              <w:szCs w:val="22"/>
            </w:rPr>
          </w:rPrChange>
        </w:rPr>
        <w:t>-</w:t>
      </w:r>
      <w:r w:rsidRPr="0099569C">
        <w:rPr>
          <w:rStyle w:val="biblpage"/>
          <w:sz w:val="22"/>
          <w:szCs w:val="22"/>
          <w:highlight w:val="green"/>
          <w:rPrChange w:id="856" w:author="AQ" w:date="2025-08-03T08:56:00Z">
            <w:rPr>
              <w:rStyle w:val="biblpage"/>
              <w:sz w:val="22"/>
              <w:szCs w:val="22"/>
            </w:rPr>
          </w:rPrChange>
        </w:rPr>
        <w:t>511</w:t>
      </w:r>
      <w:r w:rsidRPr="0099569C">
        <w:rPr>
          <w:sz w:val="22"/>
          <w:szCs w:val="22"/>
          <w:highlight w:val="green"/>
          <w:rPrChange w:id="857" w:author="AQ" w:date="2025-08-03T08:56:00Z">
            <w:rPr>
              <w:sz w:val="22"/>
              <w:szCs w:val="22"/>
            </w:rPr>
          </w:rPrChange>
        </w:rPr>
        <w:t xml:space="preserve">. </w:t>
      </w:r>
      <w:proofErr w:type="spellStart"/>
      <w:proofErr w:type="gramStart"/>
      <w:r w:rsidRPr="0099569C">
        <w:rPr>
          <w:rStyle w:val="bibdoi"/>
          <w:sz w:val="22"/>
          <w:szCs w:val="22"/>
          <w:highlight w:val="green"/>
          <w:rPrChange w:id="858" w:author="AQ" w:date="2025-08-03T08:56:00Z">
            <w:rPr>
              <w:rStyle w:val="bibdoi"/>
              <w:sz w:val="22"/>
              <w:szCs w:val="22"/>
            </w:rPr>
          </w:rPrChange>
        </w:rPr>
        <w:t>doi</w:t>
      </w:r>
      <w:proofErr w:type="spellEnd"/>
      <w:proofErr w:type="gramEnd"/>
      <w:r w:rsidRPr="0099569C">
        <w:rPr>
          <w:rStyle w:val="bibdoi"/>
          <w:sz w:val="22"/>
          <w:szCs w:val="22"/>
          <w:highlight w:val="green"/>
          <w:rPrChange w:id="859" w:author="AQ" w:date="2025-08-03T08:56:00Z">
            <w:rPr>
              <w:rStyle w:val="bibdoi"/>
              <w:sz w:val="22"/>
              <w:szCs w:val="22"/>
            </w:rPr>
          </w:rPrChange>
        </w:rPr>
        <w:t>: 10.1080/14779757.2023.2273992</w:t>
      </w:r>
    </w:p>
    <w:p w14:paraId="4F4D8441" w14:textId="77777777" w:rsidR="00BC4C64" w:rsidRDefault="00BC4C64" w:rsidP="00BC4C64">
      <w:pPr>
        <w:pStyle w:val="REF-U"/>
        <w:spacing w:line="480" w:lineRule="auto"/>
        <w:rPr>
          <w:sz w:val="22"/>
          <w:szCs w:val="22"/>
        </w:rPr>
      </w:pPr>
      <w:proofErr w:type="spellStart"/>
      <w:r>
        <w:rPr>
          <w:rStyle w:val="bibsurname"/>
          <w:sz w:val="22"/>
          <w:szCs w:val="22"/>
        </w:rPr>
        <w:t>Correia</w:t>
      </w:r>
      <w:proofErr w:type="spellEnd"/>
      <w:r>
        <w:rPr>
          <w:sz w:val="22"/>
          <w:szCs w:val="22"/>
        </w:rPr>
        <w:t xml:space="preserve">, </w:t>
      </w:r>
      <w:r>
        <w:rPr>
          <w:rStyle w:val="bibfname"/>
          <w:sz w:val="22"/>
          <w:szCs w:val="22"/>
        </w:rPr>
        <w:t>E. A.</w:t>
      </w:r>
      <w:r>
        <w:rPr>
          <w:sz w:val="22"/>
          <w:szCs w:val="22"/>
        </w:rPr>
        <w:t xml:space="preserve">, </w:t>
      </w:r>
      <w:r>
        <w:rPr>
          <w:rStyle w:val="bibsurname"/>
          <w:sz w:val="22"/>
          <w:szCs w:val="22"/>
        </w:rPr>
        <w:t>Cooper</w:t>
      </w:r>
      <w:r>
        <w:rPr>
          <w:sz w:val="22"/>
          <w:szCs w:val="22"/>
        </w:rPr>
        <w:t xml:space="preserve">, </w:t>
      </w:r>
      <w:r>
        <w:rPr>
          <w:rStyle w:val="bibfname"/>
          <w:sz w:val="22"/>
          <w:szCs w:val="22"/>
        </w:rPr>
        <w:t>M.</w:t>
      </w:r>
      <w:r>
        <w:rPr>
          <w:sz w:val="22"/>
          <w:szCs w:val="22"/>
        </w:rPr>
        <w:t xml:space="preserve">, &amp; </w:t>
      </w:r>
      <w:proofErr w:type="spellStart"/>
      <w:r>
        <w:rPr>
          <w:rStyle w:val="bibsurname"/>
          <w:sz w:val="22"/>
          <w:szCs w:val="22"/>
        </w:rPr>
        <w:t>Berdondini</w:t>
      </w:r>
      <w:proofErr w:type="spellEnd"/>
      <w:r>
        <w:rPr>
          <w:sz w:val="22"/>
          <w:szCs w:val="22"/>
        </w:rPr>
        <w:t xml:space="preserve">, </w:t>
      </w:r>
      <w:r>
        <w:rPr>
          <w:rStyle w:val="bibfname"/>
          <w:sz w:val="22"/>
          <w:szCs w:val="22"/>
        </w:rPr>
        <w:t>L.</w:t>
      </w:r>
      <w:r>
        <w:rPr>
          <w:sz w:val="22"/>
          <w:szCs w:val="22"/>
        </w:rPr>
        <w:t xml:space="preserve"> (</w:t>
      </w:r>
      <w:r>
        <w:rPr>
          <w:rStyle w:val="bibyear"/>
          <w:sz w:val="22"/>
          <w:szCs w:val="22"/>
        </w:rPr>
        <w:t>2016</w:t>
      </w:r>
      <w:r>
        <w:rPr>
          <w:sz w:val="22"/>
          <w:szCs w:val="22"/>
        </w:rPr>
        <w:t xml:space="preserve">). </w:t>
      </w:r>
      <w:r>
        <w:rPr>
          <w:rStyle w:val="bibarticle"/>
          <w:sz w:val="22"/>
          <w:szCs w:val="22"/>
        </w:rPr>
        <w:t>Existential therapy institutions worldwide: An update of data and the extensive list</w:t>
      </w:r>
      <w:r>
        <w:rPr>
          <w:sz w:val="22"/>
          <w:szCs w:val="22"/>
        </w:rPr>
        <w:t xml:space="preserve">. </w:t>
      </w:r>
      <w:r>
        <w:rPr>
          <w:rStyle w:val="bibjournal"/>
          <w:sz w:val="22"/>
          <w:szCs w:val="22"/>
        </w:rPr>
        <w:t>Existential Analysis</w:t>
      </w:r>
      <w:r>
        <w:rPr>
          <w:sz w:val="22"/>
          <w:szCs w:val="22"/>
        </w:rPr>
        <w:t xml:space="preserve">, </w:t>
      </w:r>
      <w:r>
        <w:rPr>
          <w:rStyle w:val="bibvolume"/>
          <w:sz w:val="22"/>
          <w:szCs w:val="22"/>
        </w:rPr>
        <w:t>27</w:t>
      </w:r>
      <w:r>
        <w:rPr>
          <w:sz w:val="22"/>
          <w:szCs w:val="22"/>
        </w:rPr>
        <w:t>(</w:t>
      </w:r>
      <w:r>
        <w:rPr>
          <w:rStyle w:val="bibissue"/>
          <w:sz w:val="22"/>
          <w:szCs w:val="22"/>
        </w:rPr>
        <w:t>1</w:t>
      </w:r>
      <w:r>
        <w:rPr>
          <w:sz w:val="22"/>
          <w:szCs w:val="22"/>
        </w:rPr>
        <w:t xml:space="preserve">), </w:t>
      </w:r>
      <w:r>
        <w:rPr>
          <w:rStyle w:val="bibfpage"/>
          <w:sz w:val="22"/>
          <w:szCs w:val="22"/>
        </w:rPr>
        <w:t>155</w:t>
      </w:r>
      <w:r>
        <w:rPr>
          <w:sz w:val="22"/>
          <w:szCs w:val="22"/>
        </w:rPr>
        <w:t>–</w:t>
      </w:r>
      <w:r>
        <w:rPr>
          <w:rStyle w:val="biblpage"/>
          <w:sz w:val="22"/>
          <w:szCs w:val="22"/>
        </w:rPr>
        <w:t>200</w:t>
      </w:r>
      <w:r>
        <w:rPr>
          <w:sz w:val="22"/>
          <w:szCs w:val="22"/>
        </w:rPr>
        <w:t>.</w:t>
      </w:r>
    </w:p>
    <w:p w14:paraId="6BD7A2FA" w14:textId="77777777" w:rsidR="00BC4C64" w:rsidRPr="0099569C" w:rsidRDefault="00BC4C64" w:rsidP="00BC4C64">
      <w:pPr>
        <w:pStyle w:val="REF-U"/>
        <w:spacing w:line="480" w:lineRule="auto"/>
        <w:rPr>
          <w:sz w:val="22"/>
          <w:szCs w:val="22"/>
          <w:highlight w:val="green"/>
          <w:rPrChange w:id="860" w:author="AQ" w:date="2025-08-03T08:56:00Z">
            <w:rPr>
              <w:sz w:val="22"/>
              <w:szCs w:val="22"/>
            </w:rPr>
          </w:rPrChange>
        </w:rPr>
      </w:pPr>
      <w:proofErr w:type="gramStart"/>
      <w:r w:rsidRPr="0099569C">
        <w:rPr>
          <w:rStyle w:val="bibsurname"/>
          <w:sz w:val="22"/>
          <w:szCs w:val="22"/>
          <w:highlight w:val="green"/>
          <w:rPrChange w:id="861" w:author="AQ" w:date="2025-08-03T08:56:00Z">
            <w:rPr>
              <w:rStyle w:val="bibsurname"/>
              <w:sz w:val="22"/>
              <w:szCs w:val="22"/>
            </w:rPr>
          </w:rPrChange>
        </w:rPr>
        <w:t>De Jong</w:t>
      </w:r>
      <w:r w:rsidRPr="0099569C">
        <w:rPr>
          <w:sz w:val="22"/>
          <w:szCs w:val="22"/>
          <w:highlight w:val="green"/>
          <w:rPrChange w:id="862" w:author="AQ" w:date="2025-08-03T08:56:00Z">
            <w:rPr>
              <w:sz w:val="22"/>
              <w:szCs w:val="22"/>
            </w:rPr>
          </w:rPrChange>
        </w:rPr>
        <w:t xml:space="preserve">, </w:t>
      </w:r>
      <w:r w:rsidRPr="0099569C">
        <w:rPr>
          <w:rStyle w:val="bibfname"/>
          <w:sz w:val="22"/>
          <w:szCs w:val="22"/>
          <w:highlight w:val="green"/>
          <w:rPrChange w:id="863" w:author="AQ" w:date="2025-08-03T08:56:00Z">
            <w:rPr>
              <w:rStyle w:val="bibfname"/>
              <w:sz w:val="22"/>
              <w:szCs w:val="22"/>
            </w:rPr>
          </w:rPrChange>
        </w:rPr>
        <w:t>P.</w:t>
      </w:r>
      <w:r w:rsidRPr="0099569C">
        <w:rPr>
          <w:sz w:val="22"/>
          <w:szCs w:val="22"/>
          <w:highlight w:val="green"/>
          <w:rPrChange w:id="864" w:author="AQ" w:date="2025-08-03T08:56:00Z">
            <w:rPr>
              <w:sz w:val="22"/>
              <w:szCs w:val="22"/>
            </w:rPr>
          </w:rPrChange>
        </w:rPr>
        <w:t xml:space="preserve">, &amp; </w:t>
      </w:r>
      <w:r w:rsidRPr="0099569C">
        <w:rPr>
          <w:rStyle w:val="bibsurname"/>
          <w:sz w:val="22"/>
          <w:szCs w:val="22"/>
          <w:highlight w:val="green"/>
          <w:rPrChange w:id="865" w:author="AQ" w:date="2025-08-03T08:56:00Z">
            <w:rPr>
              <w:rStyle w:val="bibsurname"/>
              <w:sz w:val="22"/>
              <w:szCs w:val="22"/>
            </w:rPr>
          </w:rPrChange>
        </w:rPr>
        <w:t>Berg</w:t>
      </w:r>
      <w:r w:rsidRPr="0099569C">
        <w:rPr>
          <w:sz w:val="22"/>
          <w:szCs w:val="22"/>
          <w:highlight w:val="green"/>
          <w:rPrChange w:id="866" w:author="AQ" w:date="2025-08-03T08:56:00Z">
            <w:rPr>
              <w:sz w:val="22"/>
              <w:szCs w:val="22"/>
            </w:rPr>
          </w:rPrChange>
        </w:rPr>
        <w:t xml:space="preserve">, </w:t>
      </w:r>
      <w:r w:rsidRPr="0099569C">
        <w:rPr>
          <w:rStyle w:val="bibfname"/>
          <w:sz w:val="22"/>
          <w:szCs w:val="22"/>
          <w:highlight w:val="green"/>
          <w:rPrChange w:id="867" w:author="AQ" w:date="2025-08-03T08:56:00Z">
            <w:rPr>
              <w:rStyle w:val="bibfname"/>
              <w:sz w:val="22"/>
              <w:szCs w:val="22"/>
            </w:rPr>
          </w:rPrChange>
        </w:rPr>
        <w:t>I. K.</w:t>
      </w:r>
      <w:r w:rsidRPr="0099569C">
        <w:rPr>
          <w:sz w:val="22"/>
          <w:szCs w:val="22"/>
          <w:highlight w:val="green"/>
          <w:rPrChange w:id="868" w:author="AQ" w:date="2025-08-03T08:56:00Z">
            <w:rPr>
              <w:sz w:val="22"/>
              <w:szCs w:val="22"/>
            </w:rPr>
          </w:rPrChange>
        </w:rPr>
        <w:t xml:space="preserve"> (</w:t>
      </w:r>
      <w:r w:rsidRPr="0099569C">
        <w:rPr>
          <w:rStyle w:val="bibyear"/>
          <w:sz w:val="22"/>
          <w:szCs w:val="22"/>
          <w:highlight w:val="green"/>
          <w:rPrChange w:id="869" w:author="AQ" w:date="2025-08-03T08:56:00Z">
            <w:rPr>
              <w:rStyle w:val="bibyear"/>
              <w:sz w:val="22"/>
              <w:szCs w:val="22"/>
            </w:rPr>
          </w:rPrChange>
        </w:rPr>
        <w:t>2008</w:t>
      </w:r>
      <w:r w:rsidRPr="0099569C">
        <w:rPr>
          <w:sz w:val="22"/>
          <w:szCs w:val="22"/>
          <w:highlight w:val="green"/>
          <w:rPrChange w:id="870" w:author="AQ" w:date="2025-08-03T08:56:00Z">
            <w:rPr>
              <w:sz w:val="22"/>
              <w:szCs w:val="22"/>
            </w:rPr>
          </w:rPrChange>
        </w:rPr>
        <w:t>).</w:t>
      </w:r>
      <w:proofErr w:type="gramEnd"/>
      <w:r w:rsidRPr="0099569C">
        <w:rPr>
          <w:sz w:val="22"/>
          <w:szCs w:val="22"/>
          <w:highlight w:val="green"/>
          <w:rPrChange w:id="871" w:author="AQ" w:date="2025-08-03T08:56:00Z">
            <w:rPr>
              <w:sz w:val="22"/>
              <w:szCs w:val="22"/>
            </w:rPr>
          </w:rPrChange>
        </w:rPr>
        <w:t xml:space="preserve"> </w:t>
      </w:r>
      <w:r w:rsidRPr="0099569C">
        <w:rPr>
          <w:rStyle w:val="bibbook"/>
          <w:highlight w:val="green"/>
          <w:rPrChange w:id="872" w:author="AQ" w:date="2025-08-03T08:56:00Z">
            <w:rPr>
              <w:rStyle w:val="bibbook"/>
            </w:rPr>
          </w:rPrChange>
        </w:rPr>
        <w:t>Interviewing for solutions</w:t>
      </w:r>
      <w:r w:rsidRPr="0099569C">
        <w:rPr>
          <w:sz w:val="22"/>
          <w:szCs w:val="22"/>
          <w:highlight w:val="green"/>
          <w:rPrChange w:id="873" w:author="AQ" w:date="2025-08-03T08:56:00Z">
            <w:rPr>
              <w:sz w:val="22"/>
              <w:szCs w:val="22"/>
            </w:rPr>
          </w:rPrChange>
        </w:rPr>
        <w:t xml:space="preserve"> (</w:t>
      </w:r>
      <w:r w:rsidRPr="0099569C">
        <w:rPr>
          <w:rStyle w:val="bibeditionno"/>
          <w:sz w:val="22"/>
          <w:szCs w:val="22"/>
          <w:highlight w:val="green"/>
          <w:rPrChange w:id="874" w:author="AQ" w:date="2025-08-03T08:56:00Z">
            <w:rPr>
              <w:rStyle w:val="bibeditionno"/>
              <w:sz w:val="22"/>
              <w:szCs w:val="22"/>
            </w:rPr>
          </w:rPrChange>
        </w:rPr>
        <w:t xml:space="preserve">3rd </w:t>
      </w:r>
      <w:proofErr w:type="gramStart"/>
      <w:r w:rsidRPr="0099569C">
        <w:rPr>
          <w:rStyle w:val="bibeditionno"/>
          <w:sz w:val="22"/>
          <w:szCs w:val="22"/>
          <w:highlight w:val="green"/>
          <w:rPrChange w:id="875" w:author="AQ" w:date="2025-08-03T08:56:00Z">
            <w:rPr>
              <w:rStyle w:val="bibeditionno"/>
              <w:sz w:val="22"/>
              <w:szCs w:val="22"/>
            </w:rPr>
          </w:rPrChange>
        </w:rPr>
        <w:t>ed</w:t>
      </w:r>
      <w:proofErr w:type="gramEnd"/>
      <w:r w:rsidRPr="0099569C">
        <w:rPr>
          <w:rStyle w:val="bibeditionno"/>
          <w:sz w:val="22"/>
          <w:szCs w:val="22"/>
          <w:highlight w:val="green"/>
          <w:rPrChange w:id="876" w:author="AQ" w:date="2025-08-03T08:56:00Z">
            <w:rPr>
              <w:rStyle w:val="bibeditionno"/>
              <w:sz w:val="22"/>
              <w:szCs w:val="22"/>
            </w:rPr>
          </w:rPrChange>
        </w:rPr>
        <w:t>.</w:t>
      </w:r>
      <w:r w:rsidRPr="0099569C">
        <w:rPr>
          <w:sz w:val="22"/>
          <w:szCs w:val="22"/>
          <w:highlight w:val="green"/>
          <w:rPrChange w:id="877" w:author="AQ" w:date="2025-08-03T08:56:00Z">
            <w:rPr>
              <w:sz w:val="22"/>
              <w:szCs w:val="22"/>
            </w:rPr>
          </w:rPrChange>
        </w:rPr>
        <w:t xml:space="preserve">). </w:t>
      </w:r>
      <w:r w:rsidRPr="0099569C">
        <w:rPr>
          <w:rStyle w:val="biblocation"/>
          <w:sz w:val="22"/>
          <w:szCs w:val="22"/>
          <w:highlight w:val="green"/>
          <w:rPrChange w:id="878" w:author="AQ" w:date="2025-08-03T08:56:00Z">
            <w:rPr>
              <w:rStyle w:val="biblocation"/>
              <w:sz w:val="22"/>
              <w:szCs w:val="22"/>
            </w:rPr>
          </w:rPrChange>
        </w:rPr>
        <w:t>Belmont, CA</w:t>
      </w:r>
      <w:r w:rsidRPr="0099569C">
        <w:rPr>
          <w:sz w:val="22"/>
          <w:szCs w:val="22"/>
          <w:highlight w:val="green"/>
          <w:rPrChange w:id="879" w:author="AQ" w:date="2025-08-03T08:56:00Z">
            <w:rPr>
              <w:sz w:val="22"/>
              <w:szCs w:val="22"/>
            </w:rPr>
          </w:rPrChange>
        </w:rPr>
        <w:t xml:space="preserve">: </w:t>
      </w:r>
      <w:r w:rsidRPr="0099569C">
        <w:rPr>
          <w:rStyle w:val="bibpublisher"/>
          <w:sz w:val="22"/>
          <w:szCs w:val="22"/>
          <w:highlight w:val="green"/>
          <w:rPrChange w:id="880" w:author="AQ" w:date="2025-08-03T08:56:00Z">
            <w:rPr>
              <w:rStyle w:val="bibpublisher"/>
              <w:sz w:val="22"/>
              <w:szCs w:val="22"/>
            </w:rPr>
          </w:rPrChange>
        </w:rPr>
        <w:t>Brooks/Cole</w:t>
      </w:r>
      <w:r w:rsidRPr="0099569C">
        <w:rPr>
          <w:rStyle w:val="bibpublisher"/>
          <w:sz w:val="22"/>
          <w:highlight w:val="green"/>
          <w:rPrChange w:id="881" w:author="AQ" w:date="2025-08-03T08:56:00Z">
            <w:rPr>
              <w:rStyle w:val="bibpublisher"/>
              <w:sz w:val="22"/>
            </w:rPr>
          </w:rPrChange>
        </w:rPr>
        <w:t xml:space="preserve">, </w:t>
      </w:r>
      <w:proofErr w:type="spellStart"/>
      <w:r w:rsidRPr="0099569C">
        <w:rPr>
          <w:rStyle w:val="bibpublisher"/>
          <w:sz w:val="22"/>
          <w:highlight w:val="green"/>
          <w:rPrChange w:id="882" w:author="AQ" w:date="2025-08-03T08:56:00Z">
            <w:rPr>
              <w:rStyle w:val="bibpublisher"/>
              <w:sz w:val="22"/>
            </w:rPr>
          </w:rPrChange>
        </w:rPr>
        <w:t>Cengage</w:t>
      </w:r>
      <w:proofErr w:type="spellEnd"/>
      <w:r w:rsidRPr="0099569C">
        <w:rPr>
          <w:rStyle w:val="bibpublisher"/>
          <w:sz w:val="22"/>
          <w:highlight w:val="green"/>
          <w:rPrChange w:id="883" w:author="AQ" w:date="2025-08-03T08:56:00Z">
            <w:rPr>
              <w:rStyle w:val="bibpublisher"/>
              <w:sz w:val="22"/>
            </w:rPr>
          </w:rPrChange>
        </w:rPr>
        <w:t xml:space="preserve"> Learning</w:t>
      </w:r>
      <w:r w:rsidRPr="0099569C">
        <w:rPr>
          <w:sz w:val="22"/>
          <w:szCs w:val="22"/>
          <w:highlight w:val="green"/>
          <w:rPrChange w:id="884" w:author="AQ" w:date="2025-08-03T08:56:00Z">
            <w:rPr>
              <w:sz w:val="22"/>
              <w:szCs w:val="22"/>
            </w:rPr>
          </w:rPrChange>
        </w:rPr>
        <w:t>.</w:t>
      </w:r>
    </w:p>
    <w:p w14:paraId="4A944A34" w14:textId="77777777" w:rsidR="00BC4C64" w:rsidRPr="0099569C" w:rsidRDefault="00BC4C64" w:rsidP="00BC4C64">
      <w:pPr>
        <w:pStyle w:val="REF-U"/>
        <w:spacing w:line="480" w:lineRule="auto"/>
        <w:rPr>
          <w:rStyle w:val="AQ"/>
          <w:sz w:val="22"/>
          <w:szCs w:val="22"/>
          <w:highlight w:val="green"/>
          <w:rPrChange w:id="885" w:author="AQ" w:date="2025-08-03T08:56:00Z">
            <w:rPr>
              <w:rStyle w:val="AQ"/>
              <w:sz w:val="22"/>
              <w:szCs w:val="22"/>
            </w:rPr>
          </w:rPrChange>
        </w:rPr>
      </w:pPr>
      <w:proofErr w:type="gramStart"/>
      <w:r w:rsidRPr="0099569C">
        <w:rPr>
          <w:rStyle w:val="bibsurname"/>
          <w:sz w:val="22"/>
          <w:szCs w:val="22"/>
          <w:highlight w:val="green"/>
          <w:rPrChange w:id="886" w:author="AQ" w:date="2025-08-03T08:56:00Z">
            <w:rPr>
              <w:rStyle w:val="bibsurname"/>
              <w:sz w:val="22"/>
              <w:szCs w:val="22"/>
            </w:rPr>
          </w:rPrChange>
        </w:rPr>
        <w:t>de</w:t>
      </w:r>
      <w:proofErr w:type="gramEnd"/>
      <w:r w:rsidRPr="0099569C">
        <w:rPr>
          <w:rStyle w:val="bibsurname"/>
          <w:sz w:val="22"/>
          <w:szCs w:val="22"/>
          <w:highlight w:val="green"/>
          <w:rPrChange w:id="887" w:author="AQ" w:date="2025-08-03T08:56:00Z">
            <w:rPr>
              <w:rStyle w:val="bibsurname"/>
              <w:sz w:val="22"/>
              <w:szCs w:val="22"/>
            </w:rPr>
          </w:rPrChange>
        </w:rPr>
        <w:t xml:space="preserve"> </w:t>
      </w:r>
      <w:proofErr w:type="spellStart"/>
      <w:r w:rsidRPr="0099569C">
        <w:rPr>
          <w:rStyle w:val="bibsurname"/>
          <w:sz w:val="22"/>
          <w:szCs w:val="22"/>
          <w:highlight w:val="green"/>
          <w:rPrChange w:id="888" w:author="AQ" w:date="2025-08-03T08:56:00Z">
            <w:rPr>
              <w:rStyle w:val="bibsurname"/>
              <w:sz w:val="22"/>
              <w:szCs w:val="22"/>
            </w:rPr>
          </w:rPrChange>
        </w:rPr>
        <w:t>Shazer</w:t>
      </w:r>
      <w:proofErr w:type="spellEnd"/>
      <w:r w:rsidRPr="0099569C">
        <w:rPr>
          <w:rStyle w:val="AQ"/>
          <w:sz w:val="22"/>
          <w:szCs w:val="22"/>
          <w:highlight w:val="green"/>
          <w:rPrChange w:id="889" w:author="AQ" w:date="2025-08-03T08:56:00Z">
            <w:rPr>
              <w:rStyle w:val="AQ"/>
              <w:sz w:val="22"/>
              <w:szCs w:val="22"/>
            </w:rPr>
          </w:rPrChange>
        </w:rPr>
        <w:t xml:space="preserve">, </w:t>
      </w:r>
      <w:r w:rsidRPr="0099569C">
        <w:rPr>
          <w:rStyle w:val="bibfname"/>
          <w:sz w:val="22"/>
          <w:szCs w:val="22"/>
          <w:highlight w:val="green"/>
          <w:rPrChange w:id="890" w:author="AQ" w:date="2025-08-03T08:56:00Z">
            <w:rPr>
              <w:rStyle w:val="bibfname"/>
              <w:sz w:val="22"/>
              <w:szCs w:val="22"/>
            </w:rPr>
          </w:rPrChange>
        </w:rPr>
        <w:t>S.</w:t>
      </w:r>
      <w:r w:rsidRPr="0099569C">
        <w:rPr>
          <w:sz w:val="22"/>
          <w:szCs w:val="22"/>
          <w:highlight w:val="green"/>
          <w:rPrChange w:id="891" w:author="AQ" w:date="2025-08-03T08:56:00Z">
            <w:rPr>
              <w:sz w:val="22"/>
              <w:szCs w:val="22"/>
            </w:rPr>
          </w:rPrChange>
        </w:rPr>
        <w:t xml:space="preserve"> (</w:t>
      </w:r>
      <w:r w:rsidRPr="0099569C">
        <w:rPr>
          <w:rStyle w:val="bibyear"/>
          <w:sz w:val="22"/>
          <w:szCs w:val="22"/>
          <w:highlight w:val="green"/>
          <w:rPrChange w:id="892" w:author="AQ" w:date="2025-08-03T08:56:00Z">
            <w:rPr>
              <w:rStyle w:val="bibyear"/>
              <w:sz w:val="22"/>
              <w:szCs w:val="22"/>
            </w:rPr>
          </w:rPrChange>
        </w:rPr>
        <w:t>1985</w:t>
      </w:r>
      <w:r w:rsidRPr="0099569C">
        <w:rPr>
          <w:sz w:val="22"/>
          <w:szCs w:val="22"/>
          <w:highlight w:val="green"/>
          <w:rPrChange w:id="893" w:author="AQ" w:date="2025-08-03T08:56:00Z">
            <w:rPr>
              <w:sz w:val="22"/>
              <w:szCs w:val="22"/>
            </w:rPr>
          </w:rPrChange>
        </w:rPr>
        <w:t xml:space="preserve">). </w:t>
      </w:r>
      <w:proofErr w:type="gramStart"/>
      <w:r w:rsidRPr="0099569C">
        <w:rPr>
          <w:rStyle w:val="bibbook"/>
          <w:sz w:val="22"/>
          <w:szCs w:val="22"/>
          <w:highlight w:val="green"/>
          <w:rPrChange w:id="894" w:author="AQ" w:date="2025-08-03T08:56:00Z">
            <w:rPr>
              <w:rStyle w:val="bibbook"/>
              <w:sz w:val="22"/>
              <w:szCs w:val="22"/>
            </w:rPr>
          </w:rPrChange>
        </w:rPr>
        <w:t>Keys to solution in brief therapy</w:t>
      </w:r>
      <w:r w:rsidRPr="0099569C">
        <w:rPr>
          <w:sz w:val="22"/>
          <w:szCs w:val="22"/>
          <w:highlight w:val="green"/>
          <w:rPrChange w:id="895" w:author="AQ" w:date="2025-08-03T08:56:00Z">
            <w:rPr>
              <w:sz w:val="22"/>
              <w:szCs w:val="22"/>
            </w:rPr>
          </w:rPrChange>
        </w:rPr>
        <w:t>.</w:t>
      </w:r>
      <w:proofErr w:type="gramEnd"/>
      <w:r w:rsidRPr="0099569C">
        <w:rPr>
          <w:sz w:val="22"/>
          <w:szCs w:val="22"/>
          <w:highlight w:val="green"/>
          <w:rPrChange w:id="896" w:author="AQ" w:date="2025-08-03T08:56:00Z">
            <w:rPr>
              <w:sz w:val="22"/>
              <w:szCs w:val="22"/>
            </w:rPr>
          </w:rPrChange>
        </w:rPr>
        <w:t xml:space="preserve"> </w:t>
      </w:r>
      <w:r w:rsidRPr="0099569C">
        <w:rPr>
          <w:rStyle w:val="biblocation"/>
          <w:sz w:val="22"/>
          <w:szCs w:val="22"/>
          <w:highlight w:val="green"/>
          <w:rPrChange w:id="897" w:author="AQ" w:date="2025-08-03T08:56:00Z">
            <w:rPr>
              <w:rStyle w:val="biblocation"/>
              <w:sz w:val="22"/>
              <w:szCs w:val="22"/>
            </w:rPr>
          </w:rPrChange>
        </w:rPr>
        <w:t>New York, NY</w:t>
      </w:r>
      <w:r w:rsidRPr="0099569C">
        <w:rPr>
          <w:sz w:val="22"/>
          <w:szCs w:val="22"/>
          <w:highlight w:val="green"/>
          <w:rPrChange w:id="898" w:author="AQ" w:date="2025-08-03T08:56:00Z">
            <w:rPr>
              <w:sz w:val="22"/>
              <w:szCs w:val="22"/>
            </w:rPr>
          </w:rPrChange>
        </w:rPr>
        <w:t xml:space="preserve">: </w:t>
      </w:r>
      <w:r w:rsidRPr="0099569C">
        <w:rPr>
          <w:rStyle w:val="bibpublisher"/>
          <w:sz w:val="22"/>
          <w:szCs w:val="22"/>
          <w:highlight w:val="green"/>
          <w:rPrChange w:id="899" w:author="AQ" w:date="2025-08-03T08:56:00Z">
            <w:rPr>
              <w:rStyle w:val="bibpublisher"/>
              <w:sz w:val="22"/>
              <w:szCs w:val="22"/>
            </w:rPr>
          </w:rPrChange>
        </w:rPr>
        <w:t>W. W. Norton</w:t>
      </w:r>
      <w:r w:rsidRPr="0099569C">
        <w:rPr>
          <w:sz w:val="22"/>
          <w:szCs w:val="22"/>
          <w:highlight w:val="green"/>
          <w:rPrChange w:id="900" w:author="AQ" w:date="2025-08-03T08:56:00Z">
            <w:rPr>
              <w:sz w:val="22"/>
              <w:szCs w:val="22"/>
            </w:rPr>
          </w:rPrChange>
        </w:rPr>
        <w:t>.</w:t>
      </w:r>
    </w:p>
    <w:p w14:paraId="35EF909F" w14:textId="77777777" w:rsidR="00BC4C64" w:rsidRDefault="00BC4C64" w:rsidP="00BC4C64">
      <w:pPr>
        <w:pStyle w:val="REF-U"/>
        <w:spacing w:line="480" w:lineRule="auto"/>
        <w:rPr>
          <w:rStyle w:val="AQ"/>
          <w:sz w:val="22"/>
          <w:szCs w:val="22"/>
        </w:rPr>
      </w:pPr>
      <w:proofErr w:type="gramStart"/>
      <w:r>
        <w:rPr>
          <w:rStyle w:val="bibsurname"/>
          <w:sz w:val="22"/>
          <w:szCs w:val="22"/>
        </w:rPr>
        <w:t>de</w:t>
      </w:r>
      <w:proofErr w:type="gramEnd"/>
      <w:r>
        <w:rPr>
          <w:rStyle w:val="bibsurname"/>
          <w:sz w:val="22"/>
          <w:szCs w:val="22"/>
        </w:rPr>
        <w:t xml:space="preserve"> </w:t>
      </w:r>
      <w:proofErr w:type="spellStart"/>
      <w:r>
        <w:rPr>
          <w:rStyle w:val="bibsurname"/>
          <w:sz w:val="22"/>
          <w:szCs w:val="22"/>
        </w:rPr>
        <w:t>Shazer</w:t>
      </w:r>
      <w:proofErr w:type="spellEnd"/>
      <w:r>
        <w:rPr>
          <w:rStyle w:val="AQ"/>
          <w:sz w:val="22"/>
          <w:szCs w:val="22"/>
        </w:rPr>
        <w:t xml:space="preserve">, </w:t>
      </w:r>
      <w:r>
        <w:rPr>
          <w:rStyle w:val="bibfname"/>
          <w:sz w:val="22"/>
          <w:szCs w:val="22"/>
        </w:rPr>
        <w:t>S.</w:t>
      </w:r>
      <w:r>
        <w:rPr>
          <w:sz w:val="22"/>
          <w:szCs w:val="22"/>
        </w:rPr>
        <w:t xml:space="preserve"> (</w:t>
      </w:r>
      <w:r>
        <w:rPr>
          <w:rStyle w:val="bibyear"/>
          <w:sz w:val="22"/>
          <w:szCs w:val="22"/>
        </w:rPr>
        <w:t>1988</w:t>
      </w:r>
      <w:r>
        <w:rPr>
          <w:sz w:val="22"/>
          <w:szCs w:val="22"/>
        </w:rPr>
        <w:t xml:space="preserve">). </w:t>
      </w:r>
      <w:r>
        <w:rPr>
          <w:rStyle w:val="bibbook"/>
          <w:sz w:val="22"/>
          <w:szCs w:val="22"/>
        </w:rPr>
        <w:t>Clues: Investigating solutions in brief therapy</w:t>
      </w:r>
      <w:r>
        <w:rPr>
          <w:sz w:val="22"/>
          <w:szCs w:val="22"/>
        </w:rPr>
        <w:t xml:space="preserve">. </w:t>
      </w:r>
      <w:r>
        <w:rPr>
          <w:rStyle w:val="biblocation"/>
          <w:sz w:val="22"/>
          <w:szCs w:val="22"/>
        </w:rPr>
        <w:t>New York, NY</w:t>
      </w:r>
      <w:r>
        <w:rPr>
          <w:sz w:val="22"/>
          <w:szCs w:val="22"/>
        </w:rPr>
        <w:t xml:space="preserve">: </w:t>
      </w:r>
      <w:r>
        <w:rPr>
          <w:rStyle w:val="bibpublisher"/>
          <w:sz w:val="22"/>
          <w:szCs w:val="22"/>
        </w:rPr>
        <w:t>W. W. Norton</w:t>
      </w:r>
      <w:r>
        <w:rPr>
          <w:sz w:val="22"/>
          <w:szCs w:val="22"/>
        </w:rPr>
        <w:t>.</w:t>
      </w:r>
    </w:p>
    <w:p w14:paraId="428BF489" w14:textId="77777777" w:rsidR="00BC4C64" w:rsidRPr="0099569C" w:rsidRDefault="00BC4C64" w:rsidP="00BC4C64">
      <w:pPr>
        <w:pStyle w:val="REF-U"/>
        <w:spacing w:line="480" w:lineRule="auto"/>
        <w:rPr>
          <w:rStyle w:val="AQ"/>
          <w:sz w:val="22"/>
          <w:szCs w:val="22"/>
          <w:highlight w:val="green"/>
          <w:rPrChange w:id="901" w:author="AQ" w:date="2025-08-03T08:56:00Z">
            <w:rPr>
              <w:rStyle w:val="AQ"/>
              <w:sz w:val="22"/>
              <w:szCs w:val="22"/>
            </w:rPr>
          </w:rPrChange>
        </w:rPr>
      </w:pPr>
      <w:proofErr w:type="gramStart"/>
      <w:r w:rsidRPr="0099569C">
        <w:rPr>
          <w:rStyle w:val="bibsurname"/>
          <w:sz w:val="22"/>
          <w:szCs w:val="22"/>
          <w:highlight w:val="green"/>
          <w:rPrChange w:id="902" w:author="AQ" w:date="2025-08-03T08:56:00Z">
            <w:rPr>
              <w:rStyle w:val="bibsurname"/>
              <w:sz w:val="22"/>
              <w:szCs w:val="22"/>
            </w:rPr>
          </w:rPrChange>
        </w:rPr>
        <w:t>de</w:t>
      </w:r>
      <w:proofErr w:type="gramEnd"/>
      <w:r w:rsidRPr="0099569C">
        <w:rPr>
          <w:rStyle w:val="bibsurname"/>
          <w:sz w:val="22"/>
          <w:szCs w:val="22"/>
          <w:highlight w:val="green"/>
          <w:rPrChange w:id="903" w:author="AQ" w:date="2025-08-03T08:56:00Z">
            <w:rPr>
              <w:rStyle w:val="bibsurname"/>
              <w:sz w:val="22"/>
              <w:szCs w:val="22"/>
            </w:rPr>
          </w:rPrChange>
        </w:rPr>
        <w:t xml:space="preserve"> </w:t>
      </w:r>
      <w:proofErr w:type="spellStart"/>
      <w:r w:rsidRPr="0099569C">
        <w:rPr>
          <w:rStyle w:val="bibsurname"/>
          <w:sz w:val="22"/>
          <w:szCs w:val="22"/>
          <w:highlight w:val="green"/>
          <w:rPrChange w:id="904" w:author="AQ" w:date="2025-08-03T08:56:00Z">
            <w:rPr>
              <w:rStyle w:val="bibsurname"/>
              <w:sz w:val="22"/>
              <w:szCs w:val="22"/>
            </w:rPr>
          </w:rPrChange>
        </w:rPr>
        <w:t>Shazer</w:t>
      </w:r>
      <w:proofErr w:type="spellEnd"/>
      <w:r w:rsidRPr="0099569C">
        <w:rPr>
          <w:rStyle w:val="AQ"/>
          <w:sz w:val="22"/>
          <w:szCs w:val="22"/>
          <w:highlight w:val="green"/>
          <w:rPrChange w:id="905" w:author="AQ" w:date="2025-08-03T08:56:00Z">
            <w:rPr>
              <w:rStyle w:val="AQ"/>
              <w:sz w:val="22"/>
              <w:szCs w:val="22"/>
            </w:rPr>
          </w:rPrChange>
        </w:rPr>
        <w:t xml:space="preserve">, </w:t>
      </w:r>
      <w:r w:rsidRPr="0099569C">
        <w:rPr>
          <w:rStyle w:val="bibfname"/>
          <w:sz w:val="22"/>
          <w:szCs w:val="22"/>
          <w:highlight w:val="green"/>
          <w:rPrChange w:id="906" w:author="AQ" w:date="2025-08-03T08:56:00Z">
            <w:rPr>
              <w:rStyle w:val="bibfname"/>
              <w:sz w:val="22"/>
              <w:szCs w:val="22"/>
            </w:rPr>
          </w:rPrChange>
        </w:rPr>
        <w:t>S.</w:t>
      </w:r>
      <w:r w:rsidRPr="0099569C">
        <w:rPr>
          <w:sz w:val="22"/>
          <w:szCs w:val="22"/>
          <w:highlight w:val="green"/>
          <w:rPrChange w:id="907" w:author="AQ" w:date="2025-08-03T08:56:00Z">
            <w:rPr>
              <w:sz w:val="22"/>
              <w:szCs w:val="22"/>
            </w:rPr>
          </w:rPrChange>
        </w:rPr>
        <w:t xml:space="preserve"> (</w:t>
      </w:r>
      <w:r w:rsidRPr="0099569C">
        <w:rPr>
          <w:rStyle w:val="bibyear"/>
          <w:sz w:val="22"/>
          <w:szCs w:val="22"/>
          <w:highlight w:val="green"/>
          <w:rPrChange w:id="908" w:author="AQ" w:date="2025-08-03T08:56:00Z">
            <w:rPr>
              <w:rStyle w:val="bibyear"/>
              <w:sz w:val="22"/>
              <w:szCs w:val="22"/>
            </w:rPr>
          </w:rPrChange>
        </w:rPr>
        <w:t>1991</w:t>
      </w:r>
      <w:r w:rsidRPr="0099569C">
        <w:rPr>
          <w:sz w:val="22"/>
          <w:szCs w:val="22"/>
          <w:highlight w:val="green"/>
          <w:rPrChange w:id="909" w:author="AQ" w:date="2025-08-03T08:56:00Z">
            <w:rPr>
              <w:sz w:val="22"/>
              <w:szCs w:val="22"/>
            </w:rPr>
          </w:rPrChange>
        </w:rPr>
        <w:t xml:space="preserve">). </w:t>
      </w:r>
      <w:proofErr w:type="gramStart"/>
      <w:r w:rsidRPr="0099569C">
        <w:rPr>
          <w:rStyle w:val="bibbook"/>
          <w:sz w:val="22"/>
          <w:szCs w:val="22"/>
          <w:highlight w:val="green"/>
          <w:rPrChange w:id="910" w:author="AQ" w:date="2025-08-03T08:56:00Z">
            <w:rPr>
              <w:rStyle w:val="bibbook"/>
              <w:sz w:val="22"/>
              <w:szCs w:val="22"/>
            </w:rPr>
          </w:rPrChange>
        </w:rPr>
        <w:t>Putting difference to work</w:t>
      </w:r>
      <w:r w:rsidRPr="0099569C">
        <w:rPr>
          <w:sz w:val="22"/>
          <w:szCs w:val="22"/>
          <w:highlight w:val="green"/>
          <w:rPrChange w:id="911" w:author="AQ" w:date="2025-08-03T08:56:00Z">
            <w:rPr>
              <w:sz w:val="22"/>
              <w:szCs w:val="22"/>
            </w:rPr>
          </w:rPrChange>
        </w:rPr>
        <w:t>.</w:t>
      </w:r>
      <w:proofErr w:type="gramEnd"/>
      <w:r w:rsidRPr="0099569C">
        <w:rPr>
          <w:sz w:val="22"/>
          <w:szCs w:val="22"/>
          <w:highlight w:val="green"/>
          <w:rPrChange w:id="912" w:author="AQ" w:date="2025-08-03T08:56:00Z">
            <w:rPr>
              <w:sz w:val="22"/>
              <w:szCs w:val="22"/>
            </w:rPr>
          </w:rPrChange>
        </w:rPr>
        <w:t xml:space="preserve"> </w:t>
      </w:r>
      <w:r w:rsidRPr="0099569C">
        <w:rPr>
          <w:rStyle w:val="biblocation"/>
          <w:sz w:val="22"/>
          <w:szCs w:val="22"/>
          <w:highlight w:val="green"/>
          <w:rPrChange w:id="913" w:author="AQ" w:date="2025-08-03T08:56:00Z">
            <w:rPr>
              <w:rStyle w:val="biblocation"/>
              <w:sz w:val="22"/>
              <w:szCs w:val="22"/>
            </w:rPr>
          </w:rPrChange>
        </w:rPr>
        <w:t>New York, NY</w:t>
      </w:r>
      <w:r w:rsidRPr="0099569C">
        <w:rPr>
          <w:sz w:val="22"/>
          <w:szCs w:val="22"/>
          <w:highlight w:val="green"/>
          <w:rPrChange w:id="914" w:author="AQ" w:date="2025-08-03T08:56:00Z">
            <w:rPr>
              <w:sz w:val="22"/>
              <w:szCs w:val="22"/>
            </w:rPr>
          </w:rPrChange>
        </w:rPr>
        <w:t xml:space="preserve">: </w:t>
      </w:r>
      <w:r w:rsidRPr="0099569C">
        <w:rPr>
          <w:rStyle w:val="bibpublisher"/>
          <w:sz w:val="22"/>
          <w:szCs w:val="22"/>
          <w:highlight w:val="green"/>
          <w:rPrChange w:id="915" w:author="AQ" w:date="2025-08-03T08:56:00Z">
            <w:rPr>
              <w:rStyle w:val="bibpublisher"/>
              <w:sz w:val="22"/>
              <w:szCs w:val="22"/>
            </w:rPr>
          </w:rPrChange>
        </w:rPr>
        <w:t>W. W. Norton</w:t>
      </w:r>
      <w:r w:rsidRPr="0099569C">
        <w:rPr>
          <w:sz w:val="22"/>
          <w:szCs w:val="22"/>
          <w:highlight w:val="green"/>
          <w:rPrChange w:id="916" w:author="AQ" w:date="2025-08-03T08:56:00Z">
            <w:rPr>
              <w:sz w:val="22"/>
              <w:szCs w:val="22"/>
            </w:rPr>
          </w:rPrChange>
        </w:rPr>
        <w:t>.</w:t>
      </w:r>
    </w:p>
    <w:p w14:paraId="0E30FE45" w14:textId="77777777" w:rsidR="00BC4C64" w:rsidRDefault="00BC4C64" w:rsidP="00BC4C64">
      <w:pPr>
        <w:pStyle w:val="REF-U"/>
        <w:spacing w:line="480" w:lineRule="auto"/>
        <w:rPr>
          <w:rStyle w:val="AQ"/>
          <w:sz w:val="22"/>
          <w:szCs w:val="22"/>
        </w:rPr>
      </w:pPr>
      <w:proofErr w:type="gramStart"/>
      <w:r>
        <w:rPr>
          <w:rStyle w:val="bibsurname"/>
          <w:sz w:val="22"/>
          <w:szCs w:val="22"/>
        </w:rPr>
        <w:t>de</w:t>
      </w:r>
      <w:proofErr w:type="gramEnd"/>
      <w:r>
        <w:rPr>
          <w:rStyle w:val="bibsurname"/>
          <w:sz w:val="22"/>
          <w:szCs w:val="22"/>
        </w:rPr>
        <w:t xml:space="preserve"> </w:t>
      </w:r>
      <w:proofErr w:type="spellStart"/>
      <w:r>
        <w:rPr>
          <w:rStyle w:val="bibsurname"/>
          <w:sz w:val="22"/>
          <w:szCs w:val="22"/>
        </w:rPr>
        <w:t>Shazer</w:t>
      </w:r>
      <w:proofErr w:type="spellEnd"/>
      <w:r>
        <w:rPr>
          <w:rStyle w:val="AQ"/>
          <w:sz w:val="22"/>
          <w:szCs w:val="22"/>
        </w:rPr>
        <w:t xml:space="preserve">, </w:t>
      </w:r>
      <w:r>
        <w:rPr>
          <w:rStyle w:val="bibfname"/>
          <w:sz w:val="22"/>
          <w:szCs w:val="22"/>
        </w:rPr>
        <w:t>S.</w:t>
      </w:r>
      <w:r>
        <w:rPr>
          <w:sz w:val="22"/>
          <w:szCs w:val="22"/>
        </w:rPr>
        <w:t xml:space="preserve"> (</w:t>
      </w:r>
      <w:r>
        <w:rPr>
          <w:rStyle w:val="bibyear"/>
          <w:sz w:val="22"/>
          <w:szCs w:val="22"/>
        </w:rPr>
        <w:t>1994</w:t>
      </w:r>
      <w:r>
        <w:rPr>
          <w:sz w:val="22"/>
          <w:szCs w:val="22"/>
        </w:rPr>
        <w:t xml:space="preserve">). </w:t>
      </w:r>
      <w:r>
        <w:rPr>
          <w:rStyle w:val="bibbook"/>
          <w:sz w:val="22"/>
          <w:szCs w:val="22"/>
        </w:rPr>
        <w:t>Words were originally magic</w:t>
      </w:r>
      <w:r>
        <w:rPr>
          <w:sz w:val="22"/>
          <w:szCs w:val="22"/>
        </w:rPr>
        <w:t xml:space="preserve">. </w:t>
      </w:r>
      <w:r>
        <w:rPr>
          <w:rStyle w:val="biblocation"/>
          <w:sz w:val="22"/>
          <w:szCs w:val="22"/>
        </w:rPr>
        <w:t>New York, NY</w:t>
      </w:r>
      <w:r>
        <w:rPr>
          <w:sz w:val="22"/>
          <w:szCs w:val="22"/>
        </w:rPr>
        <w:t xml:space="preserve">: </w:t>
      </w:r>
      <w:r>
        <w:rPr>
          <w:rStyle w:val="bibpublisher"/>
          <w:sz w:val="22"/>
          <w:szCs w:val="22"/>
        </w:rPr>
        <w:t>W. W. Norton</w:t>
      </w:r>
      <w:r>
        <w:rPr>
          <w:sz w:val="22"/>
          <w:szCs w:val="22"/>
        </w:rPr>
        <w:t>.</w:t>
      </w:r>
    </w:p>
    <w:p w14:paraId="08975005" w14:textId="77777777" w:rsidR="00BC4C64" w:rsidRDefault="00BC4C64" w:rsidP="00BC4C64">
      <w:pPr>
        <w:pStyle w:val="REF-U"/>
        <w:spacing w:line="480" w:lineRule="auto"/>
        <w:rPr>
          <w:rStyle w:val="AQ"/>
          <w:sz w:val="22"/>
          <w:szCs w:val="22"/>
        </w:rPr>
      </w:pPr>
      <w:proofErr w:type="gramStart"/>
      <w:r>
        <w:rPr>
          <w:rStyle w:val="bibsurname"/>
          <w:sz w:val="22"/>
          <w:szCs w:val="22"/>
        </w:rPr>
        <w:t>Duncan</w:t>
      </w:r>
      <w:r>
        <w:rPr>
          <w:rStyle w:val="AQ"/>
          <w:sz w:val="22"/>
          <w:szCs w:val="22"/>
        </w:rPr>
        <w:t xml:space="preserve">, </w:t>
      </w:r>
      <w:r>
        <w:rPr>
          <w:rStyle w:val="bibfname"/>
          <w:sz w:val="22"/>
          <w:szCs w:val="22"/>
        </w:rPr>
        <w:t>B. L.</w:t>
      </w:r>
      <w:r>
        <w:rPr>
          <w:rStyle w:val="AQ"/>
          <w:sz w:val="22"/>
          <w:szCs w:val="22"/>
        </w:rPr>
        <w:t xml:space="preserve">, </w:t>
      </w:r>
      <w:r>
        <w:rPr>
          <w:rStyle w:val="bibsurname"/>
          <w:sz w:val="22"/>
          <w:szCs w:val="22"/>
        </w:rPr>
        <w:t>Miller</w:t>
      </w:r>
      <w:r>
        <w:rPr>
          <w:rStyle w:val="AQ"/>
          <w:sz w:val="22"/>
          <w:szCs w:val="22"/>
        </w:rPr>
        <w:t xml:space="preserve">, </w:t>
      </w:r>
      <w:r>
        <w:rPr>
          <w:rStyle w:val="bibfname"/>
          <w:sz w:val="22"/>
          <w:szCs w:val="22"/>
        </w:rPr>
        <w:t>S. D.</w:t>
      </w:r>
      <w:r>
        <w:rPr>
          <w:rStyle w:val="AQ"/>
          <w:sz w:val="22"/>
          <w:szCs w:val="22"/>
        </w:rPr>
        <w:t xml:space="preserve">, </w:t>
      </w:r>
      <w:proofErr w:type="spellStart"/>
      <w:r>
        <w:rPr>
          <w:rStyle w:val="bibsurname"/>
          <w:sz w:val="22"/>
          <w:szCs w:val="22"/>
        </w:rPr>
        <w:t>Wampold</w:t>
      </w:r>
      <w:proofErr w:type="spellEnd"/>
      <w:r>
        <w:rPr>
          <w:rStyle w:val="AQ"/>
          <w:sz w:val="22"/>
          <w:szCs w:val="22"/>
        </w:rPr>
        <w:t xml:space="preserve">, </w:t>
      </w:r>
      <w:r>
        <w:rPr>
          <w:rStyle w:val="bibfname"/>
          <w:sz w:val="22"/>
          <w:szCs w:val="22"/>
        </w:rPr>
        <w:t>B. E.</w:t>
      </w:r>
      <w:r>
        <w:rPr>
          <w:rStyle w:val="AQ"/>
          <w:sz w:val="22"/>
          <w:szCs w:val="22"/>
        </w:rPr>
        <w:t xml:space="preserve">, &amp; </w:t>
      </w:r>
      <w:r>
        <w:rPr>
          <w:rStyle w:val="bibsurname"/>
          <w:sz w:val="22"/>
          <w:szCs w:val="22"/>
        </w:rPr>
        <w:t>Hubble</w:t>
      </w:r>
      <w:r>
        <w:rPr>
          <w:rStyle w:val="AQ"/>
          <w:sz w:val="22"/>
          <w:szCs w:val="22"/>
        </w:rPr>
        <w:t xml:space="preserve">, </w:t>
      </w:r>
      <w:r>
        <w:rPr>
          <w:rStyle w:val="bibfname"/>
          <w:sz w:val="22"/>
          <w:szCs w:val="22"/>
        </w:rPr>
        <w:t>M. A.</w:t>
      </w:r>
      <w:r>
        <w:rPr>
          <w:rStyle w:val="AQ"/>
          <w:sz w:val="22"/>
          <w:szCs w:val="22"/>
        </w:rPr>
        <w:t xml:space="preserve"> </w:t>
      </w:r>
      <w:r>
        <w:rPr>
          <w:rStyle w:val="bibed-fname"/>
          <w:sz w:val="22"/>
          <w:szCs w:val="22"/>
        </w:rPr>
        <w:t>(Eds.)</w:t>
      </w:r>
      <w:r>
        <w:rPr>
          <w:rStyle w:val="AQ"/>
          <w:sz w:val="22"/>
          <w:szCs w:val="22"/>
        </w:rPr>
        <w:t>.</w:t>
      </w:r>
      <w:proofErr w:type="gramEnd"/>
      <w:r>
        <w:rPr>
          <w:rStyle w:val="AQ"/>
          <w:sz w:val="22"/>
          <w:szCs w:val="22"/>
        </w:rPr>
        <w:t xml:space="preserve"> (</w:t>
      </w:r>
      <w:r>
        <w:rPr>
          <w:rStyle w:val="bibyear"/>
          <w:sz w:val="22"/>
          <w:szCs w:val="22"/>
        </w:rPr>
        <w:t>2010</w:t>
      </w:r>
      <w:r>
        <w:rPr>
          <w:rStyle w:val="AQ"/>
          <w:sz w:val="22"/>
          <w:szCs w:val="22"/>
        </w:rPr>
        <w:t xml:space="preserve">). </w:t>
      </w:r>
      <w:proofErr w:type="gramStart"/>
      <w:r w:rsidRPr="00F90590">
        <w:rPr>
          <w:rStyle w:val="bibbook"/>
        </w:rPr>
        <w:t>The</w:t>
      </w:r>
      <w:proofErr w:type="gramEnd"/>
      <w:r w:rsidRPr="00F90590">
        <w:rPr>
          <w:rStyle w:val="bibbook"/>
        </w:rPr>
        <w:t xml:space="preserve"> heart and soul of change</w:t>
      </w:r>
      <w:r>
        <w:rPr>
          <w:sz w:val="22"/>
          <w:szCs w:val="22"/>
        </w:rPr>
        <w:t xml:space="preserve"> (</w:t>
      </w:r>
      <w:r>
        <w:rPr>
          <w:rStyle w:val="bibeditionno"/>
          <w:sz w:val="22"/>
          <w:szCs w:val="22"/>
        </w:rPr>
        <w:t>2nd ed.</w:t>
      </w:r>
      <w:r>
        <w:rPr>
          <w:sz w:val="22"/>
          <w:szCs w:val="22"/>
        </w:rPr>
        <w:t xml:space="preserve">). </w:t>
      </w:r>
      <w:r>
        <w:rPr>
          <w:rStyle w:val="biblocation"/>
          <w:sz w:val="22"/>
          <w:szCs w:val="22"/>
        </w:rPr>
        <w:t>Washington, DC</w:t>
      </w:r>
      <w:r>
        <w:rPr>
          <w:sz w:val="22"/>
          <w:szCs w:val="22"/>
        </w:rPr>
        <w:t xml:space="preserve">: </w:t>
      </w:r>
      <w:r>
        <w:rPr>
          <w:rStyle w:val="bibpublisher"/>
          <w:sz w:val="22"/>
          <w:szCs w:val="22"/>
        </w:rPr>
        <w:t>American Psychological Association</w:t>
      </w:r>
      <w:r>
        <w:rPr>
          <w:sz w:val="22"/>
          <w:szCs w:val="22"/>
        </w:rPr>
        <w:t>.</w:t>
      </w:r>
    </w:p>
    <w:p w14:paraId="2FE59713" w14:textId="77777777" w:rsidR="00BC4C64" w:rsidRPr="0099569C" w:rsidRDefault="00BC4C64" w:rsidP="00BC4C64">
      <w:pPr>
        <w:pStyle w:val="REF-U"/>
        <w:spacing w:line="480" w:lineRule="auto"/>
        <w:rPr>
          <w:rStyle w:val="AQ"/>
          <w:sz w:val="22"/>
          <w:szCs w:val="22"/>
          <w:highlight w:val="green"/>
          <w:rPrChange w:id="917" w:author="AQ" w:date="2025-08-03T08:56:00Z">
            <w:rPr>
              <w:rStyle w:val="AQ"/>
              <w:sz w:val="22"/>
              <w:szCs w:val="22"/>
            </w:rPr>
          </w:rPrChange>
        </w:rPr>
      </w:pPr>
      <w:r w:rsidRPr="0099569C">
        <w:rPr>
          <w:rStyle w:val="bibsurname"/>
          <w:sz w:val="22"/>
          <w:szCs w:val="22"/>
          <w:highlight w:val="green"/>
          <w:rPrChange w:id="918" w:author="AQ" w:date="2025-08-03T08:56:00Z">
            <w:rPr>
              <w:rStyle w:val="bibsurname"/>
              <w:sz w:val="22"/>
              <w:szCs w:val="22"/>
            </w:rPr>
          </w:rPrChange>
        </w:rPr>
        <w:t>Elliott</w:t>
      </w:r>
      <w:r w:rsidRPr="0099569C">
        <w:rPr>
          <w:rStyle w:val="AQ"/>
          <w:sz w:val="22"/>
          <w:szCs w:val="22"/>
          <w:highlight w:val="green"/>
          <w:rPrChange w:id="919" w:author="AQ" w:date="2025-08-03T08:56:00Z">
            <w:rPr>
              <w:rStyle w:val="AQ"/>
              <w:sz w:val="22"/>
              <w:szCs w:val="22"/>
            </w:rPr>
          </w:rPrChange>
        </w:rPr>
        <w:t xml:space="preserve">, </w:t>
      </w:r>
      <w:r w:rsidRPr="0099569C">
        <w:rPr>
          <w:rStyle w:val="bibfname"/>
          <w:sz w:val="22"/>
          <w:szCs w:val="22"/>
          <w:highlight w:val="green"/>
          <w:rPrChange w:id="920" w:author="AQ" w:date="2025-08-03T08:56:00Z">
            <w:rPr>
              <w:rStyle w:val="bibfname"/>
              <w:sz w:val="22"/>
              <w:szCs w:val="22"/>
            </w:rPr>
          </w:rPrChange>
        </w:rPr>
        <w:t>R.</w:t>
      </w:r>
      <w:r w:rsidRPr="0099569C">
        <w:rPr>
          <w:rStyle w:val="AQ"/>
          <w:sz w:val="22"/>
          <w:szCs w:val="22"/>
          <w:highlight w:val="green"/>
          <w:rPrChange w:id="921" w:author="AQ" w:date="2025-08-03T08:56:00Z">
            <w:rPr>
              <w:rStyle w:val="AQ"/>
              <w:sz w:val="22"/>
              <w:szCs w:val="22"/>
            </w:rPr>
          </w:rPrChange>
        </w:rPr>
        <w:t xml:space="preserve"> (</w:t>
      </w:r>
      <w:r w:rsidRPr="0099569C">
        <w:rPr>
          <w:rStyle w:val="bibyear"/>
          <w:sz w:val="22"/>
          <w:szCs w:val="22"/>
          <w:highlight w:val="green"/>
          <w:rPrChange w:id="922" w:author="AQ" w:date="2025-08-03T08:56:00Z">
            <w:rPr>
              <w:rStyle w:val="bibyear"/>
              <w:sz w:val="22"/>
              <w:szCs w:val="22"/>
            </w:rPr>
          </w:rPrChange>
        </w:rPr>
        <w:t>2002</w:t>
      </w:r>
      <w:r w:rsidRPr="0099569C">
        <w:rPr>
          <w:rStyle w:val="AQ"/>
          <w:sz w:val="22"/>
          <w:szCs w:val="22"/>
          <w:highlight w:val="green"/>
          <w:rPrChange w:id="923" w:author="AQ" w:date="2025-08-03T08:56:00Z">
            <w:rPr>
              <w:rStyle w:val="AQ"/>
              <w:sz w:val="22"/>
              <w:szCs w:val="22"/>
            </w:rPr>
          </w:rPrChange>
        </w:rPr>
        <w:t xml:space="preserve">). </w:t>
      </w:r>
      <w:r w:rsidRPr="0099569C">
        <w:rPr>
          <w:rStyle w:val="bibchaptertitle"/>
          <w:highlight w:val="green"/>
          <w:rPrChange w:id="924" w:author="AQ" w:date="2025-08-03T08:56:00Z">
            <w:rPr>
              <w:rStyle w:val="bibchaptertitle"/>
            </w:rPr>
          </w:rPrChange>
        </w:rPr>
        <w:t>The effectiveness of humanistic therapies: A meta-analysis</w:t>
      </w:r>
      <w:r w:rsidRPr="0099569C">
        <w:rPr>
          <w:highlight w:val="green"/>
          <w:rPrChange w:id="925" w:author="AQ" w:date="2025-08-03T08:56:00Z">
            <w:rPr/>
          </w:rPrChange>
        </w:rPr>
        <w:t xml:space="preserve">. In </w:t>
      </w:r>
      <w:r w:rsidRPr="0099569C">
        <w:rPr>
          <w:rStyle w:val="bibed-fname"/>
          <w:highlight w:val="green"/>
          <w:rPrChange w:id="926" w:author="AQ" w:date="2025-08-03T08:56:00Z">
            <w:rPr>
              <w:rStyle w:val="bibed-fname"/>
            </w:rPr>
          </w:rPrChange>
        </w:rPr>
        <w:t>D. J.</w:t>
      </w:r>
      <w:r w:rsidRPr="0099569C">
        <w:rPr>
          <w:highlight w:val="green"/>
          <w:rPrChange w:id="927" w:author="AQ" w:date="2025-08-03T08:56:00Z">
            <w:rPr/>
          </w:rPrChange>
        </w:rPr>
        <w:t xml:space="preserve"> </w:t>
      </w:r>
      <w:r w:rsidRPr="0099569C">
        <w:rPr>
          <w:rStyle w:val="bibed-surname"/>
          <w:highlight w:val="green"/>
          <w:rPrChange w:id="928" w:author="AQ" w:date="2025-08-03T08:56:00Z">
            <w:rPr>
              <w:rStyle w:val="bibed-surname"/>
            </w:rPr>
          </w:rPrChange>
        </w:rPr>
        <w:t>Cain</w:t>
      </w:r>
      <w:r w:rsidRPr="0099569C">
        <w:rPr>
          <w:highlight w:val="green"/>
          <w:rPrChange w:id="929" w:author="AQ" w:date="2025-08-03T08:56:00Z">
            <w:rPr/>
          </w:rPrChange>
        </w:rPr>
        <w:t xml:space="preserve"> &amp; </w:t>
      </w:r>
      <w:r w:rsidRPr="0099569C">
        <w:rPr>
          <w:rStyle w:val="bibed-fname"/>
          <w:highlight w:val="green"/>
          <w:rPrChange w:id="930" w:author="AQ" w:date="2025-08-03T08:56:00Z">
            <w:rPr>
              <w:rStyle w:val="bibed-fname"/>
            </w:rPr>
          </w:rPrChange>
        </w:rPr>
        <w:t>J.</w:t>
      </w:r>
      <w:r w:rsidRPr="0099569C">
        <w:rPr>
          <w:highlight w:val="green"/>
          <w:rPrChange w:id="931" w:author="AQ" w:date="2025-08-03T08:56:00Z">
            <w:rPr/>
          </w:rPrChange>
        </w:rPr>
        <w:t xml:space="preserve"> </w:t>
      </w:r>
      <w:proofErr w:type="spellStart"/>
      <w:r w:rsidRPr="0099569C">
        <w:rPr>
          <w:rStyle w:val="bibed-surname"/>
          <w:highlight w:val="green"/>
          <w:rPrChange w:id="932" w:author="AQ" w:date="2025-08-03T08:56:00Z">
            <w:rPr>
              <w:rStyle w:val="bibed-surname"/>
            </w:rPr>
          </w:rPrChange>
        </w:rPr>
        <w:t>Seeman</w:t>
      </w:r>
      <w:proofErr w:type="spellEnd"/>
      <w:r w:rsidRPr="0099569C">
        <w:rPr>
          <w:highlight w:val="green"/>
          <w:rPrChange w:id="933" w:author="AQ" w:date="2025-08-03T08:56:00Z">
            <w:rPr/>
          </w:rPrChange>
        </w:rPr>
        <w:t xml:space="preserve"> (Eds.), </w:t>
      </w:r>
      <w:r w:rsidRPr="0099569C">
        <w:rPr>
          <w:rStyle w:val="bibbook"/>
          <w:highlight w:val="green"/>
          <w:rPrChange w:id="934" w:author="AQ" w:date="2025-08-03T08:56:00Z">
            <w:rPr>
              <w:rStyle w:val="bibbook"/>
            </w:rPr>
          </w:rPrChange>
        </w:rPr>
        <w:t>Humanistic psychotherapies: Handbook of research and practice</w:t>
      </w:r>
      <w:r w:rsidRPr="0099569C">
        <w:rPr>
          <w:sz w:val="22"/>
          <w:szCs w:val="22"/>
          <w:highlight w:val="green"/>
          <w:rPrChange w:id="935" w:author="AQ" w:date="2025-08-03T08:56:00Z">
            <w:rPr>
              <w:sz w:val="22"/>
              <w:szCs w:val="22"/>
            </w:rPr>
          </w:rPrChange>
        </w:rPr>
        <w:t xml:space="preserve">. </w:t>
      </w:r>
      <w:r w:rsidRPr="0099569C">
        <w:rPr>
          <w:rStyle w:val="biblocation"/>
          <w:sz w:val="22"/>
          <w:szCs w:val="22"/>
          <w:highlight w:val="green"/>
          <w:rPrChange w:id="936" w:author="AQ" w:date="2025-08-03T08:56:00Z">
            <w:rPr>
              <w:rStyle w:val="biblocation"/>
              <w:sz w:val="22"/>
              <w:szCs w:val="22"/>
            </w:rPr>
          </w:rPrChange>
        </w:rPr>
        <w:t>Washington, DC</w:t>
      </w:r>
      <w:r w:rsidRPr="0099569C">
        <w:rPr>
          <w:sz w:val="22"/>
          <w:szCs w:val="22"/>
          <w:highlight w:val="green"/>
          <w:rPrChange w:id="937" w:author="AQ" w:date="2025-08-03T08:56:00Z">
            <w:rPr>
              <w:sz w:val="22"/>
              <w:szCs w:val="22"/>
            </w:rPr>
          </w:rPrChange>
        </w:rPr>
        <w:t xml:space="preserve">: </w:t>
      </w:r>
      <w:r w:rsidRPr="0099569C">
        <w:rPr>
          <w:rStyle w:val="bibpublisher"/>
          <w:sz w:val="22"/>
          <w:szCs w:val="22"/>
          <w:highlight w:val="green"/>
          <w:rPrChange w:id="938" w:author="AQ" w:date="2025-08-03T08:56:00Z">
            <w:rPr>
              <w:rStyle w:val="bibpublisher"/>
              <w:sz w:val="22"/>
              <w:szCs w:val="22"/>
            </w:rPr>
          </w:rPrChange>
        </w:rPr>
        <w:t>American Psychological Association</w:t>
      </w:r>
      <w:r w:rsidRPr="0099569C">
        <w:rPr>
          <w:sz w:val="22"/>
          <w:szCs w:val="22"/>
          <w:highlight w:val="green"/>
          <w:rPrChange w:id="939" w:author="AQ" w:date="2025-08-03T08:56:00Z">
            <w:rPr>
              <w:sz w:val="22"/>
              <w:szCs w:val="22"/>
            </w:rPr>
          </w:rPrChange>
        </w:rPr>
        <w:t>.</w:t>
      </w:r>
    </w:p>
    <w:p w14:paraId="15E183C7" w14:textId="77777777" w:rsidR="00BC4C64" w:rsidRDefault="00BC4C64" w:rsidP="00BC4C64">
      <w:pPr>
        <w:pStyle w:val="REF-U"/>
        <w:spacing w:line="480" w:lineRule="auto"/>
        <w:rPr>
          <w:rStyle w:val="AQ"/>
          <w:sz w:val="22"/>
          <w:szCs w:val="22"/>
        </w:rPr>
      </w:pPr>
      <w:proofErr w:type="gramStart"/>
      <w:r>
        <w:rPr>
          <w:rStyle w:val="bibsurname"/>
          <w:sz w:val="22"/>
          <w:szCs w:val="22"/>
        </w:rPr>
        <w:t>Elliott</w:t>
      </w:r>
      <w:r>
        <w:rPr>
          <w:rStyle w:val="AQ"/>
          <w:sz w:val="22"/>
          <w:szCs w:val="22"/>
        </w:rPr>
        <w:t xml:space="preserve">, </w:t>
      </w:r>
      <w:r>
        <w:rPr>
          <w:rStyle w:val="bibfname"/>
          <w:sz w:val="22"/>
          <w:szCs w:val="22"/>
        </w:rPr>
        <w:t>R.</w:t>
      </w:r>
      <w:r>
        <w:rPr>
          <w:rStyle w:val="AQ"/>
          <w:sz w:val="22"/>
          <w:szCs w:val="22"/>
        </w:rPr>
        <w:t xml:space="preserve">, </w:t>
      </w:r>
      <w:proofErr w:type="spellStart"/>
      <w:r>
        <w:rPr>
          <w:rStyle w:val="bibsurname"/>
          <w:sz w:val="22"/>
          <w:szCs w:val="22"/>
        </w:rPr>
        <w:t>Bohart</w:t>
      </w:r>
      <w:proofErr w:type="spellEnd"/>
      <w:r>
        <w:rPr>
          <w:rStyle w:val="AQ"/>
          <w:sz w:val="22"/>
          <w:szCs w:val="22"/>
        </w:rPr>
        <w:t xml:space="preserve">, </w:t>
      </w:r>
      <w:r>
        <w:rPr>
          <w:rStyle w:val="bibfname"/>
          <w:sz w:val="22"/>
          <w:szCs w:val="22"/>
        </w:rPr>
        <w:t>A. C.</w:t>
      </w:r>
      <w:r>
        <w:rPr>
          <w:rStyle w:val="AQ"/>
          <w:sz w:val="22"/>
          <w:szCs w:val="22"/>
        </w:rPr>
        <w:t xml:space="preserve">, </w:t>
      </w:r>
      <w:r>
        <w:rPr>
          <w:rStyle w:val="bibsurname"/>
          <w:sz w:val="22"/>
          <w:szCs w:val="22"/>
        </w:rPr>
        <w:t>Watson</w:t>
      </w:r>
      <w:r>
        <w:rPr>
          <w:rStyle w:val="AQ"/>
          <w:sz w:val="22"/>
          <w:szCs w:val="22"/>
        </w:rPr>
        <w:t xml:space="preserve">, </w:t>
      </w:r>
      <w:r>
        <w:rPr>
          <w:rStyle w:val="bibfname"/>
          <w:sz w:val="22"/>
          <w:szCs w:val="22"/>
        </w:rPr>
        <w:t>J. C.</w:t>
      </w:r>
      <w:r>
        <w:rPr>
          <w:rStyle w:val="AQ"/>
          <w:sz w:val="22"/>
          <w:szCs w:val="22"/>
        </w:rPr>
        <w:t xml:space="preserve">, &amp; </w:t>
      </w:r>
      <w:r>
        <w:rPr>
          <w:rStyle w:val="bibsurname"/>
          <w:sz w:val="22"/>
          <w:szCs w:val="22"/>
        </w:rPr>
        <w:t>Greenberg</w:t>
      </w:r>
      <w:r>
        <w:rPr>
          <w:rStyle w:val="AQ"/>
          <w:sz w:val="22"/>
          <w:szCs w:val="22"/>
        </w:rPr>
        <w:t xml:space="preserve">, </w:t>
      </w:r>
      <w:r>
        <w:rPr>
          <w:rStyle w:val="bibfname"/>
          <w:sz w:val="22"/>
          <w:szCs w:val="22"/>
        </w:rPr>
        <w:t>L. S.</w:t>
      </w:r>
      <w:r>
        <w:rPr>
          <w:rStyle w:val="AQ"/>
          <w:sz w:val="22"/>
          <w:szCs w:val="22"/>
        </w:rPr>
        <w:t xml:space="preserve"> (</w:t>
      </w:r>
      <w:r>
        <w:rPr>
          <w:rStyle w:val="bibyear"/>
          <w:sz w:val="22"/>
          <w:szCs w:val="22"/>
        </w:rPr>
        <w:t>2011</w:t>
      </w:r>
      <w:r>
        <w:rPr>
          <w:rStyle w:val="AQ"/>
          <w:sz w:val="22"/>
          <w:szCs w:val="22"/>
        </w:rPr>
        <w:t>).</w:t>
      </w:r>
      <w:proofErr w:type="gramEnd"/>
      <w:r>
        <w:rPr>
          <w:rStyle w:val="AQ"/>
          <w:sz w:val="22"/>
          <w:szCs w:val="22"/>
        </w:rPr>
        <w:t xml:space="preserve"> </w:t>
      </w:r>
      <w:proofErr w:type="gramStart"/>
      <w:r w:rsidRPr="004B2FA8">
        <w:rPr>
          <w:rStyle w:val="bibchaptertitle"/>
        </w:rPr>
        <w:t>Empathy</w:t>
      </w:r>
      <w:r w:rsidRPr="004B2FA8">
        <w:t>.</w:t>
      </w:r>
      <w:proofErr w:type="gramEnd"/>
      <w:r w:rsidRPr="004B2FA8">
        <w:t xml:space="preserve"> In </w:t>
      </w:r>
      <w:r w:rsidRPr="00F90590">
        <w:rPr>
          <w:rStyle w:val="bibed-fname"/>
        </w:rPr>
        <w:t>J. C.</w:t>
      </w:r>
      <w:r w:rsidRPr="004B2FA8">
        <w:t xml:space="preserve"> </w:t>
      </w:r>
      <w:r w:rsidRPr="00F90590">
        <w:rPr>
          <w:rStyle w:val="bibed-surname"/>
        </w:rPr>
        <w:t>Norcross</w:t>
      </w:r>
      <w:r w:rsidRPr="004B2FA8">
        <w:t xml:space="preserve"> (Ed.),</w:t>
      </w:r>
      <w:r>
        <w:rPr>
          <w:rStyle w:val="AQ"/>
          <w:sz w:val="22"/>
          <w:szCs w:val="22"/>
        </w:rPr>
        <w:t xml:space="preserve"> </w:t>
      </w:r>
      <w:r w:rsidRPr="004B2FA8">
        <w:rPr>
          <w:rStyle w:val="bibbook"/>
        </w:rPr>
        <w:t>Psychotherapy relationships that work: Evidence-based responsiveness</w:t>
      </w:r>
      <w:r>
        <w:rPr>
          <w:sz w:val="22"/>
          <w:szCs w:val="22"/>
        </w:rPr>
        <w:t xml:space="preserve"> (</w:t>
      </w:r>
      <w:r>
        <w:rPr>
          <w:rStyle w:val="bibeditionno"/>
          <w:sz w:val="22"/>
          <w:szCs w:val="22"/>
        </w:rPr>
        <w:t>2nd ed.</w:t>
      </w:r>
      <w:r>
        <w:rPr>
          <w:sz w:val="22"/>
          <w:szCs w:val="22"/>
        </w:rPr>
        <w:t xml:space="preserve">, pp. </w:t>
      </w:r>
      <w:r>
        <w:rPr>
          <w:rStyle w:val="bibfpage"/>
          <w:sz w:val="22"/>
          <w:szCs w:val="22"/>
        </w:rPr>
        <w:t>132</w:t>
      </w:r>
      <w:r>
        <w:rPr>
          <w:sz w:val="22"/>
          <w:szCs w:val="22"/>
        </w:rPr>
        <w:t>–</w:t>
      </w:r>
      <w:r>
        <w:rPr>
          <w:rStyle w:val="biblpage"/>
          <w:sz w:val="22"/>
          <w:szCs w:val="22"/>
        </w:rPr>
        <w:t>152</w:t>
      </w:r>
      <w:r>
        <w:rPr>
          <w:sz w:val="22"/>
          <w:szCs w:val="22"/>
        </w:rPr>
        <w:t xml:space="preserve">). </w:t>
      </w:r>
      <w:r>
        <w:rPr>
          <w:rStyle w:val="biblocation"/>
          <w:sz w:val="22"/>
          <w:szCs w:val="22"/>
        </w:rPr>
        <w:t>New York, NY</w:t>
      </w:r>
      <w:r>
        <w:rPr>
          <w:sz w:val="22"/>
          <w:szCs w:val="22"/>
        </w:rPr>
        <w:t xml:space="preserve">: </w:t>
      </w:r>
      <w:r>
        <w:rPr>
          <w:rStyle w:val="bibpublisher"/>
          <w:sz w:val="22"/>
          <w:szCs w:val="22"/>
        </w:rPr>
        <w:t>Oxford University Press</w:t>
      </w:r>
      <w:r>
        <w:rPr>
          <w:sz w:val="22"/>
          <w:szCs w:val="22"/>
        </w:rPr>
        <w:t>.</w:t>
      </w:r>
    </w:p>
    <w:p w14:paraId="078934E6" w14:textId="77777777" w:rsidR="00BC4C64" w:rsidRDefault="00BC4C64" w:rsidP="00BC4C64">
      <w:pPr>
        <w:pStyle w:val="REF-U"/>
        <w:spacing w:line="480" w:lineRule="auto"/>
        <w:rPr>
          <w:rStyle w:val="AQ"/>
          <w:sz w:val="22"/>
          <w:szCs w:val="22"/>
        </w:rPr>
      </w:pPr>
      <w:proofErr w:type="gramStart"/>
      <w:r>
        <w:rPr>
          <w:rStyle w:val="bibsurname"/>
          <w:sz w:val="22"/>
          <w:szCs w:val="22"/>
        </w:rPr>
        <w:lastRenderedPageBreak/>
        <w:t>Elliott</w:t>
      </w:r>
      <w:r>
        <w:rPr>
          <w:rStyle w:val="AQ"/>
          <w:sz w:val="22"/>
          <w:szCs w:val="22"/>
        </w:rPr>
        <w:t xml:space="preserve">, </w:t>
      </w:r>
      <w:r>
        <w:rPr>
          <w:rStyle w:val="bibfname"/>
          <w:sz w:val="22"/>
          <w:szCs w:val="22"/>
        </w:rPr>
        <w:t>R.</w:t>
      </w:r>
      <w:r>
        <w:rPr>
          <w:rStyle w:val="AQ"/>
          <w:sz w:val="22"/>
          <w:szCs w:val="22"/>
        </w:rPr>
        <w:t xml:space="preserve">, </w:t>
      </w:r>
      <w:r>
        <w:rPr>
          <w:rStyle w:val="bibsurname"/>
          <w:sz w:val="22"/>
          <w:szCs w:val="22"/>
        </w:rPr>
        <w:t>Greenberg</w:t>
      </w:r>
      <w:r>
        <w:rPr>
          <w:rStyle w:val="AQ"/>
          <w:sz w:val="22"/>
          <w:szCs w:val="22"/>
        </w:rPr>
        <w:t xml:space="preserve">, </w:t>
      </w:r>
      <w:r>
        <w:rPr>
          <w:rStyle w:val="bibfname"/>
          <w:sz w:val="22"/>
          <w:szCs w:val="22"/>
        </w:rPr>
        <w:t>L. S.</w:t>
      </w:r>
      <w:r>
        <w:rPr>
          <w:rStyle w:val="AQ"/>
          <w:sz w:val="22"/>
          <w:szCs w:val="22"/>
        </w:rPr>
        <w:t xml:space="preserve">, </w:t>
      </w:r>
      <w:r>
        <w:rPr>
          <w:rStyle w:val="bibsurname"/>
          <w:sz w:val="22"/>
          <w:szCs w:val="22"/>
        </w:rPr>
        <w:t>Goldman</w:t>
      </w:r>
      <w:r>
        <w:rPr>
          <w:rStyle w:val="AQ"/>
          <w:sz w:val="22"/>
          <w:szCs w:val="22"/>
        </w:rPr>
        <w:t xml:space="preserve">, </w:t>
      </w:r>
      <w:r>
        <w:rPr>
          <w:rStyle w:val="bibfname"/>
          <w:sz w:val="22"/>
          <w:szCs w:val="22"/>
        </w:rPr>
        <w:t>R. N.</w:t>
      </w:r>
      <w:r>
        <w:rPr>
          <w:rStyle w:val="AQ"/>
          <w:sz w:val="22"/>
          <w:szCs w:val="22"/>
        </w:rPr>
        <w:t xml:space="preserve">, &amp; </w:t>
      </w:r>
      <w:r>
        <w:rPr>
          <w:rStyle w:val="bibsurname"/>
          <w:sz w:val="22"/>
          <w:szCs w:val="22"/>
        </w:rPr>
        <w:t>Angus</w:t>
      </w:r>
      <w:r>
        <w:rPr>
          <w:rStyle w:val="AQ"/>
          <w:sz w:val="22"/>
          <w:szCs w:val="22"/>
        </w:rPr>
        <w:t xml:space="preserve">, </w:t>
      </w:r>
      <w:r>
        <w:rPr>
          <w:rStyle w:val="bibfname"/>
          <w:sz w:val="22"/>
          <w:szCs w:val="22"/>
        </w:rPr>
        <w:t>L.</w:t>
      </w:r>
      <w:r>
        <w:rPr>
          <w:rStyle w:val="AQ"/>
          <w:sz w:val="22"/>
          <w:szCs w:val="22"/>
        </w:rPr>
        <w:t xml:space="preserve"> (</w:t>
      </w:r>
      <w:r>
        <w:rPr>
          <w:rStyle w:val="bibyear"/>
          <w:sz w:val="22"/>
          <w:szCs w:val="22"/>
        </w:rPr>
        <w:t>2009</w:t>
      </w:r>
      <w:r>
        <w:rPr>
          <w:rStyle w:val="AQ"/>
          <w:sz w:val="22"/>
          <w:szCs w:val="22"/>
        </w:rPr>
        <w:t>).</w:t>
      </w:r>
      <w:proofErr w:type="gramEnd"/>
      <w:r>
        <w:rPr>
          <w:rStyle w:val="AQ"/>
          <w:sz w:val="22"/>
          <w:szCs w:val="22"/>
        </w:rPr>
        <w:t xml:space="preserve"> </w:t>
      </w:r>
      <w:proofErr w:type="gramStart"/>
      <w:r>
        <w:rPr>
          <w:rStyle w:val="bibarticle"/>
          <w:sz w:val="22"/>
          <w:szCs w:val="22"/>
        </w:rPr>
        <w:t>Maintenance of gains following experiential therapies for depression</w:t>
      </w:r>
      <w:r>
        <w:rPr>
          <w:rStyle w:val="AQ"/>
          <w:sz w:val="22"/>
          <w:szCs w:val="22"/>
        </w:rPr>
        <w:t>.</w:t>
      </w:r>
      <w:proofErr w:type="gramEnd"/>
      <w:r>
        <w:rPr>
          <w:rStyle w:val="AQ"/>
          <w:sz w:val="22"/>
          <w:szCs w:val="22"/>
        </w:rPr>
        <w:t xml:space="preserve"> </w:t>
      </w:r>
      <w:r>
        <w:rPr>
          <w:rStyle w:val="bibjournal"/>
          <w:sz w:val="22"/>
          <w:szCs w:val="22"/>
        </w:rPr>
        <w:t>Journal of Consulting and Clinical Psychology</w:t>
      </w:r>
      <w:r>
        <w:rPr>
          <w:sz w:val="22"/>
          <w:szCs w:val="22"/>
        </w:rPr>
        <w:t xml:space="preserve">, </w:t>
      </w:r>
      <w:r>
        <w:rPr>
          <w:rStyle w:val="bibvolume"/>
          <w:sz w:val="22"/>
          <w:szCs w:val="22"/>
        </w:rPr>
        <w:t>77</w:t>
      </w:r>
      <w:r>
        <w:rPr>
          <w:sz w:val="22"/>
          <w:szCs w:val="22"/>
        </w:rPr>
        <w:t xml:space="preserve">, </w:t>
      </w:r>
      <w:r>
        <w:rPr>
          <w:rStyle w:val="bibfpage"/>
          <w:sz w:val="22"/>
          <w:szCs w:val="22"/>
        </w:rPr>
        <w:t>103</w:t>
      </w:r>
      <w:r>
        <w:rPr>
          <w:sz w:val="22"/>
          <w:szCs w:val="22"/>
        </w:rPr>
        <w:t>–</w:t>
      </w:r>
      <w:r>
        <w:rPr>
          <w:rStyle w:val="biblpage"/>
          <w:sz w:val="22"/>
          <w:szCs w:val="22"/>
        </w:rPr>
        <w:t>112</w:t>
      </w:r>
      <w:r>
        <w:rPr>
          <w:sz w:val="22"/>
          <w:szCs w:val="22"/>
        </w:rPr>
        <w:t xml:space="preserve">. </w:t>
      </w:r>
      <w:proofErr w:type="gramStart"/>
      <w:r>
        <w:rPr>
          <w:rStyle w:val="bibdoi"/>
          <w:sz w:val="22"/>
          <w:szCs w:val="22"/>
        </w:rPr>
        <w:t>doi:</w:t>
      </w:r>
      <w:proofErr w:type="gramEnd"/>
      <w:r>
        <w:rPr>
          <w:rStyle w:val="bibdoi"/>
          <w:sz w:val="22"/>
          <w:szCs w:val="22"/>
        </w:rPr>
        <w:t>10.1037/a0014653</w:t>
      </w:r>
    </w:p>
    <w:p w14:paraId="35BF1999" w14:textId="77777777" w:rsidR="00BC4C64" w:rsidRDefault="00BC4C64" w:rsidP="00BC4C64">
      <w:pPr>
        <w:pStyle w:val="REF-U"/>
        <w:spacing w:line="480" w:lineRule="auto"/>
        <w:rPr>
          <w:rStyle w:val="AQ"/>
          <w:sz w:val="22"/>
          <w:szCs w:val="22"/>
        </w:rPr>
      </w:pPr>
      <w:proofErr w:type="gramStart"/>
      <w:r>
        <w:rPr>
          <w:rStyle w:val="bibsurname"/>
          <w:sz w:val="22"/>
          <w:szCs w:val="22"/>
        </w:rPr>
        <w:t>Elliott</w:t>
      </w:r>
      <w:r>
        <w:rPr>
          <w:rStyle w:val="AQ"/>
          <w:sz w:val="22"/>
          <w:szCs w:val="22"/>
        </w:rPr>
        <w:t xml:space="preserve">, </w:t>
      </w:r>
      <w:r>
        <w:rPr>
          <w:rStyle w:val="bibfname"/>
          <w:sz w:val="22"/>
          <w:szCs w:val="22"/>
        </w:rPr>
        <w:t>R.</w:t>
      </w:r>
      <w:r>
        <w:rPr>
          <w:rStyle w:val="AQ"/>
          <w:sz w:val="22"/>
          <w:szCs w:val="22"/>
        </w:rPr>
        <w:t xml:space="preserve">, </w:t>
      </w:r>
      <w:r>
        <w:rPr>
          <w:rStyle w:val="bibsurname"/>
          <w:sz w:val="22"/>
          <w:szCs w:val="22"/>
        </w:rPr>
        <w:t>Greenberg</w:t>
      </w:r>
      <w:r>
        <w:rPr>
          <w:rStyle w:val="AQ"/>
          <w:sz w:val="22"/>
          <w:szCs w:val="22"/>
        </w:rPr>
        <w:t xml:space="preserve">, </w:t>
      </w:r>
      <w:r>
        <w:rPr>
          <w:rStyle w:val="bibfname"/>
          <w:sz w:val="22"/>
          <w:szCs w:val="22"/>
        </w:rPr>
        <w:t>L. S.</w:t>
      </w:r>
      <w:r>
        <w:rPr>
          <w:rStyle w:val="AQ"/>
          <w:sz w:val="22"/>
          <w:szCs w:val="22"/>
        </w:rPr>
        <w:t xml:space="preserve">, &amp; </w:t>
      </w:r>
      <w:proofErr w:type="spellStart"/>
      <w:r>
        <w:rPr>
          <w:rStyle w:val="bibsurname"/>
          <w:sz w:val="22"/>
          <w:szCs w:val="22"/>
        </w:rPr>
        <w:t>Lietaer</w:t>
      </w:r>
      <w:proofErr w:type="spellEnd"/>
      <w:r>
        <w:rPr>
          <w:rStyle w:val="AQ"/>
          <w:sz w:val="22"/>
          <w:szCs w:val="22"/>
        </w:rPr>
        <w:t xml:space="preserve">, </w:t>
      </w:r>
      <w:r>
        <w:rPr>
          <w:rStyle w:val="bibfname"/>
          <w:sz w:val="22"/>
          <w:szCs w:val="22"/>
        </w:rPr>
        <w:t>G.</w:t>
      </w:r>
      <w:r>
        <w:rPr>
          <w:rStyle w:val="AQ"/>
          <w:sz w:val="22"/>
          <w:szCs w:val="22"/>
        </w:rPr>
        <w:t xml:space="preserve"> (</w:t>
      </w:r>
      <w:r>
        <w:rPr>
          <w:rStyle w:val="bibyear"/>
          <w:sz w:val="22"/>
          <w:szCs w:val="22"/>
        </w:rPr>
        <w:t>2004</w:t>
      </w:r>
      <w:r>
        <w:rPr>
          <w:rStyle w:val="AQ"/>
          <w:sz w:val="22"/>
          <w:szCs w:val="22"/>
        </w:rPr>
        <w:t>).</w:t>
      </w:r>
      <w:proofErr w:type="gramEnd"/>
      <w:r>
        <w:rPr>
          <w:rStyle w:val="AQ"/>
          <w:sz w:val="22"/>
          <w:szCs w:val="22"/>
        </w:rPr>
        <w:t xml:space="preserve"> </w:t>
      </w:r>
      <w:proofErr w:type="gramStart"/>
      <w:r w:rsidRPr="004B2FA8">
        <w:rPr>
          <w:rStyle w:val="bibchaptertitle"/>
        </w:rPr>
        <w:t>Research on experiential psychotherapies</w:t>
      </w:r>
      <w:r w:rsidRPr="004B2FA8">
        <w:t>.</w:t>
      </w:r>
      <w:proofErr w:type="gramEnd"/>
      <w:r w:rsidRPr="004B2FA8">
        <w:t xml:space="preserve"> In </w:t>
      </w:r>
      <w:r w:rsidRPr="00F90590">
        <w:rPr>
          <w:rStyle w:val="bibed-fname"/>
        </w:rPr>
        <w:t>M. J.</w:t>
      </w:r>
      <w:r w:rsidRPr="004B2FA8">
        <w:t xml:space="preserve"> </w:t>
      </w:r>
      <w:r w:rsidRPr="00F90590">
        <w:rPr>
          <w:rStyle w:val="bibed-surname"/>
        </w:rPr>
        <w:t>Lambert</w:t>
      </w:r>
      <w:r w:rsidRPr="004B2FA8">
        <w:t xml:space="preserve"> (Ed.), </w:t>
      </w:r>
      <w:r w:rsidRPr="004B2FA8">
        <w:rPr>
          <w:rStyle w:val="bibbook"/>
        </w:rPr>
        <w:t>Bergin &amp; Garfield’s handbook of psychotherapy and behavior change</w:t>
      </w:r>
      <w:r>
        <w:rPr>
          <w:sz w:val="22"/>
          <w:szCs w:val="22"/>
        </w:rPr>
        <w:t xml:space="preserve"> (</w:t>
      </w:r>
      <w:r>
        <w:rPr>
          <w:rStyle w:val="bibeditionno"/>
          <w:sz w:val="22"/>
          <w:szCs w:val="22"/>
        </w:rPr>
        <w:t>5th ed.</w:t>
      </w:r>
      <w:r>
        <w:rPr>
          <w:sz w:val="22"/>
          <w:szCs w:val="22"/>
        </w:rPr>
        <w:t xml:space="preserve">, pp. </w:t>
      </w:r>
      <w:r>
        <w:rPr>
          <w:rStyle w:val="bibfpage"/>
          <w:sz w:val="22"/>
          <w:szCs w:val="22"/>
        </w:rPr>
        <w:t>493</w:t>
      </w:r>
      <w:r>
        <w:rPr>
          <w:sz w:val="22"/>
          <w:szCs w:val="22"/>
        </w:rPr>
        <w:t>–</w:t>
      </w:r>
      <w:r>
        <w:rPr>
          <w:rStyle w:val="biblpage"/>
          <w:sz w:val="22"/>
          <w:szCs w:val="22"/>
        </w:rPr>
        <w:t>539</w:t>
      </w:r>
      <w:r>
        <w:rPr>
          <w:sz w:val="22"/>
          <w:szCs w:val="22"/>
        </w:rPr>
        <w:t xml:space="preserve">). </w:t>
      </w:r>
      <w:r>
        <w:rPr>
          <w:rStyle w:val="biblocation"/>
          <w:sz w:val="22"/>
          <w:szCs w:val="22"/>
        </w:rPr>
        <w:t>New York, NY</w:t>
      </w:r>
      <w:r>
        <w:rPr>
          <w:sz w:val="22"/>
          <w:szCs w:val="22"/>
        </w:rPr>
        <w:t xml:space="preserve">: </w:t>
      </w:r>
      <w:r>
        <w:rPr>
          <w:rStyle w:val="bibpublisher"/>
          <w:sz w:val="22"/>
          <w:szCs w:val="22"/>
        </w:rPr>
        <w:t>Wiley</w:t>
      </w:r>
      <w:r>
        <w:rPr>
          <w:sz w:val="22"/>
          <w:szCs w:val="22"/>
        </w:rPr>
        <w:t>.</w:t>
      </w:r>
    </w:p>
    <w:p w14:paraId="7F45C557" w14:textId="77777777" w:rsidR="00BC4C64" w:rsidRPr="0099569C" w:rsidRDefault="00BC4C64" w:rsidP="00BC4C64">
      <w:pPr>
        <w:pStyle w:val="REF-U"/>
        <w:spacing w:line="480" w:lineRule="auto"/>
        <w:rPr>
          <w:sz w:val="22"/>
          <w:szCs w:val="22"/>
          <w:highlight w:val="green"/>
          <w:u w:color="000000"/>
          <w:rPrChange w:id="940" w:author="AQ" w:date="2025-08-03T08:56:00Z">
            <w:rPr>
              <w:sz w:val="22"/>
              <w:szCs w:val="22"/>
              <w:u w:color="000000"/>
            </w:rPr>
          </w:rPrChange>
        </w:rPr>
      </w:pPr>
      <w:r w:rsidRPr="0099569C">
        <w:rPr>
          <w:rStyle w:val="bibsurname"/>
          <w:sz w:val="22"/>
          <w:szCs w:val="22"/>
          <w:highlight w:val="green"/>
          <w:lang w:val="pt-BR"/>
          <w:rPrChange w:id="941" w:author="AQ" w:date="2025-08-03T08:56:00Z">
            <w:rPr>
              <w:rStyle w:val="bibsurname"/>
              <w:sz w:val="22"/>
              <w:szCs w:val="22"/>
              <w:lang w:val="pt-BR"/>
            </w:rPr>
          </w:rPrChange>
        </w:rPr>
        <w:t>Fazar</w:t>
      </w:r>
      <w:r w:rsidRPr="0099569C">
        <w:rPr>
          <w:rStyle w:val="AQ"/>
          <w:sz w:val="22"/>
          <w:szCs w:val="22"/>
          <w:highlight w:val="green"/>
          <w:lang w:val="pt-BR"/>
          <w:rPrChange w:id="942" w:author="AQ" w:date="2025-08-03T08:56:00Z">
            <w:rPr>
              <w:rStyle w:val="AQ"/>
              <w:sz w:val="22"/>
              <w:szCs w:val="22"/>
              <w:lang w:val="pt-BR"/>
            </w:rPr>
          </w:rPrChange>
        </w:rPr>
        <w:t xml:space="preserve">, </w:t>
      </w:r>
      <w:r w:rsidRPr="0099569C">
        <w:rPr>
          <w:rStyle w:val="bibfname"/>
          <w:sz w:val="22"/>
          <w:szCs w:val="22"/>
          <w:highlight w:val="green"/>
          <w:lang w:val="pt-BR"/>
          <w:rPrChange w:id="943" w:author="AQ" w:date="2025-08-03T08:56:00Z">
            <w:rPr>
              <w:rStyle w:val="bibfname"/>
              <w:sz w:val="22"/>
              <w:szCs w:val="22"/>
              <w:lang w:val="pt-BR"/>
            </w:rPr>
          </w:rPrChange>
        </w:rPr>
        <w:t>K. N.</w:t>
      </w:r>
      <w:r w:rsidRPr="0099569C">
        <w:rPr>
          <w:rStyle w:val="AQ"/>
          <w:sz w:val="22"/>
          <w:szCs w:val="22"/>
          <w:highlight w:val="green"/>
          <w:lang w:val="pt-BR"/>
          <w:rPrChange w:id="944" w:author="AQ" w:date="2025-08-03T08:56:00Z">
            <w:rPr>
              <w:rStyle w:val="AQ"/>
              <w:sz w:val="22"/>
              <w:szCs w:val="22"/>
              <w:lang w:val="pt-BR"/>
            </w:rPr>
          </w:rPrChange>
        </w:rPr>
        <w:t xml:space="preserve"> &amp; </w:t>
      </w:r>
      <w:r w:rsidRPr="0099569C">
        <w:rPr>
          <w:rStyle w:val="bibsurname"/>
          <w:sz w:val="22"/>
          <w:szCs w:val="22"/>
          <w:highlight w:val="green"/>
          <w:lang w:val="pt-BR"/>
          <w:rPrChange w:id="945" w:author="AQ" w:date="2025-08-03T08:56:00Z">
            <w:rPr>
              <w:rStyle w:val="bibsurname"/>
              <w:sz w:val="22"/>
              <w:szCs w:val="22"/>
              <w:lang w:val="pt-BR"/>
            </w:rPr>
          </w:rPrChange>
        </w:rPr>
        <w:t>Sinaga</w:t>
      </w:r>
      <w:r w:rsidRPr="0099569C">
        <w:rPr>
          <w:rStyle w:val="AQ"/>
          <w:sz w:val="22"/>
          <w:szCs w:val="22"/>
          <w:highlight w:val="green"/>
          <w:lang w:val="pt-BR"/>
          <w:rPrChange w:id="946" w:author="AQ" w:date="2025-08-03T08:56:00Z">
            <w:rPr>
              <w:rStyle w:val="AQ"/>
              <w:sz w:val="22"/>
              <w:szCs w:val="22"/>
              <w:lang w:val="pt-BR"/>
            </w:rPr>
          </w:rPrChange>
        </w:rPr>
        <w:t xml:space="preserve">, </w:t>
      </w:r>
      <w:r w:rsidRPr="0099569C">
        <w:rPr>
          <w:rStyle w:val="bibfname"/>
          <w:sz w:val="22"/>
          <w:szCs w:val="22"/>
          <w:highlight w:val="green"/>
          <w:lang w:val="pt-BR"/>
          <w:rPrChange w:id="947" w:author="AQ" w:date="2025-08-03T08:56:00Z">
            <w:rPr>
              <w:rStyle w:val="bibfname"/>
              <w:sz w:val="22"/>
              <w:szCs w:val="22"/>
              <w:lang w:val="pt-BR"/>
            </w:rPr>
          </w:rPrChange>
        </w:rPr>
        <w:t>M. H. P.</w:t>
      </w:r>
      <w:r w:rsidRPr="0099569C">
        <w:rPr>
          <w:rStyle w:val="AQ"/>
          <w:sz w:val="22"/>
          <w:szCs w:val="22"/>
          <w:highlight w:val="green"/>
          <w:lang w:val="pt-BR"/>
          <w:rPrChange w:id="948" w:author="AQ" w:date="2025-08-03T08:56:00Z">
            <w:rPr>
              <w:rStyle w:val="AQ"/>
              <w:sz w:val="22"/>
              <w:szCs w:val="22"/>
              <w:lang w:val="pt-BR"/>
            </w:rPr>
          </w:rPrChange>
        </w:rPr>
        <w:t xml:space="preserve"> (</w:t>
      </w:r>
      <w:r w:rsidRPr="0099569C">
        <w:rPr>
          <w:rStyle w:val="bibyear"/>
          <w:sz w:val="22"/>
          <w:szCs w:val="22"/>
          <w:highlight w:val="green"/>
          <w:lang w:val="pt-BR"/>
          <w:rPrChange w:id="949" w:author="AQ" w:date="2025-08-03T08:56:00Z">
            <w:rPr>
              <w:rStyle w:val="bibyear"/>
              <w:sz w:val="22"/>
              <w:szCs w:val="22"/>
              <w:lang w:val="pt-BR"/>
            </w:rPr>
          </w:rPrChange>
        </w:rPr>
        <w:t>2024</w:t>
      </w:r>
      <w:r w:rsidRPr="0099569C">
        <w:rPr>
          <w:rStyle w:val="AQ"/>
          <w:sz w:val="22"/>
          <w:szCs w:val="22"/>
          <w:highlight w:val="green"/>
          <w:lang w:val="pt-BR"/>
          <w:rPrChange w:id="950" w:author="AQ" w:date="2025-08-03T08:56:00Z">
            <w:rPr>
              <w:rStyle w:val="AQ"/>
              <w:sz w:val="22"/>
              <w:szCs w:val="22"/>
              <w:lang w:val="pt-BR"/>
            </w:rPr>
          </w:rPrChange>
        </w:rPr>
        <w:t xml:space="preserve">). </w:t>
      </w:r>
      <w:proofErr w:type="gramStart"/>
      <w:r w:rsidRPr="0099569C">
        <w:rPr>
          <w:rStyle w:val="bibarticle"/>
          <w:sz w:val="22"/>
          <w:szCs w:val="22"/>
          <w:highlight w:val="green"/>
          <w:rPrChange w:id="951" w:author="AQ" w:date="2025-08-03T08:56:00Z">
            <w:rPr>
              <w:rStyle w:val="bibarticle"/>
              <w:sz w:val="22"/>
              <w:szCs w:val="22"/>
            </w:rPr>
          </w:rPrChange>
        </w:rPr>
        <w:t>Effectiveness of person-centered therapy in individual counseling for adolescents experiencing trauma from romantic relationships</w:t>
      </w:r>
      <w:r w:rsidRPr="0099569C">
        <w:rPr>
          <w:rStyle w:val="AQ"/>
          <w:sz w:val="22"/>
          <w:szCs w:val="22"/>
          <w:highlight w:val="green"/>
          <w:rPrChange w:id="952" w:author="AQ" w:date="2025-08-03T08:56:00Z">
            <w:rPr>
              <w:rStyle w:val="AQ"/>
              <w:sz w:val="22"/>
              <w:szCs w:val="22"/>
            </w:rPr>
          </w:rPrChange>
        </w:rPr>
        <w:t>.</w:t>
      </w:r>
      <w:proofErr w:type="gramEnd"/>
      <w:r w:rsidRPr="0099569C">
        <w:rPr>
          <w:rStyle w:val="AQ"/>
          <w:sz w:val="22"/>
          <w:szCs w:val="22"/>
          <w:highlight w:val="green"/>
          <w:rPrChange w:id="953" w:author="AQ" w:date="2025-08-03T08:56:00Z">
            <w:rPr>
              <w:rStyle w:val="AQ"/>
              <w:sz w:val="22"/>
              <w:szCs w:val="22"/>
            </w:rPr>
          </w:rPrChange>
        </w:rPr>
        <w:t xml:space="preserve"> </w:t>
      </w:r>
      <w:proofErr w:type="spellStart"/>
      <w:r w:rsidRPr="0099569C">
        <w:rPr>
          <w:rStyle w:val="bibjournal"/>
          <w:i/>
          <w:highlight w:val="green"/>
          <w:rPrChange w:id="954" w:author="AQ" w:date="2025-08-03T08:56:00Z">
            <w:rPr>
              <w:rStyle w:val="bibjournal"/>
              <w:i/>
            </w:rPr>
          </w:rPrChange>
        </w:rPr>
        <w:t>Ilomata</w:t>
      </w:r>
      <w:proofErr w:type="spellEnd"/>
      <w:r w:rsidRPr="0099569C">
        <w:rPr>
          <w:rStyle w:val="bibjournal"/>
          <w:i/>
          <w:highlight w:val="green"/>
          <w:rPrChange w:id="955" w:author="AQ" w:date="2025-08-03T08:56:00Z">
            <w:rPr>
              <w:rStyle w:val="bibjournal"/>
              <w:i/>
            </w:rPr>
          </w:rPrChange>
        </w:rPr>
        <w:t xml:space="preserve"> International Journal of Social Science</w:t>
      </w:r>
      <w:r w:rsidRPr="0099569C">
        <w:rPr>
          <w:rStyle w:val="ElectronicJournalname"/>
          <w:i/>
          <w:iCs/>
          <w:sz w:val="22"/>
          <w:szCs w:val="22"/>
          <w:highlight w:val="green"/>
          <w:rPrChange w:id="956" w:author="AQ" w:date="2025-08-03T08:56:00Z">
            <w:rPr>
              <w:rStyle w:val="ElectronicJournalname"/>
              <w:i/>
              <w:iCs/>
              <w:sz w:val="22"/>
              <w:szCs w:val="22"/>
            </w:rPr>
          </w:rPrChange>
        </w:rPr>
        <w:t xml:space="preserve">, </w:t>
      </w:r>
      <w:r w:rsidRPr="0099569C">
        <w:rPr>
          <w:rStyle w:val="bibvolume"/>
          <w:i/>
          <w:iCs/>
          <w:sz w:val="22"/>
          <w:szCs w:val="22"/>
          <w:highlight w:val="green"/>
          <w:rPrChange w:id="957" w:author="AQ" w:date="2025-08-03T08:56:00Z">
            <w:rPr>
              <w:rStyle w:val="bibvolume"/>
              <w:i/>
              <w:iCs/>
              <w:sz w:val="22"/>
              <w:szCs w:val="22"/>
            </w:rPr>
          </w:rPrChange>
        </w:rPr>
        <w:t>5</w:t>
      </w:r>
      <w:r w:rsidRPr="0099569C">
        <w:rPr>
          <w:rStyle w:val="AQ"/>
          <w:sz w:val="22"/>
          <w:szCs w:val="22"/>
          <w:highlight w:val="green"/>
          <w:rPrChange w:id="958" w:author="AQ" w:date="2025-08-03T08:56:00Z">
            <w:rPr>
              <w:rStyle w:val="AQ"/>
              <w:sz w:val="22"/>
              <w:szCs w:val="22"/>
            </w:rPr>
          </w:rPrChange>
        </w:rPr>
        <w:t>(</w:t>
      </w:r>
      <w:r w:rsidRPr="0099569C">
        <w:rPr>
          <w:rStyle w:val="bibissue"/>
          <w:sz w:val="22"/>
          <w:szCs w:val="22"/>
          <w:highlight w:val="green"/>
          <w:rPrChange w:id="959" w:author="AQ" w:date="2025-08-03T08:56:00Z">
            <w:rPr>
              <w:rStyle w:val="bibissue"/>
              <w:sz w:val="22"/>
              <w:szCs w:val="22"/>
            </w:rPr>
          </w:rPrChange>
        </w:rPr>
        <w:t>3</w:t>
      </w:r>
      <w:r w:rsidRPr="0099569C">
        <w:rPr>
          <w:rStyle w:val="AQ"/>
          <w:sz w:val="22"/>
          <w:szCs w:val="22"/>
          <w:highlight w:val="green"/>
          <w:rPrChange w:id="960" w:author="AQ" w:date="2025-08-03T08:56:00Z">
            <w:rPr>
              <w:rStyle w:val="AQ"/>
              <w:sz w:val="22"/>
              <w:szCs w:val="22"/>
            </w:rPr>
          </w:rPrChange>
        </w:rPr>
        <w:t xml:space="preserve">), </w:t>
      </w:r>
      <w:r w:rsidRPr="0099569C">
        <w:rPr>
          <w:rStyle w:val="bibfpage"/>
          <w:sz w:val="22"/>
          <w:szCs w:val="22"/>
          <w:highlight w:val="green"/>
          <w:rPrChange w:id="961" w:author="AQ" w:date="2025-08-03T08:56:00Z">
            <w:rPr>
              <w:rStyle w:val="bibfpage"/>
              <w:sz w:val="22"/>
              <w:szCs w:val="22"/>
            </w:rPr>
          </w:rPrChange>
        </w:rPr>
        <w:t>883</w:t>
      </w:r>
      <w:r w:rsidRPr="0099569C">
        <w:rPr>
          <w:rStyle w:val="AQ"/>
          <w:sz w:val="22"/>
          <w:szCs w:val="22"/>
          <w:highlight w:val="green"/>
          <w:rPrChange w:id="962" w:author="AQ" w:date="2025-08-03T08:56:00Z">
            <w:rPr>
              <w:rStyle w:val="AQ"/>
              <w:sz w:val="22"/>
              <w:szCs w:val="22"/>
            </w:rPr>
          </w:rPrChange>
        </w:rPr>
        <w:t>-</w:t>
      </w:r>
      <w:r w:rsidRPr="0099569C">
        <w:rPr>
          <w:rStyle w:val="biblpage"/>
          <w:sz w:val="22"/>
          <w:szCs w:val="22"/>
          <w:highlight w:val="green"/>
          <w:rPrChange w:id="963" w:author="AQ" w:date="2025-08-03T08:56:00Z">
            <w:rPr>
              <w:rStyle w:val="biblpage"/>
              <w:sz w:val="22"/>
              <w:szCs w:val="22"/>
            </w:rPr>
          </w:rPrChange>
        </w:rPr>
        <w:t>895</w:t>
      </w:r>
      <w:r w:rsidRPr="0099569C">
        <w:rPr>
          <w:rStyle w:val="AQ"/>
          <w:sz w:val="22"/>
          <w:szCs w:val="22"/>
          <w:highlight w:val="green"/>
          <w:rPrChange w:id="964" w:author="AQ" w:date="2025-08-03T08:56:00Z">
            <w:rPr>
              <w:rStyle w:val="AQ"/>
              <w:sz w:val="22"/>
              <w:szCs w:val="22"/>
            </w:rPr>
          </w:rPrChange>
        </w:rPr>
        <w:t>.</w:t>
      </w:r>
      <w:r w:rsidRPr="0099569C">
        <w:rPr>
          <w:sz w:val="22"/>
          <w:szCs w:val="22"/>
          <w:highlight w:val="green"/>
          <w:rPrChange w:id="965" w:author="AQ" w:date="2025-08-03T08:56:00Z">
            <w:rPr>
              <w:sz w:val="22"/>
              <w:szCs w:val="22"/>
            </w:rPr>
          </w:rPrChange>
        </w:rPr>
        <w:t xml:space="preserve"> </w:t>
      </w:r>
      <w:r w:rsidRPr="0099569C">
        <w:rPr>
          <w:rStyle w:val="bibdoi"/>
          <w:sz w:val="22"/>
          <w:szCs w:val="22"/>
          <w:highlight w:val="green"/>
          <w:rPrChange w:id="966" w:author="AQ" w:date="2025-08-03T08:56:00Z">
            <w:rPr>
              <w:rStyle w:val="bibdoi"/>
              <w:sz w:val="22"/>
              <w:szCs w:val="22"/>
            </w:rPr>
          </w:rPrChange>
        </w:rPr>
        <w:t>https://doi.org/10.61194/ijss.v5i3.1292</w:t>
      </w:r>
    </w:p>
    <w:p w14:paraId="32B094BD" w14:textId="77777777" w:rsidR="00BC4C64" w:rsidRPr="0099569C" w:rsidRDefault="00BC4C64" w:rsidP="00BC4C64">
      <w:pPr>
        <w:pStyle w:val="REF-U"/>
        <w:spacing w:line="480" w:lineRule="auto"/>
        <w:rPr>
          <w:rStyle w:val="AQ"/>
          <w:sz w:val="22"/>
          <w:szCs w:val="22"/>
          <w:highlight w:val="green"/>
          <w:rPrChange w:id="967" w:author="AQ" w:date="2025-08-03T08:56:00Z">
            <w:rPr>
              <w:rStyle w:val="AQ"/>
              <w:sz w:val="22"/>
              <w:szCs w:val="22"/>
            </w:rPr>
          </w:rPrChange>
        </w:rPr>
      </w:pPr>
      <w:proofErr w:type="spellStart"/>
      <w:proofErr w:type="gramStart"/>
      <w:r w:rsidRPr="0099569C">
        <w:rPr>
          <w:rStyle w:val="bibsurname"/>
          <w:sz w:val="22"/>
          <w:szCs w:val="22"/>
          <w:highlight w:val="green"/>
          <w:rPrChange w:id="968" w:author="AQ" w:date="2025-08-03T08:56:00Z">
            <w:rPr>
              <w:rStyle w:val="bibsurname"/>
              <w:sz w:val="22"/>
              <w:szCs w:val="22"/>
            </w:rPr>
          </w:rPrChange>
        </w:rPr>
        <w:t>Feder</w:t>
      </w:r>
      <w:proofErr w:type="spellEnd"/>
      <w:r w:rsidRPr="0099569C">
        <w:rPr>
          <w:rStyle w:val="AQ"/>
          <w:sz w:val="22"/>
          <w:szCs w:val="22"/>
          <w:highlight w:val="green"/>
          <w:rPrChange w:id="969" w:author="AQ" w:date="2025-08-03T08:56:00Z">
            <w:rPr>
              <w:rStyle w:val="AQ"/>
              <w:sz w:val="22"/>
              <w:szCs w:val="22"/>
            </w:rPr>
          </w:rPrChange>
        </w:rPr>
        <w:t xml:space="preserve">, </w:t>
      </w:r>
      <w:r w:rsidRPr="0099569C">
        <w:rPr>
          <w:rStyle w:val="bibfname"/>
          <w:sz w:val="22"/>
          <w:szCs w:val="22"/>
          <w:highlight w:val="green"/>
          <w:rPrChange w:id="970" w:author="AQ" w:date="2025-08-03T08:56:00Z">
            <w:rPr>
              <w:rStyle w:val="bibfname"/>
              <w:sz w:val="22"/>
              <w:szCs w:val="22"/>
            </w:rPr>
          </w:rPrChange>
        </w:rPr>
        <w:t>B.</w:t>
      </w:r>
      <w:r w:rsidRPr="0099569C">
        <w:rPr>
          <w:rStyle w:val="AQ"/>
          <w:sz w:val="22"/>
          <w:szCs w:val="22"/>
          <w:highlight w:val="green"/>
          <w:rPrChange w:id="971" w:author="AQ" w:date="2025-08-03T08:56:00Z">
            <w:rPr>
              <w:rStyle w:val="AQ"/>
              <w:sz w:val="22"/>
              <w:szCs w:val="22"/>
            </w:rPr>
          </w:rPrChange>
        </w:rPr>
        <w:t xml:space="preserve">, &amp; </w:t>
      </w:r>
      <w:proofErr w:type="spellStart"/>
      <w:r w:rsidRPr="0099569C">
        <w:rPr>
          <w:rStyle w:val="bibsurname"/>
          <w:sz w:val="22"/>
          <w:szCs w:val="22"/>
          <w:highlight w:val="green"/>
          <w:rPrChange w:id="972" w:author="AQ" w:date="2025-08-03T08:56:00Z">
            <w:rPr>
              <w:rStyle w:val="bibsurname"/>
              <w:sz w:val="22"/>
              <w:szCs w:val="22"/>
            </w:rPr>
          </w:rPrChange>
        </w:rPr>
        <w:t>Ronall</w:t>
      </w:r>
      <w:proofErr w:type="spellEnd"/>
      <w:r w:rsidRPr="0099569C">
        <w:rPr>
          <w:rStyle w:val="AQ"/>
          <w:sz w:val="22"/>
          <w:szCs w:val="22"/>
          <w:highlight w:val="green"/>
          <w:rPrChange w:id="973" w:author="AQ" w:date="2025-08-03T08:56:00Z">
            <w:rPr>
              <w:rStyle w:val="AQ"/>
              <w:sz w:val="22"/>
              <w:szCs w:val="22"/>
            </w:rPr>
          </w:rPrChange>
        </w:rPr>
        <w:t xml:space="preserve">, </w:t>
      </w:r>
      <w:r w:rsidRPr="0099569C">
        <w:rPr>
          <w:rStyle w:val="bibfname"/>
          <w:sz w:val="22"/>
          <w:szCs w:val="22"/>
          <w:highlight w:val="green"/>
          <w:rPrChange w:id="974" w:author="AQ" w:date="2025-08-03T08:56:00Z">
            <w:rPr>
              <w:rStyle w:val="bibfname"/>
              <w:sz w:val="22"/>
              <w:szCs w:val="22"/>
            </w:rPr>
          </w:rPrChange>
        </w:rPr>
        <w:t>R.</w:t>
      </w:r>
      <w:r w:rsidRPr="0099569C">
        <w:rPr>
          <w:rStyle w:val="AQ"/>
          <w:sz w:val="22"/>
          <w:szCs w:val="22"/>
          <w:highlight w:val="green"/>
          <w:rPrChange w:id="975" w:author="AQ" w:date="2025-08-03T08:56:00Z">
            <w:rPr>
              <w:rStyle w:val="AQ"/>
              <w:sz w:val="22"/>
              <w:szCs w:val="22"/>
            </w:rPr>
          </w:rPrChange>
        </w:rPr>
        <w:t xml:space="preserve"> </w:t>
      </w:r>
      <w:r w:rsidRPr="0099569C">
        <w:rPr>
          <w:rStyle w:val="bibed-fname"/>
          <w:sz w:val="22"/>
          <w:szCs w:val="22"/>
          <w:highlight w:val="green"/>
          <w:rPrChange w:id="976" w:author="AQ" w:date="2025-08-03T08:56:00Z">
            <w:rPr>
              <w:rStyle w:val="bibed-fname"/>
              <w:sz w:val="22"/>
              <w:szCs w:val="22"/>
            </w:rPr>
          </w:rPrChange>
        </w:rPr>
        <w:t>(Eds.)</w:t>
      </w:r>
      <w:r w:rsidRPr="0099569C">
        <w:rPr>
          <w:rStyle w:val="AQ"/>
          <w:sz w:val="22"/>
          <w:szCs w:val="22"/>
          <w:highlight w:val="green"/>
          <w:rPrChange w:id="977" w:author="AQ" w:date="2025-08-03T08:56:00Z">
            <w:rPr>
              <w:rStyle w:val="AQ"/>
              <w:sz w:val="22"/>
              <w:szCs w:val="22"/>
            </w:rPr>
          </w:rPrChange>
        </w:rPr>
        <w:t>.</w:t>
      </w:r>
      <w:proofErr w:type="gramEnd"/>
      <w:r w:rsidRPr="0099569C">
        <w:rPr>
          <w:rStyle w:val="AQ"/>
          <w:sz w:val="22"/>
          <w:szCs w:val="22"/>
          <w:highlight w:val="green"/>
          <w:rPrChange w:id="978" w:author="AQ" w:date="2025-08-03T08:56:00Z">
            <w:rPr>
              <w:rStyle w:val="AQ"/>
              <w:sz w:val="22"/>
              <w:szCs w:val="22"/>
            </w:rPr>
          </w:rPrChange>
        </w:rPr>
        <w:t xml:space="preserve"> (</w:t>
      </w:r>
      <w:r w:rsidRPr="0099569C">
        <w:rPr>
          <w:rStyle w:val="bibyear"/>
          <w:sz w:val="22"/>
          <w:szCs w:val="22"/>
          <w:highlight w:val="green"/>
          <w:rPrChange w:id="979" w:author="AQ" w:date="2025-08-03T08:56:00Z">
            <w:rPr>
              <w:rStyle w:val="bibyear"/>
              <w:sz w:val="22"/>
              <w:szCs w:val="22"/>
            </w:rPr>
          </w:rPrChange>
        </w:rPr>
        <w:t>1980</w:t>
      </w:r>
      <w:r w:rsidRPr="0099569C">
        <w:rPr>
          <w:rStyle w:val="AQ"/>
          <w:sz w:val="22"/>
          <w:szCs w:val="22"/>
          <w:highlight w:val="green"/>
          <w:rPrChange w:id="980" w:author="AQ" w:date="2025-08-03T08:56:00Z">
            <w:rPr>
              <w:rStyle w:val="AQ"/>
              <w:sz w:val="22"/>
              <w:szCs w:val="22"/>
            </w:rPr>
          </w:rPrChange>
        </w:rPr>
        <w:t xml:space="preserve">). </w:t>
      </w:r>
      <w:proofErr w:type="gramStart"/>
      <w:r w:rsidRPr="0099569C">
        <w:rPr>
          <w:rStyle w:val="bibbook"/>
          <w:highlight w:val="green"/>
          <w:rPrChange w:id="981" w:author="AQ" w:date="2025-08-03T08:56:00Z">
            <w:rPr>
              <w:rStyle w:val="bibbook"/>
            </w:rPr>
          </w:rPrChange>
        </w:rPr>
        <w:t>Beyond</w:t>
      </w:r>
      <w:proofErr w:type="gramEnd"/>
      <w:r w:rsidRPr="0099569C">
        <w:rPr>
          <w:rStyle w:val="bibbook"/>
          <w:highlight w:val="green"/>
          <w:rPrChange w:id="982" w:author="AQ" w:date="2025-08-03T08:56:00Z">
            <w:rPr>
              <w:rStyle w:val="bibbook"/>
            </w:rPr>
          </w:rPrChange>
        </w:rPr>
        <w:t xml:space="preserve"> the hot seat: Gestalt approaches to group</w:t>
      </w:r>
      <w:r w:rsidRPr="0099569C">
        <w:rPr>
          <w:sz w:val="22"/>
          <w:szCs w:val="22"/>
          <w:highlight w:val="green"/>
          <w:rPrChange w:id="983" w:author="AQ" w:date="2025-08-03T08:56:00Z">
            <w:rPr>
              <w:sz w:val="22"/>
              <w:szCs w:val="22"/>
            </w:rPr>
          </w:rPrChange>
        </w:rPr>
        <w:t xml:space="preserve"> (pp. </w:t>
      </w:r>
      <w:r w:rsidRPr="0099569C">
        <w:rPr>
          <w:rStyle w:val="bibfpage"/>
          <w:sz w:val="22"/>
          <w:szCs w:val="22"/>
          <w:highlight w:val="green"/>
          <w:rPrChange w:id="984" w:author="AQ" w:date="2025-08-03T08:56:00Z">
            <w:rPr>
              <w:rStyle w:val="bibfpage"/>
              <w:sz w:val="22"/>
              <w:szCs w:val="22"/>
            </w:rPr>
          </w:rPrChange>
        </w:rPr>
        <w:t>167</w:t>
      </w:r>
      <w:r w:rsidRPr="0099569C">
        <w:rPr>
          <w:sz w:val="22"/>
          <w:szCs w:val="22"/>
          <w:highlight w:val="green"/>
          <w:rPrChange w:id="985" w:author="AQ" w:date="2025-08-03T08:56:00Z">
            <w:rPr>
              <w:sz w:val="22"/>
              <w:szCs w:val="22"/>
            </w:rPr>
          </w:rPrChange>
        </w:rPr>
        <w:t>–</w:t>
      </w:r>
      <w:r w:rsidRPr="0099569C">
        <w:rPr>
          <w:rStyle w:val="biblpage"/>
          <w:sz w:val="22"/>
          <w:szCs w:val="22"/>
          <w:highlight w:val="green"/>
          <w:rPrChange w:id="986" w:author="AQ" w:date="2025-08-03T08:56:00Z">
            <w:rPr>
              <w:rStyle w:val="biblpage"/>
              <w:sz w:val="22"/>
              <w:szCs w:val="22"/>
            </w:rPr>
          </w:rPrChange>
        </w:rPr>
        <w:t>175</w:t>
      </w:r>
      <w:r w:rsidRPr="0099569C">
        <w:rPr>
          <w:sz w:val="22"/>
          <w:szCs w:val="22"/>
          <w:highlight w:val="green"/>
          <w:rPrChange w:id="987" w:author="AQ" w:date="2025-08-03T08:56:00Z">
            <w:rPr>
              <w:sz w:val="22"/>
              <w:szCs w:val="22"/>
            </w:rPr>
          </w:rPrChange>
        </w:rPr>
        <w:t xml:space="preserve">). </w:t>
      </w:r>
      <w:r w:rsidRPr="0099569C">
        <w:rPr>
          <w:rStyle w:val="biblocation"/>
          <w:highlight w:val="green"/>
          <w:rPrChange w:id="988" w:author="AQ" w:date="2025-08-03T08:56:00Z">
            <w:rPr>
              <w:rStyle w:val="biblocation"/>
            </w:rPr>
          </w:rPrChange>
        </w:rPr>
        <w:t>New York, NY</w:t>
      </w:r>
      <w:r w:rsidRPr="0099569C">
        <w:rPr>
          <w:sz w:val="22"/>
          <w:szCs w:val="22"/>
          <w:highlight w:val="green"/>
          <w:rPrChange w:id="989" w:author="AQ" w:date="2025-08-03T08:56:00Z">
            <w:rPr>
              <w:sz w:val="22"/>
              <w:szCs w:val="22"/>
            </w:rPr>
          </w:rPrChange>
        </w:rPr>
        <w:t xml:space="preserve">: </w:t>
      </w:r>
      <w:r w:rsidRPr="0099569C">
        <w:rPr>
          <w:rStyle w:val="bibpublisher"/>
          <w:highlight w:val="green"/>
          <w:rPrChange w:id="990" w:author="AQ" w:date="2025-08-03T08:56:00Z">
            <w:rPr>
              <w:rStyle w:val="bibpublisher"/>
            </w:rPr>
          </w:rPrChange>
        </w:rPr>
        <w:t>Brunner/Mazel</w:t>
      </w:r>
      <w:r w:rsidRPr="0099569C">
        <w:rPr>
          <w:sz w:val="22"/>
          <w:szCs w:val="22"/>
          <w:highlight w:val="green"/>
          <w:rPrChange w:id="991" w:author="AQ" w:date="2025-08-03T08:56:00Z">
            <w:rPr>
              <w:sz w:val="22"/>
              <w:szCs w:val="22"/>
            </w:rPr>
          </w:rPrChange>
        </w:rPr>
        <w:t>.</w:t>
      </w:r>
    </w:p>
    <w:p w14:paraId="3B46F37F" w14:textId="77777777" w:rsidR="00BC4C64" w:rsidRDefault="00BC4C64" w:rsidP="00BC4C64">
      <w:pPr>
        <w:pStyle w:val="REF-U"/>
        <w:spacing w:line="480" w:lineRule="auto"/>
        <w:rPr>
          <w:rStyle w:val="AQ"/>
          <w:sz w:val="22"/>
          <w:szCs w:val="22"/>
        </w:rPr>
      </w:pPr>
      <w:proofErr w:type="spellStart"/>
      <w:proofErr w:type="gramStart"/>
      <w:r>
        <w:rPr>
          <w:rStyle w:val="bibsurname"/>
          <w:sz w:val="22"/>
          <w:szCs w:val="22"/>
        </w:rPr>
        <w:t>Frankl</w:t>
      </w:r>
      <w:proofErr w:type="spellEnd"/>
      <w:r>
        <w:rPr>
          <w:rStyle w:val="AQ"/>
          <w:sz w:val="22"/>
          <w:szCs w:val="22"/>
        </w:rPr>
        <w:t xml:space="preserve">, </w:t>
      </w:r>
      <w:r>
        <w:rPr>
          <w:rStyle w:val="bibfname"/>
          <w:sz w:val="22"/>
          <w:szCs w:val="22"/>
        </w:rPr>
        <w:t>V.</w:t>
      </w:r>
      <w:r>
        <w:rPr>
          <w:rStyle w:val="AQ"/>
          <w:sz w:val="22"/>
          <w:szCs w:val="22"/>
        </w:rPr>
        <w:t xml:space="preserve"> (</w:t>
      </w:r>
      <w:r>
        <w:rPr>
          <w:rStyle w:val="bibyear"/>
          <w:sz w:val="22"/>
          <w:szCs w:val="22"/>
        </w:rPr>
        <w:t>1963</w:t>
      </w:r>
      <w:r>
        <w:rPr>
          <w:rStyle w:val="AQ"/>
          <w:sz w:val="22"/>
          <w:szCs w:val="22"/>
        </w:rPr>
        <w:t>).</w:t>
      </w:r>
      <w:proofErr w:type="gramEnd"/>
      <w:r>
        <w:rPr>
          <w:rStyle w:val="AQ"/>
          <w:sz w:val="22"/>
          <w:szCs w:val="22"/>
        </w:rPr>
        <w:t xml:space="preserve"> </w:t>
      </w:r>
      <w:r>
        <w:rPr>
          <w:rStyle w:val="bibbook"/>
          <w:sz w:val="22"/>
          <w:szCs w:val="22"/>
        </w:rPr>
        <w:t xml:space="preserve">Man’s search for meaning: An introduction to </w:t>
      </w:r>
      <w:proofErr w:type="spellStart"/>
      <w:r>
        <w:rPr>
          <w:rStyle w:val="bibbook"/>
          <w:sz w:val="22"/>
          <w:szCs w:val="22"/>
        </w:rPr>
        <w:t>logotherapy</w:t>
      </w:r>
      <w:proofErr w:type="spellEnd"/>
      <w:r>
        <w:rPr>
          <w:sz w:val="22"/>
          <w:szCs w:val="22"/>
        </w:rPr>
        <w:t xml:space="preserve">. </w:t>
      </w:r>
      <w:r>
        <w:rPr>
          <w:rStyle w:val="biblocation"/>
          <w:sz w:val="22"/>
          <w:szCs w:val="22"/>
        </w:rPr>
        <w:t>New York, NY</w:t>
      </w:r>
      <w:r>
        <w:rPr>
          <w:sz w:val="22"/>
          <w:szCs w:val="22"/>
        </w:rPr>
        <w:t xml:space="preserve">: </w:t>
      </w:r>
      <w:r>
        <w:rPr>
          <w:rStyle w:val="bibpublisher"/>
          <w:sz w:val="22"/>
          <w:szCs w:val="22"/>
        </w:rPr>
        <w:t>Pocket Books</w:t>
      </w:r>
      <w:r>
        <w:rPr>
          <w:sz w:val="22"/>
          <w:szCs w:val="22"/>
        </w:rPr>
        <w:t>.</w:t>
      </w:r>
    </w:p>
    <w:p w14:paraId="2BF82B00" w14:textId="77777777" w:rsidR="00BC4C64" w:rsidRPr="0099569C" w:rsidRDefault="00BC4C64" w:rsidP="00BC4C64">
      <w:pPr>
        <w:pStyle w:val="REF-U"/>
        <w:spacing w:line="480" w:lineRule="auto"/>
        <w:rPr>
          <w:rStyle w:val="AQ"/>
          <w:sz w:val="22"/>
          <w:szCs w:val="22"/>
          <w:highlight w:val="green"/>
          <w:rPrChange w:id="992" w:author="AQ" w:date="2025-08-03T08:56:00Z">
            <w:rPr>
              <w:rStyle w:val="AQ"/>
              <w:sz w:val="22"/>
              <w:szCs w:val="22"/>
            </w:rPr>
          </w:rPrChange>
        </w:rPr>
      </w:pPr>
      <w:proofErr w:type="spellStart"/>
      <w:r w:rsidRPr="0099569C">
        <w:rPr>
          <w:rStyle w:val="bibsurname"/>
          <w:sz w:val="22"/>
          <w:szCs w:val="22"/>
          <w:highlight w:val="green"/>
          <w:rPrChange w:id="993" w:author="AQ" w:date="2025-08-03T08:56:00Z">
            <w:rPr>
              <w:rStyle w:val="bibsurname"/>
              <w:sz w:val="22"/>
              <w:szCs w:val="22"/>
            </w:rPr>
          </w:rPrChange>
        </w:rPr>
        <w:t>Gendlin</w:t>
      </w:r>
      <w:proofErr w:type="spellEnd"/>
      <w:r w:rsidRPr="0099569C">
        <w:rPr>
          <w:rStyle w:val="AQ"/>
          <w:sz w:val="22"/>
          <w:szCs w:val="22"/>
          <w:highlight w:val="green"/>
          <w:rPrChange w:id="994" w:author="AQ" w:date="2025-08-03T08:56:00Z">
            <w:rPr>
              <w:rStyle w:val="AQ"/>
              <w:sz w:val="22"/>
              <w:szCs w:val="22"/>
            </w:rPr>
          </w:rPrChange>
        </w:rPr>
        <w:t xml:space="preserve">, </w:t>
      </w:r>
      <w:r w:rsidRPr="0099569C">
        <w:rPr>
          <w:rStyle w:val="bibfname"/>
          <w:sz w:val="22"/>
          <w:szCs w:val="22"/>
          <w:highlight w:val="green"/>
          <w:rPrChange w:id="995" w:author="AQ" w:date="2025-08-03T08:56:00Z">
            <w:rPr>
              <w:rStyle w:val="bibfname"/>
              <w:sz w:val="22"/>
              <w:szCs w:val="22"/>
            </w:rPr>
          </w:rPrChange>
        </w:rPr>
        <w:t>E.</w:t>
      </w:r>
      <w:r w:rsidRPr="0099569C">
        <w:rPr>
          <w:rStyle w:val="AQ"/>
          <w:sz w:val="22"/>
          <w:szCs w:val="22"/>
          <w:highlight w:val="green"/>
          <w:rPrChange w:id="996" w:author="AQ" w:date="2025-08-03T08:56:00Z">
            <w:rPr>
              <w:rStyle w:val="AQ"/>
              <w:sz w:val="22"/>
              <w:szCs w:val="22"/>
            </w:rPr>
          </w:rPrChange>
        </w:rPr>
        <w:t xml:space="preserve"> (</w:t>
      </w:r>
      <w:r w:rsidRPr="0099569C">
        <w:rPr>
          <w:rStyle w:val="bibyear"/>
          <w:sz w:val="22"/>
          <w:szCs w:val="22"/>
          <w:highlight w:val="green"/>
          <w:rPrChange w:id="997" w:author="AQ" w:date="2025-08-03T08:56:00Z">
            <w:rPr>
              <w:rStyle w:val="bibyear"/>
              <w:sz w:val="22"/>
              <w:szCs w:val="22"/>
            </w:rPr>
          </w:rPrChange>
        </w:rPr>
        <w:t>1981</w:t>
      </w:r>
      <w:r w:rsidRPr="0099569C">
        <w:rPr>
          <w:rStyle w:val="AQ"/>
          <w:sz w:val="22"/>
          <w:szCs w:val="22"/>
          <w:highlight w:val="green"/>
          <w:rPrChange w:id="998" w:author="AQ" w:date="2025-08-03T08:56:00Z">
            <w:rPr>
              <w:rStyle w:val="AQ"/>
              <w:sz w:val="22"/>
              <w:szCs w:val="22"/>
            </w:rPr>
          </w:rPrChange>
        </w:rPr>
        <w:t xml:space="preserve">). </w:t>
      </w:r>
      <w:proofErr w:type="gramStart"/>
      <w:r w:rsidRPr="0099569C">
        <w:rPr>
          <w:rStyle w:val="bibbook"/>
          <w:sz w:val="22"/>
          <w:szCs w:val="22"/>
          <w:highlight w:val="green"/>
          <w:rPrChange w:id="999" w:author="AQ" w:date="2025-08-03T08:56:00Z">
            <w:rPr>
              <w:rStyle w:val="bibbook"/>
              <w:sz w:val="22"/>
              <w:szCs w:val="22"/>
            </w:rPr>
          </w:rPrChange>
        </w:rPr>
        <w:t>Focusing</w:t>
      </w:r>
      <w:r w:rsidRPr="0099569C">
        <w:rPr>
          <w:sz w:val="22"/>
          <w:szCs w:val="22"/>
          <w:highlight w:val="green"/>
          <w:rPrChange w:id="1000" w:author="AQ" w:date="2025-08-03T08:56:00Z">
            <w:rPr>
              <w:sz w:val="22"/>
              <w:szCs w:val="22"/>
            </w:rPr>
          </w:rPrChange>
        </w:rPr>
        <w:t>.</w:t>
      </w:r>
      <w:proofErr w:type="gramEnd"/>
      <w:r w:rsidRPr="0099569C">
        <w:rPr>
          <w:sz w:val="22"/>
          <w:szCs w:val="22"/>
          <w:highlight w:val="green"/>
          <w:rPrChange w:id="1001" w:author="AQ" w:date="2025-08-03T08:56:00Z">
            <w:rPr>
              <w:sz w:val="22"/>
              <w:szCs w:val="22"/>
            </w:rPr>
          </w:rPrChange>
        </w:rPr>
        <w:t xml:space="preserve"> </w:t>
      </w:r>
      <w:r w:rsidRPr="0099569C">
        <w:rPr>
          <w:rStyle w:val="biblocation"/>
          <w:sz w:val="22"/>
          <w:szCs w:val="22"/>
          <w:highlight w:val="green"/>
          <w:rPrChange w:id="1002" w:author="AQ" w:date="2025-08-03T08:56:00Z">
            <w:rPr>
              <w:rStyle w:val="biblocation"/>
              <w:sz w:val="22"/>
              <w:szCs w:val="22"/>
            </w:rPr>
          </w:rPrChange>
        </w:rPr>
        <w:t>New York, NY</w:t>
      </w:r>
      <w:r w:rsidRPr="0099569C">
        <w:rPr>
          <w:sz w:val="22"/>
          <w:szCs w:val="22"/>
          <w:highlight w:val="green"/>
          <w:rPrChange w:id="1003" w:author="AQ" w:date="2025-08-03T08:56:00Z">
            <w:rPr>
              <w:sz w:val="22"/>
              <w:szCs w:val="22"/>
            </w:rPr>
          </w:rPrChange>
        </w:rPr>
        <w:t xml:space="preserve">: </w:t>
      </w:r>
      <w:r w:rsidRPr="0099569C">
        <w:rPr>
          <w:rStyle w:val="bibpublisher"/>
          <w:sz w:val="22"/>
          <w:szCs w:val="22"/>
          <w:highlight w:val="green"/>
          <w:rPrChange w:id="1004" w:author="AQ" w:date="2025-08-03T08:56:00Z">
            <w:rPr>
              <w:rStyle w:val="bibpublisher"/>
              <w:sz w:val="22"/>
              <w:szCs w:val="22"/>
            </w:rPr>
          </w:rPrChange>
        </w:rPr>
        <w:t>Random House</w:t>
      </w:r>
      <w:r w:rsidRPr="0099569C">
        <w:rPr>
          <w:sz w:val="22"/>
          <w:szCs w:val="22"/>
          <w:highlight w:val="green"/>
          <w:rPrChange w:id="1005" w:author="AQ" w:date="2025-08-03T08:56:00Z">
            <w:rPr>
              <w:sz w:val="22"/>
              <w:szCs w:val="22"/>
            </w:rPr>
          </w:rPrChange>
        </w:rPr>
        <w:t>.</w:t>
      </w:r>
    </w:p>
    <w:p w14:paraId="6A966D00" w14:textId="77777777" w:rsidR="00BC4C64" w:rsidRDefault="00BC4C64" w:rsidP="00BC4C64">
      <w:pPr>
        <w:pStyle w:val="REF-U"/>
        <w:spacing w:line="480" w:lineRule="auto"/>
        <w:rPr>
          <w:sz w:val="22"/>
          <w:szCs w:val="22"/>
        </w:rPr>
      </w:pPr>
      <w:proofErr w:type="spellStart"/>
      <w:r>
        <w:rPr>
          <w:rStyle w:val="bibsurname"/>
          <w:sz w:val="22"/>
          <w:szCs w:val="22"/>
        </w:rPr>
        <w:t>Gergen</w:t>
      </w:r>
      <w:proofErr w:type="spellEnd"/>
      <w:r>
        <w:rPr>
          <w:rStyle w:val="AQ"/>
          <w:sz w:val="22"/>
          <w:szCs w:val="22"/>
        </w:rPr>
        <w:t xml:space="preserve">, </w:t>
      </w:r>
      <w:r>
        <w:rPr>
          <w:rStyle w:val="bibfname"/>
          <w:sz w:val="22"/>
          <w:szCs w:val="22"/>
        </w:rPr>
        <w:t>K.</w:t>
      </w:r>
      <w:r>
        <w:rPr>
          <w:rStyle w:val="AQ"/>
          <w:sz w:val="22"/>
          <w:szCs w:val="22"/>
        </w:rPr>
        <w:t xml:space="preserve"> (</w:t>
      </w:r>
      <w:commentRangeStart w:id="1006"/>
      <w:r>
        <w:rPr>
          <w:rStyle w:val="bibyear"/>
          <w:sz w:val="22"/>
          <w:szCs w:val="22"/>
        </w:rPr>
        <w:t>1985</w:t>
      </w:r>
      <w:commentRangeEnd w:id="1006"/>
      <w:r w:rsidR="002F38A4">
        <w:rPr>
          <w:rStyle w:val="CommentReference"/>
          <w:rFonts w:asciiTheme="minorHAnsi" w:eastAsiaTheme="minorEastAsia" w:hAnsiTheme="minorHAnsi" w:cstheme="minorBidi"/>
          <w:lang w:val="en-IN" w:eastAsia="en-IN"/>
        </w:rPr>
        <w:commentReference w:id="1006"/>
      </w:r>
      <w:r>
        <w:rPr>
          <w:rStyle w:val="AQ"/>
          <w:sz w:val="22"/>
          <w:szCs w:val="22"/>
        </w:rPr>
        <w:t xml:space="preserve">). </w:t>
      </w:r>
      <w:proofErr w:type="gramStart"/>
      <w:r>
        <w:rPr>
          <w:rStyle w:val="bibarticle"/>
          <w:sz w:val="22"/>
          <w:szCs w:val="22"/>
        </w:rPr>
        <w:t>The social constructionist movement in modern psychology</w:t>
      </w:r>
      <w:r>
        <w:rPr>
          <w:rStyle w:val="AQ"/>
          <w:sz w:val="22"/>
          <w:szCs w:val="22"/>
        </w:rPr>
        <w:t>.</w:t>
      </w:r>
      <w:proofErr w:type="gramEnd"/>
      <w:r>
        <w:rPr>
          <w:rStyle w:val="AQ"/>
          <w:sz w:val="22"/>
          <w:szCs w:val="22"/>
        </w:rPr>
        <w:t xml:space="preserve"> </w:t>
      </w:r>
      <w:r>
        <w:rPr>
          <w:rStyle w:val="bibjournal"/>
          <w:sz w:val="22"/>
          <w:szCs w:val="22"/>
        </w:rPr>
        <w:t>American Psychologist</w:t>
      </w:r>
      <w:r>
        <w:rPr>
          <w:sz w:val="22"/>
          <w:szCs w:val="22"/>
        </w:rPr>
        <w:t xml:space="preserve">, </w:t>
      </w:r>
      <w:r>
        <w:rPr>
          <w:rStyle w:val="bibvolume"/>
          <w:sz w:val="22"/>
          <w:szCs w:val="22"/>
        </w:rPr>
        <w:t>40</w:t>
      </w:r>
      <w:r>
        <w:rPr>
          <w:sz w:val="22"/>
          <w:szCs w:val="22"/>
        </w:rPr>
        <w:t xml:space="preserve">, </w:t>
      </w:r>
      <w:r>
        <w:rPr>
          <w:rStyle w:val="bibfpage"/>
          <w:sz w:val="22"/>
          <w:szCs w:val="22"/>
        </w:rPr>
        <w:t>266</w:t>
      </w:r>
      <w:r>
        <w:rPr>
          <w:sz w:val="22"/>
          <w:szCs w:val="22"/>
        </w:rPr>
        <w:t>–</w:t>
      </w:r>
      <w:r>
        <w:rPr>
          <w:rStyle w:val="biblpage"/>
          <w:sz w:val="22"/>
          <w:szCs w:val="22"/>
        </w:rPr>
        <w:t>275</w:t>
      </w:r>
      <w:r>
        <w:rPr>
          <w:sz w:val="22"/>
          <w:szCs w:val="22"/>
        </w:rPr>
        <w:t xml:space="preserve">. </w:t>
      </w:r>
      <w:r>
        <w:rPr>
          <w:rStyle w:val="bibdoi"/>
          <w:sz w:val="22"/>
          <w:szCs w:val="22"/>
        </w:rPr>
        <w:t>doi:10.1037/0003-066X.40.3.266</w:t>
      </w:r>
    </w:p>
    <w:p w14:paraId="27E07636" w14:textId="77777777" w:rsidR="00BC4C64" w:rsidRDefault="00BC4C64" w:rsidP="00BC4C64">
      <w:pPr>
        <w:pStyle w:val="REF-U"/>
        <w:spacing w:line="480" w:lineRule="auto"/>
        <w:rPr>
          <w:rStyle w:val="AQ"/>
          <w:sz w:val="22"/>
          <w:szCs w:val="22"/>
        </w:rPr>
      </w:pPr>
      <w:proofErr w:type="spellStart"/>
      <w:r>
        <w:rPr>
          <w:rStyle w:val="bibsurname"/>
          <w:sz w:val="22"/>
          <w:szCs w:val="22"/>
        </w:rPr>
        <w:t>Gergen</w:t>
      </w:r>
      <w:proofErr w:type="spellEnd"/>
      <w:r>
        <w:rPr>
          <w:rStyle w:val="AQ"/>
          <w:sz w:val="22"/>
          <w:szCs w:val="22"/>
        </w:rPr>
        <w:t xml:space="preserve">, </w:t>
      </w:r>
      <w:r>
        <w:rPr>
          <w:rStyle w:val="bibfname"/>
          <w:sz w:val="22"/>
          <w:szCs w:val="22"/>
        </w:rPr>
        <w:t>K.</w:t>
      </w:r>
      <w:r>
        <w:rPr>
          <w:rStyle w:val="AQ"/>
          <w:sz w:val="22"/>
          <w:szCs w:val="22"/>
        </w:rPr>
        <w:t xml:space="preserve"> (</w:t>
      </w:r>
      <w:commentRangeStart w:id="1007"/>
      <w:r>
        <w:rPr>
          <w:rStyle w:val="bibyear"/>
          <w:sz w:val="22"/>
          <w:szCs w:val="22"/>
        </w:rPr>
        <w:t>1999</w:t>
      </w:r>
      <w:commentRangeEnd w:id="1007"/>
      <w:r w:rsidR="002F38A4">
        <w:rPr>
          <w:rStyle w:val="CommentReference"/>
          <w:rFonts w:asciiTheme="minorHAnsi" w:eastAsiaTheme="minorEastAsia" w:hAnsiTheme="minorHAnsi" w:cstheme="minorBidi"/>
          <w:lang w:val="en-IN" w:eastAsia="en-IN"/>
        </w:rPr>
        <w:commentReference w:id="1007"/>
      </w:r>
      <w:r>
        <w:rPr>
          <w:rStyle w:val="AQ"/>
          <w:sz w:val="22"/>
          <w:szCs w:val="22"/>
        </w:rPr>
        <w:t xml:space="preserve">). </w:t>
      </w:r>
      <w:proofErr w:type="gramStart"/>
      <w:r>
        <w:rPr>
          <w:rStyle w:val="bibbook"/>
          <w:sz w:val="22"/>
          <w:szCs w:val="22"/>
        </w:rPr>
        <w:t>An invitation to social construction</w:t>
      </w:r>
      <w:r>
        <w:rPr>
          <w:sz w:val="22"/>
          <w:szCs w:val="22"/>
        </w:rPr>
        <w:t>.</w:t>
      </w:r>
      <w:proofErr w:type="gramEnd"/>
      <w:r>
        <w:rPr>
          <w:sz w:val="22"/>
          <w:szCs w:val="22"/>
        </w:rPr>
        <w:t xml:space="preserve"> </w:t>
      </w:r>
      <w:r>
        <w:rPr>
          <w:rStyle w:val="biblocation"/>
          <w:sz w:val="22"/>
          <w:szCs w:val="22"/>
        </w:rPr>
        <w:t>Newbury Park, CA</w:t>
      </w:r>
      <w:r>
        <w:rPr>
          <w:sz w:val="22"/>
          <w:szCs w:val="22"/>
        </w:rPr>
        <w:t xml:space="preserve">: </w:t>
      </w:r>
      <w:r>
        <w:rPr>
          <w:rStyle w:val="bibpublisher"/>
          <w:sz w:val="22"/>
          <w:szCs w:val="22"/>
        </w:rPr>
        <w:t>Sage</w:t>
      </w:r>
      <w:r>
        <w:rPr>
          <w:sz w:val="22"/>
          <w:szCs w:val="22"/>
        </w:rPr>
        <w:t>.</w:t>
      </w:r>
    </w:p>
    <w:p w14:paraId="6923CDF5" w14:textId="77777777" w:rsidR="00BC4C64" w:rsidRPr="0099569C" w:rsidRDefault="00BC4C64" w:rsidP="00BC4C64">
      <w:pPr>
        <w:pStyle w:val="REF-U"/>
        <w:spacing w:line="480" w:lineRule="auto"/>
        <w:rPr>
          <w:sz w:val="22"/>
          <w:szCs w:val="22"/>
          <w:highlight w:val="green"/>
          <w:rPrChange w:id="1008" w:author="AQ" w:date="2025-08-03T08:56:00Z">
            <w:rPr>
              <w:sz w:val="22"/>
              <w:szCs w:val="22"/>
            </w:rPr>
          </w:rPrChange>
        </w:rPr>
      </w:pPr>
      <w:proofErr w:type="spellStart"/>
      <w:r w:rsidRPr="0099569C">
        <w:rPr>
          <w:rStyle w:val="bibsurname"/>
          <w:sz w:val="22"/>
          <w:szCs w:val="22"/>
          <w:highlight w:val="green"/>
          <w:rPrChange w:id="1009" w:author="AQ" w:date="2025-08-03T08:56:00Z">
            <w:rPr>
              <w:rStyle w:val="bibsurname"/>
              <w:sz w:val="22"/>
              <w:szCs w:val="22"/>
            </w:rPr>
          </w:rPrChange>
        </w:rPr>
        <w:t>Gladfelter</w:t>
      </w:r>
      <w:proofErr w:type="spellEnd"/>
      <w:r w:rsidRPr="0099569C">
        <w:rPr>
          <w:rStyle w:val="AQ"/>
          <w:sz w:val="22"/>
          <w:szCs w:val="22"/>
          <w:highlight w:val="green"/>
          <w:rPrChange w:id="1010" w:author="AQ" w:date="2025-08-03T08:56:00Z">
            <w:rPr>
              <w:rStyle w:val="AQ"/>
              <w:sz w:val="22"/>
              <w:szCs w:val="22"/>
            </w:rPr>
          </w:rPrChange>
        </w:rPr>
        <w:t xml:space="preserve">, </w:t>
      </w:r>
      <w:r w:rsidRPr="0099569C">
        <w:rPr>
          <w:rStyle w:val="bibfname"/>
          <w:sz w:val="22"/>
          <w:szCs w:val="22"/>
          <w:highlight w:val="green"/>
          <w:rPrChange w:id="1011" w:author="AQ" w:date="2025-08-03T08:56:00Z">
            <w:rPr>
              <w:rStyle w:val="bibfname"/>
              <w:sz w:val="22"/>
              <w:szCs w:val="22"/>
            </w:rPr>
          </w:rPrChange>
        </w:rPr>
        <w:t>J.</w:t>
      </w:r>
      <w:r w:rsidRPr="0099569C">
        <w:rPr>
          <w:rStyle w:val="AQ"/>
          <w:sz w:val="22"/>
          <w:szCs w:val="22"/>
          <w:highlight w:val="green"/>
          <w:rPrChange w:id="1012" w:author="AQ" w:date="2025-08-03T08:56:00Z">
            <w:rPr>
              <w:rStyle w:val="AQ"/>
              <w:sz w:val="22"/>
              <w:szCs w:val="22"/>
            </w:rPr>
          </w:rPrChange>
        </w:rPr>
        <w:t xml:space="preserve"> (</w:t>
      </w:r>
      <w:r w:rsidRPr="0099569C">
        <w:rPr>
          <w:rStyle w:val="bibyear"/>
          <w:sz w:val="22"/>
          <w:szCs w:val="22"/>
          <w:highlight w:val="green"/>
          <w:rPrChange w:id="1013" w:author="AQ" w:date="2025-08-03T08:56:00Z">
            <w:rPr>
              <w:rStyle w:val="bibyear"/>
              <w:sz w:val="22"/>
              <w:szCs w:val="22"/>
            </w:rPr>
          </w:rPrChange>
        </w:rPr>
        <w:t>1997</w:t>
      </w:r>
      <w:r w:rsidRPr="0099569C">
        <w:rPr>
          <w:rStyle w:val="AQ"/>
          <w:sz w:val="22"/>
          <w:szCs w:val="22"/>
          <w:highlight w:val="green"/>
          <w:rPrChange w:id="1014" w:author="AQ" w:date="2025-08-03T08:56:00Z">
            <w:rPr>
              <w:rStyle w:val="AQ"/>
              <w:sz w:val="22"/>
              <w:szCs w:val="22"/>
            </w:rPr>
          </w:rPrChange>
        </w:rPr>
        <w:t xml:space="preserve">). </w:t>
      </w:r>
      <w:proofErr w:type="gramStart"/>
      <w:r w:rsidRPr="0099569C">
        <w:rPr>
          <w:rStyle w:val="bibchaptertitle"/>
          <w:highlight w:val="green"/>
          <w:rPrChange w:id="1015" w:author="AQ" w:date="2025-08-03T08:56:00Z">
            <w:rPr>
              <w:rStyle w:val="bibchaptertitle"/>
            </w:rPr>
          </w:rPrChange>
        </w:rPr>
        <w:t xml:space="preserve">Training </w:t>
      </w:r>
      <w:proofErr w:type="spellStart"/>
      <w:r w:rsidRPr="0099569C">
        <w:rPr>
          <w:rStyle w:val="bibchaptertitle"/>
          <w:highlight w:val="green"/>
          <w:rPrChange w:id="1016" w:author="AQ" w:date="2025-08-03T08:56:00Z">
            <w:rPr>
              <w:rStyle w:val="bibchaptertitle"/>
            </w:rPr>
          </w:rPrChange>
        </w:rPr>
        <w:t>redecision</w:t>
      </w:r>
      <w:proofErr w:type="spellEnd"/>
      <w:r w:rsidRPr="0099569C">
        <w:rPr>
          <w:rStyle w:val="bibchaptertitle"/>
          <w:highlight w:val="green"/>
          <w:rPrChange w:id="1017" w:author="AQ" w:date="2025-08-03T08:56:00Z">
            <w:rPr>
              <w:rStyle w:val="bibchaptertitle"/>
            </w:rPr>
          </w:rPrChange>
        </w:rPr>
        <w:t xml:space="preserve"> therapists</w:t>
      </w:r>
      <w:r w:rsidRPr="0099569C">
        <w:rPr>
          <w:highlight w:val="green"/>
          <w:rPrChange w:id="1018" w:author="AQ" w:date="2025-08-03T08:56:00Z">
            <w:rPr/>
          </w:rPrChange>
        </w:rPr>
        <w:t>.</w:t>
      </w:r>
      <w:proofErr w:type="gramEnd"/>
      <w:r w:rsidRPr="0099569C">
        <w:rPr>
          <w:highlight w:val="green"/>
          <w:rPrChange w:id="1019" w:author="AQ" w:date="2025-08-03T08:56:00Z">
            <w:rPr/>
          </w:rPrChange>
        </w:rPr>
        <w:t xml:space="preserve"> In </w:t>
      </w:r>
      <w:r w:rsidRPr="0099569C">
        <w:rPr>
          <w:rStyle w:val="bibed-fname"/>
          <w:highlight w:val="green"/>
          <w:rPrChange w:id="1020" w:author="AQ" w:date="2025-08-03T08:56:00Z">
            <w:rPr>
              <w:rStyle w:val="bibed-fname"/>
            </w:rPr>
          </w:rPrChange>
        </w:rPr>
        <w:t>C.</w:t>
      </w:r>
      <w:r w:rsidRPr="0099569C">
        <w:rPr>
          <w:highlight w:val="green"/>
          <w:rPrChange w:id="1021" w:author="AQ" w:date="2025-08-03T08:56:00Z">
            <w:rPr/>
          </w:rPrChange>
        </w:rPr>
        <w:t xml:space="preserve"> </w:t>
      </w:r>
      <w:r w:rsidRPr="0099569C">
        <w:rPr>
          <w:rStyle w:val="bibed-surname"/>
          <w:highlight w:val="green"/>
          <w:rPrChange w:id="1022" w:author="AQ" w:date="2025-08-03T08:56:00Z">
            <w:rPr>
              <w:rStyle w:val="bibed-surname"/>
            </w:rPr>
          </w:rPrChange>
        </w:rPr>
        <w:t>Lennox</w:t>
      </w:r>
      <w:r w:rsidRPr="0099569C">
        <w:rPr>
          <w:highlight w:val="green"/>
          <w:rPrChange w:id="1023" w:author="AQ" w:date="2025-08-03T08:56:00Z">
            <w:rPr/>
          </w:rPrChange>
        </w:rPr>
        <w:t xml:space="preserve"> (Ed.), </w:t>
      </w:r>
      <w:proofErr w:type="spellStart"/>
      <w:r w:rsidRPr="0099569C">
        <w:rPr>
          <w:rStyle w:val="bibbook"/>
          <w:sz w:val="22"/>
          <w:szCs w:val="22"/>
          <w:highlight w:val="green"/>
          <w:rPrChange w:id="1024" w:author="AQ" w:date="2025-08-03T08:56:00Z">
            <w:rPr>
              <w:rStyle w:val="bibbook"/>
              <w:sz w:val="22"/>
              <w:szCs w:val="22"/>
            </w:rPr>
          </w:rPrChange>
        </w:rPr>
        <w:t>Redecision</w:t>
      </w:r>
      <w:proofErr w:type="spellEnd"/>
      <w:r w:rsidRPr="0099569C">
        <w:rPr>
          <w:rStyle w:val="bibbook"/>
          <w:sz w:val="22"/>
          <w:szCs w:val="22"/>
          <w:highlight w:val="green"/>
          <w:rPrChange w:id="1025" w:author="AQ" w:date="2025-08-03T08:56:00Z">
            <w:rPr>
              <w:rStyle w:val="bibbook"/>
              <w:sz w:val="22"/>
              <w:szCs w:val="22"/>
            </w:rPr>
          </w:rPrChange>
        </w:rPr>
        <w:t xml:space="preserve"> therapy: A brief action-oriented approach</w:t>
      </w:r>
      <w:r w:rsidRPr="0099569C">
        <w:rPr>
          <w:sz w:val="22"/>
          <w:szCs w:val="22"/>
          <w:highlight w:val="green"/>
          <w:rPrChange w:id="1026" w:author="AQ" w:date="2025-08-03T08:56:00Z">
            <w:rPr>
              <w:sz w:val="22"/>
              <w:szCs w:val="22"/>
            </w:rPr>
          </w:rPrChange>
        </w:rPr>
        <w:t xml:space="preserve"> (pp. </w:t>
      </w:r>
      <w:r w:rsidRPr="0099569C">
        <w:rPr>
          <w:rStyle w:val="bibfpage"/>
          <w:sz w:val="22"/>
          <w:szCs w:val="22"/>
          <w:highlight w:val="green"/>
          <w:rPrChange w:id="1027" w:author="AQ" w:date="2025-08-03T08:56:00Z">
            <w:rPr>
              <w:rStyle w:val="bibfpage"/>
              <w:sz w:val="22"/>
              <w:szCs w:val="22"/>
            </w:rPr>
          </w:rPrChange>
        </w:rPr>
        <w:t>289</w:t>
      </w:r>
      <w:r w:rsidRPr="0099569C">
        <w:rPr>
          <w:sz w:val="22"/>
          <w:szCs w:val="22"/>
          <w:highlight w:val="green"/>
          <w:rPrChange w:id="1028" w:author="AQ" w:date="2025-08-03T08:56:00Z">
            <w:rPr>
              <w:sz w:val="22"/>
              <w:szCs w:val="22"/>
            </w:rPr>
          </w:rPrChange>
        </w:rPr>
        <w:t>–</w:t>
      </w:r>
      <w:r w:rsidRPr="0099569C">
        <w:rPr>
          <w:rStyle w:val="biblpage"/>
          <w:sz w:val="22"/>
          <w:szCs w:val="22"/>
          <w:highlight w:val="green"/>
          <w:rPrChange w:id="1029" w:author="AQ" w:date="2025-08-03T08:56:00Z">
            <w:rPr>
              <w:rStyle w:val="biblpage"/>
              <w:sz w:val="22"/>
              <w:szCs w:val="22"/>
            </w:rPr>
          </w:rPrChange>
        </w:rPr>
        <w:t>298</w:t>
      </w:r>
      <w:r w:rsidRPr="0099569C">
        <w:rPr>
          <w:sz w:val="22"/>
          <w:szCs w:val="22"/>
          <w:highlight w:val="green"/>
          <w:rPrChange w:id="1030" w:author="AQ" w:date="2025-08-03T08:56:00Z">
            <w:rPr>
              <w:sz w:val="22"/>
              <w:szCs w:val="22"/>
            </w:rPr>
          </w:rPrChange>
        </w:rPr>
        <w:t xml:space="preserve">). </w:t>
      </w:r>
      <w:r w:rsidRPr="0099569C">
        <w:rPr>
          <w:rStyle w:val="biblocation"/>
          <w:highlight w:val="green"/>
          <w:rPrChange w:id="1031" w:author="AQ" w:date="2025-08-03T08:56:00Z">
            <w:rPr>
              <w:rStyle w:val="biblocation"/>
            </w:rPr>
          </w:rPrChange>
        </w:rPr>
        <w:t>Northvale, NJ</w:t>
      </w:r>
      <w:r w:rsidRPr="0099569C">
        <w:rPr>
          <w:sz w:val="22"/>
          <w:szCs w:val="22"/>
          <w:highlight w:val="green"/>
          <w:rPrChange w:id="1032" w:author="AQ" w:date="2025-08-03T08:56:00Z">
            <w:rPr>
              <w:sz w:val="22"/>
              <w:szCs w:val="22"/>
            </w:rPr>
          </w:rPrChange>
        </w:rPr>
        <w:t xml:space="preserve">: </w:t>
      </w:r>
      <w:r w:rsidRPr="0099569C">
        <w:rPr>
          <w:rStyle w:val="bibpublisher"/>
          <w:highlight w:val="green"/>
          <w:rPrChange w:id="1033" w:author="AQ" w:date="2025-08-03T08:56:00Z">
            <w:rPr>
              <w:rStyle w:val="bibpublisher"/>
            </w:rPr>
          </w:rPrChange>
        </w:rPr>
        <w:t>Jason Aronson</w:t>
      </w:r>
      <w:r w:rsidRPr="0099569C">
        <w:rPr>
          <w:sz w:val="22"/>
          <w:szCs w:val="22"/>
          <w:highlight w:val="green"/>
          <w:rPrChange w:id="1034" w:author="AQ" w:date="2025-08-03T08:56:00Z">
            <w:rPr>
              <w:sz w:val="22"/>
              <w:szCs w:val="22"/>
            </w:rPr>
          </w:rPrChange>
        </w:rPr>
        <w:t>.</w:t>
      </w:r>
    </w:p>
    <w:p w14:paraId="1DA10FC4" w14:textId="77777777" w:rsidR="00BC4C64" w:rsidRPr="0099569C" w:rsidRDefault="00BC4C64" w:rsidP="00BC4C64">
      <w:pPr>
        <w:pStyle w:val="REF-U"/>
        <w:spacing w:line="480" w:lineRule="auto"/>
        <w:rPr>
          <w:rStyle w:val="AQ"/>
          <w:sz w:val="22"/>
          <w:szCs w:val="22"/>
          <w:highlight w:val="green"/>
          <w:rPrChange w:id="1035" w:author="AQ" w:date="2025-08-03T08:56:00Z">
            <w:rPr>
              <w:rStyle w:val="AQ"/>
              <w:sz w:val="22"/>
              <w:szCs w:val="22"/>
            </w:rPr>
          </w:rPrChange>
        </w:rPr>
      </w:pPr>
      <w:r w:rsidRPr="0099569C">
        <w:rPr>
          <w:rStyle w:val="bibsurname"/>
          <w:sz w:val="22"/>
          <w:szCs w:val="22"/>
          <w:highlight w:val="green"/>
          <w:rPrChange w:id="1036" w:author="AQ" w:date="2025-08-03T08:56:00Z">
            <w:rPr>
              <w:rStyle w:val="bibsurname"/>
              <w:sz w:val="22"/>
              <w:szCs w:val="22"/>
            </w:rPr>
          </w:rPrChange>
        </w:rPr>
        <w:lastRenderedPageBreak/>
        <w:t>Goldman</w:t>
      </w:r>
      <w:r w:rsidRPr="0099569C">
        <w:rPr>
          <w:rStyle w:val="AQ"/>
          <w:sz w:val="22"/>
          <w:szCs w:val="22"/>
          <w:highlight w:val="green"/>
          <w:rPrChange w:id="1037" w:author="AQ" w:date="2025-08-03T08:56:00Z">
            <w:rPr>
              <w:rStyle w:val="AQ"/>
              <w:sz w:val="22"/>
              <w:szCs w:val="22"/>
            </w:rPr>
          </w:rPrChange>
        </w:rPr>
        <w:t xml:space="preserve">, </w:t>
      </w:r>
      <w:r w:rsidRPr="0099569C">
        <w:rPr>
          <w:rStyle w:val="bibfname"/>
          <w:sz w:val="22"/>
          <w:szCs w:val="22"/>
          <w:highlight w:val="green"/>
          <w:rPrChange w:id="1038" w:author="AQ" w:date="2025-08-03T08:56:00Z">
            <w:rPr>
              <w:rStyle w:val="bibfname"/>
              <w:sz w:val="22"/>
              <w:szCs w:val="22"/>
            </w:rPr>
          </w:rPrChange>
        </w:rPr>
        <w:t>R.</w:t>
      </w:r>
      <w:r w:rsidRPr="0099569C">
        <w:rPr>
          <w:rStyle w:val="AQ"/>
          <w:sz w:val="22"/>
          <w:szCs w:val="22"/>
          <w:highlight w:val="green"/>
          <w:rPrChange w:id="1039" w:author="AQ" w:date="2025-08-03T08:56:00Z">
            <w:rPr>
              <w:rStyle w:val="AQ"/>
              <w:sz w:val="22"/>
              <w:szCs w:val="22"/>
            </w:rPr>
          </w:rPrChange>
        </w:rPr>
        <w:t xml:space="preserve"> (</w:t>
      </w:r>
      <w:r w:rsidRPr="0099569C">
        <w:rPr>
          <w:rStyle w:val="bibyear"/>
          <w:sz w:val="22"/>
          <w:szCs w:val="22"/>
          <w:highlight w:val="green"/>
          <w:rPrChange w:id="1040" w:author="AQ" w:date="2025-08-03T08:56:00Z">
            <w:rPr>
              <w:rStyle w:val="bibyear"/>
              <w:sz w:val="22"/>
              <w:szCs w:val="22"/>
            </w:rPr>
          </w:rPrChange>
        </w:rPr>
        <w:t>2024</w:t>
      </w:r>
      <w:r w:rsidRPr="0099569C">
        <w:rPr>
          <w:rStyle w:val="AQ"/>
          <w:sz w:val="22"/>
          <w:szCs w:val="22"/>
          <w:highlight w:val="green"/>
          <w:rPrChange w:id="1041" w:author="AQ" w:date="2025-08-03T08:56:00Z">
            <w:rPr>
              <w:rStyle w:val="AQ"/>
              <w:sz w:val="22"/>
              <w:szCs w:val="22"/>
            </w:rPr>
          </w:rPrChange>
        </w:rPr>
        <w:t xml:space="preserve">). </w:t>
      </w:r>
      <w:proofErr w:type="gramStart"/>
      <w:r w:rsidRPr="0099569C">
        <w:rPr>
          <w:rStyle w:val="bibarticle"/>
          <w:sz w:val="22"/>
          <w:szCs w:val="22"/>
          <w:highlight w:val="green"/>
          <w:rPrChange w:id="1042" w:author="AQ" w:date="2025-08-03T08:56:00Z">
            <w:rPr>
              <w:rStyle w:val="bibarticle"/>
              <w:sz w:val="22"/>
              <w:szCs w:val="22"/>
            </w:rPr>
          </w:rPrChange>
        </w:rPr>
        <w:t>New developments in emotion-focused therapy</w:t>
      </w:r>
      <w:r w:rsidRPr="0099569C">
        <w:rPr>
          <w:rStyle w:val="AQ"/>
          <w:sz w:val="22"/>
          <w:szCs w:val="22"/>
          <w:highlight w:val="green"/>
          <w:rPrChange w:id="1043" w:author="AQ" w:date="2025-08-03T08:56:00Z">
            <w:rPr>
              <w:rStyle w:val="AQ"/>
              <w:sz w:val="22"/>
              <w:szCs w:val="22"/>
            </w:rPr>
          </w:rPrChange>
        </w:rPr>
        <w:t>.</w:t>
      </w:r>
      <w:proofErr w:type="gramEnd"/>
      <w:r w:rsidRPr="0099569C">
        <w:rPr>
          <w:rStyle w:val="AQ"/>
          <w:sz w:val="22"/>
          <w:szCs w:val="22"/>
          <w:highlight w:val="green"/>
          <w:rPrChange w:id="1044" w:author="AQ" w:date="2025-08-03T08:56:00Z">
            <w:rPr>
              <w:rStyle w:val="AQ"/>
              <w:sz w:val="22"/>
              <w:szCs w:val="22"/>
            </w:rPr>
          </w:rPrChange>
        </w:rPr>
        <w:t xml:space="preserve"> </w:t>
      </w:r>
      <w:r w:rsidRPr="0099569C">
        <w:rPr>
          <w:rStyle w:val="bibjournal"/>
          <w:i/>
          <w:highlight w:val="green"/>
          <w:rPrChange w:id="1045" w:author="AQ" w:date="2025-08-03T08:56:00Z">
            <w:rPr>
              <w:rStyle w:val="bibjournal"/>
              <w:i/>
            </w:rPr>
          </w:rPrChange>
        </w:rPr>
        <w:t>Person-Centered &amp; Experiential Psychotherapies</w:t>
      </w:r>
      <w:r w:rsidRPr="0099569C">
        <w:rPr>
          <w:rStyle w:val="ElectronicJournalname"/>
          <w:i/>
          <w:iCs/>
          <w:sz w:val="22"/>
          <w:szCs w:val="22"/>
          <w:highlight w:val="green"/>
          <w:rPrChange w:id="1046" w:author="AQ" w:date="2025-08-03T08:56:00Z">
            <w:rPr>
              <w:rStyle w:val="ElectronicJournalname"/>
              <w:i/>
              <w:iCs/>
              <w:sz w:val="22"/>
              <w:szCs w:val="22"/>
            </w:rPr>
          </w:rPrChange>
        </w:rPr>
        <w:t xml:space="preserve">, </w:t>
      </w:r>
      <w:r w:rsidRPr="0099569C">
        <w:rPr>
          <w:rStyle w:val="bibvolume"/>
          <w:i/>
          <w:iCs/>
          <w:sz w:val="22"/>
          <w:szCs w:val="22"/>
          <w:highlight w:val="green"/>
          <w:rPrChange w:id="1047" w:author="AQ" w:date="2025-08-03T08:56:00Z">
            <w:rPr>
              <w:rStyle w:val="bibvolume"/>
              <w:i/>
              <w:iCs/>
              <w:sz w:val="22"/>
              <w:szCs w:val="22"/>
            </w:rPr>
          </w:rPrChange>
        </w:rPr>
        <w:t>23</w:t>
      </w:r>
      <w:r w:rsidRPr="0099569C">
        <w:rPr>
          <w:rStyle w:val="AQ"/>
          <w:sz w:val="22"/>
          <w:szCs w:val="22"/>
          <w:highlight w:val="green"/>
          <w:rPrChange w:id="1048" w:author="AQ" w:date="2025-08-03T08:56:00Z">
            <w:rPr>
              <w:rStyle w:val="AQ"/>
              <w:sz w:val="22"/>
              <w:szCs w:val="22"/>
            </w:rPr>
          </w:rPrChange>
        </w:rPr>
        <w:t>(</w:t>
      </w:r>
      <w:r w:rsidRPr="0099569C">
        <w:rPr>
          <w:rStyle w:val="bibissue"/>
          <w:sz w:val="22"/>
          <w:szCs w:val="22"/>
          <w:highlight w:val="green"/>
          <w:rPrChange w:id="1049" w:author="AQ" w:date="2025-08-03T08:56:00Z">
            <w:rPr>
              <w:rStyle w:val="bibissue"/>
              <w:sz w:val="22"/>
              <w:szCs w:val="22"/>
            </w:rPr>
          </w:rPrChange>
        </w:rPr>
        <w:t>3</w:t>
      </w:r>
      <w:r w:rsidRPr="0099569C">
        <w:rPr>
          <w:rStyle w:val="AQ"/>
          <w:sz w:val="22"/>
          <w:szCs w:val="22"/>
          <w:highlight w:val="green"/>
          <w:rPrChange w:id="1050" w:author="AQ" w:date="2025-08-03T08:56:00Z">
            <w:rPr>
              <w:rStyle w:val="AQ"/>
              <w:sz w:val="22"/>
              <w:szCs w:val="22"/>
            </w:rPr>
          </w:rPrChange>
        </w:rPr>
        <w:t xml:space="preserve">), </w:t>
      </w:r>
      <w:r w:rsidRPr="0099569C">
        <w:rPr>
          <w:rStyle w:val="bibfpage"/>
          <w:sz w:val="22"/>
          <w:szCs w:val="22"/>
          <w:highlight w:val="green"/>
          <w:rPrChange w:id="1051" w:author="AQ" w:date="2025-08-03T08:56:00Z">
            <w:rPr>
              <w:rStyle w:val="bibfpage"/>
              <w:sz w:val="22"/>
              <w:szCs w:val="22"/>
            </w:rPr>
          </w:rPrChange>
        </w:rPr>
        <w:t>275</w:t>
      </w:r>
      <w:r w:rsidRPr="0099569C">
        <w:rPr>
          <w:rStyle w:val="AQ"/>
          <w:sz w:val="22"/>
          <w:szCs w:val="22"/>
          <w:highlight w:val="green"/>
          <w:rPrChange w:id="1052" w:author="AQ" w:date="2025-08-03T08:56:00Z">
            <w:rPr>
              <w:rStyle w:val="AQ"/>
              <w:sz w:val="22"/>
              <w:szCs w:val="22"/>
            </w:rPr>
          </w:rPrChange>
        </w:rPr>
        <w:t>-</w:t>
      </w:r>
      <w:r w:rsidRPr="0099569C">
        <w:rPr>
          <w:rStyle w:val="biblpage"/>
          <w:sz w:val="22"/>
          <w:szCs w:val="22"/>
          <w:highlight w:val="green"/>
          <w:rPrChange w:id="1053" w:author="AQ" w:date="2025-08-03T08:56:00Z">
            <w:rPr>
              <w:rStyle w:val="biblpage"/>
              <w:sz w:val="22"/>
              <w:szCs w:val="22"/>
            </w:rPr>
          </w:rPrChange>
        </w:rPr>
        <w:t>276</w:t>
      </w:r>
      <w:r w:rsidRPr="0099569C">
        <w:rPr>
          <w:rStyle w:val="AQ"/>
          <w:sz w:val="22"/>
          <w:szCs w:val="22"/>
          <w:highlight w:val="green"/>
          <w:rPrChange w:id="1054" w:author="AQ" w:date="2025-08-03T08:56:00Z">
            <w:rPr>
              <w:rStyle w:val="AQ"/>
              <w:sz w:val="22"/>
              <w:szCs w:val="22"/>
            </w:rPr>
          </w:rPrChange>
        </w:rPr>
        <w:t xml:space="preserve">. </w:t>
      </w:r>
      <w:r w:rsidRPr="0099569C">
        <w:rPr>
          <w:rStyle w:val="bibdoi"/>
          <w:sz w:val="22"/>
          <w:szCs w:val="22"/>
          <w:highlight w:val="green"/>
          <w:rPrChange w:id="1055" w:author="AQ" w:date="2025-08-03T08:56:00Z">
            <w:rPr>
              <w:rStyle w:val="bibdoi"/>
              <w:sz w:val="22"/>
              <w:szCs w:val="22"/>
            </w:rPr>
          </w:rPrChange>
        </w:rPr>
        <w:t>https://doi.org/10.1080/14779757.2024.2380571</w:t>
      </w:r>
    </w:p>
    <w:p w14:paraId="46E68AEC" w14:textId="77777777" w:rsidR="00BC4C64" w:rsidRPr="0099569C" w:rsidRDefault="00BC4C64" w:rsidP="00BC4C64">
      <w:pPr>
        <w:pStyle w:val="REF-U"/>
        <w:spacing w:line="480" w:lineRule="auto"/>
        <w:rPr>
          <w:rStyle w:val="AQ"/>
          <w:sz w:val="22"/>
          <w:szCs w:val="22"/>
          <w:highlight w:val="green"/>
          <w:rPrChange w:id="1056" w:author="AQ" w:date="2025-08-03T08:56:00Z">
            <w:rPr>
              <w:rStyle w:val="AQ"/>
              <w:sz w:val="22"/>
              <w:szCs w:val="22"/>
            </w:rPr>
          </w:rPrChange>
        </w:rPr>
      </w:pPr>
      <w:r w:rsidRPr="0099569C">
        <w:rPr>
          <w:rStyle w:val="bibsurname"/>
          <w:sz w:val="22"/>
          <w:szCs w:val="22"/>
          <w:highlight w:val="green"/>
          <w:rPrChange w:id="1057" w:author="AQ" w:date="2025-08-03T08:56:00Z">
            <w:rPr>
              <w:rStyle w:val="bibsurname"/>
              <w:sz w:val="22"/>
              <w:szCs w:val="22"/>
            </w:rPr>
          </w:rPrChange>
        </w:rPr>
        <w:t>Gonzalez</w:t>
      </w:r>
      <w:r w:rsidRPr="0099569C">
        <w:rPr>
          <w:rStyle w:val="AQ"/>
          <w:sz w:val="22"/>
          <w:szCs w:val="22"/>
          <w:highlight w:val="green"/>
          <w:rPrChange w:id="1058" w:author="AQ" w:date="2025-08-03T08:56:00Z">
            <w:rPr>
              <w:rStyle w:val="AQ"/>
              <w:sz w:val="22"/>
              <w:szCs w:val="22"/>
            </w:rPr>
          </w:rPrChange>
        </w:rPr>
        <w:t xml:space="preserve">, </w:t>
      </w:r>
      <w:r w:rsidRPr="0099569C">
        <w:rPr>
          <w:rStyle w:val="bibfname"/>
          <w:sz w:val="22"/>
          <w:szCs w:val="22"/>
          <w:highlight w:val="green"/>
          <w:rPrChange w:id="1059" w:author="AQ" w:date="2025-08-03T08:56:00Z">
            <w:rPr>
              <w:rStyle w:val="bibfname"/>
              <w:sz w:val="22"/>
              <w:szCs w:val="22"/>
            </w:rPr>
          </w:rPrChange>
        </w:rPr>
        <w:t>C.</w:t>
      </w:r>
      <w:r w:rsidRPr="0099569C">
        <w:rPr>
          <w:rStyle w:val="AQ"/>
          <w:sz w:val="22"/>
          <w:szCs w:val="22"/>
          <w:highlight w:val="green"/>
          <w:rPrChange w:id="1060" w:author="AQ" w:date="2025-08-03T08:56:00Z">
            <w:rPr>
              <w:rStyle w:val="AQ"/>
              <w:sz w:val="22"/>
              <w:szCs w:val="22"/>
            </w:rPr>
          </w:rPrChange>
        </w:rPr>
        <w:t xml:space="preserve"> (</w:t>
      </w:r>
      <w:r w:rsidRPr="0099569C">
        <w:rPr>
          <w:rStyle w:val="bibyear"/>
          <w:sz w:val="22"/>
          <w:szCs w:val="22"/>
          <w:highlight w:val="green"/>
          <w:rPrChange w:id="1061" w:author="AQ" w:date="2025-08-03T08:56:00Z">
            <w:rPr>
              <w:rStyle w:val="bibyear"/>
              <w:sz w:val="22"/>
              <w:szCs w:val="22"/>
            </w:rPr>
          </w:rPrChange>
        </w:rPr>
        <w:t>2017</w:t>
      </w:r>
      <w:r w:rsidRPr="0099569C">
        <w:rPr>
          <w:rStyle w:val="AQ"/>
          <w:sz w:val="22"/>
          <w:szCs w:val="22"/>
          <w:highlight w:val="green"/>
          <w:rPrChange w:id="1062" w:author="AQ" w:date="2025-08-03T08:56:00Z">
            <w:rPr>
              <w:rStyle w:val="AQ"/>
              <w:sz w:val="22"/>
              <w:szCs w:val="22"/>
            </w:rPr>
          </w:rPrChange>
        </w:rPr>
        <w:t xml:space="preserve">). </w:t>
      </w:r>
      <w:proofErr w:type="gramStart"/>
      <w:r w:rsidRPr="0099569C">
        <w:rPr>
          <w:rStyle w:val="bibarticle"/>
          <w:sz w:val="22"/>
          <w:szCs w:val="22"/>
          <w:highlight w:val="green"/>
          <w:rPrChange w:id="1063" w:author="AQ" w:date="2025-08-03T08:56:00Z">
            <w:rPr>
              <w:rStyle w:val="bibarticle"/>
              <w:sz w:val="22"/>
              <w:szCs w:val="22"/>
            </w:rPr>
          </w:rPrChange>
        </w:rPr>
        <w:t>Recovering process from child sexual abuse during adulthood from an integrative approach to solution-focused therapy</w:t>
      </w:r>
      <w:r w:rsidRPr="0099569C">
        <w:rPr>
          <w:rStyle w:val="AQ"/>
          <w:sz w:val="22"/>
          <w:szCs w:val="22"/>
          <w:highlight w:val="green"/>
          <w:rPrChange w:id="1064" w:author="AQ" w:date="2025-08-03T08:56:00Z">
            <w:rPr>
              <w:rStyle w:val="AQ"/>
              <w:sz w:val="22"/>
              <w:szCs w:val="22"/>
            </w:rPr>
          </w:rPrChange>
        </w:rPr>
        <w:t>.</w:t>
      </w:r>
      <w:proofErr w:type="gramEnd"/>
      <w:r w:rsidRPr="0099569C">
        <w:rPr>
          <w:rStyle w:val="AQ"/>
          <w:sz w:val="22"/>
          <w:szCs w:val="22"/>
          <w:highlight w:val="green"/>
          <w:rPrChange w:id="1065" w:author="AQ" w:date="2025-08-03T08:56:00Z">
            <w:rPr>
              <w:rStyle w:val="AQ"/>
              <w:sz w:val="22"/>
              <w:szCs w:val="22"/>
            </w:rPr>
          </w:rPrChange>
        </w:rPr>
        <w:t xml:space="preserve"> </w:t>
      </w:r>
      <w:r w:rsidRPr="0099569C">
        <w:rPr>
          <w:rStyle w:val="bibjournal"/>
          <w:sz w:val="22"/>
          <w:szCs w:val="22"/>
          <w:highlight w:val="green"/>
          <w:rPrChange w:id="1066" w:author="AQ" w:date="2025-08-03T08:56:00Z">
            <w:rPr>
              <w:rStyle w:val="bibjournal"/>
              <w:sz w:val="22"/>
              <w:szCs w:val="22"/>
            </w:rPr>
          </w:rPrChange>
        </w:rPr>
        <w:t>Journal of Child Sexual Abuse</w:t>
      </w:r>
      <w:r w:rsidRPr="0099569C">
        <w:rPr>
          <w:sz w:val="22"/>
          <w:szCs w:val="22"/>
          <w:highlight w:val="green"/>
          <w:rPrChange w:id="1067" w:author="AQ" w:date="2025-08-03T08:56:00Z">
            <w:rPr>
              <w:sz w:val="22"/>
              <w:szCs w:val="22"/>
            </w:rPr>
          </w:rPrChange>
        </w:rPr>
        <w:t xml:space="preserve">, </w:t>
      </w:r>
      <w:r w:rsidRPr="0099569C">
        <w:rPr>
          <w:rStyle w:val="bibvolume"/>
          <w:sz w:val="22"/>
          <w:szCs w:val="22"/>
          <w:highlight w:val="green"/>
          <w:rPrChange w:id="1068" w:author="AQ" w:date="2025-08-03T08:56:00Z">
            <w:rPr>
              <w:rStyle w:val="bibvolume"/>
              <w:sz w:val="22"/>
              <w:szCs w:val="22"/>
            </w:rPr>
          </w:rPrChange>
        </w:rPr>
        <w:t>26</w:t>
      </w:r>
      <w:r w:rsidRPr="0099569C">
        <w:rPr>
          <w:sz w:val="22"/>
          <w:szCs w:val="22"/>
          <w:highlight w:val="green"/>
          <w:rPrChange w:id="1069" w:author="AQ" w:date="2025-08-03T08:56:00Z">
            <w:rPr>
              <w:sz w:val="22"/>
              <w:szCs w:val="22"/>
            </w:rPr>
          </w:rPrChange>
        </w:rPr>
        <w:t>(</w:t>
      </w:r>
      <w:r w:rsidRPr="0099569C">
        <w:rPr>
          <w:rStyle w:val="bibissue"/>
          <w:sz w:val="22"/>
          <w:szCs w:val="22"/>
          <w:highlight w:val="green"/>
          <w:rPrChange w:id="1070" w:author="AQ" w:date="2025-08-03T08:56:00Z">
            <w:rPr>
              <w:rStyle w:val="bibissue"/>
              <w:sz w:val="22"/>
              <w:szCs w:val="22"/>
            </w:rPr>
          </w:rPrChange>
        </w:rPr>
        <w:t>7</w:t>
      </w:r>
      <w:r w:rsidRPr="0099569C">
        <w:rPr>
          <w:sz w:val="22"/>
          <w:szCs w:val="22"/>
          <w:highlight w:val="green"/>
          <w:rPrChange w:id="1071" w:author="AQ" w:date="2025-08-03T08:56:00Z">
            <w:rPr>
              <w:sz w:val="22"/>
              <w:szCs w:val="22"/>
            </w:rPr>
          </w:rPrChange>
        </w:rPr>
        <w:t xml:space="preserve">), </w:t>
      </w:r>
      <w:r w:rsidRPr="0099569C">
        <w:rPr>
          <w:rStyle w:val="bibfpage"/>
          <w:sz w:val="22"/>
          <w:szCs w:val="22"/>
          <w:highlight w:val="green"/>
          <w:rPrChange w:id="1072" w:author="AQ" w:date="2025-08-03T08:56:00Z">
            <w:rPr>
              <w:rStyle w:val="bibfpage"/>
              <w:sz w:val="22"/>
              <w:szCs w:val="22"/>
            </w:rPr>
          </w:rPrChange>
        </w:rPr>
        <w:t>785</w:t>
      </w:r>
      <w:r w:rsidRPr="0099569C">
        <w:rPr>
          <w:sz w:val="22"/>
          <w:szCs w:val="22"/>
          <w:highlight w:val="green"/>
          <w:rPrChange w:id="1073" w:author="AQ" w:date="2025-08-03T08:56:00Z">
            <w:rPr>
              <w:sz w:val="22"/>
              <w:szCs w:val="22"/>
            </w:rPr>
          </w:rPrChange>
        </w:rPr>
        <w:t>–</w:t>
      </w:r>
      <w:r w:rsidRPr="0099569C">
        <w:rPr>
          <w:rStyle w:val="biblpage"/>
          <w:sz w:val="22"/>
          <w:szCs w:val="22"/>
          <w:highlight w:val="green"/>
          <w:rPrChange w:id="1074" w:author="AQ" w:date="2025-08-03T08:56:00Z">
            <w:rPr>
              <w:rStyle w:val="biblpage"/>
              <w:sz w:val="22"/>
              <w:szCs w:val="22"/>
            </w:rPr>
          </w:rPrChange>
        </w:rPr>
        <w:t>805</w:t>
      </w:r>
      <w:r w:rsidRPr="0099569C">
        <w:rPr>
          <w:sz w:val="22"/>
          <w:szCs w:val="22"/>
          <w:highlight w:val="green"/>
          <w:rPrChange w:id="1075" w:author="AQ" w:date="2025-08-03T08:56:00Z">
            <w:rPr>
              <w:sz w:val="22"/>
              <w:szCs w:val="22"/>
            </w:rPr>
          </w:rPrChange>
        </w:rPr>
        <w:t xml:space="preserve">. </w:t>
      </w:r>
      <w:r w:rsidRPr="0099569C">
        <w:rPr>
          <w:rStyle w:val="bibdoi"/>
          <w:sz w:val="22"/>
          <w:szCs w:val="22"/>
          <w:highlight w:val="green"/>
          <w:rPrChange w:id="1076" w:author="AQ" w:date="2025-08-03T08:56:00Z">
            <w:rPr>
              <w:rStyle w:val="bibdoi"/>
              <w:sz w:val="22"/>
              <w:szCs w:val="22"/>
            </w:rPr>
          </w:rPrChange>
        </w:rPr>
        <w:t>doi:10.1080/10538712.2017.1354954</w:t>
      </w:r>
    </w:p>
    <w:p w14:paraId="156C6CD5" w14:textId="77777777" w:rsidR="00BC4C64" w:rsidRPr="0099569C" w:rsidRDefault="00BC4C64" w:rsidP="00BC4C64">
      <w:pPr>
        <w:pStyle w:val="REF-U"/>
        <w:spacing w:line="480" w:lineRule="auto"/>
        <w:rPr>
          <w:rStyle w:val="AQ"/>
          <w:sz w:val="22"/>
          <w:szCs w:val="22"/>
          <w:highlight w:val="green"/>
          <w:rPrChange w:id="1077" w:author="AQ" w:date="2025-08-03T08:56:00Z">
            <w:rPr>
              <w:rStyle w:val="AQ"/>
              <w:sz w:val="22"/>
              <w:szCs w:val="22"/>
            </w:rPr>
          </w:rPrChange>
        </w:rPr>
      </w:pPr>
      <w:r w:rsidRPr="0099569C">
        <w:rPr>
          <w:rStyle w:val="bibsurname"/>
          <w:sz w:val="22"/>
          <w:szCs w:val="22"/>
          <w:highlight w:val="green"/>
          <w:rPrChange w:id="1078" w:author="AQ" w:date="2025-08-03T08:56:00Z">
            <w:rPr>
              <w:rStyle w:val="bibsurname"/>
              <w:sz w:val="22"/>
              <w:szCs w:val="22"/>
            </w:rPr>
          </w:rPrChange>
        </w:rPr>
        <w:t>Greenberg</w:t>
      </w:r>
      <w:r w:rsidRPr="0099569C">
        <w:rPr>
          <w:rStyle w:val="AQ"/>
          <w:sz w:val="22"/>
          <w:szCs w:val="22"/>
          <w:highlight w:val="green"/>
          <w:rPrChange w:id="1079" w:author="AQ" w:date="2025-08-03T08:56:00Z">
            <w:rPr>
              <w:rStyle w:val="AQ"/>
              <w:sz w:val="22"/>
              <w:szCs w:val="22"/>
            </w:rPr>
          </w:rPrChange>
        </w:rPr>
        <w:t xml:space="preserve">, </w:t>
      </w:r>
      <w:r w:rsidRPr="0099569C">
        <w:rPr>
          <w:rStyle w:val="bibfname"/>
          <w:sz w:val="22"/>
          <w:szCs w:val="22"/>
          <w:highlight w:val="green"/>
          <w:rPrChange w:id="1080" w:author="AQ" w:date="2025-08-03T08:56:00Z">
            <w:rPr>
              <w:rStyle w:val="bibfname"/>
              <w:sz w:val="22"/>
              <w:szCs w:val="22"/>
            </w:rPr>
          </w:rPrChange>
        </w:rPr>
        <w:t>E.</w:t>
      </w:r>
      <w:r w:rsidRPr="0099569C">
        <w:rPr>
          <w:rStyle w:val="AQ"/>
          <w:sz w:val="22"/>
          <w:szCs w:val="22"/>
          <w:highlight w:val="green"/>
          <w:rPrChange w:id="1081" w:author="AQ" w:date="2025-08-03T08:56:00Z">
            <w:rPr>
              <w:rStyle w:val="AQ"/>
              <w:sz w:val="22"/>
              <w:szCs w:val="22"/>
            </w:rPr>
          </w:rPrChange>
        </w:rPr>
        <w:t xml:space="preserve"> (</w:t>
      </w:r>
      <w:r w:rsidRPr="0099569C">
        <w:rPr>
          <w:rStyle w:val="bibyear"/>
          <w:sz w:val="22"/>
          <w:szCs w:val="22"/>
          <w:highlight w:val="green"/>
          <w:rPrChange w:id="1082" w:author="AQ" w:date="2025-08-03T08:56:00Z">
            <w:rPr>
              <w:rStyle w:val="bibyear"/>
              <w:sz w:val="22"/>
              <w:szCs w:val="22"/>
            </w:rPr>
          </w:rPrChange>
        </w:rPr>
        <w:t>2015</w:t>
      </w:r>
      <w:r w:rsidRPr="0099569C">
        <w:rPr>
          <w:rStyle w:val="AQ"/>
          <w:sz w:val="22"/>
          <w:szCs w:val="22"/>
          <w:highlight w:val="green"/>
          <w:rPrChange w:id="1083" w:author="AQ" w:date="2025-08-03T08:56:00Z">
            <w:rPr>
              <w:rStyle w:val="AQ"/>
              <w:sz w:val="22"/>
              <w:szCs w:val="22"/>
            </w:rPr>
          </w:rPrChange>
        </w:rPr>
        <w:t xml:space="preserve">). </w:t>
      </w:r>
      <w:r w:rsidRPr="0099569C">
        <w:rPr>
          <w:rStyle w:val="bibarticle"/>
          <w:sz w:val="22"/>
          <w:szCs w:val="22"/>
          <w:highlight w:val="green"/>
          <w:rPrChange w:id="1084" w:author="AQ" w:date="2025-08-03T08:56:00Z">
            <w:rPr>
              <w:rStyle w:val="bibarticle"/>
              <w:sz w:val="22"/>
              <w:szCs w:val="22"/>
            </w:rPr>
          </w:rPrChange>
        </w:rPr>
        <w:t>A new look at the treatment of schizophrenia from a gestalt therapy perspective</w:t>
      </w:r>
      <w:r w:rsidRPr="0099569C">
        <w:rPr>
          <w:rStyle w:val="AQ"/>
          <w:sz w:val="22"/>
          <w:szCs w:val="22"/>
          <w:highlight w:val="green"/>
          <w:rPrChange w:id="1085" w:author="AQ" w:date="2025-08-03T08:56:00Z">
            <w:rPr>
              <w:rStyle w:val="AQ"/>
              <w:sz w:val="22"/>
              <w:szCs w:val="22"/>
            </w:rPr>
          </w:rPrChange>
        </w:rPr>
        <w:t xml:space="preserve">. </w:t>
      </w:r>
      <w:r w:rsidRPr="0099569C">
        <w:rPr>
          <w:rStyle w:val="bibjournal"/>
          <w:sz w:val="22"/>
          <w:szCs w:val="22"/>
          <w:highlight w:val="green"/>
          <w:rPrChange w:id="1086" w:author="AQ" w:date="2025-08-03T08:56:00Z">
            <w:rPr>
              <w:rStyle w:val="bibjournal"/>
              <w:sz w:val="22"/>
              <w:szCs w:val="22"/>
            </w:rPr>
          </w:rPrChange>
        </w:rPr>
        <w:t>Gestalt Review</w:t>
      </w:r>
      <w:r w:rsidRPr="0099569C">
        <w:rPr>
          <w:sz w:val="22"/>
          <w:szCs w:val="22"/>
          <w:highlight w:val="green"/>
          <w:rPrChange w:id="1087" w:author="AQ" w:date="2025-08-03T08:56:00Z">
            <w:rPr>
              <w:sz w:val="22"/>
              <w:szCs w:val="22"/>
            </w:rPr>
          </w:rPrChange>
        </w:rPr>
        <w:t xml:space="preserve">, </w:t>
      </w:r>
      <w:r w:rsidRPr="0099569C">
        <w:rPr>
          <w:rStyle w:val="bibvolume"/>
          <w:sz w:val="22"/>
          <w:szCs w:val="22"/>
          <w:highlight w:val="green"/>
          <w:rPrChange w:id="1088" w:author="AQ" w:date="2025-08-03T08:56:00Z">
            <w:rPr>
              <w:rStyle w:val="bibvolume"/>
              <w:sz w:val="22"/>
              <w:szCs w:val="22"/>
            </w:rPr>
          </w:rPrChange>
        </w:rPr>
        <w:t>19</w:t>
      </w:r>
      <w:r w:rsidRPr="0099569C">
        <w:rPr>
          <w:sz w:val="22"/>
          <w:szCs w:val="22"/>
          <w:highlight w:val="green"/>
          <w:rPrChange w:id="1089" w:author="AQ" w:date="2025-08-03T08:56:00Z">
            <w:rPr>
              <w:sz w:val="22"/>
              <w:szCs w:val="22"/>
            </w:rPr>
          </w:rPrChange>
        </w:rPr>
        <w:t>(</w:t>
      </w:r>
      <w:r w:rsidRPr="0099569C">
        <w:rPr>
          <w:rStyle w:val="bibissue"/>
          <w:sz w:val="22"/>
          <w:szCs w:val="22"/>
          <w:highlight w:val="green"/>
          <w:rPrChange w:id="1090" w:author="AQ" w:date="2025-08-03T08:56:00Z">
            <w:rPr>
              <w:rStyle w:val="bibissue"/>
              <w:sz w:val="22"/>
              <w:szCs w:val="22"/>
            </w:rPr>
          </w:rPrChange>
        </w:rPr>
        <w:t>1</w:t>
      </w:r>
      <w:r w:rsidRPr="0099569C">
        <w:rPr>
          <w:sz w:val="22"/>
          <w:szCs w:val="22"/>
          <w:highlight w:val="green"/>
          <w:rPrChange w:id="1091" w:author="AQ" w:date="2025-08-03T08:56:00Z">
            <w:rPr>
              <w:sz w:val="22"/>
              <w:szCs w:val="22"/>
            </w:rPr>
          </w:rPrChange>
        </w:rPr>
        <w:t xml:space="preserve">), </w:t>
      </w:r>
      <w:r w:rsidRPr="0099569C">
        <w:rPr>
          <w:rStyle w:val="bibfpage"/>
          <w:sz w:val="22"/>
          <w:szCs w:val="22"/>
          <w:highlight w:val="green"/>
          <w:rPrChange w:id="1092" w:author="AQ" w:date="2025-08-03T08:56:00Z">
            <w:rPr>
              <w:rStyle w:val="bibfpage"/>
              <w:sz w:val="22"/>
              <w:szCs w:val="22"/>
            </w:rPr>
          </w:rPrChange>
        </w:rPr>
        <w:t>2</w:t>
      </w:r>
      <w:r w:rsidRPr="0099569C">
        <w:rPr>
          <w:sz w:val="22"/>
          <w:szCs w:val="22"/>
          <w:highlight w:val="green"/>
          <w:rPrChange w:id="1093" w:author="AQ" w:date="2025-08-03T08:56:00Z">
            <w:rPr>
              <w:sz w:val="22"/>
              <w:szCs w:val="22"/>
            </w:rPr>
          </w:rPrChange>
        </w:rPr>
        <w:t>–</w:t>
      </w:r>
      <w:r w:rsidRPr="0099569C">
        <w:rPr>
          <w:rStyle w:val="biblpage"/>
          <w:sz w:val="22"/>
          <w:szCs w:val="22"/>
          <w:highlight w:val="green"/>
          <w:rPrChange w:id="1094" w:author="AQ" w:date="2025-08-03T08:56:00Z">
            <w:rPr>
              <w:rStyle w:val="biblpage"/>
              <w:sz w:val="22"/>
              <w:szCs w:val="22"/>
            </w:rPr>
          </w:rPrChange>
        </w:rPr>
        <w:t>7</w:t>
      </w:r>
      <w:r w:rsidRPr="0099569C">
        <w:rPr>
          <w:sz w:val="22"/>
          <w:szCs w:val="22"/>
          <w:highlight w:val="green"/>
          <w:rPrChange w:id="1095" w:author="AQ" w:date="2025-08-03T08:56:00Z">
            <w:rPr>
              <w:sz w:val="22"/>
              <w:szCs w:val="22"/>
            </w:rPr>
          </w:rPrChange>
        </w:rPr>
        <w:t xml:space="preserve">. </w:t>
      </w:r>
      <w:r w:rsidRPr="0099569C">
        <w:rPr>
          <w:rStyle w:val="bibdoi"/>
          <w:sz w:val="22"/>
          <w:szCs w:val="22"/>
          <w:highlight w:val="green"/>
          <w:rPrChange w:id="1096" w:author="AQ" w:date="2025-08-03T08:56:00Z">
            <w:rPr>
              <w:rStyle w:val="bibdoi"/>
              <w:sz w:val="22"/>
              <w:szCs w:val="22"/>
            </w:rPr>
          </w:rPrChange>
        </w:rPr>
        <w:t>doi:10.5325/gestaltreview.19.1.0002</w:t>
      </w:r>
    </w:p>
    <w:p w14:paraId="7B97ECD6" w14:textId="77777777" w:rsidR="00BC4C64" w:rsidRPr="0099569C" w:rsidRDefault="00BC4C64" w:rsidP="00BC4C64">
      <w:pPr>
        <w:pStyle w:val="REF-U"/>
        <w:spacing w:line="480" w:lineRule="auto"/>
        <w:rPr>
          <w:rStyle w:val="AQ"/>
          <w:sz w:val="22"/>
          <w:szCs w:val="22"/>
          <w:highlight w:val="green"/>
          <w:rPrChange w:id="1097" w:author="AQ" w:date="2025-08-03T08:56:00Z">
            <w:rPr>
              <w:rStyle w:val="AQ"/>
              <w:sz w:val="22"/>
              <w:szCs w:val="22"/>
            </w:rPr>
          </w:rPrChange>
        </w:rPr>
      </w:pPr>
      <w:r w:rsidRPr="0099569C">
        <w:rPr>
          <w:rStyle w:val="bibsurname"/>
          <w:sz w:val="22"/>
          <w:szCs w:val="22"/>
          <w:highlight w:val="green"/>
          <w:rPrChange w:id="1098" w:author="AQ" w:date="2025-08-03T08:56:00Z">
            <w:rPr>
              <w:rStyle w:val="bibsurname"/>
              <w:sz w:val="22"/>
              <w:szCs w:val="22"/>
            </w:rPr>
          </w:rPrChange>
        </w:rPr>
        <w:t>Greenberg</w:t>
      </w:r>
      <w:r w:rsidRPr="0099569C">
        <w:rPr>
          <w:rStyle w:val="AQ"/>
          <w:sz w:val="22"/>
          <w:szCs w:val="22"/>
          <w:highlight w:val="green"/>
          <w:rPrChange w:id="1099" w:author="AQ" w:date="2025-08-03T08:56:00Z">
            <w:rPr>
              <w:rStyle w:val="AQ"/>
              <w:sz w:val="22"/>
              <w:szCs w:val="22"/>
            </w:rPr>
          </w:rPrChange>
        </w:rPr>
        <w:t xml:space="preserve">, </w:t>
      </w:r>
      <w:r w:rsidRPr="0099569C">
        <w:rPr>
          <w:rStyle w:val="bibfname"/>
          <w:sz w:val="22"/>
          <w:szCs w:val="22"/>
          <w:highlight w:val="green"/>
          <w:rPrChange w:id="1100" w:author="AQ" w:date="2025-08-03T08:56:00Z">
            <w:rPr>
              <w:rStyle w:val="bibfname"/>
              <w:sz w:val="22"/>
              <w:szCs w:val="22"/>
            </w:rPr>
          </w:rPrChange>
        </w:rPr>
        <w:t>L. S.</w:t>
      </w:r>
      <w:r w:rsidRPr="0099569C">
        <w:rPr>
          <w:rStyle w:val="AQ"/>
          <w:sz w:val="22"/>
          <w:szCs w:val="22"/>
          <w:highlight w:val="green"/>
          <w:rPrChange w:id="1101" w:author="AQ" w:date="2025-08-03T08:56:00Z">
            <w:rPr>
              <w:rStyle w:val="AQ"/>
              <w:sz w:val="22"/>
              <w:szCs w:val="22"/>
            </w:rPr>
          </w:rPrChange>
        </w:rPr>
        <w:t xml:space="preserve"> (</w:t>
      </w:r>
      <w:r w:rsidRPr="0099569C">
        <w:rPr>
          <w:rStyle w:val="bibyear"/>
          <w:sz w:val="22"/>
          <w:szCs w:val="22"/>
          <w:highlight w:val="green"/>
          <w:rPrChange w:id="1102" w:author="AQ" w:date="2025-08-03T08:56:00Z">
            <w:rPr>
              <w:rStyle w:val="bibyear"/>
              <w:sz w:val="22"/>
              <w:szCs w:val="22"/>
            </w:rPr>
          </w:rPrChange>
        </w:rPr>
        <w:t>1979</w:t>
      </w:r>
      <w:r w:rsidRPr="0099569C">
        <w:rPr>
          <w:rStyle w:val="AQ"/>
          <w:sz w:val="22"/>
          <w:szCs w:val="22"/>
          <w:highlight w:val="green"/>
          <w:rPrChange w:id="1103" w:author="AQ" w:date="2025-08-03T08:56:00Z">
            <w:rPr>
              <w:rStyle w:val="AQ"/>
              <w:sz w:val="22"/>
              <w:szCs w:val="22"/>
            </w:rPr>
          </w:rPrChange>
        </w:rPr>
        <w:t xml:space="preserve">). </w:t>
      </w:r>
      <w:r w:rsidRPr="0099569C">
        <w:rPr>
          <w:rStyle w:val="bibarticle"/>
          <w:sz w:val="22"/>
          <w:szCs w:val="22"/>
          <w:highlight w:val="green"/>
          <w:rPrChange w:id="1104" w:author="AQ" w:date="2025-08-03T08:56:00Z">
            <w:rPr>
              <w:rStyle w:val="bibarticle"/>
              <w:sz w:val="22"/>
              <w:szCs w:val="22"/>
            </w:rPr>
          </w:rPrChange>
        </w:rPr>
        <w:t>Resolving splits: Use of the two-chair technique</w:t>
      </w:r>
      <w:r w:rsidRPr="0099569C">
        <w:rPr>
          <w:rStyle w:val="AQ"/>
          <w:sz w:val="22"/>
          <w:szCs w:val="22"/>
          <w:highlight w:val="green"/>
          <w:rPrChange w:id="1105" w:author="AQ" w:date="2025-08-03T08:56:00Z">
            <w:rPr>
              <w:rStyle w:val="AQ"/>
              <w:sz w:val="22"/>
              <w:szCs w:val="22"/>
            </w:rPr>
          </w:rPrChange>
        </w:rPr>
        <w:t xml:space="preserve">. </w:t>
      </w:r>
      <w:r w:rsidRPr="0099569C">
        <w:rPr>
          <w:rStyle w:val="bibjournal"/>
          <w:sz w:val="22"/>
          <w:highlight w:val="green"/>
          <w:rPrChange w:id="1106" w:author="AQ" w:date="2025-08-03T08:56:00Z">
            <w:rPr>
              <w:rStyle w:val="bibjournal"/>
              <w:sz w:val="22"/>
            </w:rPr>
          </w:rPrChange>
        </w:rPr>
        <w:t xml:space="preserve">Psychotherapy: Theory, </w:t>
      </w:r>
      <w:r w:rsidRPr="0099569C">
        <w:rPr>
          <w:rStyle w:val="bibjournal"/>
          <w:sz w:val="22"/>
          <w:szCs w:val="22"/>
          <w:highlight w:val="green"/>
          <w:rPrChange w:id="1107" w:author="AQ" w:date="2025-08-03T08:56:00Z">
            <w:rPr>
              <w:rStyle w:val="bibjournal"/>
              <w:sz w:val="22"/>
              <w:szCs w:val="22"/>
            </w:rPr>
          </w:rPrChange>
        </w:rPr>
        <w:t>Research &amp; Practice</w:t>
      </w:r>
      <w:r w:rsidRPr="0099569C">
        <w:rPr>
          <w:sz w:val="22"/>
          <w:szCs w:val="22"/>
          <w:highlight w:val="green"/>
          <w:rPrChange w:id="1108" w:author="AQ" w:date="2025-08-03T08:56:00Z">
            <w:rPr>
              <w:sz w:val="22"/>
              <w:szCs w:val="22"/>
            </w:rPr>
          </w:rPrChange>
        </w:rPr>
        <w:t xml:space="preserve">, </w:t>
      </w:r>
      <w:r w:rsidRPr="0099569C">
        <w:rPr>
          <w:rStyle w:val="bibvolume"/>
          <w:sz w:val="22"/>
          <w:szCs w:val="22"/>
          <w:highlight w:val="green"/>
          <w:rPrChange w:id="1109" w:author="AQ" w:date="2025-08-03T08:56:00Z">
            <w:rPr>
              <w:rStyle w:val="bibvolume"/>
              <w:sz w:val="22"/>
              <w:szCs w:val="22"/>
            </w:rPr>
          </w:rPrChange>
        </w:rPr>
        <w:t>16</w:t>
      </w:r>
      <w:r w:rsidRPr="0099569C">
        <w:rPr>
          <w:sz w:val="22"/>
          <w:szCs w:val="22"/>
          <w:highlight w:val="green"/>
          <w:rPrChange w:id="1110" w:author="AQ" w:date="2025-08-03T08:56:00Z">
            <w:rPr>
              <w:sz w:val="22"/>
              <w:szCs w:val="22"/>
            </w:rPr>
          </w:rPrChange>
        </w:rPr>
        <w:t xml:space="preserve">, </w:t>
      </w:r>
      <w:r w:rsidRPr="0099569C">
        <w:rPr>
          <w:rStyle w:val="bibfpage"/>
          <w:sz w:val="22"/>
          <w:szCs w:val="22"/>
          <w:highlight w:val="green"/>
          <w:rPrChange w:id="1111" w:author="AQ" w:date="2025-08-03T08:56:00Z">
            <w:rPr>
              <w:rStyle w:val="bibfpage"/>
              <w:sz w:val="22"/>
              <w:szCs w:val="22"/>
            </w:rPr>
          </w:rPrChange>
        </w:rPr>
        <w:t>316</w:t>
      </w:r>
      <w:r w:rsidRPr="0099569C">
        <w:rPr>
          <w:sz w:val="22"/>
          <w:szCs w:val="22"/>
          <w:highlight w:val="green"/>
          <w:rPrChange w:id="1112" w:author="AQ" w:date="2025-08-03T08:56:00Z">
            <w:rPr>
              <w:sz w:val="22"/>
              <w:szCs w:val="22"/>
            </w:rPr>
          </w:rPrChange>
        </w:rPr>
        <w:t>–</w:t>
      </w:r>
      <w:r w:rsidRPr="0099569C">
        <w:rPr>
          <w:rStyle w:val="biblpage"/>
          <w:sz w:val="22"/>
          <w:szCs w:val="22"/>
          <w:highlight w:val="green"/>
          <w:rPrChange w:id="1113" w:author="AQ" w:date="2025-08-03T08:56:00Z">
            <w:rPr>
              <w:rStyle w:val="biblpage"/>
              <w:sz w:val="22"/>
              <w:szCs w:val="22"/>
            </w:rPr>
          </w:rPrChange>
        </w:rPr>
        <w:t>324</w:t>
      </w:r>
      <w:r w:rsidRPr="0099569C">
        <w:rPr>
          <w:sz w:val="22"/>
          <w:szCs w:val="22"/>
          <w:highlight w:val="green"/>
          <w:rPrChange w:id="1114" w:author="AQ" w:date="2025-08-03T08:56:00Z">
            <w:rPr>
              <w:sz w:val="22"/>
              <w:szCs w:val="22"/>
            </w:rPr>
          </w:rPrChange>
        </w:rPr>
        <w:t xml:space="preserve">. </w:t>
      </w:r>
      <w:proofErr w:type="gramStart"/>
      <w:r w:rsidRPr="0099569C">
        <w:rPr>
          <w:rStyle w:val="bibdoi"/>
          <w:sz w:val="22"/>
          <w:szCs w:val="22"/>
          <w:highlight w:val="green"/>
          <w:rPrChange w:id="1115" w:author="AQ" w:date="2025-08-03T08:56:00Z">
            <w:rPr>
              <w:rStyle w:val="bibdoi"/>
              <w:sz w:val="22"/>
              <w:szCs w:val="22"/>
            </w:rPr>
          </w:rPrChange>
        </w:rPr>
        <w:t>doi:</w:t>
      </w:r>
      <w:proofErr w:type="gramEnd"/>
      <w:r w:rsidRPr="0099569C">
        <w:rPr>
          <w:rStyle w:val="bibdoi"/>
          <w:sz w:val="22"/>
          <w:szCs w:val="22"/>
          <w:highlight w:val="green"/>
          <w:rPrChange w:id="1116" w:author="AQ" w:date="2025-08-03T08:56:00Z">
            <w:rPr>
              <w:rStyle w:val="bibdoi"/>
              <w:sz w:val="22"/>
              <w:szCs w:val="22"/>
            </w:rPr>
          </w:rPrChange>
        </w:rPr>
        <w:t>10.1037/h0085895</w:t>
      </w:r>
    </w:p>
    <w:p w14:paraId="0E65B632" w14:textId="77777777" w:rsidR="00BC4C64" w:rsidRPr="0099569C" w:rsidRDefault="00BC4C64" w:rsidP="00BC4C64">
      <w:pPr>
        <w:pStyle w:val="REF-U"/>
        <w:spacing w:line="480" w:lineRule="auto"/>
        <w:rPr>
          <w:rStyle w:val="AQ"/>
          <w:sz w:val="22"/>
          <w:szCs w:val="22"/>
          <w:highlight w:val="green"/>
          <w:rPrChange w:id="1117" w:author="AQ" w:date="2025-08-03T08:56:00Z">
            <w:rPr>
              <w:rStyle w:val="AQ"/>
              <w:sz w:val="22"/>
              <w:szCs w:val="22"/>
            </w:rPr>
          </w:rPrChange>
        </w:rPr>
      </w:pPr>
      <w:r w:rsidRPr="0099569C">
        <w:rPr>
          <w:rStyle w:val="bibsurname"/>
          <w:sz w:val="22"/>
          <w:szCs w:val="22"/>
          <w:highlight w:val="green"/>
          <w:rPrChange w:id="1118" w:author="AQ" w:date="2025-08-03T08:56:00Z">
            <w:rPr>
              <w:rStyle w:val="bibsurname"/>
              <w:sz w:val="22"/>
              <w:szCs w:val="22"/>
            </w:rPr>
          </w:rPrChange>
        </w:rPr>
        <w:t>Greenberg</w:t>
      </w:r>
      <w:r w:rsidRPr="0099569C">
        <w:rPr>
          <w:rStyle w:val="AQ"/>
          <w:sz w:val="22"/>
          <w:szCs w:val="22"/>
          <w:highlight w:val="green"/>
          <w:rPrChange w:id="1119" w:author="AQ" w:date="2025-08-03T08:56:00Z">
            <w:rPr>
              <w:rStyle w:val="AQ"/>
              <w:sz w:val="22"/>
              <w:szCs w:val="22"/>
            </w:rPr>
          </w:rPrChange>
        </w:rPr>
        <w:t xml:space="preserve">, </w:t>
      </w:r>
      <w:r w:rsidRPr="0099569C">
        <w:rPr>
          <w:rStyle w:val="bibfname"/>
          <w:sz w:val="22"/>
          <w:szCs w:val="22"/>
          <w:highlight w:val="green"/>
          <w:rPrChange w:id="1120" w:author="AQ" w:date="2025-08-03T08:56:00Z">
            <w:rPr>
              <w:rStyle w:val="bibfname"/>
              <w:sz w:val="22"/>
              <w:szCs w:val="22"/>
            </w:rPr>
          </w:rPrChange>
        </w:rPr>
        <w:t>L. S.</w:t>
      </w:r>
      <w:r w:rsidRPr="0099569C">
        <w:rPr>
          <w:rStyle w:val="AQ"/>
          <w:sz w:val="22"/>
          <w:szCs w:val="22"/>
          <w:highlight w:val="green"/>
          <w:rPrChange w:id="1121" w:author="AQ" w:date="2025-08-03T08:56:00Z">
            <w:rPr>
              <w:rStyle w:val="AQ"/>
              <w:sz w:val="22"/>
              <w:szCs w:val="22"/>
            </w:rPr>
          </w:rPrChange>
        </w:rPr>
        <w:t xml:space="preserve"> (</w:t>
      </w:r>
      <w:r w:rsidRPr="0099569C">
        <w:rPr>
          <w:rStyle w:val="bibyear"/>
          <w:sz w:val="22"/>
          <w:szCs w:val="22"/>
          <w:highlight w:val="green"/>
          <w:rPrChange w:id="1122" w:author="AQ" w:date="2025-08-03T08:56:00Z">
            <w:rPr>
              <w:rStyle w:val="bibyear"/>
              <w:sz w:val="22"/>
              <w:szCs w:val="22"/>
            </w:rPr>
          </w:rPrChange>
        </w:rPr>
        <w:t>1986</w:t>
      </w:r>
      <w:r w:rsidRPr="0099569C">
        <w:rPr>
          <w:rStyle w:val="AQ"/>
          <w:sz w:val="22"/>
          <w:szCs w:val="22"/>
          <w:highlight w:val="green"/>
          <w:rPrChange w:id="1123" w:author="AQ" w:date="2025-08-03T08:56:00Z">
            <w:rPr>
              <w:rStyle w:val="AQ"/>
              <w:sz w:val="22"/>
              <w:szCs w:val="22"/>
            </w:rPr>
          </w:rPrChange>
        </w:rPr>
        <w:t xml:space="preserve">). </w:t>
      </w:r>
      <w:r w:rsidRPr="0099569C">
        <w:rPr>
          <w:rStyle w:val="bibarticle"/>
          <w:sz w:val="22"/>
          <w:szCs w:val="22"/>
          <w:highlight w:val="green"/>
          <w:rPrChange w:id="1124" w:author="AQ" w:date="2025-08-03T08:56:00Z">
            <w:rPr>
              <w:rStyle w:val="bibarticle"/>
              <w:sz w:val="22"/>
              <w:szCs w:val="22"/>
            </w:rPr>
          </w:rPrChange>
        </w:rPr>
        <w:t>Change process research</w:t>
      </w:r>
      <w:r w:rsidRPr="0099569C">
        <w:rPr>
          <w:rStyle w:val="AQ"/>
          <w:sz w:val="22"/>
          <w:szCs w:val="22"/>
          <w:highlight w:val="green"/>
          <w:rPrChange w:id="1125" w:author="AQ" w:date="2025-08-03T08:56:00Z">
            <w:rPr>
              <w:rStyle w:val="AQ"/>
              <w:sz w:val="22"/>
              <w:szCs w:val="22"/>
            </w:rPr>
          </w:rPrChange>
        </w:rPr>
        <w:t xml:space="preserve">. </w:t>
      </w:r>
      <w:r w:rsidRPr="0099569C">
        <w:rPr>
          <w:rStyle w:val="bibjournal"/>
          <w:sz w:val="22"/>
          <w:highlight w:val="green"/>
          <w:rPrChange w:id="1126" w:author="AQ" w:date="2025-08-03T08:56:00Z">
            <w:rPr>
              <w:rStyle w:val="bibjournal"/>
              <w:sz w:val="22"/>
            </w:rPr>
          </w:rPrChange>
        </w:rPr>
        <w:t>Journal of Consulting and Clinical Psychology</w:t>
      </w:r>
      <w:r w:rsidRPr="0099569C">
        <w:rPr>
          <w:sz w:val="22"/>
          <w:szCs w:val="22"/>
          <w:highlight w:val="green"/>
          <w:rPrChange w:id="1127" w:author="AQ" w:date="2025-08-03T08:56:00Z">
            <w:rPr>
              <w:sz w:val="22"/>
              <w:szCs w:val="22"/>
            </w:rPr>
          </w:rPrChange>
        </w:rPr>
        <w:t xml:space="preserve">, </w:t>
      </w:r>
      <w:r w:rsidRPr="0099569C">
        <w:rPr>
          <w:rStyle w:val="bibissue"/>
          <w:sz w:val="22"/>
          <w:szCs w:val="22"/>
          <w:highlight w:val="green"/>
          <w:rPrChange w:id="1128" w:author="AQ" w:date="2025-08-03T08:56:00Z">
            <w:rPr>
              <w:rStyle w:val="bibissue"/>
              <w:sz w:val="22"/>
              <w:szCs w:val="22"/>
            </w:rPr>
          </w:rPrChange>
        </w:rPr>
        <w:t>54</w:t>
      </w:r>
      <w:r w:rsidRPr="0099569C">
        <w:rPr>
          <w:sz w:val="22"/>
          <w:szCs w:val="22"/>
          <w:highlight w:val="green"/>
          <w:rPrChange w:id="1129" w:author="AQ" w:date="2025-08-03T08:56:00Z">
            <w:rPr>
              <w:sz w:val="22"/>
              <w:szCs w:val="22"/>
            </w:rPr>
          </w:rPrChange>
        </w:rPr>
        <w:t xml:space="preserve">, </w:t>
      </w:r>
      <w:r w:rsidRPr="0099569C">
        <w:rPr>
          <w:rStyle w:val="bibfpage"/>
          <w:sz w:val="22"/>
          <w:szCs w:val="22"/>
          <w:highlight w:val="green"/>
          <w:rPrChange w:id="1130" w:author="AQ" w:date="2025-08-03T08:56:00Z">
            <w:rPr>
              <w:rStyle w:val="bibfpage"/>
              <w:sz w:val="22"/>
              <w:szCs w:val="22"/>
            </w:rPr>
          </w:rPrChange>
        </w:rPr>
        <w:t>4</w:t>
      </w:r>
      <w:r w:rsidRPr="0099569C">
        <w:rPr>
          <w:sz w:val="22"/>
          <w:szCs w:val="22"/>
          <w:highlight w:val="green"/>
          <w:rPrChange w:id="1131" w:author="AQ" w:date="2025-08-03T08:56:00Z">
            <w:rPr>
              <w:sz w:val="22"/>
              <w:szCs w:val="22"/>
            </w:rPr>
          </w:rPrChange>
        </w:rPr>
        <w:t>–</w:t>
      </w:r>
      <w:r w:rsidRPr="0099569C">
        <w:rPr>
          <w:rStyle w:val="biblpage"/>
          <w:sz w:val="22"/>
          <w:szCs w:val="22"/>
          <w:highlight w:val="green"/>
          <w:rPrChange w:id="1132" w:author="AQ" w:date="2025-08-03T08:56:00Z">
            <w:rPr>
              <w:rStyle w:val="biblpage"/>
              <w:sz w:val="22"/>
              <w:szCs w:val="22"/>
            </w:rPr>
          </w:rPrChange>
        </w:rPr>
        <w:t>9</w:t>
      </w:r>
      <w:r w:rsidRPr="0099569C">
        <w:rPr>
          <w:sz w:val="22"/>
          <w:szCs w:val="22"/>
          <w:highlight w:val="green"/>
          <w:rPrChange w:id="1133" w:author="AQ" w:date="2025-08-03T08:56:00Z">
            <w:rPr>
              <w:sz w:val="22"/>
              <w:szCs w:val="22"/>
            </w:rPr>
          </w:rPrChange>
        </w:rPr>
        <w:t xml:space="preserve">. </w:t>
      </w:r>
      <w:r w:rsidRPr="0099569C">
        <w:rPr>
          <w:rStyle w:val="bibdoi"/>
          <w:sz w:val="22"/>
          <w:szCs w:val="22"/>
          <w:highlight w:val="green"/>
          <w:rPrChange w:id="1134" w:author="AQ" w:date="2025-08-03T08:56:00Z">
            <w:rPr>
              <w:rStyle w:val="bibdoi"/>
              <w:sz w:val="22"/>
              <w:szCs w:val="22"/>
            </w:rPr>
          </w:rPrChange>
        </w:rPr>
        <w:t>doi:10.1037/0022-006X.54.1.4</w:t>
      </w:r>
    </w:p>
    <w:p w14:paraId="6F0B57BB" w14:textId="77777777" w:rsidR="00BC4C64" w:rsidRDefault="00BC4C64" w:rsidP="00BC4C64">
      <w:pPr>
        <w:pStyle w:val="REF-U"/>
        <w:spacing w:line="480" w:lineRule="auto"/>
        <w:rPr>
          <w:rStyle w:val="AQ"/>
          <w:sz w:val="22"/>
          <w:szCs w:val="22"/>
        </w:rPr>
      </w:pPr>
      <w:r>
        <w:rPr>
          <w:rStyle w:val="bibsurname"/>
          <w:sz w:val="22"/>
          <w:szCs w:val="22"/>
        </w:rPr>
        <w:t>Greenberg</w:t>
      </w:r>
      <w:r>
        <w:rPr>
          <w:rStyle w:val="AQ"/>
          <w:sz w:val="22"/>
          <w:szCs w:val="22"/>
        </w:rPr>
        <w:t xml:space="preserve">, </w:t>
      </w:r>
      <w:r>
        <w:rPr>
          <w:rStyle w:val="bibfname"/>
          <w:sz w:val="22"/>
          <w:szCs w:val="22"/>
        </w:rPr>
        <w:t>L. S.</w:t>
      </w:r>
      <w:r>
        <w:rPr>
          <w:rStyle w:val="AQ"/>
          <w:sz w:val="22"/>
          <w:szCs w:val="22"/>
        </w:rPr>
        <w:t xml:space="preserve"> (</w:t>
      </w:r>
      <w:r>
        <w:rPr>
          <w:rStyle w:val="bibyear"/>
          <w:sz w:val="22"/>
          <w:szCs w:val="22"/>
        </w:rPr>
        <w:t>1991</w:t>
      </w:r>
      <w:r>
        <w:rPr>
          <w:rStyle w:val="AQ"/>
          <w:sz w:val="22"/>
          <w:szCs w:val="22"/>
        </w:rPr>
        <w:t xml:space="preserve">). </w:t>
      </w:r>
      <w:proofErr w:type="gramStart"/>
      <w:r>
        <w:rPr>
          <w:rStyle w:val="bibarticle"/>
          <w:sz w:val="22"/>
          <w:szCs w:val="22"/>
        </w:rPr>
        <w:t>Research on the process of change</w:t>
      </w:r>
      <w:r>
        <w:rPr>
          <w:rStyle w:val="AQ"/>
          <w:sz w:val="22"/>
          <w:szCs w:val="22"/>
        </w:rPr>
        <w:t>.</w:t>
      </w:r>
      <w:proofErr w:type="gramEnd"/>
      <w:r>
        <w:rPr>
          <w:rStyle w:val="AQ"/>
          <w:sz w:val="22"/>
          <w:szCs w:val="22"/>
        </w:rPr>
        <w:t xml:space="preserve"> </w:t>
      </w:r>
      <w:r>
        <w:rPr>
          <w:rStyle w:val="bibjournal"/>
          <w:sz w:val="22"/>
          <w:szCs w:val="22"/>
        </w:rPr>
        <w:t>Psychotherapy Research</w:t>
      </w:r>
      <w:r>
        <w:rPr>
          <w:sz w:val="22"/>
          <w:szCs w:val="22"/>
        </w:rPr>
        <w:t xml:space="preserve">, </w:t>
      </w:r>
      <w:r>
        <w:rPr>
          <w:rStyle w:val="bibvolume"/>
          <w:sz w:val="22"/>
          <w:szCs w:val="22"/>
        </w:rPr>
        <w:t>1</w:t>
      </w:r>
      <w:r>
        <w:rPr>
          <w:sz w:val="22"/>
          <w:szCs w:val="22"/>
        </w:rPr>
        <w:t xml:space="preserve">, </w:t>
      </w:r>
      <w:r>
        <w:rPr>
          <w:rStyle w:val="bibfpage"/>
          <w:sz w:val="22"/>
          <w:szCs w:val="22"/>
        </w:rPr>
        <w:t>3</w:t>
      </w:r>
      <w:r>
        <w:rPr>
          <w:sz w:val="22"/>
          <w:szCs w:val="22"/>
        </w:rPr>
        <w:t>–</w:t>
      </w:r>
      <w:r>
        <w:rPr>
          <w:rStyle w:val="biblpage"/>
          <w:sz w:val="22"/>
          <w:szCs w:val="22"/>
        </w:rPr>
        <w:t>16</w:t>
      </w:r>
      <w:r>
        <w:rPr>
          <w:sz w:val="22"/>
          <w:szCs w:val="22"/>
        </w:rPr>
        <w:t xml:space="preserve">. </w:t>
      </w:r>
      <w:proofErr w:type="spellStart"/>
      <w:r>
        <w:rPr>
          <w:rStyle w:val="bibdoi"/>
          <w:sz w:val="22"/>
          <w:szCs w:val="22"/>
        </w:rPr>
        <w:t>doi</w:t>
      </w:r>
      <w:proofErr w:type="spellEnd"/>
      <w:r>
        <w:rPr>
          <w:rStyle w:val="bibdoi"/>
          <w:sz w:val="22"/>
          <w:szCs w:val="22"/>
        </w:rPr>
        <w:t>: 10.1080/10503309112331334011</w:t>
      </w:r>
    </w:p>
    <w:p w14:paraId="21318A49" w14:textId="77777777" w:rsidR="00BC4C64" w:rsidRPr="0099569C" w:rsidRDefault="00BC4C64" w:rsidP="00BC4C64">
      <w:pPr>
        <w:pStyle w:val="REF-U"/>
        <w:spacing w:line="480" w:lineRule="auto"/>
        <w:rPr>
          <w:rStyle w:val="AQ"/>
          <w:sz w:val="22"/>
          <w:szCs w:val="22"/>
          <w:highlight w:val="green"/>
          <w:rPrChange w:id="1135" w:author="AQ" w:date="2025-08-03T08:56:00Z">
            <w:rPr>
              <w:rStyle w:val="AQ"/>
              <w:sz w:val="22"/>
              <w:szCs w:val="22"/>
            </w:rPr>
          </w:rPrChange>
        </w:rPr>
      </w:pPr>
      <w:r w:rsidRPr="0099569C">
        <w:rPr>
          <w:rStyle w:val="bibsurname"/>
          <w:sz w:val="22"/>
          <w:szCs w:val="22"/>
          <w:highlight w:val="green"/>
          <w:rPrChange w:id="1136" w:author="AQ" w:date="2025-08-03T08:56:00Z">
            <w:rPr>
              <w:rStyle w:val="bibsurname"/>
              <w:sz w:val="22"/>
              <w:szCs w:val="22"/>
            </w:rPr>
          </w:rPrChange>
        </w:rPr>
        <w:t>Greenberg</w:t>
      </w:r>
      <w:r w:rsidRPr="0099569C">
        <w:rPr>
          <w:rStyle w:val="AQ"/>
          <w:sz w:val="22"/>
          <w:szCs w:val="22"/>
          <w:highlight w:val="green"/>
          <w:rPrChange w:id="1137" w:author="AQ" w:date="2025-08-03T08:56:00Z">
            <w:rPr>
              <w:rStyle w:val="AQ"/>
              <w:sz w:val="22"/>
              <w:szCs w:val="22"/>
            </w:rPr>
          </w:rPrChange>
        </w:rPr>
        <w:t xml:space="preserve">, </w:t>
      </w:r>
      <w:r w:rsidRPr="0099569C">
        <w:rPr>
          <w:rStyle w:val="bibfname"/>
          <w:sz w:val="22"/>
          <w:szCs w:val="22"/>
          <w:highlight w:val="green"/>
          <w:rPrChange w:id="1138" w:author="AQ" w:date="2025-08-03T08:56:00Z">
            <w:rPr>
              <w:rStyle w:val="bibfname"/>
              <w:sz w:val="22"/>
              <w:szCs w:val="22"/>
            </w:rPr>
          </w:rPrChange>
        </w:rPr>
        <w:t>L. S.</w:t>
      </w:r>
      <w:r w:rsidRPr="0099569C">
        <w:rPr>
          <w:rStyle w:val="AQ"/>
          <w:sz w:val="22"/>
          <w:szCs w:val="22"/>
          <w:highlight w:val="green"/>
          <w:rPrChange w:id="1139" w:author="AQ" w:date="2025-08-03T08:56:00Z">
            <w:rPr>
              <w:rStyle w:val="AQ"/>
              <w:sz w:val="22"/>
              <w:szCs w:val="22"/>
            </w:rPr>
          </w:rPrChange>
        </w:rPr>
        <w:t xml:space="preserve"> (</w:t>
      </w:r>
      <w:r w:rsidRPr="0099569C">
        <w:rPr>
          <w:rStyle w:val="bibyear"/>
          <w:sz w:val="22"/>
          <w:szCs w:val="22"/>
          <w:highlight w:val="green"/>
          <w:rPrChange w:id="1140" w:author="AQ" w:date="2025-08-03T08:56:00Z">
            <w:rPr>
              <w:rStyle w:val="bibyear"/>
              <w:sz w:val="22"/>
              <w:szCs w:val="22"/>
            </w:rPr>
          </w:rPrChange>
        </w:rPr>
        <w:t>2010</w:t>
      </w:r>
      <w:r w:rsidRPr="0099569C">
        <w:rPr>
          <w:rStyle w:val="AQ"/>
          <w:sz w:val="22"/>
          <w:szCs w:val="22"/>
          <w:highlight w:val="green"/>
          <w:rPrChange w:id="1141" w:author="AQ" w:date="2025-08-03T08:56:00Z">
            <w:rPr>
              <w:rStyle w:val="AQ"/>
              <w:sz w:val="22"/>
              <w:szCs w:val="22"/>
            </w:rPr>
          </w:rPrChange>
        </w:rPr>
        <w:t xml:space="preserve">). </w:t>
      </w:r>
      <w:r w:rsidRPr="0099569C">
        <w:rPr>
          <w:rStyle w:val="bibarticle"/>
          <w:sz w:val="22"/>
          <w:szCs w:val="22"/>
          <w:highlight w:val="green"/>
          <w:rPrChange w:id="1142" w:author="AQ" w:date="2025-08-03T08:56:00Z">
            <w:rPr>
              <w:rStyle w:val="bibarticle"/>
              <w:sz w:val="22"/>
              <w:szCs w:val="22"/>
            </w:rPr>
          </w:rPrChange>
        </w:rPr>
        <w:t>Emotion-focused therapy: A clinical synthesis</w:t>
      </w:r>
      <w:r w:rsidRPr="0099569C">
        <w:rPr>
          <w:rStyle w:val="AQ"/>
          <w:sz w:val="22"/>
          <w:szCs w:val="22"/>
          <w:highlight w:val="green"/>
          <w:rPrChange w:id="1143" w:author="AQ" w:date="2025-08-03T08:56:00Z">
            <w:rPr>
              <w:rStyle w:val="AQ"/>
              <w:sz w:val="22"/>
              <w:szCs w:val="22"/>
            </w:rPr>
          </w:rPrChange>
        </w:rPr>
        <w:t xml:space="preserve">. </w:t>
      </w:r>
      <w:r w:rsidRPr="0099569C">
        <w:rPr>
          <w:rStyle w:val="bibjournal"/>
          <w:sz w:val="22"/>
          <w:highlight w:val="green"/>
          <w:rPrChange w:id="1144" w:author="AQ" w:date="2025-08-03T08:56:00Z">
            <w:rPr>
              <w:rStyle w:val="bibjournal"/>
              <w:sz w:val="22"/>
            </w:rPr>
          </w:rPrChange>
        </w:rPr>
        <w:t xml:space="preserve">Focus: </w:t>
      </w:r>
      <w:r w:rsidRPr="0099569C">
        <w:rPr>
          <w:rStyle w:val="bibjournal"/>
          <w:sz w:val="22"/>
          <w:szCs w:val="22"/>
          <w:highlight w:val="green"/>
          <w:rPrChange w:id="1145" w:author="AQ" w:date="2025-08-03T08:56:00Z">
            <w:rPr>
              <w:rStyle w:val="bibjournal"/>
              <w:sz w:val="22"/>
              <w:szCs w:val="22"/>
            </w:rPr>
          </w:rPrChange>
        </w:rPr>
        <w:t>The Journal of Lifelong Learning in Psychiatry</w:t>
      </w:r>
      <w:r w:rsidRPr="0099569C">
        <w:rPr>
          <w:sz w:val="22"/>
          <w:szCs w:val="22"/>
          <w:highlight w:val="green"/>
          <w:rPrChange w:id="1146" w:author="AQ" w:date="2025-08-03T08:56:00Z">
            <w:rPr>
              <w:sz w:val="22"/>
              <w:szCs w:val="22"/>
            </w:rPr>
          </w:rPrChange>
        </w:rPr>
        <w:t xml:space="preserve">, </w:t>
      </w:r>
      <w:r w:rsidRPr="0099569C">
        <w:rPr>
          <w:rStyle w:val="bibvolume"/>
          <w:sz w:val="22"/>
          <w:szCs w:val="22"/>
          <w:highlight w:val="green"/>
          <w:rPrChange w:id="1147" w:author="AQ" w:date="2025-08-03T08:56:00Z">
            <w:rPr>
              <w:rStyle w:val="bibvolume"/>
              <w:sz w:val="22"/>
              <w:szCs w:val="22"/>
            </w:rPr>
          </w:rPrChange>
        </w:rPr>
        <w:t>8</w:t>
      </w:r>
      <w:r w:rsidRPr="0099569C">
        <w:rPr>
          <w:sz w:val="22"/>
          <w:szCs w:val="22"/>
          <w:highlight w:val="green"/>
          <w:rPrChange w:id="1148" w:author="AQ" w:date="2025-08-03T08:56:00Z">
            <w:rPr>
              <w:sz w:val="22"/>
              <w:szCs w:val="22"/>
            </w:rPr>
          </w:rPrChange>
        </w:rPr>
        <w:t xml:space="preserve">, </w:t>
      </w:r>
      <w:r w:rsidRPr="0099569C">
        <w:rPr>
          <w:rStyle w:val="bibfpage"/>
          <w:sz w:val="22"/>
          <w:szCs w:val="22"/>
          <w:highlight w:val="green"/>
          <w:rPrChange w:id="1149" w:author="AQ" w:date="2025-08-03T08:56:00Z">
            <w:rPr>
              <w:rStyle w:val="bibfpage"/>
              <w:sz w:val="22"/>
              <w:szCs w:val="22"/>
            </w:rPr>
          </w:rPrChange>
        </w:rPr>
        <w:t>32</w:t>
      </w:r>
      <w:r w:rsidRPr="0099569C">
        <w:rPr>
          <w:sz w:val="22"/>
          <w:szCs w:val="22"/>
          <w:highlight w:val="green"/>
          <w:rPrChange w:id="1150" w:author="AQ" w:date="2025-08-03T08:56:00Z">
            <w:rPr>
              <w:sz w:val="22"/>
              <w:szCs w:val="22"/>
            </w:rPr>
          </w:rPrChange>
        </w:rPr>
        <w:t>–</w:t>
      </w:r>
      <w:r w:rsidRPr="0099569C">
        <w:rPr>
          <w:rStyle w:val="biblpage"/>
          <w:sz w:val="22"/>
          <w:szCs w:val="22"/>
          <w:highlight w:val="green"/>
          <w:rPrChange w:id="1151" w:author="AQ" w:date="2025-08-03T08:56:00Z">
            <w:rPr>
              <w:rStyle w:val="biblpage"/>
              <w:sz w:val="22"/>
              <w:szCs w:val="22"/>
            </w:rPr>
          </w:rPrChange>
        </w:rPr>
        <w:t>42</w:t>
      </w:r>
      <w:r w:rsidRPr="0099569C">
        <w:rPr>
          <w:sz w:val="22"/>
          <w:szCs w:val="22"/>
          <w:highlight w:val="green"/>
          <w:rPrChange w:id="1152" w:author="AQ" w:date="2025-08-03T08:56:00Z">
            <w:rPr>
              <w:sz w:val="22"/>
              <w:szCs w:val="22"/>
            </w:rPr>
          </w:rPrChange>
        </w:rPr>
        <w:t xml:space="preserve">. </w:t>
      </w:r>
      <w:r w:rsidRPr="0099569C">
        <w:rPr>
          <w:rStyle w:val="bibdoi"/>
          <w:sz w:val="22"/>
          <w:szCs w:val="22"/>
          <w:highlight w:val="green"/>
          <w:rPrChange w:id="1153" w:author="AQ" w:date="2025-08-03T08:56:00Z">
            <w:rPr>
              <w:rStyle w:val="bibdoi"/>
              <w:sz w:val="22"/>
              <w:szCs w:val="22"/>
            </w:rPr>
          </w:rPrChange>
        </w:rPr>
        <w:t>doi:10.1176/foc.8.1.foc32</w:t>
      </w:r>
    </w:p>
    <w:p w14:paraId="0492D4FC" w14:textId="77777777" w:rsidR="00BC4C64" w:rsidRPr="0099569C" w:rsidRDefault="00BC4C64" w:rsidP="00BC4C64">
      <w:pPr>
        <w:pStyle w:val="REF-U"/>
        <w:spacing w:line="480" w:lineRule="auto"/>
        <w:rPr>
          <w:rStyle w:val="AQ"/>
          <w:sz w:val="22"/>
          <w:szCs w:val="22"/>
          <w:highlight w:val="green"/>
          <w:rPrChange w:id="1154" w:author="AQ" w:date="2025-08-03T08:56:00Z">
            <w:rPr>
              <w:rStyle w:val="AQ"/>
              <w:sz w:val="22"/>
              <w:szCs w:val="22"/>
            </w:rPr>
          </w:rPrChange>
        </w:rPr>
      </w:pPr>
      <w:r w:rsidRPr="0099569C">
        <w:rPr>
          <w:rStyle w:val="bibsurname"/>
          <w:sz w:val="22"/>
          <w:szCs w:val="22"/>
          <w:highlight w:val="green"/>
          <w:rPrChange w:id="1155" w:author="AQ" w:date="2025-08-03T08:56:00Z">
            <w:rPr>
              <w:rStyle w:val="bibsurname"/>
              <w:sz w:val="22"/>
              <w:szCs w:val="22"/>
            </w:rPr>
          </w:rPrChange>
        </w:rPr>
        <w:t>Greenberg</w:t>
      </w:r>
      <w:r w:rsidRPr="0099569C">
        <w:rPr>
          <w:rStyle w:val="AQ"/>
          <w:sz w:val="22"/>
          <w:szCs w:val="22"/>
          <w:highlight w:val="green"/>
          <w:rPrChange w:id="1156" w:author="AQ" w:date="2025-08-03T08:56:00Z">
            <w:rPr>
              <w:rStyle w:val="AQ"/>
              <w:sz w:val="22"/>
              <w:szCs w:val="22"/>
            </w:rPr>
          </w:rPrChange>
        </w:rPr>
        <w:t xml:space="preserve">, </w:t>
      </w:r>
      <w:r w:rsidRPr="0099569C">
        <w:rPr>
          <w:rStyle w:val="bibfname"/>
          <w:sz w:val="22"/>
          <w:szCs w:val="22"/>
          <w:highlight w:val="green"/>
          <w:rPrChange w:id="1157" w:author="AQ" w:date="2025-08-03T08:56:00Z">
            <w:rPr>
              <w:rStyle w:val="bibfname"/>
              <w:sz w:val="22"/>
              <w:szCs w:val="22"/>
            </w:rPr>
          </w:rPrChange>
        </w:rPr>
        <w:t>L. S.</w:t>
      </w:r>
      <w:r w:rsidRPr="0099569C">
        <w:rPr>
          <w:rStyle w:val="AQ"/>
          <w:sz w:val="22"/>
          <w:szCs w:val="22"/>
          <w:highlight w:val="green"/>
          <w:rPrChange w:id="1158" w:author="AQ" w:date="2025-08-03T08:56:00Z">
            <w:rPr>
              <w:rStyle w:val="AQ"/>
              <w:sz w:val="22"/>
              <w:szCs w:val="22"/>
            </w:rPr>
          </w:rPrChange>
        </w:rPr>
        <w:t xml:space="preserve"> (</w:t>
      </w:r>
      <w:r w:rsidRPr="0099569C">
        <w:rPr>
          <w:rStyle w:val="bibyear"/>
          <w:sz w:val="22"/>
          <w:szCs w:val="22"/>
          <w:highlight w:val="green"/>
          <w:rPrChange w:id="1159" w:author="AQ" w:date="2025-08-03T08:56:00Z">
            <w:rPr>
              <w:rStyle w:val="bibyear"/>
              <w:sz w:val="22"/>
              <w:szCs w:val="22"/>
            </w:rPr>
          </w:rPrChange>
        </w:rPr>
        <w:t>2011</w:t>
      </w:r>
      <w:r w:rsidRPr="0099569C">
        <w:rPr>
          <w:rStyle w:val="AQ"/>
          <w:sz w:val="22"/>
          <w:szCs w:val="22"/>
          <w:highlight w:val="green"/>
          <w:rPrChange w:id="1160" w:author="AQ" w:date="2025-08-03T08:56:00Z">
            <w:rPr>
              <w:rStyle w:val="AQ"/>
              <w:sz w:val="22"/>
              <w:szCs w:val="22"/>
            </w:rPr>
          </w:rPrChange>
        </w:rPr>
        <w:t xml:space="preserve">). </w:t>
      </w:r>
      <w:proofErr w:type="gramStart"/>
      <w:r w:rsidRPr="0099569C">
        <w:rPr>
          <w:rStyle w:val="bibbook"/>
          <w:sz w:val="22"/>
          <w:szCs w:val="22"/>
          <w:highlight w:val="green"/>
          <w:rPrChange w:id="1161" w:author="AQ" w:date="2025-08-03T08:56:00Z">
            <w:rPr>
              <w:rStyle w:val="bibbook"/>
              <w:sz w:val="22"/>
              <w:szCs w:val="22"/>
            </w:rPr>
          </w:rPrChange>
        </w:rPr>
        <w:t>Emotion-focused therapy</w:t>
      </w:r>
      <w:r w:rsidRPr="0099569C">
        <w:rPr>
          <w:sz w:val="22"/>
          <w:szCs w:val="22"/>
          <w:highlight w:val="green"/>
          <w:rPrChange w:id="1162" w:author="AQ" w:date="2025-08-03T08:56:00Z">
            <w:rPr>
              <w:sz w:val="22"/>
              <w:szCs w:val="22"/>
            </w:rPr>
          </w:rPrChange>
        </w:rPr>
        <w:t>.</w:t>
      </w:r>
      <w:proofErr w:type="gramEnd"/>
      <w:r w:rsidRPr="0099569C">
        <w:rPr>
          <w:sz w:val="22"/>
          <w:szCs w:val="22"/>
          <w:highlight w:val="green"/>
          <w:rPrChange w:id="1163" w:author="AQ" w:date="2025-08-03T08:56:00Z">
            <w:rPr>
              <w:sz w:val="22"/>
              <w:szCs w:val="22"/>
            </w:rPr>
          </w:rPrChange>
        </w:rPr>
        <w:t xml:space="preserve"> </w:t>
      </w:r>
      <w:r w:rsidRPr="0099569C">
        <w:rPr>
          <w:rStyle w:val="biblocation"/>
          <w:sz w:val="22"/>
          <w:szCs w:val="22"/>
          <w:highlight w:val="green"/>
          <w:rPrChange w:id="1164" w:author="AQ" w:date="2025-08-03T08:56:00Z">
            <w:rPr>
              <w:rStyle w:val="biblocation"/>
              <w:sz w:val="22"/>
              <w:szCs w:val="22"/>
            </w:rPr>
          </w:rPrChange>
        </w:rPr>
        <w:t>Washington, DC</w:t>
      </w:r>
      <w:r w:rsidRPr="0099569C">
        <w:rPr>
          <w:sz w:val="22"/>
          <w:szCs w:val="22"/>
          <w:highlight w:val="green"/>
          <w:rPrChange w:id="1165" w:author="AQ" w:date="2025-08-03T08:56:00Z">
            <w:rPr>
              <w:sz w:val="22"/>
              <w:szCs w:val="22"/>
            </w:rPr>
          </w:rPrChange>
        </w:rPr>
        <w:t xml:space="preserve">: </w:t>
      </w:r>
      <w:r w:rsidRPr="0099569C">
        <w:rPr>
          <w:rStyle w:val="bibpublisher"/>
          <w:sz w:val="22"/>
          <w:szCs w:val="22"/>
          <w:highlight w:val="green"/>
          <w:rPrChange w:id="1166" w:author="AQ" w:date="2025-08-03T08:56:00Z">
            <w:rPr>
              <w:rStyle w:val="bibpublisher"/>
              <w:sz w:val="22"/>
              <w:szCs w:val="22"/>
            </w:rPr>
          </w:rPrChange>
        </w:rPr>
        <w:t>American Psychological Association</w:t>
      </w:r>
      <w:r w:rsidRPr="0099569C">
        <w:rPr>
          <w:sz w:val="22"/>
          <w:szCs w:val="22"/>
          <w:highlight w:val="green"/>
          <w:rPrChange w:id="1167" w:author="AQ" w:date="2025-08-03T08:56:00Z">
            <w:rPr>
              <w:sz w:val="22"/>
              <w:szCs w:val="22"/>
            </w:rPr>
          </w:rPrChange>
        </w:rPr>
        <w:t>.</w:t>
      </w:r>
    </w:p>
    <w:p w14:paraId="10017F72" w14:textId="77777777" w:rsidR="00BC4C64" w:rsidRPr="0099569C" w:rsidRDefault="00BC4C64" w:rsidP="00BC4C64">
      <w:pPr>
        <w:pStyle w:val="REF-U"/>
        <w:spacing w:line="480" w:lineRule="auto"/>
        <w:rPr>
          <w:rStyle w:val="AQ"/>
          <w:sz w:val="22"/>
          <w:szCs w:val="22"/>
          <w:highlight w:val="green"/>
          <w:rPrChange w:id="1168" w:author="AQ" w:date="2025-08-03T08:56:00Z">
            <w:rPr>
              <w:rStyle w:val="AQ"/>
              <w:sz w:val="22"/>
              <w:szCs w:val="22"/>
            </w:rPr>
          </w:rPrChange>
        </w:rPr>
      </w:pPr>
      <w:proofErr w:type="gramStart"/>
      <w:r w:rsidRPr="0099569C">
        <w:rPr>
          <w:rStyle w:val="bibsurname"/>
          <w:sz w:val="22"/>
          <w:szCs w:val="22"/>
          <w:highlight w:val="green"/>
          <w:rPrChange w:id="1169" w:author="AQ" w:date="2025-08-03T08:56:00Z">
            <w:rPr>
              <w:rStyle w:val="bibsurname"/>
              <w:sz w:val="22"/>
              <w:szCs w:val="22"/>
            </w:rPr>
          </w:rPrChange>
        </w:rPr>
        <w:t>Greenberg</w:t>
      </w:r>
      <w:r w:rsidRPr="0099569C">
        <w:rPr>
          <w:rStyle w:val="AQ"/>
          <w:sz w:val="22"/>
          <w:szCs w:val="22"/>
          <w:highlight w:val="green"/>
          <w:rPrChange w:id="1170" w:author="AQ" w:date="2025-08-03T08:56:00Z">
            <w:rPr>
              <w:rStyle w:val="AQ"/>
              <w:sz w:val="22"/>
              <w:szCs w:val="22"/>
            </w:rPr>
          </w:rPrChange>
        </w:rPr>
        <w:t xml:space="preserve">, </w:t>
      </w:r>
      <w:r w:rsidRPr="0099569C">
        <w:rPr>
          <w:rStyle w:val="bibfname"/>
          <w:sz w:val="22"/>
          <w:szCs w:val="22"/>
          <w:highlight w:val="green"/>
          <w:rPrChange w:id="1171" w:author="AQ" w:date="2025-08-03T08:56:00Z">
            <w:rPr>
              <w:rStyle w:val="bibfname"/>
              <w:sz w:val="22"/>
              <w:szCs w:val="22"/>
            </w:rPr>
          </w:rPrChange>
        </w:rPr>
        <w:t>L. S.</w:t>
      </w:r>
      <w:r w:rsidRPr="0099569C">
        <w:rPr>
          <w:rStyle w:val="AQ"/>
          <w:sz w:val="22"/>
          <w:szCs w:val="22"/>
          <w:highlight w:val="green"/>
          <w:rPrChange w:id="1172" w:author="AQ" w:date="2025-08-03T08:56:00Z">
            <w:rPr>
              <w:rStyle w:val="AQ"/>
              <w:sz w:val="22"/>
              <w:szCs w:val="22"/>
            </w:rPr>
          </w:rPrChange>
        </w:rPr>
        <w:t xml:space="preserve">, &amp; </w:t>
      </w:r>
      <w:r w:rsidRPr="0099569C">
        <w:rPr>
          <w:rStyle w:val="bibsurname"/>
          <w:sz w:val="22"/>
          <w:szCs w:val="22"/>
          <w:highlight w:val="green"/>
          <w:rPrChange w:id="1173" w:author="AQ" w:date="2025-08-03T08:56:00Z">
            <w:rPr>
              <w:rStyle w:val="bibsurname"/>
              <w:sz w:val="22"/>
              <w:szCs w:val="22"/>
            </w:rPr>
          </w:rPrChange>
        </w:rPr>
        <w:t>Goldman</w:t>
      </w:r>
      <w:r w:rsidRPr="0099569C">
        <w:rPr>
          <w:rStyle w:val="AQ"/>
          <w:sz w:val="22"/>
          <w:szCs w:val="22"/>
          <w:highlight w:val="green"/>
          <w:rPrChange w:id="1174" w:author="AQ" w:date="2025-08-03T08:56:00Z">
            <w:rPr>
              <w:rStyle w:val="AQ"/>
              <w:sz w:val="22"/>
              <w:szCs w:val="22"/>
            </w:rPr>
          </w:rPrChange>
        </w:rPr>
        <w:t xml:space="preserve">, </w:t>
      </w:r>
      <w:r w:rsidRPr="0099569C">
        <w:rPr>
          <w:rStyle w:val="bibfname"/>
          <w:sz w:val="22"/>
          <w:szCs w:val="22"/>
          <w:highlight w:val="green"/>
          <w:rPrChange w:id="1175" w:author="AQ" w:date="2025-08-03T08:56:00Z">
            <w:rPr>
              <w:rStyle w:val="bibfname"/>
              <w:sz w:val="22"/>
              <w:szCs w:val="22"/>
            </w:rPr>
          </w:rPrChange>
        </w:rPr>
        <w:t>R. L.</w:t>
      </w:r>
      <w:r w:rsidRPr="0099569C">
        <w:rPr>
          <w:rStyle w:val="AQ"/>
          <w:sz w:val="22"/>
          <w:szCs w:val="22"/>
          <w:highlight w:val="green"/>
          <w:rPrChange w:id="1176" w:author="AQ" w:date="2025-08-03T08:56:00Z">
            <w:rPr>
              <w:rStyle w:val="AQ"/>
              <w:sz w:val="22"/>
              <w:szCs w:val="22"/>
            </w:rPr>
          </w:rPrChange>
        </w:rPr>
        <w:t xml:space="preserve"> (</w:t>
      </w:r>
      <w:r w:rsidRPr="0099569C">
        <w:rPr>
          <w:rStyle w:val="bibyear"/>
          <w:sz w:val="22"/>
          <w:szCs w:val="22"/>
          <w:highlight w:val="green"/>
          <w:rPrChange w:id="1177" w:author="AQ" w:date="2025-08-03T08:56:00Z">
            <w:rPr>
              <w:rStyle w:val="bibyear"/>
              <w:sz w:val="22"/>
              <w:szCs w:val="22"/>
            </w:rPr>
          </w:rPrChange>
        </w:rPr>
        <w:t>1988</w:t>
      </w:r>
      <w:r w:rsidRPr="0099569C">
        <w:rPr>
          <w:rStyle w:val="AQ"/>
          <w:sz w:val="22"/>
          <w:szCs w:val="22"/>
          <w:highlight w:val="green"/>
          <w:rPrChange w:id="1178" w:author="AQ" w:date="2025-08-03T08:56:00Z">
            <w:rPr>
              <w:rStyle w:val="AQ"/>
              <w:sz w:val="22"/>
              <w:szCs w:val="22"/>
            </w:rPr>
          </w:rPrChange>
        </w:rPr>
        <w:t>).</w:t>
      </w:r>
      <w:proofErr w:type="gramEnd"/>
      <w:r w:rsidRPr="0099569C">
        <w:rPr>
          <w:rStyle w:val="AQ"/>
          <w:sz w:val="22"/>
          <w:szCs w:val="22"/>
          <w:highlight w:val="green"/>
          <w:rPrChange w:id="1179" w:author="AQ" w:date="2025-08-03T08:56:00Z">
            <w:rPr>
              <w:rStyle w:val="AQ"/>
              <w:sz w:val="22"/>
              <w:szCs w:val="22"/>
            </w:rPr>
          </w:rPrChange>
        </w:rPr>
        <w:t xml:space="preserve"> </w:t>
      </w:r>
      <w:proofErr w:type="gramStart"/>
      <w:r w:rsidRPr="0099569C">
        <w:rPr>
          <w:rStyle w:val="bibarticle"/>
          <w:sz w:val="22"/>
          <w:szCs w:val="22"/>
          <w:highlight w:val="green"/>
          <w:rPrChange w:id="1180" w:author="AQ" w:date="2025-08-03T08:56:00Z">
            <w:rPr>
              <w:rStyle w:val="bibarticle"/>
              <w:sz w:val="22"/>
              <w:szCs w:val="22"/>
            </w:rPr>
          </w:rPrChange>
        </w:rPr>
        <w:t>Training in experiential therapy</w:t>
      </w:r>
      <w:r w:rsidRPr="0099569C">
        <w:rPr>
          <w:rStyle w:val="AQ"/>
          <w:sz w:val="22"/>
          <w:szCs w:val="22"/>
          <w:highlight w:val="green"/>
          <w:rPrChange w:id="1181" w:author="AQ" w:date="2025-08-03T08:56:00Z">
            <w:rPr>
              <w:rStyle w:val="AQ"/>
              <w:sz w:val="22"/>
              <w:szCs w:val="22"/>
            </w:rPr>
          </w:rPrChange>
        </w:rPr>
        <w:t>.</w:t>
      </w:r>
      <w:proofErr w:type="gramEnd"/>
      <w:r w:rsidRPr="0099569C">
        <w:rPr>
          <w:rStyle w:val="AQ"/>
          <w:sz w:val="22"/>
          <w:szCs w:val="22"/>
          <w:highlight w:val="green"/>
          <w:rPrChange w:id="1182" w:author="AQ" w:date="2025-08-03T08:56:00Z">
            <w:rPr>
              <w:rStyle w:val="AQ"/>
              <w:sz w:val="22"/>
              <w:szCs w:val="22"/>
            </w:rPr>
          </w:rPrChange>
        </w:rPr>
        <w:t xml:space="preserve"> </w:t>
      </w:r>
      <w:r w:rsidRPr="0099569C">
        <w:rPr>
          <w:rStyle w:val="bibjournal"/>
          <w:sz w:val="22"/>
          <w:szCs w:val="22"/>
          <w:highlight w:val="green"/>
          <w:rPrChange w:id="1183" w:author="AQ" w:date="2025-08-03T08:56:00Z">
            <w:rPr>
              <w:rStyle w:val="bibjournal"/>
              <w:sz w:val="22"/>
              <w:szCs w:val="22"/>
            </w:rPr>
          </w:rPrChange>
        </w:rPr>
        <w:t>Journal of Consulting and Clinical Psychology</w:t>
      </w:r>
      <w:r w:rsidRPr="0099569C">
        <w:rPr>
          <w:sz w:val="22"/>
          <w:szCs w:val="22"/>
          <w:highlight w:val="green"/>
          <w:rPrChange w:id="1184" w:author="AQ" w:date="2025-08-03T08:56:00Z">
            <w:rPr>
              <w:sz w:val="22"/>
              <w:szCs w:val="22"/>
            </w:rPr>
          </w:rPrChange>
        </w:rPr>
        <w:t xml:space="preserve">, </w:t>
      </w:r>
      <w:r w:rsidRPr="0099569C">
        <w:rPr>
          <w:rStyle w:val="bibvolume"/>
          <w:sz w:val="22"/>
          <w:szCs w:val="22"/>
          <w:highlight w:val="green"/>
          <w:rPrChange w:id="1185" w:author="AQ" w:date="2025-08-03T08:56:00Z">
            <w:rPr>
              <w:rStyle w:val="bibvolume"/>
              <w:sz w:val="22"/>
              <w:szCs w:val="22"/>
            </w:rPr>
          </w:rPrChange>
        </w:rPr>
        <w:t>56</w:t>
      </w:r>
      <w:r w:rsidRPr="0099569C">
        <w:rPr>
          <w:sz w:val="22"/>
          <w:szCs w:val="22"/>
          <w:highlight w:val="green"/>
          <w:rPrChange w:id="1186" w:author="AQ" w:date="2025-08-03T08:56:00Z">
            <w:rPr>
              <w:sz w:val="22"/>
              <w:szCs w:val="22"/>
            </w:rPr>
          </w:rPrChange>
        </w:rPr>
        <w:t xml:space="preserve">, </w:t>
      </w:r>
      <w:r w:rsidRPr="0099569C">
        <w:rPr>
          <w:rStyle w:val="bibfpage"/>
          <w:sz w:val="22"/>
          <w:szCs w:val="22"/>
          <w:highlight w:val="green"/>
          <w:rPrChange w:id="1187" w:author="AQ" w:date="2025-08-03T08:56:00Z">
            <w:rPr>
              <w:rStyle w:val="bibfpage"/>
              <w:sz w:val="22"/>
              <w:szCs w:val="22"/>
            </w:rPr>
          </w:rPrChange>
        </w:rPr>
        <w:t>696</w:t>
      </w:r>
      <w:r w:rsidRPr="0099569C">
        <w:rPr>
          <w:sz w:val="22"/>
          <w:szCs w:val="22"/>
          <w:highlight w:val="green"/>
          <w:rPrChange w:id="1188" w:author="AQ" w:date="2025-08-03T08:56:00Z">
            <w:rPr>
              <w:sz w:val="22"/>
              <w:szCs w:val="22"/>
            </w:rPr>
          </w:rPrChange>
        </w:rPr>
        <w:t>–</w:t>
      </w:r>
      <w:r w:rsidRPr="0099569C">
        <w:rPr>
          <w:rStyle w:val="biblpage"/>
          <w:sz w:val="22"/>
          <w:szCs w:val="22"/>
          <w:highlight w:val="green"/>
          <w:rPrChange w:id="1189" w:author="AQ" w:date="2025-08-03T08:56:00Z">
            <w:rPr>
              <w:rStyle w:val="biblpage"/>
              <w:sz w:val="22"/>
              <w:szCs w:val="22"/>
            </w:rPr>
          </w:rPrChange>
        </w:rPr>
        <w:t>702</w:t>
      </w:r>
      <w:r w:rsidRPr="0099569C">
        <w:rPr>
          <w:sz w:val="22"/>
          <w:szCs w:val="22"/>
          <w:highlight w:val="green"/>
          <w:rPrChange w:id="1190" w:author="AQ" w:date="2025-08-03T08:56:00Z">
            <w:rPr>
              <w:sz w:val="22"/>
              <w:szCs w:val="22"/>
            </w:rPr>
          </w:rPrChange>
        </w:rPr>
        <w:t xml:space="preserve">. </w:t>
      </w:r>
      <w:r w:rsidRPr="0099569C">
        <w:rPr>
          <w:rStyle w:val="bibdoi"/>
          <w:sz w:val="22"/>
          <w:szCs w:val="22"/>
          <w:highlight w:val="green"/>
          <w:rPrChange w:id="1191" w:author="AQ" w:date="2025-08-03T08:56:00Z">
            <w:rPr>
              <w:rStyle w:val="bibdoi"/>
              <w:sz w:val="22"/>
              <w:szCs w:val="22"/>
            </w:rPr>
          </w:rPrChange>
        </w:rPr>
        <w:t>doi:10.1037/0022-006X.56.5.696</w:t>
      </w:r>
    </w:p>
    <w:p w14:paraId="2482FF39" w14:textId="77777777" w:rsidR="00BC4C64" w:rsidRPr="0099569C" w:rsidRDefault="00BC4C64" w:rsidP="00BC4C64">
      <w:pPr>
        <w:pStyle w:val="REF-U"/>
        <w:spacing w:line="480" w:lineRule="auto"/>
        <w:rPr>
          <w:rStyle w:val="AQ"/>
          <w:sz w:val="22"/>
          <w:szCs w:val="22"/>
          <w:highlight w:val="green"/>
          <w:rPrChange w:id="1192" w:author="AQ" w:date="2025-08-03T08:56:00Z">
            <w:rPr>
              <w:rStyle w:val="AQ"/>
              <w:sz w:val="22"/>
              <w:szCs w:val="22"/>
            </w:rPr>
          </w:rPrChange>
        </w:rPr>
      </w:pPr>
      <w:proofErr w:type="gramStart"/>
      <w:r w:rsidRPr="0099569C">
        <w:rPr>
          <w:rStyle w:val="bibsurname"/>
          <w:sz w:val="22"/>
          <w:szCs w:val="22"/>
          <w:highlight w:val="green"/>
          <w:rPrChange w:id="1193" w:author="AQ" w:date="2025-08-03T08:56:00Z">
            <w:rPr>
              <w:rStyle w:val="bibsurname"/>
              <w:sz w:val="22"/>
              <w:szCs w:val="22"/>
            </w:rPr>
          </w:rPrChange>
        </w:rPr>
        <w:lastRenderedPageBreak/>
        <w:t>Greenberg</w:t>
      </w:r>
      <w:r w:rsidRPr="0099569C">
        <w:rPr>
          <w:rStyle w:val="AQ"/>
          <w:sz w:val="22"/>
          <w:szCs w:val="22"/>
          <w:highlight w:val="green"/>
          <w:rPrChange w:id="1194" w:author="AQ" w:date="2025-08-03T08:56:00Z">
            <w:rPr>
              <w:rStyle w:val="AQ"/>
              <w:sz w:val="22"/>
              <w:szCs w:val="22"/>
            </w:rPr>
          </w:rPrChange>
        </w:rPr>
        <w:t xml:space="preserve">, </w:t>
      </w:r>
      <w:r w:rsidRPr="0099569C">
        <w:rPr>
          <w:rStyle w:val="bibfname"/>
          <w:sz w:val="22"/>
          <w:szCs w:val="22"/>
          <w:highlight w:val="green"/>
          <w:rPrChange w:id="1195" w:author="AQ" w:date="2025-08-03T08:56:00Z">
            <w:rPr>
              <w:rStyle w:val="bibfname"/>
              <w:sz w:val="22"/>
              <w:szCs w:val="22"/>
            </w:rPr>
          </w:rPrChange>
        </w:rPr>
        <w:t>L. S.</w:t>
      </w:r>
      <w:r w:rsidRPr="0099569C">
        <w:rPr>
          <w:rStyle w:val="AQ"/>
          <w:sz w:val="22"/>
          <w:szCs w:val="22"/>
          <w:highlight w:val="green"/>
          <w:rPrChange w:id="1196" w:author="AQ" w:date="2025-08-03T08:56:00Z">
            <w:rPr>
              <w:rStyle w:val="AQ"/>
              <w:sz w:val="22"/>
              <w:szCs w:val="22"/>
            </w:rPr>
          </w:rPrChange>
        </w:rPr>
        <w:t xml:space="preserve">, &amp; </w:t>
      </w:r>
      <w:r w:rsidRPr="0099569C">
        <w:rPr>
          <w:rStyle w:val="bibsurname"/>
          <w:sz w:val="22"/>
          <w:szCs w:val="22"/>
          <w:highlight w:val="green"/>
          <w:rPrChange w:id="1197" w:author="AQ" w:date="2025-08-03T08:56:00Z">
            <w:rPr>
              <w:rStyle w:val="bibsurname"/>
              <w:sz w:val="22"/>
              <w:szCs w:val="22"/>
            </w:rPr>
          </w:rPrChange>
        </w:rPr>
        <w:t>Rice</w:t>
      </w:r>
      <w:r w:rsidRPr="0099569C">
        <w:rPr>
          <w:rStyle w:val="AQ"/>
          <w:sz w:val="22"/>
          <w:szCs w:val="22"/>
          <w:highlight w:val="green"/>
          <w:rPrChange w:id="1198" w:author="AQ" w:date="2025-08-03T08:56:00Z">
            <w:rPr>
              <w:rStyle w:val="AQ"/>
              <w:sz w:val="22"/>
              <w:szCs w:val="22"/>
            </w:rPr>
          </w:rPrChange>
        </w:rPr>
        <w:t xml:space="preserve">, </w:t>
      </w:r>
      <w:r w:rsidRPr="0099569C">
        <w:rPr>
          <w:rStyle w:val="bibfname"/>
          <w:sz w:val="22"/>
          <w:szCs w:val="22"/>
          <w:highlight w:val="green"/>
          <w:rPrChange w:id="1199" w:author="AQ" w:date="2025-08-03T08:56:00Z">
            <w:rPr>
              <w:rStyle w:val="bibfname"/>
              <w:sz w:val="22"/>
              <w:szCs w:val="22"/>
            </w:rPr>
          </w:rPrChange>
        </w:rPr>
        <w:t>L. N.</w:t>
      </w:r>
      <w:r w:rsidRPr="0099569C">
        <w:rPr>
          <w:rStyle w:val="AQ"/>
          <w:sz w:val="22"/>
          <w:szCs w:val="22"/>
          <w:highlight w:val="green"/>
          <w:rPrChange w:id="1200" w:author="AQ" w:date="2025-08-03T08:56:00Z">
            <w:rPr>
              <w:rStyle w:val="AQ"/>
              <w:sz w:val="22"/>
              <w:szCs w:val="22"/>
            </w:rPr>
          </w:rPrChange>
        </w:rPr>
        <w:t xml:space="preserve"> (</w:t>
      </w:r>
      <w:r w:rsidRPr="0099569C">
        <w:rPr>
          <w:rStyle w:val="bibyear"/>
          <w:sz w:val="22"/>
          <w:szCs w:val="22"/>
          <w:highlight w:val="green"/>
          <w:rPrChange w:id="1201" w:author="AQ" w:date="2025-08-03T08:56:00Z">
            <w:rPr>
              <w:rStyle w:val="bibyear"/>
              <w:sz w:val="22"/>
              <w:szCs w:val="22"/>
            </w:rPr>
          </w:rPrChange>
        </w:rPr>
        <w:t>1997</w:t>
      </w:r>
      <w:r w:rsidRPr="0099569C">
        <w:rPr>
          <w:rStyle w:val="AQ"/>
          <w:sz w:val="22"/>
          <w:szCs w:val="22"/>
          <w:highlight w:val="green"/>
          <w:rPrChange w:id="1202" w:author="AQ" w:date="2025-08-03T08:56:00Z">
            <w:rPr>
              <w:rStyle w:val="AQ"/>
              <w:sz w:val="22"/>
              <w:szCs w:val="22"/>
            </w:rPr>
          </w:rPrChange>
        </w:rPr>
        <w:t>).</w:t>
      </w:r>
      <w:proofErr w:type="gramEnd"/>
      <w:r w:rsidRPr="0099569C">
        <w:rPr>
          <w:rStyle w:val="AQ"/>
          <w:sz w:val="22"/>
          <w:szCs w:val="22"/>
          <w:highlight w:val="green"/>
          <w:rPrChange w:id="1203" w:author="AQ" w:date="2025-08-03T08:56:00Z">
            <w:rPr>
              <w:rStyle w:val="AQ"/>
              <w:sz w:val="22"/>
              <w:szCs w:val="22"/>
            </w:rPr>
          </w:rPrChange>
        </w:rPr>
        <w:t xml:space="preserve"> </w:t>
      </w:r>
      <w:r w:rsidRPr="0099569C">
        <w:rPr>
          <w:rStyle w:val="bibchaptertitle"/>
          <w:highlight w:val="green"/>
          <w:rPrChange w:id="1204" w:author="AQ" w:date="2025-08-03T08:56:00Z">
            <w:rPr>
              <w:rStyle w:val="bibchaptertitle"/>
            </w:rPr>
          </w:rPrChange>
        </w:rPr>
        <w:t>Humanistic approaches to psychotherapy</w:t>
      </w:r>
      <w:r w:rsidRPr="0099569C">
        <w:rPr>
          <w:highlight w:val="green"/>
          <w:rPrChange w:id="1205" w:author="AQ" w:date="2025-08-03T08:56:00Z">
            <w:rPr/>
          </w:rPrChange>
        </w:rPr>
        <w:t xml:space="preserve">. </w:t>
      </w:r>
      <w:proofErr w:type="gramStart"/>
      <w:r w:rsidRPr="0099569C">
        <w:rPr>
          <w:highlight w:val="green"/>
          <w:rPrChange w:id="1206" w:author="AQ" w:date="2025-08-03T08:56:00Z">
            <w:rPr/>
          </w:rPrChange>
        </w:rPr>
        <w:t xml:space="preserve">In </w:t>
      </w:r>
      <w:r w:rsidRPr="0099569C">
        <w:rPr>
          <w:rStyle w:val="bibed-fname"/>
          <w:highlight w:val="green"/>
          <w:rPrChange w:id="1207" w:author="AQ" w:date="2025-08-03T08:56:00Z">
            <w:rPr>
              <w:rStyle w:val="bibed-fname"/>
            </w:rPr>
          </w:rPrChange>
        </w:rPr>
        <w:t>P. L.</w:t>
      </w:r>
      <w:r w:rsidRPr="0099569C">
        <w:rPr>
          <w:highlight w:val="green"/>
          <w:rPrChange w:id="1208" w:author="AQ" w:date="2025-08-03T08:56:00Z">
            <w:rPr/>
          </w:rPrChange>
        </w:rPr>
        <w:t xml:space="preserve"> </w:t>
      </w:r>
      <w:proofErr w:type="spellStart"/>
      <w:r w:rsidRPr="0099569C">
        <w:rPr>
          <w:rStyle w:val="bibed-surname"/>
          <w:highlight w:val="green"/>
          <w:rPrChange w:id="1209" w:author="AQ" w:date="2025-08-03T08:56:00Z">
            <w:rPr>
              <w:rStyle w:val="bibed-surname"/>
            </w:rPr>
          </w:rPrChange>
        </w:rPr>
        <w:t>Wachtel</w:t>
      </w:r>
      <w:proofErr w:type="spellEnd"/>
      <w:r w:rsidRPr="0099569C">
        <w:rPr>
          <w:highlight w:val="green"/>
          <w:rPrChange w:id="1210" w:author="AQ" w:date="2025-08-03T08:56:00Z">
            <w:rPr/>
          </w:rPrChange>
        </w:rPr>
        <w:t xml:space="preserve"> &amp; </w:t>
      </w:r>
      <w:r w:rsidRPr="0099569C">
        <w:rPr>
          <w:rStyle w:val="bibed-fname"/>
          <w:highlight w:val="green"/>
          <w:rPrChange w:id="1211" w:author="AQ" w:date="2025-08-03T08:56:00Z">
            <w:rPr>
              <w:rStyle w:val="bibed-fname"/>
            </w:rPr>
          </w:rPrChange>
        </w:rPr>
        <w:t>S. B.</w:t>
      </w:r>
      <w:r w:rsidRPr="0099569C">
        <w:rPr>
          <w:highlight w:val="green"/>
          <w:rPrChange w:id="1212" w:author="AQ" w:date="2025-08-03T08:56:00Z">
            <w:rPr/>
          </w:rPrChange>
        </w:rPr>
        <w:t xml:space="preserve"> </w:t>
      </w:r>
      <w:r w:rsidRPr="0099569C">
        <w:rPr>
          <w:rStyle w:val="bibed-surname"/>
          <w:highlight w:val="green"/>
          <w:rPrChange w:id="1213" w:author="AQ" w:date="2025-08-03T08:56:00Z">
            <w:rPr>
              <w:rStyle w:val="bibed-surname"/>
            </w:rPr>
          </w:rPrChange>
        </w:rPr>
        <w:t>Messer</w:t>
      </w:r>
      <w:r w:rsidRPr="0099569C">
        <w:rPr>
          <w:highlight w:val="green"/>
          <w:rPrChange w:id="1214" w:author="AQ" w:date="2025-08-03T08:56:00Z">
            <w:rPr/>
          </w:rPrChange>
        </w:rPr>
        <w:t xml:space="preserve"> (Eds.), </w:t>
      </w:r>
      <w:r w:rsidRPr="0099569C">
        <w:rPr>
          <w:rStyle w:val="bibbook"/>
          <w:sz w:val="22"/>
          <w:szCs w:val="22"/>
          <w:highlight w:val="green"/>
          <w:rPrChange w:id="1215" w:author="AQ" w:date="2025-08-03T08:56:00Z">
            <w:rPr>
              <w:rStyle w:val="bibbook"/>
              <w:sz w:val="22"/>
              <w:szCs w:val="22"/>
            </w:rPr>
          </w:rPrChange>
        </w:rPr>
        <w:t>Theories of psychotherapy</w:t>
      </w:r>
      <w:r w:rsidRPr="0099569C">
        <w:rPr>
          <w:sz w:val="22"/>
          <w:szCs w:val="22"/>
          <w:highlight w:val="green"/>
          <w:rPrChange w:id="1216" w:author="AQ" w:date="2025-08-03T08:56:00Z">
            <w:rPr>
              <w:sz w:val="22"/>
              <w:szCs w:val="22"/>
            </w:rPr>
          </w:rPrChange>
        </w:rPr>
        <w:t xml:space="preserve"> (pp. </w:t>
      </w:r>
      <w:r w:rsidRPr="0099569C">
        <w:rPr>
          <w:rStyle w:val="bibfpage"/>
          <w:sz w:val="22"/>
          <w:szCs w:val="22"/>
          <w:highlight w:val="green"/>
          <w:rPrChange w:id="1217" w:author="AQ" w:date="2025-08-03T08:56:00Z">
            <w:rPr>
              <w:rStyle w:val="bibfpage"/>
              <w:sz w:val="22"/>
              <w:szCs w:val="22"/>
            </w:rPr>
          </w:rPrChange>
        </w:rPr>
        <w:t>97</w:t>
      </w:r>
      <w:r w:rsidRPr="0099569C">
        <w:rPr>
          <w:sz w:val="22"/>
          <w:szCs w:val="22"/>
          <w:highlight w:val="green"/>
          <w:rPrChange w:id="1218" w:author="AQ" w:date="2025-08-03T08:56:00Z">
            <w:rPr>
              <w:sz w:val="22"/>
              <w:szCs w:val="22"/>
            </w:rPr>
          </w:rPrChange>
        </w:rPr>
        <w:t>–</w:t>
      </w:r>
      <w:r w:rsidRPr="0099569C">
        <w:rPr>
          <w:rStyle w:val="biblpage"/>
          <w:sz w:val="22"/>
          <w:szCs w:val="22"/>
          <w:highlight w:val="green"/>
          <w:rPrChange w:id="1219" w:author="AQ" w:date="2025-08-03T08:56:00Z">
            <w:rPr>
              <w:rStyle w:val="biblpage"/>
              <w:sz w:val="22"/>
              <w:szCs w:val="22"/>
            </w:rPr>
          </w:rPrChange>
        </w:rPr>
        <w:t>128</w:t>
      </w:r>
      <w:r w:rsidRPr="0099569C">
        <w:rPr>
          <w:sz w:val="22"/>
          <w:szCs w:val="22"/>
          <w:highlight w:val="green"/>
          <w:rPrChange w:id="1220" w:author="AQ" w:date="2025-08-03T08:56:00Z">
            <w:rPr>
              <w:sz w:val="22"/>
              <w:szCs w:val="22"/>
            </w:rPr>
          </w:rPrChange>
        </w:rPr>
        <w:t>).</w:t>
      </w:r>
      <w:proofErr w:type="gramEnd"/>
      <w:r w:rsidRPr="0099569C">
        <w:rPr>
          <w:sz w:val="22"/>
          <w:szCs w:val="22"/>
          <w:highlight w:val="green"/>
          <w:rPrChange w:id="1221" w:author="AQ" w:date="2025-08-03T08:56:00Z">
            <w:rPr>
              <w:sz w:val="22"/>
              <w:szCs w:val="22"/>
            </w:rPr>
          </w:rPrChange>
        </w:rPr>
        <w:t xml:space="preserve"> </w:t>
      </w:r>
      <w:r w:rsidRPr="0099569C">
        <w:rPr>
          <w:rStyle w:val="biblocation"/>
          <w:sz w:val="22"/>
          <w:szCs w:val="22"/>
          <w:highlight w:val="green"/>
          <w:rPrChange w:id="1222" w:author="AQ" w:date="2025-08-03T08:56:00Z">
            <w:rPr>
              <w:rStyle w:val="biblocation"/>
              <w:sz w:val="22"/>
              <w:szCs w:val="22"/>
            </w:rPr>
          </w:rPrChange>
        </w:rPr>
        <w:t>Washington, DC</w:t>
      </w:r>
      <w:r w:rsidRPr="0099569C">
        <w:rPr>
          <w:sz w:val="22"/>
          <w:szCs w:val="22"/>
          <w:highlight w:val="green"/>
          <w:rPrChange w:id="1223" w:author="AQ" w:date="2025-08-03T08:56:00Z">
            <w:rPr>
              <w:sz w:val="22"/>
              <w:szCs w:val="22"/>
            </w:rPr>
          </w:rPrChange>
        </w:rPr>
        <w:t xml:space="preserve">: </w:t>
      </w:r>
      <w:r w:rsidRPr="0099569C">
        <w:rPr>
          <w:rStyle w:val="bibpublisher"/>
          <w:sz w:val="22"/>
          <w:szCs w:val="22"/>
          <w:highlight w:val="green"/>
          <w:rPrChange w:id="1224" w:author="AQ" w:date="2025-08-03T08:56:00Z">
            <w:rPr>
              <w:rStyle w:val="bibpublisher"/>
              <w:sz w:val="22"/>
              <w:szCs w:val="22"/>
            </w:rPr>
          </w:rPrChange>
        </w:rPr>
        <w:t>American Psychological Association</w:t>
      </w:r>
      <w:r w:rsidRPr="0099569C">
        <w:rPr>
          <w:sz w:val="22"/>
          <w:szCs w:val="22"/>
          <w:highlight w:val="green"/>
          <w:rPrChange w:id="1225" w:author="AQ" w:date="2025-08-03T08:56:00Z">
            <w:rPr>
              <w:sz w:val="22"/>
              <w:szCs w:val="22"/>
            </w:rPr>
          </w:rPrChange>
        </w:rPr>
        <w:t>.</w:t>
      </w:r>
    </w:p>
    <w:p w14:paraId="5085FA22" w14:textId="77777777" w:rsidR="00BC4C64" w:rsidRDefault="00BC4C64" w:rsidP="00BC4C64">
      <w:pPr>
        <w:pStyle w:val="REF-U"/>
        <w:spacing w:line="480" w:lineRule="auto"/>
        <w:rPr>
          <w:rStyle w:val="AQ"/>
          <w:sz w:val="22"/>
          <w:szCs w:val="22"/>
        </w:rPr>
      </w:pPr>
      <w:proofErr w:type="gramStart"/>
      <w:r>
        <w:rPr>
          <w:rStyle w:val="bibsurname"/>
          <w:sz w:val="22"/>
          <w:szCs w:val="22"/>
        </w:rPr>
        <w:t>Greenberg</w:t>
      </w:r>
      <w:r>
        <w:rPr>
          <w:rStyle w:val="AQ"/>
          <w:sz w:val="22"/>
          <w:szCs w:val="22"/>
        </w:rPr>
        <w:t xml:space="preserve">, </w:t>
      </w:r>
      <w:r>
        <w:rPr>
          <w:rStyle w:val="bibfname"/>
          <w:sz w:val="22"/>
          <w:szCs w:val="22"/>
        </w:rPr>
        <w:t>L. S.</w:t>
      </w:r>
      <w:r>
        <w:rPr>
          <w:rStyle w:val="AQ"/>
          <w:sz w:val="22"/>
          <w:szCs w:val="22"/>
        </w:rPr>
        <w:t xml:space="preserve">, </w:t>
      </w:r>
      <w:r>
        <w:rPr>
          <w:rStyle w:val="bibsurname"/>
          <w:sz w:val="22"/>
          <w:szCs w:val="22"/>
        </w:rPr>
        <w:t>Rice</w:t>
      </w:r>
      <w:r>
        <w:rPr>
          <w:rStyle w:val="AQ"/>
          <w:sz w:val="22"/>
          <w:szCs w:val="22"/>
        </w:rPr>
        <w:t xml:space="preserve">, </w:t>
      </w:r>
      <w:r>
        <w:rPr>
          <w:rStyle w:val="bibfname"/>
          <w:sz w:val="22"/>
          <w:szCs w:val="22"/>
        </w:rPr>
        <w:t>L. N.</w:t>
      </w:r>
      <w:r>
        <w:rPr>
          <w:rStyle w:val="AQ"/>
          <w:sz w:val="22"/>
          <w:szCs w:val="22"/>
        </w:rPr>
        <w:t xml:space="preserve">, &amp; </w:t>
      </w:r>
      <w:r>
        <w:rPr>
          <w:rStyle w:val="bibsurname"/>
          <w:sz w:val="22"/>
          <w:szCs w:val="22"/>
        </w:rPr>
        <w:t>Elliott</w:t>
      </w:r>
      <w:r>
        <w:rPr>
          <w:rStyle w:val="AQ"/>
          <w:sz w:val="22"/>
          <w:szCs w:val="22"/>
        </w:rPr>
        <w:t xml:space="preserve">, </w:t>
      </w:r>
      <w:r>
        <w:rPr>
          <w:rStyle w:val="bibfname"/>
          <w:sz w:val="22"/>
          <w:szCs w:val="22"/>
        </w:rPr>
        <w:t>R.</w:t>
      </w:r>
      <w:r>
        <w:rPr>
          <w:rStyle w:val="AQ"/>
          <w:sz w:val="22"/>
          <w:szCs w:val="22"/>
        </w:rPr>
        <w:t xml:space="preserve"> (</w:t>
      </w:r>
      <w:r>
        <w:rPr>
          <w:rStyle w:val="bibyear"/>
          <w:sz w:val="22"/>
          <w:szCs w:val="22"/>
        </w:rPr>
        <w:t>1993</w:t>
      </w:r>
      <w:r>
        <w:rPr>
          <w:rStyle w:val="AQ"/>
          <w:sz w:val="22"/>
          <w:szCs w:val="22"/>
        </w:rPr>
        <w:t>).</w:t>
      </w:r>
      <w:proofErr w:type="gramEnd"/>
      <w:r>
        <w:rPr>
          <w:rStyle w:val="AQ"/>
          <w:sz w:val="22"/>
          <w:szCs w:val="22"/>
        </w:rPr>
        <w:t xml:space="preserve"> </w:t>
      </w:r>
      <w:proofErr w:type="gramStart"/>
      <w:r>
        <w:rPr>
          <w:rStyle w:val="bibbook"/>
          <w:sz w:val="22"/>
          <w:szCs w:val="22"/>
        </w:rPr>
        <w:t>Facilitating emotional change: The moment-by-moment process</w:t>
      </w:r>
      <w:r>
        <w:rPr>
          <w:sz w:val="22"/>
          <w:szCs w:val="22"/>
        </w:rPr>
        <w:t>.</w:t>
      </w:r>
      <w:proofErr w:type="gramEnd"/>
      <w:r>
        <w:rPr>
          <w:sz w:val="22"/>
          <w:szCs w:val="22"/>
        </w:rPr>
        <w:t xml:space="preserve"> </w:t>
      </w:r>
      <w:r>
        <w:rPr>
          <w:rStyle w:val="biblocation"/>
          <w:sz w:val="22"/>
          <w:szCs w:val="22"/>
        </w:rPr>
        <w:t>New York, NY</w:t>
      </w:r>
      <w:r>
        <w:rPr>
          <w:sz w:val="22"/>
          <w:szCs w:val="22"/>
        </w:rPr>
        <w:t xml:space="preserve">: </w:t>
      </w:r>
      <w:r>
        <w:rPr>
          <w:rStyle w:val="bibpublisher"/>
          <w:sz w:val="22"/>
          <w:szCs w:val="22"/>
        </w:rPr>
        <w:t>Guilford Press</w:t>
      </w:r>
      <w:r>
        <w:rPr>
          <w:sz w:val="22"/>
          <w:szCs w:val="22"/>
        </w:rPr>
        <w:t>.</w:t>
      </w:r>
    </w:p>
    <w:p w14:paraId="3ED9CEAE" w14:textId="77777777" w:rsidR="00BC4C64" w:rsidRDefault="00BC4C64" w:rsidP="00BC4C64">
      <w:pPr>
        <w:pStyle w:val="REF-U"/>
        <w:spacing w:line="480" w:lineRule="auto"/>
        <w:rPr>
          <w:sz w:val="22"/>
          <w:szCs w:val="22"/>
        </w:rPr>
      </w:pPr>
      <w:proofErr w:type="gramStart"/>
      <w:r>
        <w:rPr>
          <w:rStyle w:val="bibsurname"/>
          <w:sz w:val="22"/>
          <w:szCs w:val="22"/>
        </w:rPr>
        <w:t>Heidegger</w:t>
      </w:r>
      <w:r>
        <w:rPr>
          <w:rStyle w:val="AQ"/>
          <w:sz w:val="22"/>
          <w:szCs w:val="22"/>
        </w:rPr>
        <w:t xml:space="preserve">, </w:t>
      </w:r>
      <w:r>
        <w:rPr>
          <w:rStyle w:val="bibfname"/>
          <w:sz w:val="22"/>
          <w:szCs w:val="22"/>
        </w:rPr>
        <w:t>M.</w:t>
      </w:r>
      <w:r>
        <w:rPr>
          <w:rStyle w:val="AQ"/>
          <w:sz w:val="22"/>
          <w:szCs w:val="22"/>
        </w:rPr>
        <w:t xml:space="preserve"> (</w:t>
      </w:r>
      <w:commentRangeStart w:id="1226"/>
      <w:r>
        <w:rPr>
          <w:rStyle w:val="bibyear"/>
          <w:sz w:val="22"/>
          <w:szCs w:val="22"/>
        </w:rPr>
        <w:t>1962</w:t>
      </w:r>
      <w:commentRangeEnd w:id="1226"/>
      <w:r w:rsidR="006F2841">
        <w:rPr>
          <w:rStyle w:val="CommentReference"/>
          <w:rFonts w:asciiTheme="minorHAnsi" w:eastAsiaTheme="minorEastAsia" w:hAnsiTheme="minorHAnsi" w:cstheme="minorBidi"/>
          <w:lang w:val="en-IN" w:eastAsia="en-IN"/>
        </w:rPr>
        <w:commentReference w:id="1226"/>
      </w:r>
      <w:r>
        <w:rPr>
          <w:rStyle w:val="AQ"/>
          <w:sz w:val="22"/>
          <w:szCs w:val="22"/>
        </w:rPr>
        <w:t>).</w:t>
      </w:r>
      <w:proofErr w:type="gramEnd"/>
      <w:r>
        <w:rPr>
          <w:rStyle w:val="AQ"/>
          <w:sz w:val="22"/>
          <w:szCs w:val="22"/>
        </w:rPr>
        <w:t xml:space="preserve"> </w:t>
      </w:r>
      <w:r>
        <w:rPr>
          <w:rStyle w:val="bibbook"/>
          <w:sz w:val="22"/>
          <w:szCs w:val="22"/>
        </w:rPr>
        <w:t>Being and time</w:t>
      </w:r>
      <w:r>
        <w:rPr>
          <w:sz w:val="22"/>
          <w:szCs w:val="22"/>
        </w:rPr>
        <w:t xml:space="preserve">. </w:t>
      </w:r>
      <w:r>
        <w:rPr>
          <w:rStyle w:val="biblocation"/>
          <w:sz w:val="22"/>
          <w:szCs w:val="22"/>
        </w:rPr>
        <w:t>New York, NY</w:t>
      </w:r>
      <w:r>
        <w:rPr>
          <w:sz w:val="22"/>
          <w:szCs w:val="22"/>
        </w:rPr>
        <w:t xml:space="preserve">: </w:t>
      </w:r>
      <w:r>
        <w:rPr>
          <w:rStyle w:val="bibpublisher"/>
          <w:sz w:val="22"/>
          <w:szCs w:val="22"/>
        </w:rPr>
        <w:t>Harper &amp; Row</w:t>
      </w:r>
      <w:r>
        <w:rPr>
          <w:sz w:val="22"/>
          <w:szCs w:val="22"/>
        </w:rPr>
        <w:t>.</w:t>
      </w:r>
    </w:p>
    <w:p w14:paraId="44DACB5E" w14:textId="77777777" w:rsidR="00BC4C64" w:rsidRPr="0099569C" w:rsidRDefault="00BC4C64" w:rsidP="00BC4C64">
      <w:pPr>
        <w:pStyle w:val="REF-U"/>
        <w:spacing w:line="480" w:lineRule="auto"/>
        <w:rPr>
          <w:sz w:val="22"/>
          <w:szCs w:val="22"/>
          <w:highlight w:val="green"/>
          <w:rPrChange w:id="1227" w:author="AQ" w:date="2025-08-03T08:56:00Z">
            <w:rPr>
              <w:sz w:val="22"/>
              <w:szCs w:val="22"/>
            </w:rPr>
          </w:rPrChange>
        </w:rPr>
      </w:pPr>
      <w:r w:rsidRPr="0099569C">
        <w:rPr>
          <w:rStyle w:val="bibsurname"/>
          <w:sz w:val="22"/>
          <w:szCs w:val="22"/>
          <w:highlight w:val="green"/>
          <w:lang w:val="fr-FR"/>
          <w:rPrChange w:id="1228" w:author="AQ" w:date="2025-08-03T08:56:00Z">
            <w:rPr>
              <w:rStyle w:val="bibsurname"/>
              <w:sz w:val="22"/>
              <w:szCs w:val="22"/>
              <w:lang w:val="fr-FR"/>
            </w:rPr>
          </w:rPrChange>
        </w:rPr>
        <w:t>Husserl</w:t>
      </w:r>
      <w:r w:rsidRPr="0099569C">
        <w:rPr>
          <w:rStyle w:val="AQ"/>
          <w:sz w:val="22"/>
          <w:szCs w:val="22"/>
          <w:highlight w:val="green"/>
          <w:lang w:val="fr-FR"/>
          <w:rPrChange w:id="1229" w:author="AQ" w:date="2025-08-03T08:56:00Z">
            <w:rPr>
              <w:rStyle w:val="AQ"/>
              <w:sz w:val="22"/>
              <w:szCs w:val="22"/>
              <w:lang w:val="fr-FR"/>
            </w:rPr>
          </w:rPrChange>
        </w:rPr>
        <w:t xml:space="preserve">, </w:t>
      </w:r>
      <w:r w:rsidRPr="0099569C">
        <w:rPr>
          <w:rStyle w:val="bibfname"/>
          <w:sz w:val="22"/>
          <w:szCs w:val="22"/>
          <w:highlight w:val="green"/>
          <w:lang w:val="fr-FR"/>
          <w:rPrChange w:id="1230" w:author="AQ" w:date="2025-08-03T08:56:00Z">
            <w:rPr>
              <w:rStyle w:val="bibfname"/>
              <w:sz w:val="22"/>
              <w:szCs w:val="22"/>
              <w:lang w:val="fr-FR"/>
            </w:rPr>
          </w:rPrChange>
        </w:rPr>
        <w:t>E.</w:t>
      </w:r>
      <w:r w:rsidRPr="0099569C">
        <w:rPr>
          <w:rStyle w:val="AQ"/>
          <w:sz w:val="22"/>
          <w:szCs w:val="22"/>
          <w:highlight w:val="green"/>
          <w:lang w:val="fr-FR"/>
          <w:rPrChange w:id="1231" w:author="AQ" w:date="2025-08-03T08:56:00Z">
            <w:rPr>
              <w:rStyle w:val="AQ"/>
              <w:sz w:val="22"/>
              <w:szCs w:val="22"/>
              <w:lang w:val="fr-FR"/>
            </w:rPr>
          </w:rPrChange>
        </w:rPr>
        <w:t xml:space="preserve"> (</w:t>
      </w:r>
      <w:r w:rsidRPr="0099569C">
        <w:rPr>
          <w:rStyle w:val="bibyear"/>
          <w:sz w:val="22"/>
          <w:szCs w:val="22"/>
          <w:highlight w:val="green"/>
          <w:lang w:val="fr-FR"/>
          <w:rPrChange w:id="1232" w:author="AQ" w:date="2025-08-03T08:56:00Z">
            <w:rPr>
              <w:rStyle w:val="bibyear"/>
              <w:sz w:val="22"/>
              <w:szCs w:val="22"/>
              <w:lang w:val="fr-FR"/>
            </w:rPr>
          </w:rPrChange>
        </w:rPr>
        <w:t>1925</w:t>
      </w:r>
      <w:r w:rsidRPr="0099569C">
        <w:rPr>
          <w:rStyle w:val="AQ"/>
          <w:sz w:val="22"/>
          <w:szCs w:val="22"/>
          <w:highlight w:val="green"/>
          <w:lang w:val="fr-FR"/>
          <w:rPrChange w:id="1233" w:author="AQ" w:date="2025-08-03T08:56:00Z">
            <w:rPr>
              <w:rStyle w:val="AQ"/>
              <w:sz w:val="22"/>
              <w:szCs w:val="22"/>
              <w:lang w:val="fr-FR"/>
            </w:rPr>
          </w:rPrChange>
        </w:rPr>
        <w:t xml:space="preserve">). </w:t>
      </w:r>
      <w:proofErr w:type="gramStart"/>
      <w:r w:rsidRPr="0099569C">
        <w:rPr>
          <w:rStyle w:val="bibbook"/>
          <w:sz w:val="22"/>
          <w:highlight w:val="green"/>
          <w:rPrChange w:id="1234" w:author="AQ" w:date="2025-08-03T08:56:00Z">
            <w:rPr>
              <w:rStyle w:val="bibbook"/>
              <w:sz w:val="22"/>
            </w:rPr>
          </w:rPrChange>
        </w:rPr>
        <w:t>Phenomenological psychology</w:t>
      </w:r>
      <w:r w:rsidRPr="0099569C">
        <w:rPr>
          <w:highlight w:val="green"/>
          <w:rPrChange w:id="1235" w:author="AQ" w:date="2025-08-03T08:56:00Z">
            <w:rPr/>
          </w:rPrChange>
        </w:rPr>
        <w:t xml:space="preserve"> (</w:t>
      </w:r>
      <w:r w:rsidRPr="0099569C">
        <w:rPr>
          <w:rStyle w:val="bibed-fname"/>
          <w:highlight w:val="green"/>
          <w:rPrChange w:id="1236" w:author="AQ" w:date="2025-08-03T08:56:00Z">
            <w:rPr>
              <w:rStyle w:val="bibed-fname"/>
            </w:rPr>
          </w:rPrChange>
        </w:rPr>
        <w:t>J.</w:t>
      </w:r>
      <w:r w:rsidRPr="0099569C">
        <w:rPr>
          <w:highlight w:val="green"/>
          <w:rPrChange w:id="1237" w:author="AQ" w:date="2025-08-03T08:56:00Z">
            <w:rPr/>
          </w:rPrChange>
        </w:rPr>
        <w:t xml:space="preserve"> </w:t>
      </w:r>
      <w:r w:rsidRPr="0099569C">
        <w:rPr>
          <w:rStyle w:val="bibed-surname"/>
          <w:highlight w:val="green"/>
          <w:rPrChange w:id="1238" w:author="AQ" w:date="2025-08-03T08:56:00Z">
            <w:rPr>
              <w:rStyle w:val="bibed-surname"/>
            </w:rPr>
          </w:rPrChange>
        </w:rPr>
        <w:t>Scanlon</w:t>
      </w:r>
      <w:r w:rsidRPr="0099569C">
        <w:rPr>
          <w:highlight w:val="green"/>
          <w:rPrChange w:id="1239" w:author="AQ" w:date="2025-08-03T08:56:00Z">
            <w:rPr/>
          </w:rPrChange>
        </w:rPr>
        <w:t>, Trans.)</w:t>
      </w:r>
      <w:r w:rsidRPr="0099569C">
        <w:rPr>
          <w:sz w:val="22"/>
          <w:szCs w:val="22"/>
          <w:highlight w:val="green"/>
          <w:lang w:val="fr-FR"/>
          <w:rPrChange w:id="1240" w:author="AQ" w:date="2025-08-03T08:56:00Z">
            <w:rPr>
              <w:sz w:val="22"/>
              <w:szCs w:val="22"/>
              <w:lang w:val="fr-FR"/>
            </w:rPr>
          </w:rPrChange>
        </w:rPr>
        <w:t>.</w:t>
      </w:r>
      <w:proofErr w:type="gramEnd"/>
      <w:r w:rsidRPr="0099569C">
        <w:rPr>
          <w:sz w:val="22"/>
          <w:szCs w:val="22"/>
          <w:highlight w:val="green"/>
          <w:lang w:val="fr-FR"/>
          <w:rPrChange w:id="1241" w:author="AQ" w:date="2025-08-03T08:56:00Z">
            <w:rPr>
              <w:sz w:val="22"/>
              <w:szCs w:val="22"/>
              <w:lang w:val="fr-FR"/>
            </w:rPr>
          </w:rPrChange>
        </w:rPr>
        <w:t xml:space="preserve"> </w:t>
      </w:r>
      <w:r w:rsidRPr="0099569C">
        <w:rPr>
          <w:rStyle w:val="biblocation"/>
          <w:highlight w:val="green"/>
          <w:rPrChange w:id="1242" w:author="AQ" w:date="2025-08-03T08:56:00Z">
            <w:rPr>
              <w:rStyle w:val="biblocation"/>
            </w:rPr>
          </w:rPrChange>
        </w:rPr>
        <w:t>The Hague, Netherlands</w:t>
      </w:r>
      <w:r w:rsidRPr="0099569C">
        <w:rPr>
          <w:sz w:val="22"/>
          <w:szCs w:val="22"/>
          <w:highlight w:val="green"/>
          <w:rPrChange w:id="1243" w:author="AQ" w:date="2025-08-03T08:56:00Z">
            <w:rPr>
              <w:sz w:val="22"/>
              <w:szCs w:val="22"/>
            </w:rPr>
          </w:rPrChange>
        </w:rPr>
        <w:t xml:space="preserve">: </w:t>
      </w:r>
      <w:proofErr w:type="spellStart"/>
      <w:r w:rsidRPr="0099569C">
        <w:rPr>
          <w:rStyle w:val="bibpublisher"/>
          <w:highlight w:val="green"/>
          <w:rPrChange w:id="1244" w:author="AQ" w:date="2025-08-03T08:56:00Z">
            <w:rPr>
              <w:rStyle w:val="bibpublisher"/>
            </w:rPr>
          </w:rPrChange>
        </w:rPr>
        <w:t>Martinus</w:t>
      </w:r>
      <w:proofErr w:type="spellEnd"/>
      <w:r w:rsidRPr="0099569C">
        <w:rPr>
          <w:rStyle w:val="bibpublisher"/>
          <w:highlight w:val="green"/>
          <w:rPrChange w:id="1245" w:author="AQ" w:date="2025-08-03T08:56:00Z">
            <w:rPr>
              <w:rStyle w:val="bibpublisher"/>
            </w:rPr>
          </w:rPrChange>
        </w:rPr>
        <w:t xml:space="preserve"> </w:t>
      </w:r>
      <w:proofErr w:type="spellStart"/>
      <w:r w:rsidRPr="0099569C">
        <w:rPr>
          <w:rStyle w:val="bibpublisher"/>
          <w:highlight w:val="green"/>
          <w:rPrChange w:id="1246" w:author="AQ" w:date="2025-08-03T08:56:00Z">
            <w:rPr>
              <w:rStyle w:val="bibpublisher"/>
            </w:rPr>
          </w:rPrChange>
        </w:rPr>
        <w:t>Nijhoff</w:t>
      </w:r>
      <w:proofErr w:type="spellEnd"/>
      <w:r w:rsidRPr="0099569C">
        <w:rPr>
          <w:sz w:val="22"/>
          <w:szCs w:val="22"/>
          <w:highlight w:val="green"/>
          <w:rPrChange w:id="1247" w:author="AQ" w:date="2025-08-03T08:56:00Z">
            <w:rPr>
              <w:sz w:val="22"/>
              <w:szCs w:val="22"/>
            </w:rPr>
          </w:rPrChange>
        </w:rPr>
        <w:t>.</w:t>
      </w:r>
    </w:p>
    <w:p w14:paraId="18B8AD0B" w14:textId="77777777" w:rsidR="00BC4C64" w:rsidRDefault="00BC4C64" w:rsidP="00BC4C64">
      <w:pPr>
        <w:pStyle w:val="REF-U"/>
        <w:spacing w:line="480" w:lineRule="auto"/>
        <w:rPr>
          <w:rStyle w:val="AQ"/>
          <w:sz w:val="22"/>
          <w:szCs w:val="22"/>
        </w:rPr>
      </w:pPr>
      <w:r>
        <w:rPr>
          <w:rStyle w:val="bibsurname"/>
          <w:sz w:val="22"/>
          <w:szCs w:val="22"/>
        </w:rPr>
        <w:t>Jerome</w:t>
      </w:r>
      <w:r>
        <w:rPr>
          <w:rStyle w:val="AQ"/>
          <w:sz w:val="22"/>
          <w:szCs w:val="22"/>
        </w:rPr>
        <w:t xml:space="preserve">, </w:t>
      </w:r>
      <w:r>
        <w:rPr>
          <w:rStyle w:val="bibfname"/>
          <w:sz w:val="22"/>
          <w:szCs w:val="22"/>
        </w:rPr>
        <w:t>L.</w:t>
      </w:r>
      <w:r>
        <w:rPr>
          <w:rStyle w:val="AQ"/>
          <w:sz w:val="22"/>
          <w:szCs w:val="22"/>
        </w:rPr>
        <w:t xml:space="preserve">, </w:t>
      </w:r>
      <w:proofErr w:type="spellStart"/>
      <w:r>
        <w:rPr>
          <w:rStyle w:val="bibsurname"/>
          <w:sz w:val="22"/>
          <w:szCs w:val="22"/>
        </w:rPr>
        <w:t>Masood</w:t>
      </w:r>
      <w:proofErr w:type="spellEnd"/>
      <w:r>
        <w:rPr>
          <w:rStyle w:val="AQ"/>
          <w:sz w:val="22"/>
          <w:szCs w:val="22"/>
        </w:rPr>
        <w:t xml:space="preserve">, </w:t>
      </w:r>
      <w:r>
        <w:rPr>
          <w:rStyle w:val="bibfname"/>
          <w:sz w:val="22"/>
          <w:szCs w:val="22"/>
        </w:rPr>
        <w:t>S.</w:t>
      </w:r>
      <w:r>
        <w:rPr>
          <w:rStyle w:val="AQ"/>
          <w:sz w:val="22"/>
          <w:szCs w:val="22"/>
        </w:rPr>
        <w:t xml:space="preserve">, </w:t>
      </w:r>
      <w:proofErr w:type="spellStart"/>
      <w:r>
        <w:rPr>
          <w:rStyle w:val="bibsurname"/>
          <w:sz w:val="22"/>
          <w:szCs w:val="22"/>
        </w:rPr>
        <w:t>Henden</w:t>
      </w:r>
      <w:proofErr w:type="spellEnd"/>
      <w:r>
        <w:rPr>
          <w:rStyle w:val="AQ"/>
          <w:sz w:val="22"/>
          <w:szCs w:val="22"/>
        </w:rPr>
        <w:t xml:space="preserve">, </w:t>
      </w:r>
      <w:r>
        <w:rPr>
          <w:rStyle w:val="bibfname"/>
          <w:sz w:val="22"/>
          <w:szCs w:val="22"/>
        </w:rPr>
        <w:t>J.</w:t>
      </w:r>
      <w:r>
        <w:rPr>
          <w:rStyle w:val="AQ"/>
          <w:sz w:val="22"/>
          <w:szCs w:val="22"/>
        </w:rPr>
        <w:t xml:space="preserve">, </w:t>
      </w:r>
      <w:r>
        <w:rPr>
          <w:rStyle w:val="bibsurname"/>
          <w:sz w:val="22"/>
          <w:szCs w:val="22"/>
        </w:rPr>
        <w:t>Bird</w:t>
      </w:r>
      <w:r>
        <w:rPr>
          <w:rStyle w:val="AQ"/>
          <w:sz w:val="22"/>
          <w:szCs w:val="22"/>
        </w:rPr>
        <w:t xml:space="preserve">, </w:t>
      </w:r>
      <w:r>
        <w:rPr>
          <w:rStyle w:val="bibfname"/>
          <w:sz w:val="22"/>
          <w:szCs w:val="22"/>
        </w:rPr>
        <w:t>V.</w:t>
      </w:r>
      <w:r>
        <w:rPr>
          <w:rStyle w:val="AQ"/>
          <w:sz w:val="22"/>
          <w:szCs w:val="22"/>
        </w:rPr>
        <w:t xml:space="preserve">, &amp; </w:t>
      </w:r>
      <w:proofErr w:type="spellStart"/>
      <w:r>
        <w:rPr>
          <w:rStyle w:val="bibsurname"/>
          <w:sz w:val="22"/>
          <w:szCs w:val="22"/>
        </w:rPr>
        <w:t>Ougrin</w:t>
      </w:r>
      <w:proofErr w:type="spellEnd"/>
      <w:r>
        <w:rPr>
          <w:rStyle w:val="AQ"/>
          <w:sz w:val="22"/>
          <w:szCs w:val="22"/>
        </w:rPr>
        <w:t xml:space="preserve">, </w:t>
      </w:r>
      <w:r>
        <w:rPr>
          <w:rStyle w:val="bibfname"/>
          <w:sz w:val="22"/>
          <w:szCs w:val="22"/>
        </w:rPr>
        <w:t>D.</w:t>
      </w:r>
      <w:r>
        <w:rPr>
          <w:rStyle w:val="AQ"/>
          <w:sz w:val="22"/>
          <w:szCs w:val="22"/>
        </w:rPr>
        <w:t xml:space="preserve"> (</w:t>
      </w:r>
      <w:r>
        <w:rPr>
          <w:rStyle w:val="bibyear"/>
          <w:sz w:val="22"/>
          <w:szCs w:val="22"/>
        </w:rPr>
        <w:t>2024</w:t>
      </w:r>
      <w:r>
        <w:rPr>
          <w:rStyle w:val="AQ"/>
          <w:sz w:val="22"/>
          <w:szCs w:val="22"/>
        </w:rPr>
        <w:t xml:space="preserve">). </w:t>
      </w:r>
      <w:r>
        <w:rPr>
          <w:rStyle w:val="bibarticle"/>
          <w:sz w:val="22"/>
          <w:szCs w:val="22"/>
        </w:rPr>
        <w:t xml:space="preserve">Solution-focused approaches for treating self-injurious thoughts and </w:t>
      </w:r>
      <w:proofErr w:type="spellStart"/>
      <w:r>
        <w:rPr>
          <w:rStyle w:val="bibarticle"/>
          <w:sz w:val="22"/>
          <w:szCs w:val="22"/>
        </w:rPr>
        <w:t>behaviours</w:t>
      </w:r>
      <w:proofErr w:type="spellEnd"/>
      <w:r>
        <w:rPr>
          <w:rStyle w:val="bibarticle"/>
          <w:sz w:val="22"/>
          <w:szCs w:val="22"/>
        </w:rPr>
        <w:t>: a scoping review</w:t>
      </w:r>
      <w:r>
        <w:rPr>
          <w:rStyle w:val="AQ"/>
          <w:sz w:val="22"/>
          <w:szCs w:val="22"/>
        </w:rPr>
        <w:t xml:space="preserve">. </w:t>
      </w:r>
      <w:r w:rsidRPr="00F90590">
        <w:rPr>
          <w:rStyle w:val="bibjournal"/>
          <w:i/>
        </w:rPr>
        <w:t>BMC Psychiatry</w:t>
      </w:r>
      <w:r>
        <w:rPr>
          <w:rStyle w:val="AQ"/>
          <w:i/>
          <w:iCs/>
          <w:sz w:val="22"/>
          <w:szCs w:val="22"/>
        </w:rPr>
        <w:t>,</w:t>
      </w:r>
      <w:r>
        <w:rPr>
          <w:rStyle w:val="AQ"/>
          <w:sz w:val="22"/>
          <w:szCs w:val="22"/>
        </w:rPr>
        <w:t xml:space="preserve"> </w:t>
      </w:r>
      <w:r>
        <w:rPr>
          <w:rStyle w:val="bibvolume"/>
          <w:sz w:val="22"/>
          <w:szCs w:val="22"/>
        </w:rPr>
        <w:t>24</w:t>
      </w:r>
      <w:r>
        <w:rPr>
          <w:rStyle w:val="AQ"/>
          <w:sz w:val="22"/>
          <w:szCs w:val="22"/>
        </w:rPr>
        <w:t xml:space="preserve">, </w:t>
      </w:r>
      <w:r>
        <w:rPr>
          <w:rStyle w:val="bibfpage"/>
          <w:sz w:val="22"/>
          <w:szCs w:val="22"/>
        </w:rPr>
        <w:t>1</w:t>
      </w:r>
      <w:r>
        <w:rPr>
          <w:rStyle w:val="AQ"/>
          <w:sz w:val="22"/>
          <w:szCs w:val="22"/>
        </w:rPr>
        <w:t>-</w:t>
      </w:r>
      <w:r>
        <w:rPr>
          <w:rStyle w:val="biblpage"/>
          <w:sz w:val="22"/>
          <w:szCs w:val="22"/>
        </w:rPr>
        <w:t>16</w:t>
      </w:r>
      <w:r>
        <w:rPr>
          <w:rStyle w:val="AQ"/>
          <w:sz w:val="22"/>
          <w:szCs w:val="22"/>
        </w:rPr>
        <w:t xml:space="preserve">. </w:t>
      </w:r>
      <w:hyperlink r:id="rId13" w:history="1">
        <w:r>
          <w:rPr>
            <w:rStyle w:val="bibdoi"/>
            <w:sz w:val="22"/>
            <w:szCs w:val="22"/>
          </w:rPr>
          <w:t>https://doi.org/10.1186/s12888-024-06101-7</w:t>
        </w:r>
      </w:hyperlink>
    </w:p>
    <w:p w14:paraId="7FD334F1" w14:textId="77777777" w:rsidR="00BC4C64" w:rsidRPr="0099569C" w:rsidRDefault="00BC4C64" w:rsidP="00BC4C64">
      <w:pPr>
        <w:pStyle w:val="REF-U"/>
        <w:spacing w:line="480" w:lineRule="auto"/>
        <w:rPr>
          <w:rStyle w:val="AQ"/>
          <w:sz w:val="22"/>
          <w:szCs w:val="22"/>
          <w:highlight w:val="green"/>
          <w:rPrChange w:id="1248" w:author="AQ" w:date="2025-08-03T08:56:00Z">
            <w:rPr>
              <w:rStyle w:val="AQ"/>
              <w:sz w:val="22"/>
              <w:szCs w:val="22"/>
            </w:rPr>
          </w:rPrChange>
        </w:rPr>
      </w:pPr>
      <w:proofErr w:type="spellStart"/>
      <w:r w:rsidRPr="0099569C">
        <w:rPr>
          <w:rStyle w:val="bibsurname"/>
          <w:sz w:val="22"/>
          <w:szCs w:val="22"/>
          <w:highlight w:val="green"/>
          <w:rPrChange w:id="1249" w:author="AQ" w:date="2025-08-03T08:56:00Z">
            <w:rPr>
              <w:rStyle w:val="bibsurname"/>
              <w:sz w:val="22"/>
              <w:szCs w:val="22"/>
            </w:rPr>
          </w:rPrChange>
        </w:rPr>
        <w:t>Kendler</w:t>
      </w:r>
      <w:proofErr w:type="spellEnd"/>
      <w:r w:rsidRPr="0099569C">
        <w:rPr>
          <w:rStyle w:val="AQ"/>
          <w:sz w:val="22"/>
          <w:szCs w:val="22"/>
          <w:highlight w:val="green"/>
          <w:rPrChange w:id="1250" w:author="AQ" w:date="2025-08-03T08:56:00Z">
            <w:rPr>
              <w:rStyle w:val="AQ"/>
              <w:sz w:val="22"/>
              <w:szCs w:val="22"/>
            </w:rPr>
          </w:rPrChange>
        </w:rPr>
        <w:t xml:space="preserve">, </w:t>
      </w:r>
      <w:r w:rsidRPr="0099569C">
        <w:rPr>
          <w:rStyle w:val="bibfname"/>
          <w:sz w:val="22"/>
          <w:szCs w:val="22"/>
          <w:highlight w:val="green"/>
          <w:rPrChange w:id="1251" w:author="AQ" w:date="2025-08-03T08:56:00Z">
            <w:rPr>
              <w:rStyle w:val="bibfname"/>
              <w:sz w:val="22"/>
              <w:szCs w:val="22"/>
            </w:rPr>
          </w:rPrChange>
        </w:rPr>
        <w:t>H.</w:t>
      </w:r>
      <w:r w:rsidRPr="0099569C">
        <w:rPr>
          <w:rStyle w:val="AQ"/>
          <w:sz w:val="22"/>
          <w:szCs w:val="22"/>
          <w:highlight w:val="green"/>
          <w:rPrChange w:id="1252" w:author="AQ" w:date="2025-08-03T08:56:00Z">
            <w:rPr>
              <w:rStyle w:val="AQ"/>
              <w:sz w:val="22"/>
              <w:szCs w:val="22"/>
            </w:rPr>
          </w:rPrChange>
        </w:rPr>
        <w:t xml:space="preserve"> (</w:t>
      </w:r>
      <w:r w:rsidRPr="0099569C">
        <w:rPr>
          <w:rStyle w:val="bibyear"/>
          <w:sz w:val="22"/>
          <w:szCs w:val="22"/>
          <w:highlight w:val="green"/>
          <w:rPrChange w:id="1253" w:author="AQ" w:date="2025-08-03T08:56:00Z">
            <w:rPr>
              <w:rStyle w:val="bibyear"/>
              <w:sz w:val="22"/>
              <w:szCs w:val="22"/>
            </w:rPr>
          </w:rPrChange>
        </w:rPr>
        <w:t>1986</w:t>
      </w:r>
      <w:r w:rsidRPr="0099569C">
        <w:rPr>
          <w:rStyle w:val="AQ"/>
          <w:sz w:val="22"/>
          <w:szCs w:val="22"/>
          <w:highlight w:val="green"/>
          <w:rPrChange w:id="1254" w:author="AQ" w:date="2025-08-03T08:56:00Z">
            <w:rPr>
              <w:rStyle w:val="AQ"/>
              <w:sz w:val="22"/>
              <w:szCs w:val="22"/>
            </w:rPr>
          </w:rPrChange>
        </w:rPr>
        <w:t xml:space="preserve">). </w:t>
      </w:r>
      <w:proofErr w:type="gramStart"/>
      <w:r w:rsidRPr="0099569C">
        <w:rPr>
          <w:rStyle w:val="bibbook"/>
          <w:sz w:val="22"/>
          <w:szCs w:val="22"/>
          <w:highlight w:val="green"/>
          <w:rPrChange w:id="1255" w:author="AQ" w:date="2025-08-03T08:56:00Z">
            <w:rPr>
              <w:rStyle w:val="bibbook"/>
              <w:sz w:val="22"/>
              <w:szCs w:val="22"/>
            </w:rPr>
          </w:rPrChange>
        </w:rPr>
        <w:t>Historical foundations of modern psychology</w:t>
      </w:r>
      <w:r w:rsidRPr="0099569C">
        <w:rPr>
          <w:sz w:val="22"/>
          <w:szCs w:val="22"/>
          <w:highlight w:val="green"/>
          <w:rPrChange w:id="1256" w:author="AQ" w:date="2025-08-03T08:56:00Z">
            <w:rPr>
              <w:sz w:val="22"/>
              <w:szCs w:val="22"/>
            </w:rPr>
          </w:rPrChange>
        </w:rPr>
        <w:t>.</w:t>
      </w:r>
      <w:proofErr w:type="gramEnd"/>
      <w:r w:rsidRPr="0099569C">
        <w:rPr>
          <w:sz w:val="22"/>
          <w:szCs w:val="22"/>
          <w:highlight w:val="green"/>
          <w:rPrChange w:id="1257" w:author="AQ" w:date="2025-08-03T08:56:00Z">
            <w:rPr>
              <w:sz w:val="22"/>
              <w:szCs w:val="22"/>
            </w:rPr>
          </w:rPrChange>
        </w:rPr>
        <w:t xml:space="preserve"> </w:t>
      </w:r>
      <w:r w:rsidRPr="0099569C">
        <w:rPr>
          <w:rStyle w:val="biblocation"/>
          <w:sz w:val="22"/>
          <w:szCs w:val="22"/>
          <w:highlight w:val="green"/>
          <w:rPrChange w:id="1258" w:author="AQ" w:date="2025-08-03T08:56:00Z">
            <w:rPr>
              <w:rStyle w:val="biblocation"/>
              <w:sz w:val="22"/>
              <w:szCs w:val="22"/>
            </w:rPr>
          </w:rPrChange>
        </w:rPr>
        <w:t>Belmont, CA</w:t>
      </w:r>
      <w:r w:rsidRPr="0099569C">
        <w:rPr>
          <w:sz w:val="22"/>
          <w:szCs w:val="22"/>
          <w:highlight w:val="green"/>
          <w:rPrChange w:id="1259" w:author="AQ" w:date="2025-08-03T08:56:00Z">
            <w:rPr>
              <w:sz w:val="22"/>
              <w:szCs w:val="22"/>
            </w:rPr>
          </w:rPrChange>
        </w:rPr>
        <w:t xml:space="preserve">: </w:t>
      </w:r>
      <w:r w:rsidRPr="0099569C">
        <w:rPr>
          <w:rStyle w:val="bibpublisher"/>
          <w:sz w:val="22"/>
          <w:szCs w:val="22"/>
          <w:highlight w:val="green"/>
          <w:rPrChange w:id="1260" w:author="AQ" w:date="2025-08-03T08:56:00Z">
            <w:rPr>
              <w:rStyle w:val="bibpublisher"/>
              <w:sz w:val="22"/>
              <w:szCs w:val="22"/>
            </w:rPr>
          </w:rPrChange>
        </w:rPr>
        <w:t>Brooks/Cole</w:t>
      </w:r>
      <w:r w:rsidRPr="0099569C">
        <w:rPr>
          <w:sz w:val="22"/>
          <w:szCs w:val="22"/>
          <w:highlight w:val="green"/>
          <w:rPrChange w:id="1261" w:author="AQ" w:date="2025-08-03T08:56:00Z">
            <w:rPr>
              <w:sz w:val="22"/>
              <w:szCs w:val="22"/>
            </w:rPr>
          </w:rPrChange>
        </w:rPr>
        <w:t>.</w:t>
      </w:r>
    </w:p>
    <w:p w14:paraId="64A2F95C" w14:textId="77777777" w:rsidR="00BC4C64" w:rsidRPr="0099569C" w:rsidRDefault="00BC4C64" w:rsidP="00BC4C64">
      <w:pPr>
        <w:pStyle w:val="REF-U"/>
        <w:spacing w:line="480" w:lineRule="auto"/>
        <w:rPr>
          <w:rStyle w:val="AQ"/>
          <w:sz w:val="22"/>
          <w:szCs w:val="22"/>
          <w:highlight w:val="green"/>
          <w:rPrChange w:id="1262" w:author="AQ" w:date="2025-08-03T08:56:00Z">
            <w:rPr>
              <w:rStyle w:val="AQ"/>
              <w:sz w:val="22"/>
              <w:szCs w:val="22"/>
            </w:rPr>
          </w:rPrChange>
        </w:rPr>
      </w:pPr>
      <w:proofErr w:type="spellStart"/>
      <w:r w:rsidRPr="0099569C">
        <w:rPr>
          <w:rStyle w:val="bibsurname"/>
          <w:sz w:val="22"/>
          <w:szCs w:val="22"/>
          <w:highlight w:val="green"/>
          <w:rPrChange w:id="1263" w:author="AQ" w:date="2025-08-03T08:56:00Z">
            <w:rPr>
              <w:rStyle w:val="bibsurname"/>
              <w:sz w:val="22"/>
              <w:szCs w:val="22"/>
            </w:rPr>
          </w:rPrChange>
        </w:rPr>
        <w:t>Kerfoot</w:t>
      </w:r>
      <w:proofErr w:type="spellEnd"/>
      <w:r w:rsidRPr="0099569C">
        <w:rPr>
          <w:rStyle w:val="AQ"/>
          <w:sz w:val="22"/>
          <w:szCs w:val="22"/>
          <w:highlight w:val="green"/>
          <w:rPrChange w:id="1264" w:author="AQ" w:date="2025-08-03T08:56:00Z">
            <w:rPr>
              <w:rStyle w:val="AQ"/>
              <w:sz w:val="22"/>
              <w:szCs w:val="22"/>
            </w:rPr>
          </w:rPrChange>
        </w:rPr>
        <w:t xml:space="preserve">, </w:t>
      </w:r>
      <w:r w:rsidRPr="0099569C">
        <w:rPr>
          <w:rStyle w:val="bibfname"/>
          <w:sz w:val="22"/>
          <w:szCs w:val="22"/>
          <w:highlight w:val="green"/>
          <w:rPrChange w:id="1265" w:author="AQ" w:date="2025-08-03T08:56:00Z">
            <w:rPr>
              <w:rStyle w:val="bibfname"/>
              <w:sz w:val="22"/>
              <w:szCs w:val="22"/>
            </w:rPr>
          </w:rPrChange>
        </w:rPr>
        <w:t>E. M.</w:t>
      </w:r>
      <w:r w:rsidRPr="0099569C">
        <w:rPr>
          <w:rStyle w:val="AQ"/>
          <w:sz w:val="22"/>
          <w:szCs w:val="22"/>
          <w:highlight w:val="green"/>
          <w:rPrChange w:id="1266" w:author="AQ" w:date="2025-08-03T08:56:00Z">
            <w:rPr>
              <w:rStyle w:val="AQ"/>
              <w:sz w:val="22"/>
              <w:szCs w:val="22"/>
            </w:rPr>
          </w:rPrChange>
        </w:rPr>
        <w:t xml:space="preserve"> (</w:t>
      </w:r>
      <w:r w:rsidRPr="0099569C">
        <w:rPr>
          <w:rStyle w:val="bibyear"/>
          <w:sz w:val="22"/>
          <w:szCs w:val="22"/>
          <w:highlight w:val="green"/>
          <w:rPrChange w:id="1267" w:author="AQ" w:date="2025-08-03T08:56:00Z">
            <w:rPr>
              <w:rStyle w:val="bibyear"/>
              <w:sz w:val="22"/>
              <w:szCs w:val="22"/>
            </w:rPr>
          </w:rPrChange>
        </w:rPr>
        <w:t>1998</w:t>
      </w:r>
      <w:r w:rsidRPr="0099569C">
        <w:rPr>
          <w:rStyle w:val="AQ"/>
          <w:sz w:val="22"/>
          <w:szCs w:val="22"/>
          <w:highlight w:val="green"/>
          <w:rPrChange w:id="1268" w:author="AQ" w:date="2025-08-03T08:56:00Z">
            <w:rPr>
              <w:rStyle w:val="AQ"/>
              <w:sz w:val="22"/>
              <w:szCs w:val="22"/>
            </w:rPr>
          </w:rPrChange>
        </w:rPr>
        <w:t xml:space="preserve">). </w:t>
      </w:r>
      <w:r w:rsidRPr="0099569C">
        <w:rPr>
          <w:rStyle w:val="bibarticle"/>
          <w:sz w:val="22"/>
          <w:szCs w:val="22"/>
          <w:highlight w:val="green"/>
          <w:rPrChange w:id="1269" w:author="AQ" w:date="2025-08-03T08:56:00Z">
            <w:rPr>
              <w:rStyle w:val="bibarticle"/>
              <w:sz w:val="22"/>
              <w:szCs w:val="22"/>
            </w:rPr>
          </w:rPrChange>
        </w:rPr>
        <w:t xml:space="preserve">TART: </w:t>
      </w:r>
      <w:proofErr w:type="spellStart"/>
      <w:r w:rsidRPr="0099569C">
        <w:rPr>
          <w:rStyle w:val="bibarticle"/>
          <w:sz w:val="22"/>
          <w:szCs w:val="22"/>
          <w:highlight w:val="green"/>
          <w:rPrChange w:id="1270" w:author="AQ" w:date="2025-08-03T08:56:00Z">
            <w:rPr>
              <w:rStyle w:val="bibarticle"/>
              <w:sz w:val="22"/>
              <w:szCs w:val="22"/>
            </w:rPr>
          </w:rPrChange>
        </w:rPr>
        <w:t>Redecision</w:t>
      </w:r>
      <w:proofErr w:type="spellEnd"/>
      <w:r w:rsidRPr="0099569C">
        <w:rPr>
          <w:rStyle w:val="bibarticle"/>
          <w:sz w:val="22"/>
          <w:szCs w:val="22"/>
          <w:highlight w:val="green"/>
          <w:rPrChange w:id="1271" w:author="AQ" w:date="2025-08-03T08:56:00Z">
            <w:rPr>
              <w:rStyle w:val="bibarticle"/>
              <w:sz w:val="22"/>
              <w:szCs w:val="22"/>
            </w:rPr>
          </w:rPrChange>
        </w:rPr>
        <w:t xml:space="preserve"> therapy training in academia</w:t>
      </w:r>
      <w:r w:rsidRPr="0099569C">
        <w:rPr>
          <w:rStyle w:val="AQ"/>
          <w:sz w:val="22"/>
          <w:szCs w:val="22"/>
          <w:highlight w:val="green"/>
          <w:rPrChange w:id="1272" w:author="AQ" w:date="2025-08-03T08:56:00Z">
            <w:rPr>
              <w:rStyle w:val="AQ"/>
              <w:sz w:val="22"/>
              <w:szCs w:val="22"/>
            </w:rPr>
          </w:rPrChange>
        </w:rPr>
        <w:t xml:space="preserve">. </w:t>
      </w:r>
      <w:r w:rsidRPr="0099569C">
        <w:rPr>
          <w:rStyle w:val="bibjournal"/>
          <w:sz w:val="22"/>
          <w:szCs w:val="22"/>
          <w:highlight w:val="green"/>
          <w:rPrChange w:id="1273" w:author="AQ" w:date="2025-08-03T08:56:00Z">
            <w:rPr>
              <w:rStyle w:val="bibjournal"/>
              <w:sz w:val="22"/>
              <w:szCs w:val="22"/>
            </w:rPr>
          </w:rPrChange>
        </w:rPr>
        <w:t xml:space="preserve">Journal of </w:t>
      </w:r>
      <w:proofErr w:type="spellStart"/>
      <w:r w:rsidRPr="0099569C">
        <w:rPr>
          <w:rStyle w:val="bibjournal"/>
          <w:sz w:val="22"/>
          <w:szCs w:val="22"/>
          <w:highlight w:val="green"/>
          <w:rPrChange w:id="1274" w:author="AQ" w:date="2025-08-03T08:56:00Z">
            <w:rPr>
              <w:rStyle w:val="bibjournal"/>
              <w:sz w:val="22"/>
              <w:szCs w:val="22"/>
            </w:rPr>
          </w:rPrChange>
        </w:rPr>
        <w:t>Redecision</w:t>
      </w:r>
      <w:proofErr w:type="spellEnd"/>
      <w:r w:rsidRPr="0099569C">
        <w:rPr>
          <w:rStyle w:val="bibjournal"/>
          <w:sz w:val="22"/>
          <w:szCs w:val="22"/>
          <w:highlight w:val="green"/>
          <w:rPrChange w:id="1275" w:author="AQ" w:date="2025-08-03T08:56:00Z">
            <w:rPr>
              <w:rStyle w:val="bibjournal"/>
              <w:sz w:val="22"/>
              <w:szCs w:val="22"/>
            </w:rPr>
          </w:rPrChange>
        </w:rPr>
        <w:t xml:space="preserve"> Therapy</w:t>
      </w:r>
      <w:r w:rsidRPr="0099569C">
        <w:rPr>
          <w:sz w:val="22"/>
          <w:szCs w:val="22"/>
          <w:highlight w:val="green"/>
          <w:rPrChange w:id="1276" w:author="AQ" w:date="2025-08-03T08:56:00Z">
            <w:rPr>
              <w:sz w:val="22"/>
              <w:szCs w:val="22"/>
            </w:rPr>
          </w:rPrChange>
        </w:rPr>
        <w:t xml:space="preserve">, </w:t>
      </w:r>
      <w:r w:rsidRPr="0099569C">
        <w:rPr>
          <w:rStyle w:val="bibvolume"/>
          <w:sz w:val="22"/>
          <w:szCs w:val="22"/>
          <w:highlight w:val="green"/>
          <w:rPrChange w:id="1277" w:author="AQ" w:date="2025-08-03T08:56:00Z">
            <w:rPr>
              <w:rStyle w:val="bibvolume"/>
              <w:sz w:val="22"/>
              <w:szCs w:val="22"/>
            </w:rPr>
          </w:rPrChange>
        </w:rPr>
        <w:t>1</w:t>
      </w:r>
      <w:r w:rsidRPr="0099569C">
        <w:rPr>
          <w:sz w:val="22"/>
          <w:szCs w:val="22"/>
          <w:highlight w:val="green"/>
          <w:rPrChange w:id="1278" w:author="AQ" w:date="2025-08-03T08:56:00Z">
            <w:rPr>
              <w:sz w:val="22"/>
              <w:szCs w:val="22"/>
            </w:rPr>
          </w:rPrChange>
        </w:rPr>
        <w:t xml:space="preserve">, </w:t>
      </w:r>
      <w:r w:rsidRPr="0099569C">
        <w:rPr>
          <w:rStyle w:val="bibfpage"/>
          <w:sz w:val="22"/>
          <w:szCs w:val="22"/>
          <w:highlight w:val="green"/>
          <w:rPrChange w:id="1279" w:author="AQ" w:date="2025-08-03T08:56:00Z">
            <w:rPr>
              <w:rStyle w:val="bibfpage"/>
              <w:sz w:val="22"/>
              <w:szCs w:val="22"/>
            </w:rPr>
          </w:rPrChange>
        </w:rPr>
        <w:t>80</w:t>
      </w:r>
      <w:r w:rsidRPr="0099569C">
        <w:rPr>
          <w:sz w:val="22"/>
          <w:szCs w:val="22"/>
          <w:highlight w:val="green"/>
          <w:rPrChange w:id="1280" w:author="AQ" w:date="2025-08-03T08:56:00Z">
            <w:rPr>
              <w:sz w:val="22"/>
              <w:szCs w:val="22"/>
            </w:rPr>
          </w:rPrChange>
        </w:rPr>
        <w:t>–</w:t>
      </w:r>
      <w:r w:rsidRPr="0099569C">
        <w:rPr>
          <w:rStyle w:val="biblpage"/>
          <w:sz w:val="22"/>
          <w:szCs w:val="22"/>
          <w:highlight w:val="green"/>
          <w:rPrChange w:id="1281" w:author="AQ" w:date="2025-08-03T08:56:00Z">
            <w:rPr>
              <w:rStyle w:val="biblpage"/>
              <w:sz w:val="22"/>
              <w:szCs w:val="22"/>
            </w:rPr>
          </w:rPrChange>
        </w:rPr>
        <w:t>93</w:t>
      </w:r>
      <w:r w:rsidRPr="0099569C">
        <w:rPr>
          <w:sz w:val="22"/>
          <w:szCs w:val="22"/>
          <w:highlight w:val="green"/>
          <w:rPrChange w:id="1282" w:author="AQ" w:date="2025-08-03T08:56:00Z">
            <w:rPr>
              <w:sz w:val="22"/>
              <w:szCs w:val="22"/>
            </w:rPr>
          </w:rPrChange>
        </w:rPr>
        <w:t>.</w:t>
      </w:r>
    </w:p>
    <w:p w14:paraId="5B452958" w14:textId="27A7851C" w:rsidR="00BC4C64" w:rsidRPr="0099569C" w:rsidRDefault="00BC4C64" w:rsidP="00BC4C64">
      <w:pPr>
        <w:pStyle w:val="REF-U"/>
        <w:spacing w:line="480" w:lineRule="auto"/>
        <w:rPr>
          <w:rStyle w:val="AQ"/>
          <w:sz w:val="22"/>
          <w:szCs w:val="22"/>
          <w:highlight w:val="green"/>
          <w:rPrChange w:id="1283" w:author="AQ" w:date="2025-08-03T08:56:00Z">
            <w:rPr>
              <w:rStyle w:val="AQ"/>
              <w:sz w:val="22"/>
              <w:szCs w:val="22"/>
            </w:rPr>
          </w:rPrChange>
        </w:rPr>
      </w:pPr>
      <w:proofErr w:type="spellStart"/>
      <w:proofErr w:type="gramStart"/>
      <w:r w:rsidRPr="0099569C">
        <w:rPr>
          <w:rStyle w:val="bibsurname"/>
          <w:sz w:val="22"/>
          <w:szCs w:val="22"/>
          <w:highlight w:val="green"/>
          <w:rPrChange w:id="1284" w:author="AQ" w:date="2025-08-03T08:56:00Z">
            <w:rPr>
              <w:rStyle w:val="bibsurname"/>
              <w:sz w:val="22"/>
              <w:szCs w:val="22"/>
            </w:rPr>
          </w:rPrChange>
        </w:rPr>
        <w:t>Kirschenbaum</w:t>
      </w:r>
      <w:proofErr w:type="spellEnd"/>
      <w:r w:rsidRPr="0099569C">
        <w:rPr>
          <w:rStyle w:val="AQ"/>
          <w:sz w:val="22"/>
          <w:szCs w:val="22"/>
          <w:highlight w:val="green"/>
          <w:rPrChange w:id="1285" w:author="AQ" w:date="2025-08-03T08:56:00Z">
            <w:rPr>
              <w:rStyle w:val="AQ"/>
              <w:sz w:val="22"/>
              <w:szCs w:val="22"/>
            </w:rPr>
          </w:rPrChange>
        </w:rPr>
        <w:t xml:space="preserve">, </w:t>
      </w:r>
      <w:r w:rsidRPr="0099569C">
        <w:rPr>
          <w:rStyle w:val="bibfname"/>
          <w:sz w:val="22"/>
          <w:szCs w:val="22"/>
          <w:highlight w:val="green"/>
          <w:rPrChange w:id="1286" w:author="AQ" w:date="2025-08-03T08:56:00Z">
            <w:rPr>
              <w:rStyle w:val="bibfname"/>
              <w:sz w:val="22"/>
              <w:szCs w:val="22"/>
            </w:rPr>
          </w:rPrChange>
        </w:rPr>
        <w:t>H.</w:t>
      </w:r>
      <w:r w:rsidRPr="0099569C">
        <w:rPr>
          <w:rStyle w:val="AQ"/>
          <w:sz w:val="22"/>
          <w:szCs w:val="22"/>
          <w:highlight w:val="green"/>
          <w:rPrChange w:id="1287" w:author="AQ" w:date="2025-08-03T08:56:00Z">
            <w:rPr>
              <w:rStyle w:val="AQ"/>
              <w:sz w:val="22"/>
              <w:szCs w:val="22"/>
            </w:rPr>
          </w:rPrChange>
        </w:rPr>
        <w:t xml:space="preserve">, &amp; </w:t>
      </w:r>
      <w:proofErr w:type="spellStart"/>
      <w:r w:rsidRPr="0099569C">
        <w:rPr>
          <w:rStyle w:val="bibsurname"/>
          <w:sz w:val="22"/>
          <w:szCs w:val="22"/>
          <w:highlight w:val="green"/>
          <w:rPrChange w:id="1288" w:author="AQ" w:date="2025-08-03T08:56:00Z">
            <w:rPr>
              <w:rStyle w:val="bibsurname"/>
              <w:sz w:val="22"/>
              <w:szCs w:val="22"/>
            </w:rPr>
          </w:rPrChange>
        </w:rPr>
        <w:t>Jourdan</w:t>
      </w:r>
      <w:proofErr w:type="spellEnd"/>
      <w:r w:rsidRPr="0099569C">
        <w:rPr>
          <w:rStyle w:val="AQ"/>
          <w:sz w:val="22"/>
          <w:szCs w:val="22"/>
          <w:highlight w:val="green"/>
          <w:rPrChange w:id="1289" w:author="AQ" w:date="2025-08-03T08:56:00Z">
            <w:rPr>
              <w:rStyle w:val="AQ"/>
              <w:sz w:val="22"/>
              <w:szCs w:val="22"/>
            </w:rPr>
          </w:rPrChange>
        </w:rPr>
        <w:t xml:space="preserve">, </w:t>
      </w:r>
      <w:r w:rsidRPr="0099569C">
        <w:rPr>
          <w:rStyle w:val="bibfname"/>
          <w:sz w:val="22"/>
          <w:szCs w:val="22"/>
          <w:highlight w:val="green"/>
          <w:rPrChange w:id="1290" w:author="AQ" w:date="2025-08-03T08:56:00Z">
            <w:rPr>
              <w:rStyle w:val="bibfname"/>
              <w:sz w:val="22"/>
              <w:szCs w:val="22"/>
            </w:rPr>
          </w:rPrChange>
        </w:rPr>
        <w:t>A.</w:t>
      </w:r>
      <w:r w:rsidRPr="0099569C">
        <w:rPr>
          <w:rStyle w:val="AQ"/>
          <w:sz w:val="22"/>
          <w:szCs w:val="22"/>
          <w:highlight w:val="green"/>
          <w:rPrChange w:id="1291" w:author="AQ" w:date="2025-08-03T08:56:00Z">
            <w:rPr>
              <w:rStyle w:val="AQ"/>
              <w:sz w:val="22"/>
              <w:szCs w:val="22"/>
            </w:rPr>
          </w:rPrChange>
        </w:rPr>
        <w:t xml:space="preserve"> (</w:t>
      </w:r>
      <w:r w:rsidRPr="0099569C">
        <w:rPr>
          <w:rStyle w:val="bibyear"/>
          <w:sz w:val="22"/>
          <w:szCs w:val="22"/>
          <w:highlight w:val="green"/>
          <w:rPrChange w:id="1292" w:author="AQ" w:date="2025-08-03T08:56:00Z">
            <w:rPr>
              <w:rStyle w:val="bibyear"/>
              <w:sz w:val="22"/>
              <w:szCs w:val="22"/>
            </w:rPr>
          </w:rPrChange>
        </w:rPr>
        <w:t>2005</w:t>
      </w:r>
      <w:r w:rsidRPr="0099569C">
        <w:rPr>
          <w:rStyle w:val="AQ"/>
          <w:sz w:val="22"/>
          <w:szCs w:val="22"/>
          <w:highlight w:val="green"/>
          <w:rPrChange w:id="1293" w:author="AQ" w:date="2025-08-03T08:56:00Z">
            <w:rPr>
              <w:rStyle w:val="AQ"/>
              <w:sz w:val="22"/>
              <w:szCs w:val="22"/>
            </w:rPr>
          </w:rPrChange>
        </w:rPr>
        <w:t>).</w:t>
      </w:r>
      <w:proofErr w:type="gramEnd"/>
      <w:r w:rsidRPr="0099569C">
        <w:rPr>
          <w:rStyle w:val="AQ"/>
          <w:sz w:val="22"/>
          <w:szCs w:val="22"/>
          <w:highlight w:val="green"/>
          <w:rPrChange w:id="1294" w:author="AQ" w:date="2025-08-03T08:56:00Z">
            <w:rPr>
              <w:rStyle w:val="AQ"/>
              <w:sz w:val="22"/>
              <w:szCs w:val="22"/>
            </w:rPr>
          </w:rPrChange>
        </w:rPr>
        <w:t xml:space="preserve"> </w:t>
      </w:r>
      <w:proofErr w:type="gramStart"/>
      <w:r w:rsidRPr="0099569C">
        <w:rPr>
          <w:rStyle w:val="bibarticle"/>
          <w:sz w:val="22"/>
          <w:szCs w:val="22"/>
          <w:highlight w:val="green"/>
          <w:rPrChange w:id="1295" w:author="AQ" w:date="2025-08-03T08:56:00Z">
            <w:rPr>
              <w:rStyle w:val="bibarticle"/>
              <w:sz w:val="22"/>
              <w:szCs w:val="22"/>
            </w:rPr>
          </w:rPrChange>
        </w:rPr>
        <w:t>The current status of Carl Rogers and person-centered approach</w:t>
      </w:r>
      <w:r w:rsidRPr="0099569C">
        <w:rPr>
          <w:rStyle w:val="AQ"/>
          <w:sz w:val="22"/>
          <w:szCs w:val="22"/>
          <w:highlight w:val="green"/>
          <w:rPrChange w:id="1296" w:author="AQ" w:date="2025-08-03T08:56:00Z">
            <w:rPr>
              <w:rStyle w:val="AQ"/>
              <w:sz w:val="22"/>
              <w:szCs w:val="22"/>
            </w:rPr>
          </w:rPrChange>
        </w:rPr>
        <w:t>.</w:t>
      </w:r>
      <w:proofErr w:type="gramEnd"/>
      <w:r w:rsidRPr="0099569C">
        <w:rPr>
          <w:rStyle w:val="AQ"/>
          <w:sz w:val="22"/>
          <w:szCs w:val="22"/>
          <w:highlight w:val="green"/>
          <w:rPrChange w:id="1297" w:author="AQ" w:date="2025-08-03T08:56:00Z">
            <w:rPr>
              <w:rStyle w:val="AQ"/>
              <w:sz w:val="22"/>
              <w:szCs w:val="22"/>
            </w:rPr>
          </w:rPrChange>
        </w:rPr>
        <w:t xml:space="preserve"> </w:t>
      </w:r>
      <w:r w:rsidRPr="0099569C">
        <w:rPr>
          <w:rStyle w:val="bibjournal"/>
          <w:highlight w:val="green"/>
          <w:rPrChange w:id="1298" w:author="AQ" w:date="2025-08-03T08:56:00Z">
            <w:rPr>
              <w:rStyle w:val="bibjournal"/>
            </w:rPr>
          </w:rPrChange>
        </w:rPr>
        <w:t>Psychotherapy: Theory, Research, Practice, Tra</w:t>
      </w:r>
      <w:r w:rsidRPr="0099569C">
        <w:rPr>
          <w:rStyle w:val="bibjournal"/>
          <w:sz w:val="22"/>
          <w:szCs w:val="22"/>
          <w:highlight w:val="green"/>
          <w:rPrChange w:id="1299" w:author="AQ" w:date="2025-08-03T08:56:00Z">
            <w:rPr>
              <w:rStyle w:val="bibjournal"/>
              <w:sz w:val="22"/>
              <w:szCs w:val="22"/>
            </w:rPr>
          </w:rPrChange>
        </w:rPr>
        <w:t>ining</w:t>
      </w:r>
      <w:r w:rsidRPr="0099569C">
        <w:rPr>
          <w:sz w:val="22"/>
          <w:szCs w:val="22"/>
          <w:highlight w:val="green"/>
          <w:rPrChange w:id="1300" w:author="AQ" w:date="2025-08-03T08:56:00Z">
            <w:rPr>
              <w:sz w:val="22"/>
              <w:szCs w:val="22"/>
            </w:rPr>
          </w:rPrChange>
        </w:rPr>
        <w:t xml:space="preserve">, </w:t>
      </w:r>
      <w:r w:rsidRPr="0099569C">
        <w:rPr>
          <w:rStyle w:val="bibvolume"/>
          <w:sz w:val="22"/>
          <w:szCs w:val="22"/>
          <w:highlight w:val="green"/>
          <w:rPrChange w:id="1301" w:author="AQ" w:date="2025-08-03T08:56:00Z">
            <w:rPr>
              <w:rStyle w:val="bibvolume"/>
              <w:sz w:val="22"/>
              <w:szCs w:val="22"/>
            </w:rPr>
          </w:rPrChange>
        </w:rPr>
        <w:t>42</w:t>
      </w:r>
      <w:r w:rsidRPr="0099569C">
        <w:rPr>
          <w:sz w:val="22"/>
          <w:szCs w:val="22"/>
          <w:highlight w:val="green"/>
          <w:rPrChange w:id="1302" w:author="AQ" w:date="2025-08-03T08:56:00Z">
            <w:rPr>
              <w:sz w:val="22"/>
              <w:szCs w:val="22"/>
            </w:rPr>
          </w:rPrChange>
        </w:rPr>
        <w:t>(</w:t>
      </w:r>
      <w:r w:rsidRPr="0099569C">
        <w:rPr>
          <w:rStyle w:val="bibissue"/>
          <w:sz w:val="22"/>
          <w:szCs w:val="22"/>
          <w:highlight w:val="green"/>
          <w:rPrChange w:id="1303" w:author="AQ" w:date="2025-08-03T08:56:00Z">
            <w:rPr>
              <w:rStyle w:val="bibissue"/>
              <w:sz w:val="22"/>
              <w:szCs w:val="22"/>
            </w:rPr>
          </w:rPrChange>
        </w:rPr>
        <w:t>1</w:t>
      </w:r>
      <w:r w:rsidRPr="0099569C">
        <w:rPr>
          <w:sz w:val="22"/>
          <w:szCs w:val="22"/>
          <w:highlight w:val="green"/>
          <w:rPrChange w:id="1304" w:author="AQ" w:date="2025-08-03T08:56:00Z">
            <w:rPr>
              <w:sz w:val="22"/>
              <w:szCs w:val="22"/>
            </w:rPr>
          </w:rPrChange>
        </w:rPr>
        <w:t xml:space="preserve">), </w:t>
      </w:r>
      <w:r w:rsidRPr="0099569C">
        <w:rPr>
          <w:rStyle w:val="bibfpage"/>
          <w:sz w:val="22"/>
          <w:szCs w:val="22"/>
          <w:highlight w:val="green"/>
          <w:rPrChange w:id="1305" w:author="AQ" w:date="2025-08-03T08:56:00Z">
            <w:rPr>
              <w:rStyle w:val="bibfpage"/>
              <w:sz w:val="22"/>
              <w:szCs w:val="22"/>
            </w:rPr>
          </w:rPrChange>
        </w:rPr>
        <w:t>37</w:t>
      </w:r>
      <w:r w:rsidRPr="0099569C">
        <w:rPr>
          <w:sz w:val="22"/>
          <w:szCs w:val="22"/>
          <w:highlight w:val="green"/>
          <w:rPrChange w:id="1306" w:author="AQ" w:date="2025-08-03T08:56:00Z">
            <w:rPr>
              <w:sz w:val="22"/>
              <w:szCs w:val="22"/>
            </w:rPr>
          </w:rPrChange>
        </w:rPr>
        <w:t>–</w:t>
      </w:r>
      <w:r w:rsidRPr="0099569C">
        <w:rPr>
          <w:rStyle w:val="biblpage"/>
          <w:sz w:val="22"/>
          <w:szCs w:val="22"/>
          <w:highlight w:val="green"/>
          <w:rPrChange w:id="1307" w:author="AQ" w:date="2025-08-03T08:56:00Z">
            <w:rPr>
              <w:rStyle w:val="biblpage"/>
              <w:sz w:val="22"/>
              <w:szCs w:val="22"/>
            </w:rPr>
          </w:rPrChange>
        </w:rPr>
        <w:t>51</w:t>
      </w:r>
      <w:r w:rsidRPr="0099569C">
        <w:rPr>
          <w:sz w:val="22"/>
          <w:szCs w:val="22"/>
          <w:highlight w:val="green"/>
          <w:rPrChange w:id="1308" w:author="AQ" w:date="2025-08-03T08:56:00Z">
            <w:rPr>
              <w:sz w:val="22"/>
              <w:szCs w:val="22"/>
            </w:rPr>
          </w:rPrChange>
        </w:rPr>
        <w:t xml:space="preserve">. </w:t>
      </w:r>
      <w:r w:rsidRPr="0099569C">
        <w:rPr>
          <w:rStyle w:val="bibdoi"/>
          <w:sz w:val="22"/>
          <w:szCs w:val="22"/>
          <w:highlight w:val="green"/>
          <w:rPrChange w:id="1309" w:author="AQ" w:date="2025-08-03T08:56:00Z">
            <w:rPr>
              <w:rStyle w:val="bibdoi"/>
              <w:sz w:val="22"/>
              <w:szCs w:val="22"/>
            </w:rPr>
          </w:rPrChange>
        </w:rPr>
        <w:t>doi:10.1037</w:t>
      </w:r>
      <w:r w:rsidRPr="0099569C">
        <w:rPr>
          <w:rStyle w:val="bibdoi"/>
          <w:sz w:val="22"/>
          <w:highlight w:val="green"/>
          <w:rPrChange w:id="1310" w:author="AQ" w:date="2025-08-03T08:56:00Z">
            <w:rPr>
              <w:rStyle w:val="bibdoi"/>
              <w:sz w:val="22"/>
            </w:rPr>
          </w:rPrChange>
        </w:rPr>
        <w:t>/0033-3204.42.1.37</w:t>
      </w:r>
    </w:p>
    <w:p w14:paraId="074FF687" w14:textId="77777777" w:rsidR="00BC4C64" w:rsidRPr="0099569C" w:rsidRDefault="00BC4C64" w:rsidP="00BC4C64">
      <w:pPr>
        <w:pStyle w:val="REF-U"/>
        <w:spacing w:line="480" w:lineRule="auto"/>
        <w:rPr>
          <w:rStyle w:val="AQ"/>
          <w:sz w:val="22"/>
          <w:szCs w:val="22"/>
          <w:highlight w:val="green"/>
          <w:rPrChange w:id="1311" w:author="AQ" w:date="2025-08-03T08:56:00Z">
            <w:rPr>
              <w:rStyle w:val="AQ"/>
              <w:sz w:val="22"/>
              <w:szCs w:val="22"/>
            </w:rPr>
          </w:rPrChange>
        </w:rPr>
      </w:pPr>
      <w:proofErr w:type="gramStart"/>
      <w:r w:rsidRPr="0099569C">
        <w:rPr>
          <w:rStyle w:val="bibsurname"/>
          <w:sz w:val="22"/>
          <w:szCs w:val="22"/>
          <w:highlight w:val="green"/>
          <w:rPrChange w:id="1312" w:author="AQ" w:date="2025-08-03T08:56:00Z">
            <w:rPr>
              <w:rStyle w:val="bibsurname"/>
              <w:sz w:val="22"/>
              <w:szCs w:val="22"/>
            </w:rPr>
          </w:rPrChange>
        </w:rPr>
        <w:t>Knight</w:t>
      </w:r>
      <w:r w:rsidRPr="0099569C">
        <w:rPr>
          <w:rStyle w:val="AQ"/>
          <w:sz w:val="22"/>
          <w:szCs w:val="22"/>
          <w:highlight w:val="green"/>
          <w:rPrChange w:id="1313" w:author="AQ" w:date="2025-08-03T08:56:00Z">
            <w:rPr>
              <w:rStyle w:val="AQ"/>
              <w:sz w:val="22"/>
              <w:szCs w:val="22"/>
            </w:rPr>
          </w:rPrChange>
        </w:rPr>
        <w:t xml:space="preserve">, </w:t>
      </w:r>
      <w:r w:rsidRPr="0099569C">
        <w:rPr>
          <w:rStyle w:val="bibfname"/>
          <w:sz w:val="22"/>
          <w:szCs w:val="22"/>
          <w:highlight w:val="green"/>
          <w:rPrChange w:id="1314" w:author="AQ" w:date="2025-08-03T08:56:00Z">
            <w:rPr>
              <w:rStyle w:val="bibfname"/>
              <w:sz w:val="22"/>
              <w:szCs w:val="22"/>
            </w:rPr>
          </w:rPrChange>
        </w:rPr>
        <w:t>C.</w:t>
      </w:r>
      <w:r w:rsidRPr="0099569C">
        <w:rPr>
          <w:rStyle w:val="AQ"/>
          <w:sz w:val="22"/>
          <w:szCs w:val="22"/>
          <w:highlight w:val="green"/>
          <w:rPrChange w:id="1315" w:author="AQ" w:date="2025-08-03T08:56:00Z">
            <w:rPr>
              <w:rStyle w:val="AQ"/>
              <w:sz w:val="22"/>
              <w:szCs w:val="22"/>
            </w:rPr>
          </w:rPrChange>
        </w:rPr>
        <w:t xml:space="preserve"> (</w:t>
      </w:r>
      <w:r w:rsidRPr="0099569C">
        <w:rPr>
          <w:rStyle w:val="bibyear"/>
          <w:sz w:val="22"/>
          <w:szCs w:val="22"/>
          <w:highlight w:val="green"/>
          <w:rPrChange w:id="1316" w:author="AQ" w:date="2025-08-03T08:56:00Z">
            <w:rPr>
              <w:rStyle w:val="bibyear"/>
              <w:sz w:val="22"/>
              <w:szCs w:val="22"/>
            </w:rPr>
          </w:rPrChange>
        </w:rPr>
        <w:t>1996</w:t>
      </w:r>
      <w:r w:rsidRPr="0099569C">
        <w:rPr>
          <w:rStyle w:val="AQ"/>
          <w:sz w:val="22"/>
          <w:szCs w:val="22"/>
          <w:highlight w:val="green"/>
          <w:rPrChange w:id="1317" w:author="AQ" w:date="2025-08-03T08:56:00Z">
            <w:rPr>
              <w:rStyle w:val="AQ"/>
              <w:sz w:val="22"/>
              <w:szCs w:val="22"/>
            </w:rPr>
          </w:rPrChange>
        </w:rPr>
        <w:t>).</w:t>
      </w:r>
      <w:proofErr w:type="gramEnd"/>
      <w:r w:rsidRPr="0099569C">
        <w:rPr>
          <w:rStyle w:val="AQ"/>
          <w:sz w:val="22"/>
          <w:szCs w:val="22"/>
          <w:highlight w:val="green"/>
          <w:rPrChange w:id="1318" w:author="AQ" w:date="2025-08-03T08:56:00Z">
            <w:rPr>
              <w:rStyle w:val="AQ"/>
              <w:sz w:val="22"/>
              <w:szCs w:val="22"/>
            </w:rPr>
          </w:rPrChange>
        </w:rPr>
        <w:t xml:space="preserve"> </w:t>
      </w:r>
      <w:proofErr w:type="gramStart"/>
      <w:r w:rsidRPr="0099569C">
        <w:rPr>
          <w:rStyle w:val="bibbook"/>
          <w:sz w:val="22"/>
          <w:highlight w:val="green"/>
          <w:rPrChange w:id="1319" w:author="AQ" w:date="2025-08-03T08:56:00Z">
            <w:rPr>
              <w:rStyle w:val="bibbook"/>
              <w:sz w:val="22"/>
            </w:rPr>
          </w:rPrChange>
        </w:rPr>
        <w:t>A Gestalt therapy training manual</w:t>
      </w:r>
      <w:r w:rsidRPr="0099569C">
        <w:rPr>
          <w:sz w:val="22"/>
          <w:szCs w:val="22"/>
          <w:highlight w:val="green"/>
          <w:rPrChange w:id="1320" w:author="AQ" w:date="2025-08-03T08:56:00Z">
            <w:rPr>
              <w:sz w:val="22"/>
              <w:szCs w:val="22"/>
            </w:rPr>
          </w:rPrChange>
        </w:rPr>
        <w:t>.</w:t>
      </w:r>
      <w:proofErr w:type="gramEnd"/>
      <w:r w:rsidRPr="0099569C">
        <w:rPr>
          <w:sz w:val="22"/>
          <w:szCs w:val="22"/>
          <w:highlight w:val="green"/>
          <w:rPrChange w:id="1321" w:author="AQ" w:date="2025-08-03T08:56:00Z">
            <w:rPr>
              <w:sz w:val="22"/>
              <w:szCs w:val="22"/>
            </w:rPr>
          </w:rPrChange>
        </w:rPr>
        <w:t xml:space="preserve"> </w:t>
      </w:r>
      <w:r w:rsidRPr="0099569C">
        <w:rPr>
          <w:rStyle w:val="biblocation"/>
          <w:highlight w:val="green"/>
          <w:rPrChange w:id="1322" w:author="AQ" w:date="2025-08-03T08:56:00Z">
            <w:rPr>
              <w:rStyle w:val="biblocation"/>
            </w:rPr>
          </w:rPrChange>
        </w:rPr>
        <w:t>Flemington, NJ</w:t>
      </w:r>
      <w:r w:rsidRPr="0099569C">
        <w:rPr>
          <w:sz w:val="22"/>
          <w:szCs w:val="22"/>
          <w:highlight w:val="green"/>
          <w:rPrChange w:id="1323" w:author="AQ" w:date="2025-08-03T08:56:00Z">
            <w:rPr>
              <w:sz w:val="22"/>
              <w:szCs w:val="22"/>
            </w:rPr>
          </w:rPrChange>
        </w:rPr>
        <w:t xml:space="preserve">: </w:t>
      </w:r>
      <w:r w:rsidRPr="0099569C">
        <w:rPr>
          <w:rStyle w:val="bibpublisher"/>
          <w:highlight w:val="green"/>
          <w:rPrChange w:id="1324" w:author="AQ" w:date="2025-08-03T08:56:00Z">
            <w:rPr>
              <w:rStyle w:val="bibpublisher"/>
            </w:rPr>
          </w:rPrChange>
        </w:rPr>
        <w:t>Center for Gestalt Therapy</w:t>
      </w:r>
      <w:r w:rsidRPr="0099569C">
        <w:rPr>
          <w:sz w:val="22"/>
          <w:szCs w:val="22"/>
          <w:highlight w:val="green"/>
          <w:rPrChange w:id="1325" w:author="AQ" w:date="2025-08-03T08:56:00Z">
            <w:rPr>
              <w:sz w:val="22"/>
              <w:szCs w:val="22"/>
            </w:rPr>
          </w:rPrChange>
        </w:rPr>
        <w:t>.</w:t>
      </w:r>
    </w:p>
    <w:p w14:paraId="21B15F8D" w14:textId="77777777" w:rsidR="00BC4C64" w:rsidRPr="0099569C" w:rsidRDefault="00BC4C64" w:rsidP="00BC4C64">
      <w:pPr>
        <w:pStyle w:val="REF-U"/>
        <w:spacing w:line="480" w:lineRule="auto"/>
        <w:rPr>
          <w:rStyle w:val="AQ"/>
          <w:sz w:val="22"/>
          <w:szCs w:val="22"/>
          <w:highlight w:val="green"/>
          <w:rPrChange w:id="1326" w:author="AQ" w:date="2025-08-03T08:56:00Z">
            <w:rPr>
              <w:rStyle w:val="AQ"/>
              <w:sz w:val="22"/>
              <w:szCs w:val="22"/>
            </w:rPr>
          </w:rPrChange>
        </w:rPr>
      </w:pPr>
      <w:proofErr w:type="spellStart"/>
      <w:proofErr w:type="gramStart"/>
      <w:r w:rsidRPr="0099569C">
        <w:rPr>
          <w:rStyle w:val="bibsurname"/>
          <w:sz w:val="22"/>
          <w:szCs w:val="22"/>
          <w:highlight w:val="green"/>
          <w:rPrChange w:id="1327" w:author="AQ" w:date="2025-08-03T08:56:00Z">
            <w:rPr>
              <w:rStyle w:val="bibsurname"/>
              <w:sz w:val="22"/>
              <w:szCs w:val="22"/>
            </w:rPr>
          </w:rPrChange>
        </w:rPr>
        <w:t>Kuo</w:t>
      </w:r>
      <w:proofErr w:type="spellEnd"/>
      <w:r w:rsidRPr="0099569C">
        <w:rPr>
          <w:rStyle w:val="AQ"/>
          <w:sz w:val="22"/>
          <w:szCs w:val="22"/>
          <w:highlight w:val="green"/>
          <w:rPrChange w:id="1328" w:author="AQ" w:date="2025-08-03T08:56:00Z">
            <w:rPr>
              <w:rStyle w:val="AQ"/>
              <w:sz w:val="22"/>
              <w:szCs w:val="22"/>
            </w:rPr>
          </w:rPrChange>
        </w:rPr>
        <w:t xml:space="preserve">, </w:t>
      </w:r>
      <w:proofErr w:type="spellStart"/>
      <w:r w:rsidRPr="0099569C">
        <w:rPr>
          <w:rStyle w:val="bibfname"/>
          <w:sz w:val="22"/>
          <w:szCs w:val="22"/>
          <w:highlight w:val="green"/>
          <w:rPrChange w:id="1329" w:author="AQ" w:date="2025-08-03T08:56:00Z">
            <w:rPr>
              <w:rStyle w:val="bibfname"/>
              <w:sz w:val="22"/>
              <w:szCs w:val="22"/>
            </w:rPr>
          </w:rPrChange>
        </w:rPr>
        <w:t>Ching</w:t>
      </w:r>
      <w:proofErr w:type="spellEnd"/>
      <w:r w:rsidRPr="0099569C">
        <w:rPr>
          <w:rStyle w:val="bibfname"/>
          <w:sz w:val="22"/>
          <w:szCs w:val="22"/>
          <w:highlight w:val="green"/>
          <w:rPrChange w:id="1330" w:author="AQ" w:date="2025-08-03T08:56:00Z">
            <w:rPr>
              <w:rStyle w:val="bibfname"/>
              <w:sz w:val="22"/>
              <w:szCs w:val="22"/>
            </w:rPr>
          </w:rPrChange>
        </w:rPr>
        <w:t>-Yi.</w:t>
      </w:r>
      <w:proofErr w:type="gramEnd"/>
      <w:r w:rsidRPr="0099569C">
        <w:rPr>
          <w:rStyle w:val="AQ"/>
          <w:sz w:val="22"/>
          <w:szCs w:val="22"/>
          <w:highlight w:val="green"/>
          <w:rPrChange w:id="1331" w:author="AQ" w:date="2025-08-03T08:56:00Z">
            <w:rPr>
              <w:rStyle w:val="AQ"/>
              <w:sz w:val="22"/>
              <w:szCs w:val="22"/>
            </w:rPr>
          </w:rPrChange>
        </w:rPr>
        <w:t xml:space="preserve"> (</w:t>
      </w:r>
      <w:r w:rsidRPr="0099569C">
        <w:rPr>
          <w:rStyle w:val="bibyear"/>
          <w:sz w:val="22"/>
          <w:szCs w:val="22"/>
          <w:highlight w:val="green"/>
          <w:rPrChange w:id="1332" w:author="AQ" w:date="2025-08-03T08:56:00Z">
            <w:rPr>
              <w:rStyle w:val="bibyear"/>
              <w:sz w:val="22"/>
              <w:szCs w:val="22"/>
            </w:rPr>
          </w:rPrChange>
        </w:rPr>
        <w:t>2020</w:t>
      </w:r>
      <w:r w:rsidRPr="0099569C">
        <w:rPr>
          <w:rStyle w:val="AQ"/>
          <w:sz w:val="22"/>
          <w:szCs w:val="22"/>
          <w:highlight w:val="green"/>
          <w:rPrChange w:id="1333" w:author="AQ" w:date="2025-08-03T08:56:00Z">
            <w:rPr>
              <w:rStyle w:val="AQ"/>
              <w:sz w:val="22"/>
              <w:szCs w:val="22"/>
            </w:rPr>
          </w:rPrChange>
        </w:rPr>
        <w:t xml:space="preserve">). </w:t>
      </w:r>
      <w:proofErr w:type="gramStart"/>
      <w:r w:rsidRPr="0099569C">
        <w:rPr>
          <w:rStyle w:val="bibarticle"/>
          <w:sz w:val="22"/>
          <w:szCs w:val="22"/>
          <w:highlight w:val="green"/>
          <w:rPrChange w:id="1334" w:author="AQ" w:date="2025-08-03T08:56:00Z">
            <w:rPr>
              <w:rStyle w:val="bibarticle"/>
              <w:sz w:val="22"/>
              <w:szCs w:val="22"/>
            </w:rPr>
          </w:rPrChange>
        </w:rPr>
        <w:t>The</w:t>
      </w:r>
      <w:proofErr w:type="gramEnd"/>
      <w:r w:rsidRPr="0099569C">
        <w:rPr>
          <w:rStyle w:val="bibarticle"/>
          <w:sz w:val="22"/>
          <w:szCs w:val="22"/>
          <w:highlight w:val="green"/>
          <w:rPrChange w:id="1335" w:author="AQ" w:date="2025-08-03T08:56:00Z">
            <w:rPr>
              <w:rStyle w:val="bibarticle"/>
              <w:sz w:val="22"/>
              <w:szCs w:val="22"/>
            </w:rPr>
          </w:rPrChange>
        </w:rPr>
        <w:t xml:space="preserve"> effect of child-centered play therapy and person-centered therapy consultation on behavioral and psychological symptoms of dementia in people with dementia of Alzheimer’s type</w:t>
      </w:r>
      <w:r w:rsidRPr="0099569C">
        <w:rPr>
          <w:rStyle w:val="AQ"/>
          <w:sz w:val="22"/>
          <w:szCs w:val="22"/>
          <w:highlight w:val="green"/>
          <w:rPrChange w:id="1336" w:author="AQ" w:date="2025-08-03T08:56:00Z">
            <w:rPr>
              <w:rStyle w:val="AQ"/>
              <w:sz w:val="22"/>
              <w:szCs w:val="22"/>
            </w:rPr>
          </w:rPrChange>
        </w:rPr>
        <w:t xml:space="preserve">. </w:t>
      </w:r>
      <w:r w:rsidRPr="0099569C">
        <w:rPr>
          <w:rStyle w:val="bibjournal"/>
          <w:i/>
          <w:highlight w:val="green"/>
          <w:rPrChange w:id="1337" w:author="AQ" w:date="2025-08-03T08:56:00Z">
            <w:rPr>
              <w:rStyle w:val="bibjournal"/>
              <w:i/>
            </w:rPr>
          </w:rPrChange>
        </w:rPr>
        <w:lastRenderedPageBreak/>
        <w:t>Alzheimer’s Dementia: The Journal of the Alzheimer’s Association</w:t>
      </w:r>
      <w:r w:rsidRPr="0099569C">
        <w:rPr>
          <w:rStyle w:val="ElectronicJournalname"/>
          <w:i/>
          <w:iCs/>
          <w:sz w:val="22"/>
          <w:szCs w:val="22"/>
          <w:highlight w:val="green"/>
          <w:rPrChange w:id="1338" w:author="AQ" w:date="2025-08-03T08:56:00Z">
            <w:rPr>
              <w:rStyle w:val="ElectronicJournalname"/>
              <w:i/>
              <w:iCs/>
              <w:sz w:val="22"/>
              <w:szCs w:val="22"/>
            </w:rPr>
          </w:rPrChange>
        </w:rPr>
        <w:t xml:space="preserve">, </w:t>
      </w:r>
      <w:r w:rsidRPr="0099569C">
        <w:rPr>
          <w:rStyle w:val="bibvolume"/>
          <w:i/>
          <w:iCs/>
          <w:sz w:val="22"/>
          <w:szCs w:val="22"/>
          <w:highlight w:val="green"/>
          <w:rPrChange w:id="1339" w:author="AQ" w:date="2025-08-03T08:56:00Z">
            <w:rPr>
              <w:rStyle w:val="bibvolume"/>
              <w:i/>
              <w:iCs/>
              <w:sz w:val="22"/>
              <w:szCs w:val="22"/>
            </w:rPr>
          </w:rPrChange>
        </w:rPr>
        <w:t>1</w:t>
      </w:r>
      <w:r w:rsidRPr="0099569C">
        <w:rPr>
          <w:rStyle w:val="AQ"/>
          <w:sz w:val="22"/>
          <w:szCs w:val="22"/>
          <w:highlight w:val="green"/>
          <w:rPrChange w:id="1340" w:author="AQ" w:date="2025-08-03T08:56:00Z">
            <w:rPr>
              <w:rStyle w:val="AQ"/>
              <w:sz w:val="22"/>
              <w:szCs w:val="22"/>
            </w:rPr>
          </w:rPrChange>
        </w:rPr>
        <w:t>(</w:t>
      </w:r>
      <w:r w:rsidRPr="0099569C">
        <w:rPr>
          <w:rStyle w:val="bibissue"/>
          <w:sz w:val="22"/>
          <w:szCs w:val="22"/>
          <w:highlight w:val="green"/>
          <w:rPrChange w:id="1341" w:author="AQ" w:date="2025-08-03T08:56:00Z">
            <w:rPr>
              <w:rStyle w:val="bibissue"/>
              <w:sz w:val="22"/>
              <w:szCs w:val="22"/>
            </w:rPr>
          </w:rPrChange>
        </w:rPr>
        <w:t>6</w:t>
      </w:r>
      <w:r w:rsidRPr="0099569C">
        <w:rPr>
          <w:rStyle w:val="AQ"/>
          <w:sz w:val="22"/>
          <w:szCs w:val="22"/>
          <w:highlight w:val="green"/>
          <w:rPrChange w:id="1342" w:author="AQ" w:date="2025-08-03T08:56:00Z">
            <w:rPr>
              <w:rStyle w:val="AQ"/>
              <w:sz w:val="22"/>
              <w:szCs w:val="22"/>
            </w:rPr>
          </w:rPrChange>
        </w:rPr>
        <w:t xml:space="preserve">), </w:t>
      </w:r>
      <w:r w:rsidRPr="0099569C">
        <w:rPr>
          <w:rStyle w:val="bibfpage"/>
          <w:sz w:val="22"/>
          <w:szCs w:val="22"/>
          <w:highlight w:val="green"/>
          <w:rPrChange w:id="1343" w:author="AQ" w:date="2025-08-03T08:56:00Z">
            <w:rPr>
              <w:rStyle w:val="bibfpage"/>
              <w:sz w:val="22"/>
              <w:szCs w:val="22"/>
            </w:rPr>
          </w:rPrChange>
        </w:rPr>
        <w:t>1</w:t>
      </w:r>
      <w:r w:rsidRPr="0099569C">
        <w:rPr>
          <w:rStyle w:val="AQ"/>
          <w:sz w:val="22"/>
          <w:szCs w:val="22"/>
          <w:highlight w:val="green"/>
          <w:rPrChange w:id="1344" w:author="AQ" w:date="2025-08-03T08:56:00Z">
            <w:rPr>
              <w:rStyle w:val="AQ"/>
              <w:sz w:val="22"/>
              <w:szCs w:val="22"/>
            </w:rPr>
          </w:rPrChange>
        </w:rPr>
        <w:t>.</w:t>
      </w:r>
      <w:r w:rsidRPr="0099569C">
        <w:rPr>
          <w:sz w:val="22"/>
          <w:szCs w:val="22"/>
          <w:highlight w:val="green"/>
          <w:rPrChange w:id="1345" w:author="AQ" w:date="2025-08-03T08:56:00Z">
            <w:rPr>
              <w:sz w:val="22"/>
              <w:szCs w:val="22"/>
            </w:rPr>
          </w:rPrChange>
        </w:rPr>
        <w:t xml:space="preserve"> </w:t>
      </w:r>
      <w:r w:rsidRPr="0099569C">
        <w:rPr>
          <w:rStyle w:val="bibdoi"/>
          <w:sz w:val="22"/>
          <w:szCs w:val="22"/>
          <w:highlight w:val="green"/>
          <w:rPrChange w:id="1346" w:author="AQ" w:date="2025-08-03T08:56:00Z">
            <w:rPr>
              <w:rStyle w:val="bibdoi"/>
              <w:sz w:val="22"/>
              <w:szCs w:val="22"/>
            </w:rPr>
          </w:rPrChange>
        </w:rPr>
        <w:t>https://doi.org/10.1002/alz.041773</w:t>
      </w:r>
    </w:p>
    <w:p w14:paraId="2CAB7B24" w14:textId="77777777" w:rsidR="00BC4C64" w:rsidRDefault="00BC4C64" w:rsidP="00BC4C64">
      <w:pPr>
        <w:pStyle w:val="REF-U"/>
        <w:spacing w:line="480" w:lineRule="auto"/>
        <w:rPr>
          <w:rStyle w:val="AQ"/>
          <w:sz w:val="22"/>
          <w:szCs w:val="22"/>
        </w:rPr>
      </w:pPr>
      <w:proofErr w:type="spellStart"/>
      <w:proofErr w:type="gramStart"/>
      <w:r>
        <w:rPr>
          <w:rStyle w:val="bibsurname"/>
          <w:sz w:val="22"/>
          <w:szCs w:val="22"/>
        </w:rPr>
        <w:t>Kvale</w:t>
      </w:r>
      <w:proofErr w:type="spellEnd"/>
      <w:r>
        <w:rPr>
          <w:rStyle w:val="AQ"/>
          <w:sz w:val="22"/>
          <w:szCs w:val="22"/>
        </w:rPr>
        <w:t xml:space="preserve">, </w:t>
      </w:r>
      <w:r>
        <w:rPr>
          <w:rStyle w:val="bibfname"/>
          <w:sz w:val="22"/>
          <w:szCs w:val="22"/>
        </w:rPr>
        <w:t>S.</w:t>
      </w:r>
      <w:r>
        <w:rPr>
          <w:rStyle w:val="AQ"/>
          <w:sz w:val="22"/>
          <w:szCs w:val="22"/>
        </w:rPr>
        <w:t xml:space="preserve"> (</w:t>
      </w:r>
      <w:commentRangeStart w:id="1347"/>
      <w:r>
        <w:rPr>
          <w:rStyle w:val="bibyear"/>
          <w:sz w:val="22"/>
          <w:szCs w:val="22"/>
        </w:rPr>
        <w:t>1992</w:t>
      </w:r>
      <w:commentRangeEnd w:id="1347"/>
      <w:r w:rsidR="006F2841">
        <w:rPr>
          <w:rStyle w:val="CommentReference"/>
          <w:rFonts w:asciiTheme="minorHAnsi" w:eastAsiaTheme="minorEastAsia" w:hAnsiTheme="minorHAnsi" w:cstheme="minorBidi"/>
          <w:lang w:val="en-IN" w:eastAsia="en-IN"/>
        </w:rPr>
        <w:commentReference w:id="1347"/>
      </w:r>
      <w:r>
        <w:rPr>
          <w:rStyle w:val="AQ"/>
          <w:sz w:val="22"/>
          <w:szCs w:val="22"/>
        </w:rPr>
        <w:t>).</w:t>
      </w:r>
      <w:proofErr w:type="gramEnd"/>
      <w:r>
        <w:rPr>
          <w:rStyle w:val="AQ"/>
          <w:sz w:val="22"/>
          <w:szCs w:val="22"/>
        </w:rPr>
        <w:t xml:space="preserve"> </w:t>
      </w:r>
      <w:proofErr w:type="gramStart"/>
      <w:r>
        <w:rPr>
          <w:rStyle w:val="bibbook"/>
          <w:sz w:val="22"/>
          <w:szCs w:val="22"/>
        </w:rPr>
        <w:t>Psychology and postmodernism</w:t>
      </w:r>
      <w:r>
        <w:rPr>
          <w:sz w:val="22"/>
          <w:szCs w:val="22"/>
        </w:rPr>
        <w:t>.</w:t>
      </w:r>
      <w:proofErr w:type="gramEnd"/>
      <w:r>
        <w:rPr>
          <w:sz w:val="22"/>
          <w:szCs w:val="22"/>
        </w:rPr>
        <w:t xml:space="preserve"> </w:t>
      </w:r>
      <w:r>
        <w:rPr>
          <w:rStyle w:val="biblocation"/>
          <w:sz w:val="22"/>
          <w:szCs w:val="22"/>
        </w:rPr>
        <w:t>London, UK</w:t>
      </w:r>
      <w:r>
        <w:rPr>
          <w:sz w:val="22"/>
          <w:szCs w:val="22"/>
        </w:rPr>
        <w:t xml:space="preserve">: </w:t>
      </w:r>
      <w:r>
        <w:rPr>
          <w:rStyle w:val="bibpublisher"/>
          <w:sz w:val="22"/>
          <w:szCs w:val="22"/>
        </w:rPr>
        <w:t>Sage</w:t>
      </w:r>
      <w:r>
        <w:rPr>
          <w:sz w:val="22"/>
          <w:szCs w:val="22"/>
        </w:rPr>
        <w:t>.</w:t>
      </w:r>
    </w:p>
    <w:p w14:paraId="499FE287" w14:textId="77777777" w:rsidR="00BC4C64" w:rsidRPr="0099569C" w:rsidRDefault="00BC4C64" w:rsidP="00BC4C64">
      <w:pPr>
        <w:pStyle w:val="REF-U"/>
        <w:spacing w:line="480" w:lineRule="auto"/>
        <w:rPr>
          <w:rStyle w:val="AQ"/>
          <w:sz w:val="22"/>
          <w:szCs w:val="22"/>
          <w:highlight w:val="green"/>
          <w:rPrChange w:id="1348" w:author="AQ" w:date="2025-08-03T08:56:00Z">
            <w:rPr>
              <w:rStyle w:val="AQ"/>
              <w:sz w:val="22"/>
              <w:szCs w:val="22"/>
            </w:rPr>
          </w:rPrChange>
        </w:rPr>
      </w:pPr>
      <w:proofErr w:type="spellStart"/>
      <w:proofErr w:type="gramStart"/>
      <w:r w:rsidRPr="0099569C">
        <w:rPr>
          <w:rStyle w:val="bibsurname"/>
          <w:sz w:val="22"/>
          <w:szCs w:val="22"/>
          <w:highlight w:val="green"/>
          <w:rPrChange w:id="1349" w:author="AQ" w:date="2025-08-03T08:56:00Z">
            <w:rPr>
              <w:rStyle w:val="bibsurname"/>
              <w:sz w:val="22"/>
              <w:szCs w:val="22"/>
            </w:rPr>
          </w:rPrChange>
        </w:rPr>
        <w:t>Lakin</w:t>
      </w:r>
      <w:proofErr w:type="spellEnd"/>
      <w:r w:rsidRPr="0099569C">
        <w:rPr>
          <w:rStyle w:val="AQ"/>
          <w:sz w:val="22"/>
          <w:szCs w:val="22"/>
          <w:highlight w:val="green"/>
          <w:rPrChange w:id="1350" w:author="AQ" w:date="2025-08-03T08:56:00Z">
            <w:rPr>
              <w:rStyle w:val="AQ"/>
              <w:sz w:val="22"/>
              <w:szCs w:val="22"/>
            </w:rPr>
          </w:rPrChange>
        </w:rPr>
        <w:t xml:space="preserve">, </w:t>
      </w:r>
      <w:r w:rsidRPr="0099569C">
        <w:rPr>
          <w:rStyle w:val="bibfname"/>
          <w:sz w:val="22"/>
          <w:szCs w:val="22"/>
          <w:highlight w:val="green"/>
          <w:rPrChange w:id="1351" w:author="AQ" w:date="2025-08-03T08:56:00Z">
            <w:rPr>
              <w:rStyle w:val="bibfname"/>
              <w:sz w:val="22"/>
              <w:szCs w:val="22"/>
            </w:rPr>
          </w:rPrChange>
        </w:rPr>
        <w:t>J.</w:t>
      </w:r>
      <w:r w:rsidRPr="0099569C">
        <w:rPr>
          <w:rStyle w:val="AQ"/>
          <w:sz w:val="22"/>
          <w:szCs w:val="22"/>
          <w:highlight w:val="green"/>
          <w:rPrChange w:id="1352" w:author="AQ" w:date="2025-08-03T08:56:00Z">
            <w:rPr>
              <w:rStyle w:val="AQ"/>
              <w:sz w:val="22"/>
              <w:szCs w:val="22"/>
            </w:rPr>
          </w:rPrChange>
        </w:rPr>
        <w:t xml:space="preserve">, &amp; </w:t>
      </w:r>
      <w:r w:rsidRPr="0099569C">
        <w:rPr>
          <w:rStyle w:val="bibsurname"/>
          <w:sz w:val="22"/>
          <w:szCs w:val="22"/>
          <w:highlight w:val="green"/>
          <w:rPrChange w:id="1353" w:author="AQ" w:date="2025-08-03T08:56:00Z">
            <w:rPr>
              <w:rStyle w:val="bibsurname"/>
              <w:sz w:val="22"/>
              <w:szCs w:val="22"/>
            </w:rPr>
          </w:rPrChange>
        </w:rPr>
        <w:t>Murphy</w:t>
      </w:r>
      <w:r w:rsidRPr="0099569C">
        <w:rPr>
          <w:rStyle w:val="AQ"/>
          <w:sz w:val="22"/>
          <w:szCs w:val="22"/>
          <w:highlight w:val="green"/>
          <w:rPrChange w:id="1354" w:author="AQ" w:date="2025-08-03T08:56:00Z">
            <w:rPr>
              <w:rStyle w:val="AQ"/>
              <w:sz w:val="22"/>
              <w:szCs w:val="22"/>
            </w:rPr>
          </w:rPrChange>
        </w:rPr>
        <w:t xml:space="preserve">, </w:t>
      </w:r>
      <w:r w:rsidRPr="0099569C">
        <w:rPr>
          <w:rStyle w:val="bibfname"/>
          <w:sz w:val="22"/>
          <w:szCs w:val="22"/>
          <w:highlight w:val="green"/>
          <w:rPrChange w:id="1355" w:author="AQ" w:date="2025-08-03T08:56:00Z">
            <w:rPr>
              <w:rStyle w:val="bibfname"/>
              <w:sz w:val="22"/>
              <w:szCs w:val="22"/>
            </w:rPr>
          </w:rPrChange>
        </w:rPr>
        <w:t>D.</w:t>
      </w:r>
      <w:r w:rsidRPr="0099569C">
        <w:rPr>
          <w:rStyle w:val="AQ"/>
          <w:sz w:val="22"/>
          <w:szCs w:val="22"/>
          <w:highlight w:val="green"/>
          <w:rPrChange w:id="1356" w:author="AQ" w:date="2025-08-03T08:56:00Z">
            <w:rPr>
              <w:rStyle w:val="AQ"/>
              <w:sz w:val="22"/>
              <w:szCs w:val="22"/>
            </w:rPr>
          </w:rPrChange>
        </w:rPr>
        <w:t xml:space="preserve"> (</w:t>
      </w:r>
      <w:r w:rsidRPr="0099569C">
        <w:rPr>
          <w:rStyle w:val="bibyear"/>
          <w:sz w:val="22"/>
          <w:szCs w:val="22"/>
          <w:highlight w:val="green"/>
          <w:rPrChange w:id="1357" w:author="AQ" w:date="2025-08-03T08:56:00Z">
            <w:rPr>
              <w:rStyle w:val="bibyear"/>
              <w:sz w:val="22"/>
              <w:szCs w:val="22"/>
            </w:rPr>
          </w:rPrChange>
        </w:rPr>
        <w:t>2024</w:t>
      </w:r>
      <w:r w:rsidRPr="0099569C">
        <w:rPr>
          <w:rStyle w:val="AQ"/>
          <w:sz w:val="22"/>
          <w:szCs w:val="22"/>
          <w:highlight w:val="green"/>
          <w:rPrChange w:id="1358" w:author="AQ" w:date="2025-08-03T08:56:00Z">
            <w:rPr>
              <w:rStyle w:val="AQ"/>
              <w:sz w:val="22"/>
              <w:szCs w:val="22"/>
            </w:rPr>
          </w:rPrChange>
        </w:rPr>
        <w:t>).</w:t>
      </w:r>
      <w:proofErr w:type="gramEnd"/>
      <w:r w:rsidRPr="0099569C">
        <w:rPr>
          <w:rStyle w:val="AQ"/>
          <w:sz w:val="22"/>
          <w:szCs w:val="22"/>
          <w:highlight w:val="green"/>
          <w:rPrChange w:id="1359" w:author="AQ" w:date="2025-08-03T08:56:00Z">
            <w:rPr>
              <w:rStyle w:val="AQ"/>
              <w:sz w:val="22"/>
              <w:szCs w:val="22"/>
            </w:rPr>
          </w:rPrChange>
        </w:rPr>
        <w:t xml:space="preserve"> </w:t>
      </w:r>
      <w:proofErr w:type="gramStart"/>
      <w:r w:rsidRPr="0099569C">
        <w:rPr>
          <w:rStyle w:val="bibarticle"/>
          <w:sz w:val="22"/>
          <w:szCs w:val="22"/>
          <w:highlight w:val="green"/>
          <w:rPrChange w:id="1360" w:author="AQ" w:date="2025-08-03T08:56:00Z">
            <w:rPr>
              <w:rStyle w:val="bibarticle"/>
              <w:sz w:val="22"/>
              <w:szCs w:val="22"/>
            </w:rPr>
          </w:rPrChange>
        </w:rPr>
        <w:t>A pilot qualitative study of a person-centered approach to eating distress in women</w:t>
      </w:r>
      <w:r w:rsidRPr="0099569C">
        <w:rPr>
          <w:rStyle w:val="AQ"/>
          <w:sz w:val="22"/>
          <w:szCs w:val="22"/>
          <w:highlight w:val="green"/>
          <w:rPrChange w:id="1361" w:author="AQ" w:date="2025-08-03T08:56:00Z">
            <w:rPr>
              <w:rStyle w:val="AQ"/>
              <w:sz w:val="22"/>
              <w:szCs w:val="22"/>
            </w:rPr>
          </w:rPrChange>
        </w:rPr>
        <w:t>.</w:t>
      </w:r>
      <w:proofErr w:type="gramEnd"/>
      <w:r w:rsidRPr="0099569C">
        <w:rPr>
          <w:rStyle w:val="AQ"/>
          <w:sz w:val="22"/>
          <w:szCs w:val="22"/>
          <w:highlight w:val="green"/>
          <w:rPrChange w:id="1362" w:author="AQ" w:date="2025-08-03T08:56:00Z">
            <w:rPr>
              <w:rStyle w:val="AQ"/>
              <w:sz w:val="22"/>
              <w:szCs w:val="22"/>
            </w:rPr>
          </w:rPrChange>
        </w:rPr>
        <w:t xml:space="preserve"> </w:t>
      </w:r>
      <w:r w:rsidRPr="0099569C">
        <w:rPr>
          <w:rStyle w:val="bibjournal"/>
          <w:i/>
          <w:iCs/>
          <w:sz w:val="22"/>
          <w:szCs w:val="22"/>
          <w:highlight w:val="green"/>
          <w:rPrChange w:id="1363" w:author="AQ" w:date="2025-08-03T08:56:00Z">
            <w:rPr>
              <w:rStyle w:val="bibjournal"/>
              <w:i/>
              <w:iCs/>
              <w:sz w:val="22"/>
              <w:szCs w:val="22"/>
            </w:rPr>
          </w:rPrChange>
        </w:rPr>
        <w:t>Person-Centered &amp; Experiential Psychotherapy</w:t>
      </w:r>
      <w:r w:rsidRPr="0099569C">
        <w:rPr>
          <w:highlight w:val="green"/>
          <w:rPrChange w:id="1364" w:author="AQ" w:date="2025-08-03T08:56:00Z">
            <w:rPr/>
          </w:rPrChange>
        </w:rPr>
        <w:t xml:space="preserve">, </w:t>
      </w:r>
      <w:r w:rsidRPr="0099569C">
        <w:rPr>
          <w:rStyle w:val="bibvolume"/>
          <w:i/>
          <w:iCs/>
          <w:sz w:val="22"/>
          <w:szCs w:val="22"/>
          <w:highlight w:val="green"/>
          <w:rPrChange w:id="1365" w:author="AQ" w:date="2025-08-03T08:56:00Z">
            <w:rPr>
              <w:rStyle w:val="bibvolume"/>
              <w:i/>
              <w:iCs/>
              <w:sz w:val="22"/>
              <w:szCs w:val="22"/>
            </w:rPr>
          </w:rPrChange>
        </w:rPr>
        <w:t>23</w:t>
      </w:r>
      <w:r w:rsidRPr="0099569C">
        <w:rPr>
          <w:rStyle w:val="AQ"/>
          <w:sz w:val="22"/>
          <w:szCs w:val="22"/>
          <w:highlight w:val="green"/>
          <w:rPrChange w:id="1366" w:author="AQ" w:date="2025-08-03T08:56:00Z">
            <w:rPr>
              <w:rStyle w:val="AQ"/>
              <w:sz w:val="22"/>
              <w:szCs w:val="22"/>
            </w:rPr>
          </w:rPrChange>
        </w:rPr>
        <w:t>(</w:t>
      </w:r>
      <w:r w:rsidRPr="0099569C">
        <w:rPr>
          <w:rStyle w:val="bibissue"/>
          <w:sz w:val="22"/>
          <w:szCs w:val="22"/>
          <w:highlight w:val="green"/>
          <w:rPrChange w:id="1367" w:author="AQ" w:date="2025-08-03T08:56:00Z">
            <w:rPr>
              <w:rStyle w:val="bibissue"/>
              <w:sz w:val="22"/>
              <w:szCs w:val="22"/>
            </w:rPr>
          </w:rPrChange>
        </w:rPr>
        <w:t>4</w:t>
      </w:r>
      <w:r w:rsidRPr="0099569C">
        <w:rPr>
          <w:rStyle w:val="AQ"/>
          <w:sz w:val="22"/>
          <w:szCs w:val="22"/>
          <w:highlight w:val="green"/>
          <w:rPrChange w:id="1368" w:author="AQ" w:date="2025-08-03T08:56:00Z">
            <w:rPr>
              <w:rStyle w:val="AQ"/>
              <w:sz w:val="22"/>
              <w:szCs w:val="22"/>
            </w:rPr>
          </w:rPrChange>
        </w:rPr>
        <w:t xml:space="preserve">), </w:t>
      </w:r>
      <w:r w:rsidRPr="0099569C">
        <w:rPr>
          <w:rStyle w:val="bibfpage"/>
          <w:sz w:val="22"/>
          <w:szCs w:val="22"/>
          <w:highlight w:val="green"/>
          <w:rPrChange w:id="1369" w:author="AQ" w:date="2025-08-03T08:56:00Z">
            <w:rPr>
              <w:rStyle w:val="bibfpage"/>
              <w:sz w:val="22"/>
              <w:szCs w:val="22"/>
            </w:rPr>
          </w:rPrChange>
        </w:rPr>
        <w:t>512</w:t>
      </w:r>
      <w:r w:rsidRPr="0099569C">
        <w:rPr>
          <w:rStyle w:val="AQ"/>
          <w:sz w:val="22"/>
          <w:szCs w:val="22"/>
          <w:highlight w:val="green"/>
          <w:rPrChange w:id="1370" w:author="AQ" w:date="2025-08-03T08:56:00Z">
            <w:rPr>
              <w:rStyle w:val="AQ"/>
              <w:sz w:val="22"/>
              <w:szCs w:val="22"/>
            </w:rPr>
          </w:rPrChange>
        </w:rPr>
        <w:t>-</w:t>
      </w:r>
      <w:r w:rsidRPr="0099569C">
        <w:rPr>
          <w:rStyle w:val="biblpage"/>
          <w:sz w:val="22"/>
          <w:szCs w:val="22"/>
          <w:highlight w:val="green"/>
          <w:rPrChange w:id="1371" w:author="AQ" w:date="2025-08-03T08:56:00Z">
            <w:rPr>
              <w:rStyle w:val="biblpage"/>
              <w:sz w:val="22"/>
              <w:szCs w:val="22"/>
            </w:rPr>
          </w:rPrChange>
        </w:rPr>
        <w:t>530</w:t>
      </w:r>
      <w:r w:rsidRPr="0099569C">
        <w:rPr>
          <w:rStyle w:val="AQ"/>
          <w:sz w:val="22"/>
          <w:szCs w:val="22"/>
          <w:highlight w:val="green"/>
          <w:rPrChange w:id="1372" w:author="AQ" w:date="2025-08-03T08:56:00Z">
            <w:rPr>
              <w:rStyle w:val="AQ"/>
              <w:sz w:val="22"/>
              <w:szCs w:val="22"/>
            </w:rPr>
          </w:rPrChange>
        </w:rPr>
        <w:t>.</w:t>
      </w:r>
      <w:r w:rsidRPr="0099569C">
        <w:rPr>
          <w:sz w:val="22"/>
          <w:szCs w:val="22"/>
          <w:highlight w:val="green"/>
          <w:rPrChange w:id="1373" w:author="AQ" w:date="2025-08-03T08:56:00Z">
            <w:rPr>
              <w:sz w:val="22"/>
              <w:szCs w:val="22"/>
            </w:rPr>
          </w:rPrChange>
        </w:rPr>
        <w:t xml:space="preserve"> </w:t>
      </w:r>
      <w:proofErr w:type="spellStart"/>
      <w:proofErr w:type="gramStart"/>
      <w:r w:rsidRPr="0099569C">
        <w:rPr>
          <w:rStyle w:val="bibdoi"/>
          <w:sz w:val="22"/>
          <w:szCs w:val="22"/>
          <w:highlight w:val="green"/>
          <w:rPrChange w:id="1374" w:author="AQ" w:date="2025-08-03T08:56:00Z">
            <w:rPr>
              <w:rStyle w:val="bibdoi"/>
              <w:sz w:val="22"/>
              <w:szCs w:val="22"/>
            </w:rPr>
          </w:rPrChange>
        </w:rPr>
        <w:t>doi</w:t>
      </w:r>
      <w:proofErr w:type="spellEnd"/>
      <w:proofErr w:type="gramEnd"/>
      <w:r w:rsidRPr="0099569C">
        <w:rPr>
          <w:rStyle w:val="bibdoi"/>
          <w:sz w:val="22"/>
          <w:szCs w:val="22"/>
          <w:highlight w:val="green"/>
          <w:rPrChange w:id="1375" w:author="AQ" w:date="2025-08-03T08:56:00Z">
            <w:rPr>
              <w:rStyle w:val="bibdoi"/>
              <w:sz w:val="22"/>
              <w:szCs w:val="22"/>
            </w:rPr>
          </w:rPrChange>
        </w:rPr>
        <w:t>: 10.1080/14779757.2023.2273474</w:t>
      </w:r>
      <w:r w:rsidRPr="0099569C">
        <w:rPr>
          <w:sz w:val="22"/>
          <w:szCs w:val="22"/>
          <w:highlight w:val="green"/>
          <w:rPrChange w:id="1376" w:author="AQ" w:date="2025-08-03T08:56:00Z">
            <w:rPr>
              <w:sz w:val="22"/>
              <w:szCs w:val="22"/>
            </w:rPr>
          </w:rPrChange>
        </w:rPr>
        <w:t xml:space="preserve"> </w:t>
      </w:r>
    </w:p>
    <w:p w14:paraId="15C235B4" w14:textId="77777777" w:rsidR="00BC4C64" w:rsidRDefault="00BC4C64" w:rsidP="00BC4C64">
      <w:pPr>
        <w:pStyle w:val="REF-U"/>
        <w:spacing w:line="480" w:lineRule="auto"/>
        <w:rPr>
          <w:rStyle w:val="AQ"/>
          <w:sz w:val="22"/>
          <w:szCs w:val="22"/>
        </w:rPr>
      </w:pPr>
      <w:r>
        <w:rPr>
          <w:rStyle w:val="bibsurname"/>
          <w:sz w:val="22"/>
          <w:szCs w:val="22"/>
        </w:rPr>
        <w:t>Maslow</w:t>
      </w:r>
      <w:r>
        <w:rPr>
          <w:rStyle w:val="AQ"/>
          <w:sz w:val="22"/>
          <w:szCs w:val="22"/>
        </w:rPr>
        <w:t xml:space="preserve">, </w:t>
      </w:r>
      <w:r>
        <w:rPr>
          <w:rStyle w:val="bibfname"/>
          <w:sz w:val="22"/>
          <w:szCs w:val="22"/>
        </w:rPr>
        <w:t>A. H.</w:t>
      </w:r>
      <w:r>
        <w:rPr>
          <w:rStyle w:val="AQ"/>
          <w:sz w:val="22"/>
          <w:szCs w:val="22"/>
        </w:rPr>
        <w:t xml:space="preserve"> (</w:t>
      </w:r>
      <w:commentRangeStart w:id="1377"/>
      <w:r>
        <w:rPr>
          <w:rStyle w:val="bibyear"/>
          <w:sz w:val="22"/>
          <w:szCs w:val="22"/>
        </w:rPr>
        <w:t>1962</w:t>
      </w:r>
      <w:commentRangeEnd w:id="1377"/>
      <w:r w:rsidR="006F2841">
        <w:rPr>
          <w:rStyle w:val="CommentReference"/>
          <w:rFonts w:asciiTheme="minorHAnsi" w:eastAsiaTheme="minorEastAsia" w:hAnsiTheme="minorHAnsi" w:cstheme="minorBidi"/>
          <w:lang w:val="en-IN" w:eastAsia="en-IN"/>
        </w:rPr>
        <w:commentReference w:id="1377"/>
      </w:r>
      <w:r>
        <w:rPr>
          <w:rStyle w:val="AQ"/>
          <w:sz w:val="22"/>
          <w:szCs w:val="22"/>
        </w:rPr>
        <w:t xml:space="preserve">). </w:t>
      </w:r>
      <w:proofErr w:type="gramStart"/>
      <w:r w:rsidRPr="004B2FA8">
        <w:rPr>
          <w:rStyle w:val="bibbook"/>
          <w:sz w:val="22"/>
        </w:rPr>
        <w:t>Toward a psychology of being</w:t>
      </w:r>
      <w:r>
        <w:rPr>
          <w:sz w:val="22"/>
          <w:szCs w:val="22"/>
        </w:rPr>
        <w:t>.</w:t>
      </w:r>
      <w:proofErr w:type="gramEnd"/>
      <w:r>
        <w:rPr>
          <w:sz w:val="22"/>
          <w:szCs w:val="22"/>
        </w:rPr>
        <w:t xml:space="preserve"> </w:t>
      </w:r>
      <w:r w:rsidRPr="00F90590">
        <w:rPr>
          <w:rStyle w:val="biblocation"/>
        </w:rPr>
        <w:t>Princeton, NJ</w:t>
      </w:r>
      <w:r>
        <w:rPr>
          <w:sz w:val="22"/>
          <w:szCs w:val="22"/>
        </w:rPr>
        <w:t xml:space="preserve">: </w:t>
      </w:r>
      <w:r w:rsidRPr="00F90590">
        <w:rPr>
          <w:rStyle w:val="bibpublisher"/>
        </w:rPr>
        <w:t xml:space="preserve">Van </w:t>
      </w:r>
      <w:proofErr w:type="spellStart"/>
      <w:r w:rsidRPr="00F90590">
        <w:rPr>
          <w:rStyle w:val="bibpublisher"/>
        </w:rPr>
        <w:t>Nostrand</w:t>
      </w:r>
      <w:proofErr w:type="spellEnd"/>
      <w:r>
        <w:rPr>
          <w:sz w:val="22"/>
          <w:szCs w:val="22"/>
        </w:rPr>
        <w:t>.</w:t>
      </w:r>
    </w:p>
    <w:p w14:paraId="5692FA01" w14:textId="77777777" w:rsidR="00BC4C64" w:rsidRDefault="00BC4C64" w:rsidP="00BC4C64">
      <w:pPr>
        <w:pStyle w:val="REF-U"/>
        <w:spacing w:line="480" w:lineRule="auto"/>
        <w:rPr>
          <w:rStyle w:val="AQ"/>
          <w:sz w:val="22"/>
          <w:szCs w:val="22"/>
        </w:rPr>
      </w:pPr>
      <w:proofErr w:type="gramStart"/>
      <w:r>
        <w:rPr>
          <w:rStyle w:val="bibsurname"/>
          <w:sz w:val="22"/>
          <w:szCs w:val="22"/>
        </w:rPr>
        <w:t>May</w:t>
      </w:r>
      <w:r>
        <w:rPr>
          <w:rStyle w:val="AQ"/>
          <w:sz w:val="22"/>
          <w:szCs w:val="22"/>
        </w:rPr>
        <w:t xml:space="preserve">, </w:t>
      </w:r>
      <w:r>
        <w:rPr>
          <w:rStyle w:val="bibfname"/>
          <w:sz w:val="22"/>
          <w:szCs w:val="22"/>
        </w:rPr>
        <w:t>R.</w:t>
      </w:r>
      <w:r>
        <w:rPr>
          <w:rStyle w:val="AQ"/>
          <w:sz w:val="22"/>
          <w:szCs w:val="22"/>
        </w:rPr>
        <w:t xml:space="preserve">, </w:t>
      </w:r>
      <w:r>
        <w:rPr>
          <w:rStyle w:val="bibsurname"/>
          <w:sz w:val="22"/>
          <w:szCs w:val="22"/>
        </w:rPr>
        <w:t>Angel</w:t>
      </w:r>
      <w:r>
        <w:rPr>
          <w:rStyle w:val="AQ"/>
          <w:sz w:val="22"/>
          <w:szCs w:val="22"/>
        </w:rPr>
        <w:t xml:space="preserve">, </w:t>
      </w:r>
      <w:r>
        <w:rPr>
          <w:rStyle w:val="bibfname"/>
          <w:sz w:val="22"/>
          <w:szCs w:val="22"/>
        </w:rPr>
        <w:t>E.</w:t>
      </w:r>
      <w:r>
        <w:rPr>
          <w:rStyle w:val="AQ"/>
          <w:sz w:val="22"/>
          <w:szCs w:val="22"/>
        </w:rPr>
        <w:t xml:space="preserve">, &amp; </w:t>
      </w:r>
      <w:r>
        <w:rPr>
          <w:rStyle w:val="bibsurname"/>
          <w:sz w:val="22"/>
          <w:szCs w:val="22"/>
        </w:rPr>
        <w:t>Ellenberger</w:t>
      </w:r>
      <w:r>
        <w:rPr>
          <w:rStyle w:val="AQ"/>
          <w:sz w:val="22"/>
          <w:szCs w:val="22"/>
        </w:rPr>
        <w:t xml:space="preserve">, </w:t>
      </w:r>
      <w:r>
        <w:rPr>
          <w:rStyle w:val="bibfname"/>
          <w:sz w:val="22"/>
          <w:szCs w:val="22"/>
        </w:rPr>
        <w:t>H. F.</w:t>
      </w:r>
      <w:r>
        <w:rPr>
          <w:rStyle w:val="AQ"/>
          <w:sz w:val="22"/>
          <w:szCs w:val="22"/>
        </w:rPr>
        <w:t xml:space="preserve"> </w:t>
      </w:r>
      <w:r>
        <w:rPr>
          <w:rStyle w:val="bibed-fname"/>
          <w:sz w:val="22"/>
          <w:szCs w:val="22"/>
        </w:rPr>
        <w:t>(Eds.)</w:t>
      </w:r>
      <w:r>
        <w:rPr>
          <w:rStyle w:val="AQ"/>
          <w:sz w:val="22"/>
          <w:szCs w:val="22"/>
        </w:rPr>
        <w:t>.</w:t>
      </w:r>
      <w:proofErr w:type="gramEnd"/>
      <w:r>
        <w:rPr>
          <w:rStyle w:val="AQ"/>
          <w:sz w:val="22"/>
          <w:szCs w:val="22"/>
        </w:rPr>
        <w:t xml:space="preserve"> (</w:t>
      </w:r>
      <w:commentRangeStart w:id="1378"/>
      <w:r>
        <w:rPr>
          <w:rStyle w:val="bibyear"/>
          <w:sz w:val="22"/>
          <w:szCs w:val="22"/>
        </w:rPr>
        <w:t>1958</w:t>
      </w:r>
      <w:commentRangeEnd w:id="1378"/>
      <w:r w:rsidR="006F2841">
        <w:rPr>
          <w:rStyle w:val="CommentReference"/>
          <w:rFonts w:asciiTheme="minorHAnsi" w:eastAsiaTheme="minorEastAsia" w:hAnsiTheme="minorHAnsi" w:cstheme="minorBidi"/>
          <w:lang w:val="en-IN" w:eastAsia="en-IN"/>
        </w:rPr>
        <w:commentReference w:id="1378"/>
      </w:r>
      <w:r>
        <w:rPr>
          <w:rStyle w:val="AQ"/>
          <w:sz w:val="22"/>
          <w:szCs w:val="22"/>
        </w:rPr>
        <w:t xml:space="preserve">). </w:t>
      </w:r>
      <w:r>
        <w:rPr>
          <w:rStyle w:val="bibbook"/>
          <w:sz w:val="22"/>
          <w:szCs w:val="22"/>
        </w:rPr>
        <w:t>Existence: A new dimension in psychiatry and psychology</w:t>
      </w:r>
      <w:r>
        <w:rPr>
          <w:sz w:val="22"/>
          <w:szCs w:val="22"/>
        </w:rPr>
        <w:t xml:space="preserve">. </w:t>
      </w:r>
      <w:r>
        <w:rPr>
          <w:rStyle w:val="biblocation"/>
          <w:sz w:val="22"/>
          <w:szCs w:val="22"/>
        </w:rPr>
        <w:t>New York, NY</w:t>
      </w:r>
      <w:r>
        <w:rPr>
          <w:sz w:val="22"/>
          <w:szCs w:val="22"/>
        </w:rPr>
        <w:t xml:space="preserve">: </w:t>
      </w:r>
      <w:r>
        <w:rPr>
          <w:rStyle w:val="bibpublisher"/>
          <w:sz w:val="22"/>
          <w:szCs w:val="22"/>
        </w:rPr>
        <w:t>Basic Books</w:t>
      </w:r>
      <w:r>
        <w:rPr>
          <w:sz w:val="22"/>
          <w:szCs w:val="22"/>
        </w:rPr>
        <w:t>.</w:t>
      </w:r>
    </w:p>
    <w:p w14:paraId="5F8DDA5E" w14:textId="77777777" w:rsidR="00BC4C64" w:rsidRDefault="00BC4C64" w:rsidP="00BC4C64">
      <w:pPr>
        <w:pStyle w:val="REF-U"/>
        <w:spacing w:line="480" w:lineRule="auto"/>
        <w:rPr>
          <w:rStyle w:val="AQ"/>
          <w:sz w:val="22"/>
          <w:szCs w:val="22"/>
        </w:rPr>
      </w:pPr>
      <w:r>
        <w:rPr>
          <w:rStyle w:val="bibsurname"/>
          <w:sz w:val="22"/>
          <w:szCs w:val="22"/>
        </w:rPr>
        <w:t>Miller</w:t>
      </w:r>
      <w:r>
        <w:rPr>
          <w:rStyle w:val="AQ"/>
          <w:sz w:val="22"/>
          <w:szCs w:val="22"/>
        </w:rPr>
        <w:t xml:space="preserve">, </w:t>
      </w:r>
      <w:r>
        <w:rPr>
          <w:rStyle w:val="bibfname"/>
          <w:sz w:val="22"/>
          <w:szCs w:val="22"/>
        </w:rPr>
        <w:t>W. R.</w:t>
      </w:r>
      <w:r>
        <w:rPr>
          <w:rStyle w:val="AQ"/>
          <w:sz w:val="22"/>
          <w:szCs w:val="22"/>
        </w:rPr>
        <w:t xml:space="preserve">, &amp; </w:t>
      </w:r>
      <w:proofErr w:type="spellStart"/>
      <w:r>
        <w:rPr>
          <w:rStyle w:val="bibsurname"/>
          <w:sz w:val="22"/>
          <w:szCs w:val="22"/>
        </w:rPr>
        <w:t>Rollnick</w:t>
      </w:r>
      <w:proofErr w:type="spellEnd"/>
      <w:r>
        <w:rPr>
          <w:rStyle w:val="AQ"/>
          <w:sz w:val="22"/>
          <w:szCs w:val="22"/>
        </w:rPr>
        <w:t xml:space="preserve">, </w:t>
      </w:r>
      <w:r>
        <w:rPr>
          <w:rStyle w:val="bibfname"/>
          <w:sz w:val="22"/>
          <w:szCs w:val="22"/>
        </w:rPr>
        <w:t>S.</w:t>
      </w:r>
      <w:r>
        <w:rPr>
          <w:rStyle w:val="AQ"/>
          <w:sz w:val="22"/>
          <w:szCs w:val="22"/>
        </w:rPr>
        <w:t xml:space="preserve"> (</w:t>
      </w:r>
      <w:commentRangeStart w:id="1379"/>
      <w:r>
        <w:rPr>
          <w:rStyle w:val="bibyear"/>
          <w:sz w:val="22"/>
          <w:szCs w:val="22"/>
        </w:rPr>
        <w:t>2023</w:t>
      </w:r>
      <w:commentRangeEnd w:id="1379"/>
      <w:r w:rsidR="006F2841">
        <w:rPr>
          <w:rStyle w:val="CommentReference"/>
          <w:rFonts w:asciiTheme="minorHAnsi" w:eastAsiaTheme="minorEastAsia" w:hAnsiTheme="minorHAnsi" w:cstheme="minorBidi"/>
          <w:lang w:val="en-IN" w:eastAsia="en-IN"/>
        </w:rPr>
        <w:commentReference w:id="1379"/>
      </w:r>
      <w:r>
        <w:rPr>
          <w:rStyle w:val="AQ"/>
          <w:sz w:val="22"/>
          <w:szCs w:val="22"/>
        </w:rPr>
        <w:t xml:space="preserve">). </w:t>
      </w:r>
      <w:r w:rsidRPr="004B2FA8">
        <w:rPr>
          <w:rStyle w:val="bibbook"/>
          <w:sz w:val="22"/>
        </w:rPr>
        <w:t>Motivational interviewing: helping people change and grow</w:t>
      </w:r>
      <w:r>
        <w:rPr>
          <w:sz w:val="22"/>
          <w:szCs w:val="22"/>
        </w:rPr>
        <w:t xml:space="preserve"> (</w:t>
      </w:r>
      <w:r>
        <w:rPr>
          <w:rStyle w:val="bibeditionno"/>
          <w:sz w:val="22"/>
          <w:szCs w:val="22"/>
        </w:rPr>
        <w:t>4</w:t>
      </w:r>
      <w:r>
        <w:rPr>
          <w:rStyle w:val="bibeditionno"/>
          <w:sz w:val="22"/>
          <w:szCs w:val="22"/>
          <w:vertAlign w:val="superscript"/>
        </w:rPr>
        <w:t>th</w:t>
      </w:r>
      <w:r>
        <w:rPr>
          <w:rStyle w:val="bibeditionno"/>
          <w:sz w:val="22"/>
          <w:szCs w:val="22"/>
        </w:rPr>
        <w:t xml:space="preserve"> </w:t>
      </w:r>
      <w:proofErr w:type="gramStart"/>
      <w:r>
        <w:rPr>
          <w:rStyle w:val="bibeditionno"/>
          <w:sz w:val="22"/>
          <w:szCs w:val="22"/>
        </w:rPr>
        <w:t>ed</w:t>
      </w:r>
      <w:proofErr w:type="gramEnd"/>
      <w:r>
        <w:rPr>
          <w:rStyle w:val="bibeditionno"/>
          <w:sz w:val="22"/>
          <w:szCs w:val="22"/>
        </w:rPr>
        <w:t>.</w:t>
      </w:r>
      <w:r>
        <w:rPr>
          <w:sz w:val="22"/>
          <w:szCs w:val="22"/>
        </w:rPr>
        <w:t xml:space="preserve">). </w:t>
      </w:r>
      <w:r>
        <w:rPr>
          <w:rStyle w:val="biblocation"/>
          <w:sz w:val="22"/>
          <w:szCs w:val="22"/>
        </w:rPr>
        <w:t>New York, NY</w:t>
      </w:r>
      <w:r>
        <w:rPr>
          <w:sz w:val="22"/>
          <w:szCs w:val="22"/>
        </w:rPr>
        <w:t xml:space="preserve">: </w:t>
      </w:r>
      <w:r>
        <w:rPr>
          <w:rStyle w:val="bibpublisher"/>
          <w:sz w:val="22"/>
          <w:szCs w:val="22"/>
        </w:rPr>
        <w:t>Guilford Press</w:t>
      </w:r>
      <w:r>
        <w:rPr>
          <w:sz w:val="22"/>
          <w:szCs w:val="22"/>
        </w:rPr>
        <w:t>.</w:t>
      </w:r>
    </w:p>
    <w:p w14:paraId="5FFF3877" w14:textId="77777777" w:rsidR="00BC4C64" w:rsidRPr="0099569C" w:rsidRDefault="00BC4C64" w:rsidP="00BC4C64">
      <w:pPr>
        <w:pStyle w:val="REF-U"/>
        <w:spacing w:line="480" w:lineRule="auto"/>
        <w:rPr>
          <w:rStyle w:val="AQ"/>
          <w:sz w:val="22"/>
          <w:szCs w:val="22"/>
          <w:highlight w:val="green"/>
          <w:rPrChange w:id="1380" w:author="AQ" w:date="2025-08-03T08:56:00Z">
            <w:rPr>
              <w:rStyle w:val="AQ"/>
              <w:sz w:val="22"/>
              <w:szCs w:val="22"/>
            </w:rPr>
          </w:rPrChange>
        </w:rPr>
      </w:pPr>
      <w:proofErr w:type="spellStart"/>
      <w:proofErr w:type="gramStart"/>
      <w:r w:rsidRPr="0099569C">
        <w:rPr>
          <w:rStyle w:val="bibsurname"/>
          <w:sz w:val="22"/>
          <w:szCs w:val="22"/>
          <w:highlight w:val="green"/>
          <w:rPrChange w:id="1381" w:author="AQ" w:date="2025-08-03T08:56:00Z">
            <w:rPr>
              <w:rStyle w:val="bibsurname"/>
              <w:sz w:val="22"/>
              <w:szCs w:val="22"/>
            </w:rPr>
          </w:rPrChange>
        </w:rPr>
        <w:t>Mundorf</w:t>
      </w:r>
      <w:proofErr w:type="spellEnd"/>
      <w:r w:rsidRPr="0099569C">
        <w:rPr>
          <w:rStyle w:val="AQ"/>
          <w:sz w:val="22"/>
          <w:szCs w:val="22"/>
          <w:highlight w:val="green"/>
          <w:rPrChange w:id="1382" w:author="AQ" w:date="2025-08-03T08:56:00Z">
            <w:rPr>
              <w:rStyle w:val="AQ"/>
              <w:sz w:val="22"/>
              <w:szCs w:val="22"/>
            </w:rPr>
          </w:rPrChange>
        </w:rPr>
        <w:t xml:space="preserve">, </w:t>
      </w:r>
      <w:r w:rsidRPr="0099569C">
        <w:rPr>
          <w:rStyle w:val="bibfname"/>
          <w:sz w:val="22"/>
          <w:szCs w:val="22"/>
          <w:highlight w:val="green"/>
          <w:rPrChange w:id="1383" w:author="AQ" w:date="2025-08-03T08:56:00Z">
            <w:rPr>
              <w:rStyle w:val="bibfname"/>
              <w:sz w:val="22"/>
              <w:szCs w:val="22"/>
            </w:rPr>
          </w:rPrChange>
        </w:rPr>
        <w:t>E. S.</w:t>
      </w:r>
      <w:r w:rsidRPr="0099569C">
        <w:rPr>
          <w:rStyle w:val="AQ"/>
          <w:sz w:val="22"/>
          <w:szCs w:val="22"/>
          <w:highlight w:val="green"/>
          <w:rPrChange w:id="1384" w:author="AQ" w:date="2025-08-03T08:56:00Z">
            <w:rPr>
              <w:rStyle w:val="AQ"/>
              <w:sz w:val="22"/>
              <w:szCs w:val="22"/>
            </w:rPr>
          </w:rPrChange>
        </w:rPr>
        <w:t xml:space="preserve">, &amp; </w:t>
      </w:r>
      <w:proofErr w:type="spellStart"/>
      <w:r w:rsidRPr="0099569C">
        <w:rPr>
          <w:rStyle w:val="bibsurname"/>
          <w:sz w:val="22"/>
          <w:szCs w:val="22"/>
          <w:highlight w:val="green"/>
          <w:rPrChange w:id="1385" w:author="AQ" w:date="2025-08-03T08:56:00Z">
            <w:rPr>
              <w:rStyle w:val="bibsurname"/>
              <w:sz w:val="22"/>
              <w:szCs w:val="22"/>
            </w:rPr>
          </w:rPrChange>
        </w:rPr>
        <w:t>Paivio</w:t>
      </w:r>
      <w:proofErr w:type="spellEnd"/>
      <w:r w:rsidRPr="0099569C">
        <w:rPr>
          <w:rStyle w:val="AQ"/>
          <w:sz w:val="22"/>
          <w:szCs w:val="22"/>
          <w:highlight w:val="green"/>
          <w:rPrChange w:id="1386" w:author="AQ" w:date="2025-08-03T08:56:00Z">
            <w:rPr>
              <w:rStyle w:val="AQ"/>
              <w:sz w:val="22"/>
              <w:szCs w:val="22"/>
            </w:rPr>
          </w:rPrChange>
        </w:rPr>
        <w:t xml:space="preserve">, </w:t>
      </w:r>
      <w:r w:rsidRPr="0099569C">
        <w:rPr>
          <w:rStyle w:val="bibfname"/>
          <w:sz w:val="22"/>
          <w:szCs w:val="22"/>
          <w:highlight w:val="green"/>
          <w:rPrChange w:id="1387" w:author="AQ" w:date="2025-08-03T08:56:00Z">
            <w:rPr>
              <w:rStyle w:val="bibfname"/>
              <w:sz w:val="22"/>
              <w:szCs w:val="22"/>
            </w:rPr>
          </w:rPrChange>
        </w:rPr>
        <w:t>S. C.</w:t>
      </w:r>
      <w:r w:rsidRPr="0099569C">
        <w:rPr>
          <w:rStyle w:val="AQ"/>
          <w:sz w:val="22"/>
          <w:szCs w:val="22"/>
          <w:highlight w:val="green"/>
          <w:rPrChange w:id="1388" w:author="AQ" w:date="2025-08-03T08:56:00Z">
            <w:rPr>
              <w:rStyle w:val="AQ"/>
              <w:sz w:val="22"/>
              <w:szCs w:val="22"/>
            </w:rPr>
          </w:rPrChange>
        </w:rPr>
        <w:t xml:space="preserve"> (</w:t>
      </w:r>
      <w:r w:rsidRPr="0099569C">
        <w:rPr>
          <w:rStyle w:val="bibyear"/>
          <w:sz w:val="22"/>
          <w:szCs w:val="22"/>
          <w:highlight w:val="green"/>
          <w:rPrChange w:id="1389" w:author="AQ" w:date="2025-08-03T08:56:00Z">
            <w:rPr>
              <w:rStyle w:val="bibyear"/>
              <w:sz w:val="22"/>
              <w:szCs w:val="22"/>
            </w:rPr>
          </w:rPrChange>
        </w:rPr>
        <w:t>2011</w:t>
      </w:r>
      <w:r w:rsidRPr="0099569C">
        <w:rPr>
          <w:rStyle w:val="AQ"/>
          <w:sz w:val="22"/>
          <w:szCs w:val="22"/>
          <w:highlight w:val="green"/>
          <w:rPrChange w:id="1390" w:author="AQ" w:date="2025-08-03T08:56:00Z">
            <w:rPr>
              <w:rStyle w:val="AQ"/>
              <w:sz w:val="22"/>
              <w:szCs w:val="22"/>
            </w:rPr>
          </w:rPrChange>
        </w:rPr>
        <w:t>).</w:t>
      </w:r>
      <w:proofErr w:type="gramEnd"/>
      <w:r w:rsidRPr="0099569C">
        <w:rPr>
          <w:rStyle w:val="AQ"/>
          <w:sz w:val="22"/>
          <w:szCs w:val="22"/>
          <w:highlight w:val="green"/>
          <w:rPrChange w:id="1391" w:author="AQ" w:date="2025-08-03T08:56:00Z">
            <w:rPr>
              <w:rStyle w:val="AQ"/>
              <w:sz w:val="22"/>
              <w:szCs w:val="22"/>
            </w:rPr>
          </w:rPrChange>
        </w:rPr>
        <w:t xml:space="preserve"> </w:t>
      </w:r>
      <w:r w:rsidRPr="0099569C">
        <w:rPr>
          <w:rStyle w:val="bibarticle"/>
          <w:sz w:val="22"/>
          <w:szCs w:val="22"/>
          <w:highlight w:val="green"/>
          <w:rPrChange w:id="1392" w:author="AQ" w:date="2025-08-03T08:56:00Z">
            <w:rPr>
              <w:rStyle w:val="bibarticle"/>
              <w:sz w:val="22"/>
              <w:szCs w:val="22"/>
            </w:rPr>
          </w:rPrChange>
        </w:rPr>
        <w:t>Narrative quality and disturbance pre- and post-emotion- focused therapy for child abuse trauma</w:t>
      </w:r>
      <w:r w:rsidRPr="0099569C">
        <w:rPr>
          <w:rStyle w:val="AQ"/>
          <w:sz w:val="22"/>
          <w:szCs w:val="22"/>
          <w:highlight w:val="green"/>
          <w:rPrChange w:id="1393" w:author="AQ" w:date="2025-08-03T08:56:00Z">
            <w:rPr>
              <w:rStyle w:val="AQ"/>
              <w:sz w:val="22"/>
              <w:szCs w:val="22"/>
            </w:rPr>
          </w:rPrChange>
        </w:rPr>
        <w:t xml:space="preserve">. </w:t>
      </w:r>
      <w:r w:rsidRPr="0099569C">
        <w:rPr>
          <w:rStyle w:val="bibjournal"/>
          <w:sz w:val="22"/>
          <w:szCs w:val="22"/>
          <w:highlight w:val="green"/>
          <w:rPrChange w:id="1394" w:author="AQ" w:date="2025-08-03T08:56:00Z">
            <w:rPr>
              <w:rStyle w:val="bibjournal"/>
              <w:sz w:val="22"/>
              <w:szCs w:val="22"/>
            </w:rPr>
          </w:rPrChange>
        </w:rPr>
        <w:t>Journal of Traumatic Stress</w:t>
      </w:r>
      <w:r w:rsidRPr="0099569C">
        <w:rPr>
          <w:sz w:val="22"/>
          <w:szCs w:val="22"/>
          <w:highlight w:val="green"/>
          <w:rPrChange w:id="1395" w:author="AQ" w:date="2025-08-03T08:56:00Z">
            <w:rPr>
              <w:sz w:val="22"/>
              <w:szCs w:val="22"/>
            </w:rPr>
          </w:rPrChange>
        </w:rPr>
        <w:t xml:space="preserve">, </w:t>
      </w:r>
      <w:r w:rsidRPr="0099569C">
        <w:rPr>
          <w:rStyle w:val="bibvolume"/>
          <w:sz w:val="22"/>
          <w:szCs w:val="22"/>
          <w:highlight w:val="green"/>
          <w:rPrChange w:id="1396" w:author="AQ" w:date="2025-08-03T08:56:00Z">
            <w:rPr>
              <w:rStyle w:val="bibvolume"/>
              <w:sz w:val="22"/>
              <w:szCs w:val="22"/>
            </w:rPr>
          </w:rPrChange>
        </w:rPr>
        <w:t>24</w:t>
      </w:r>
      <w:r w:rsidRPr="0099569C">
        <w:rPr>
          <w:sz w:val="22"/>
          <w:szCs w:val="22"/>
          <w:highlight w:val="green"/>
          <w:rPrChange w:id="1397" w:author="AQ" w:date="2025-08-03T08:56:00Z">
            <w:rPr>
              <w:sz w:val="22"/>
              <w:szCs w:val="22"/>
            </w:rPr>
          </w:rPrChange>
        </w:rPr>
        <w:t>(</w:t>
      </w:r>
      <w:r w:rsidRPr="0099569C">
        <w:rPr>
          <w:rStyle w:val="bibissue"/>
          <w:sz w:val="22"/>
          <w:szCs w:val="22"/>
          <w:highlight w:val="green"/>
          <w:rPrChange w:id="1398" w:author="AQ" w:date="2025-08-03T08:56:00Z">
            <w:rPr>
              <w:rStyle w:val="bibissue"/>
              <w:sz w:val="22"/>
              <w:szCs w:val="22"/>
            </w:rPr>
          </w:rPrChange>
        </w:rPr>
        <w:t>6</w:t>
      </w:r>
      <w:r w:rsidRPr="0099569C">
        <w:rPr>
          <w:sz w:val="22"/>
          <w:szCs w:val="22"/>
          <w:highlight w:val="green"/>
          <w:rPrChange w:id="1399" w:author="AQ" w:date="2025-08-03T08:56:00Z">
            <w:rPr>
              <w:sz w:val="22"/>
              <w:szCs w:val="22"/>
            </w:rPr>
          </w:rPrChange>
        </w:rPr>
        <w:t xml:space="preserve">), </w:t>
      </w:r>
      <w:r w:rsidRPr="0099569C">
        <w:rPr>
          <w:rStyle w:val="bibfpage"/>
          <w:sz w:val="22"/>
          <w:szCs w:val="22"/>
          <w:highlight w:val="green"/>
          <w:rPrChange w:id="1400" w:author="AQ" w:date="2025-08-03T08:56:00Z">
            <w:rPr>
              <w:rStyle w:val="bibfpage"/>
              <w:sz w:val="22"/>
              <w:szCs w:val="22"/>
            </w:rPr>
          </w:rPrChange>
        </w:rPr>
        <w:t>643</w:t>
      </w:r>
      <w:r w:rsidRPr="0099569C">
        <w:rPr>
          <w:sz w:val="22"/>
          <w:szCs w:val="22"/>
          <w:highlight w:val="green"/>
          <w:rPrChange w:id="1401" w:author="AQ" w:date="2025-08-03T08:56:00Z">
            <w:rPr>
              <w:sz w:val="22"/>
              <w:szCs w:val="22"/>
            </w:rPr>
          </w:rPrChange>
        </w:rPr>
        <w:t>–</w:t>
      </w:r>
      <w:r w:rsidRPr="0099569C">
        <w:rPr>
          <w:rStyle w:val="biblpage"/>
          <w:sz w:val="22"/>
          <w:szCs w:val="22"/>
          <w:highlight w:val="green"/>
          <w:rPrChange w:id="1402" w:author="AQ" w:date="2025-08-03T08:56:00Z">
            <w:rPr>
              <w:rStyle w:val="biblpage"/>
              <w:sz w:val="22"/>
              <w:szCs w:val="22"/>
            </w:rPr>
          </w:rPrChange>
        </w:rPr>
        <w:t>650</w:t>
      </w:r>
      <w:r w:rsidRPr="0099569C">
        <w:rPr>
          <w:sz w:val="22"/>
          <w:szCs w:val="22"/>
          <w:highlight w:val="green"/>
          <w:rPrChange w:id="1403" w:author="AQ" w:date="2025-08-03T08:56:00Z">
            <w:rPr>
              <w:sz w:val="22"/>
              <w:szCs w:val="22"/>
            </w:rPr>
          </w:rPrChange>
        </w:rPr>
        <w:t xml:space="preserve">. </w:t>
      </w:r>
      <w:r w:rsidRPr="0099569C">
        <w:rPr>
          <w:rStyle w:val="bibdoi"/>
          <w:sz w:val="22"/>
          <w:szCs w:val="22"/>
          <w:highlight w:val="green"/>
          <w:rPrChange w:id="1404" w:author="AQ" w:date="2025-08-03T08:56:00Z">
            <w:rPr>
              <w:rStyle w:val="bibdoi"/>
              <w:sz w:val="22"/>
              <w:szCs w:val="22"/>
            </w:rPr>
          </w:rPrChange>
        </w:rPr>
        <w:t>doi:10.1002/jts.20707</w:t>
      </w:r>
    </w:p>
    <w:p w14:paraId="5D2611C8" w14:textId="77777777" w:rsidR="00BC4C64" w:rsidRDefault="00BC4C64" w:rsidP="00BC4C64">
      <w:pPr>
        <w:pStyle w:val="REF-U"/>
        <w:spacing w:line="480" w:lineRule="auto"/>
        <w:rPr>
          <w:rStyle w:val="AQ"/>
          <w:sz w:val="22"/>
          <w:szCs w:val="22"/>
        </w:rPr>
      </w:pPr>
      <w:proofErr w:type="spellStart"/>
      <w:proofErr w:type="gramStart"/>
      <w:r>
        <w:rPr>
          <w:rStyle w:val="bibsurname"/>
          <w:sz w:val="22"/>
          <w:szCs w:val="22"/>
        </w:rPr>
        <w:t>Nazari</w:t>
      </w:r>
      <w:proofErr w:type="spellEnd"/>
      <w:r>
        <w:rPr>
          <w:rStyle w:val="AQ"/>
          <w:sz w:val="22"/>
          <w:szCs w:val="22"/>
        </w:rPr>
        <w:t xml:space="preserve">, </w:t>
      </w:r>
      <w:r>
        <w:rPr>
          <w:rStyle w:val="bibfname"/>
          <w:sz w:val="22"/>
          <w:szCs w:val="22"/>
        </w:rPr>
        <w:t>I.</w:t>
      </w:r>
      <w:r>
        <w:rPr>
          <w:rStyle w:val="AQ"/>
          <w:sz w:val="22"/>
          <w:szCs w:val="22"/>
        </w:rPr>
        <w:t xml:space="preserve">, </w:t>
      </w:r>
      <w:proofErr w:type="spellStart"/>
      <w:r>
        <w:rPr>
          <w:rStyle w:val="bibsurname"/>
          <w:sz w:val="22"/>
          <w:szCs w:val="22"/>
        </w:rPr>
        <w:t>Mohammadi</w:t>
      </w:r>
      <w:proofErr w:type="spellEnd"/>
      <w:r>
        <w:rPr>
          <w:rStyle w:val="AQ"/>
          <w:sz w:val="22"/>
          <w:szCs w:val="22"/>
        </w:rPr>
        <w:t xml:space="preserve">, </w:t>
      </w:r>
      <w:r>
        <w:rPr>
          <w:rStyle w:val="bibfname"/>
          <w:sz w:val="22"/>
          <w:szCs w:val="22"/>
        </w:rPr>
        <w:t>M</w:t>
      </w:r>
      <w:r>
        <w:rPr>
          <w:rStyle w:val="AQ"/>
          <w:sz w:val="22"/>
          <w:szCs w:val="22"/>
        </w:rPr>
        <w:t xml:space="preserve">, &amp; </w:t>
      </w:r>
      <w:proofErr w:type="spellStart"/>
      <w:r>
        <w:rPr>
          <w:rStyle w:val="bibsurname"/>
          <w:sz w:val="22"/>
          <w:szCs w:val="22"/>
        </w:rPr>
        <w:t>Nazeri</w:t>
      </w:r>
      <w:proofErr w:type="spellEnd"/>
      <w:r>
        <w:rPr>
          <w:rStyle w:val="AQ"/>
          <w:sz w:val="22"/>
          <w:szCs w:val="22"/>
        </w:rPr>
        <w:t xml:space="preserve">, </w:t>
      </w:r>
      <w:r>
        <w:rPr>
          <w:rStyle w:val="bibfname"/>
          <w:sz w:val="22"/>
          <w:szCs w:val="22"/>
        </w:rPr>
        <w:t>G.</w:t>
      </w:r>
      <w:r>
        <w:rPr>
          <w:rStyle w:val="AQ"/>
          <w:sz w:val="22"/>
          <w:szCs w:val="22"/>
        </w:rPr>
        <w:t xml:space="preserve"> (</w:t>
      </w:r>
      <w:commentRangeStart w:id="1405"/>
      <w:r>
        <w:rPr>
          <w:rStyle w:val="bibyear"/>
          <w:sz w:val="22"/>
          <w:szCs w:val="22"/>
        </w:rPr>
        <w:t>2014</w:t>
      </w:r>
      <w:commentRangeEnd w:id="1405"/>
      <w:r w:rsidR="006F2841">
        <w:rPr>
          <w:rStyle w:val="CommentReference"/>
          <w:rFonts w:asciiTheme="minorHAnsi" w:eastAsiaTheme="minorEastAsia" w:hAnsiTheme="minorHAnsi" w:cstheme="minorBidi"/>
          <w:lang w:val="en-IN" w:eastAsia="en-IN"/>
        </w:rPr>
        <w:commentReference w:id="1405"/>
      </w:r>
      <w:r>
        <w:rPr>
          <w:rStyle w:val="AQ"/>
          <w:sz w:val="22"/>
          <w:szCs w:val="22"/>
        </w:rPr>
        <w:t>).</w:t>
      </w:r>
      <w:proofErr w:type="gramEnd"/>
      <w:r>
        <w:rPr>
          <w:rStyle w:val="AQ"/>
          <w:sz w:val="22"/>
          <w:szCs w:val="22"/>
        </w:rPr>
        <w:t xml:space="preserve"> </w:t>
      </w:r>
      <w:proofErr w:type="gramStart"/>
      <w:r>
        <w:rPr>
          <w:rStyle w:val="bibarticle"/>
          <w:sz w:val="22"/>
          <w:szCs w:val="22"/>
        </w:rPr>
        <w:t xml:space="preserve">Effectiveness of Gestalt therapy on PTSD symptoms on veterans of </w:t>
      </w:r>
      <w:proofErr w:type="spellStart"/>
      <w:r>
        <w:rPr>
          <w:rStyle w:val="bibarticle"/>
          <w:sz w:val="22"/>
          <w:szCs w:val="22"/>
        </w:rPr>
        <w:t>Yasuj</w:t>
      </w:r>
      <w:proofErr w:type="spellEnd"/>
      <w:r>
        <w:rPr>
          <w:rStyle w:val="bibarticle"/>
          <w:sz w:val="22"/>
          <w:szCs w:val="22"/>
        </w:rPr>
        <w:t xml:space="preserve"> City</w:t>
      </w:r>
      <w:r>
        <w:rPr>
          <w:rStyle w:val="AQ"/>
          <w:sz w:val="22"/>
          <w:szCs w:val="22"/>
        </w:rPr>
        <w:t>.</w:t>
      </w:r>
      <w:proofErr w:type="gramEnd"/>
      <w:r>
        <w:rPr>
          <w:rStyle w:val="AQ"/>
          <w:sz w:val="22"/>
          <w:szCs w:val="22"/>
        </w:rPr>
        <w:t xml:space="preserve"> </w:t>
      </w:r>
      <w:proofErr w:type="spellStart"/>
      <w:r>
        <w:rPr>
          <w:rStyle w:val="bibjournal"/>
          <w:sz w:val="22"/>
          <w:szCs w:val="22"/>
        </w:rPr>
        <w:t>Amaghane</w:t>
      </w:r>
      <w:proofErr w:type="spellEnd"/>
      <w:r>
        <w:rPr>
          <w:rStyle w:val="bibjournal"/>
          <w:sz w:val="22"/>
          <w:szCs w:val="22"/>
        </w:rPr>
        <w:t xml:space="preserve"> </w:t>
      </w:r>
      <w:proofErr w:type="spellStart"/>
      <w:r>
        <w:rPr>
          <w:rStyle w:val="bibjournal"/>
          <w:sz w:val="22"/>
          <w:szCs w:val="22"/>
        </w:rPr>
        <w:t>Danesh</w:t>
      </w:r>
      <w:proofErr w:type="spellEnd"/>
      <w:r>
        <w:rPr>
          <w:rStyle w:val="bibjournal"/>
          <w:sz w:val="22"/>
          <w:szCs w:val="22"/>
        </w:rPr>
        <w:t xml:space="preserve"> Journal</w:t>
      </w:r>
      <w:r>
        <w:rPr>
          <w:sz w:val="22"/>
          <w:szCs w:val="22"/>
        </w:rPr>
        <w:t xml:space="preserve">, </w:t>
      </w:r>
      <w:r>
        <w:rPr>
          <w:rStyle w:val="bibvolume"/>
          <w:sz w:val="22"/>
          <w:szCs w:val="22"/>
        </w:rPr>
        <w:t>19</w:t>
      </w:r>
      <w:r>
        <w:rPr>
          <w:sz w:val="22"/>
          <w:szCs w:val="22"/>
        </w:rPr>
        <w:t>(</w:t>
      </w:r>
      <w:r>
        <w:rPr>
          <w:rStyle w:val="bibissue"/>
          <w:sz w:val="22"/>
          <w:szCs w:val="22"/>
        </w:rPr>
        <w:t>4</w:t>
      </w:r>
      <w:r>
        <w:rPr>
          <w:sz w:val="22"/>
          <w:szCs w:val="22"/>
        </w:rPr>
        <w:t xml:space="preserve">), </w:t>
      </w:r>
      <w:r>
        <w:rPr>
          <w:rStyle w:val="bibfpage"/>
          <w:sz w:val="22"/>
          <w:szCs w:val="22"/>
        </w:rPr>
        <w:t>295</w:t>
      </w:r>
      <w:r>
        <w:rPr>
          <w:sz w:val="22"/>
          <w:szCs w:val="22"/>
        </w:rPr>
        <w:t>–</w:t>
      </w:r>
      <w:r>
        <w:rPr>
          <w:rStyle w:val="biblpage"/>
          <w:sz w:val="22"/>
          <w:szCs w:val="22"/>
        </w:rPr>
        <w:t>304</w:t>
      </w:r>
      <w:r>
        <w:rPr>
          <w:sz w:val="22"/>
          <w:szCs w:val="22"/>
        </w:rPr>
        <w:t>.</w:t>
      </w:r>
    </w:p>
    <w:p w14:paraId="18851CB8" w14:textId="77777777" w:rsidR="00BC4C64" w:rsidRPr="0099569C" w:rsidRDefault="00BC4C64" w:rsidP="00BC4C64">
      <w:pPr>
        <w:pStyle w:val="REF-U"/>
        <w:spacing w:line="480" w:lineRule="auto"/>
        <w:rPr>
          <w:rStyle w:val="AQ"/>
          <w:sz w:val="22"/>
          <w:szCs w:val="22"/>
          <w:highlight w:val="green"/>
          <w:rPrChange w:id="1406" w:author="AQ" w:date="2025-08-03T08:56:00Z">
            <w:rPr>
              <w:rStyle w:val="AQ"/>
              <w:sz w:val="22"/>
              <w:szCs w:val="22"/>
            </w:rPr>
          </w:rPrChange>
        </w:rPr>
      </w:pPr>
      <w:r w:rsidRPr="0099569C">
        <w:rPr>
          <w:rStyle w:val="bibsurname"/>
          <w:sz w:val="22"/>
          <w:szCs w:val="22"/>
          <w:highlight w:val="green"/>
          <w:rPrChange w:id="1407" w:author="AQ" w:date="2025-08-03T08:56:00Z">
            <w:rPr>
              <w:rStyle w:val="bibsurname"/>
              <w:sz w:val="22"/>
              <w:szCs w:val="22"/>
            </w:rPr>
          </w:rPrChange>
        </w:rPr>
        <w:t>Nevis</w:t>
      </w:r>
      <w:r w:rsidRPr="0099569C">
        <w:rPr>
          <w:rStyle w:val="AQ"/>
          <w:sz w:val="22"/>
          <w:szCs w:val="22"/>
          <w:highlight w:val="green"/>
          <w:rPrChange w:id="1408" w:author="AQ" w:date="2025-08-03T08:56:00Z">
            <w:rPr>
              <w:rStyle w:val="AQ"/>
              <w:sz w:val="22"/>
              <w:szCs w:val="22"/>
            </w:rPr>
          </w:rPrChange>
        </w:rPr>
        <w:t xml:space="preserve">, </w:t>
      </w:r>
      <w:r w:rsidRPr="0099569C">
        <w:rPr>
          <w:rStyle w:val="bibfname"/>
          <w:sz w:val="22"/>
          <w:szCs w:val="22"/>
          <w:highlight w:val="green"/>
          <w:rPrChange w:id="1409" w:author="AQ" w:date="2025-08-03T08:56:00Z">
            <w:rPr>
              <w:rStyle w:val="bibfname"/>
              <w:sz w:val="22"/>
              <w:szCs w:val="22"/>
            </w:rPr>
          </w:rPrChange>
        </w:rPr>
        <w:t>E.</w:t>
      </w:r>
      <w:r w:rsidRPr="0099569C">
        <w:rPr>
          <w:rStyle w:val="AQ"/>
          <w:sz w:val="22"/>
          <w:szCs w:val="22"/>
          <w:highlight w:val="green"/>
          <w:rPrChange w:id="1410" w:author="AQ" w:date="2025-08-03T08:56:00Z">
            <w:rPr>
              <w:rStyle w:val="AQ"/>
              <w:sz w:val="22"/>
              <w:szCs w:val="22"/>
            </w:rPr>
          </w:rPrChange>
        </w:rPr>
        <w:t xml:space="preserve"> (</w:t>
      </w:r>
      <w:r w:rsidRPr="0099569C">
        <w:rPr>
          <w:rStyle w:val="bibyear"/>
          <w:sz w:val="22"/>
          <w:szCs w:val="22"/>
          <w:highlight w:val="green"/>
          <w:rPrChange w:id="1411" w:author="AQ" w:date="2025-08-03T08:56:00Z">
            <w:rPr>
              <w:rStyle w:val="bibyear"/>
              <w:sz w:val="22"/>
              <w:szCs w:val="22"/>
            </w:rPr>
          </w:rPrChange>
        </w:rPr>
        <w:t>1987</w:t>
      </w:r>
      <w:r w:rsidRPr="0099569C">
        <w:rPr>
          <w:rStyle w:val="AQ"/>
          <w:sz w:val="22"/>
          <w:szCs w:val="22"/>
          <w:highlight w:val="green"/>
          <w:rPrChange w:id="1412" w:author="AQ" w:date="2025-08-03T08:56:00Z">
            <w:rPr>
              <w:rStyle w:val="AQ"/>
              <w:sz w:val="22"/>
              <w:szCs w:val="22"/>
            </w:rPr>
          </w:rPrChange>
        </w:rPr>
        <w:t xml:space="preserve">). </w:t>
      </w:r>
      <w:r w:rsidRPr="0099569C">
        <w:rPr>
          <w:rStyle w:val="bibbook"/>
          <w:sz w:val="22"/>
          <w:szCs w:val="22"/>
          <w:highlight w:val="green"/>
          <w:rPrChange w:id="1413" w:author="AQ" w:date="2025-08-03T08:56:00Z">
            <w:rPr>
              <w:rStyle w:val="bibbook"/>
              <w:sz w:val="22"/>
              <w:szCs w:val="22"/>
            </w:rPr>
          </w:rPrChange>
        </w:rPr>
        <w:t>Organizational consulting: A Gestalt approach</w:t>
      </w:r>
      <w:r w:rsidRPr="0099569C">
        <w:rPr>
          <w:sz w:val="22"/>
          <w:szCs w:val="22"/>
          <w:highlight w:val="green"/>
          <w:rPrChange w:id="1414" w:author="AQ" w:date="2025-08-03T08:56:00Z">
            <w:rPr>
              <w:sz w:val="22"/>
              <w:szCs w:val="22"/>
            </w:rPr>
          </w:rPrChange>
        </w:rPr>
        <w:t xml:space="preserve">. </w:t>
      </w:r>
      <w:r w:rsidRPr="0099569C">
        <w:rPr>
          <w:rStyle w:val="biblocation"/>
          <w:sz w:val="22"/>
          <w:szCs w:val="22"/>
          <w:highlight w:val="green"/>
          <w:rPrChange w:id="1415" w:author="AQ" w:date="2025-08-03T08:56:00Z">
            <w:rPr>
              <w:rStyle w:val="biblocation"/>
              <w:sz w:val="22"/>
              <w:szCs w:val="22"/>
            </w:rPr>
          </w:rPrChange>
        </w:rPr>
        <w:t>New York, NY</w:t>
      </w:r>
      <w:r w:rsidRPr="0099569C">
        <w:rPr>
          <w:sz w:val="22"/>
          <w:szCs w:val="22"/>
          <w:highlight w:val="green"/>
          <w:rPrChange w:id="1416" w:author="AQ" w:date="2025-08-03T08:56:00Z">
            <w:rPr>
              <w:sz w:val="22"/>
              <w:szCs w:val="22"/>
            </w:rPr>
          </w:rPrChange>
        </w:rPr>
        <w:t xml:space="preserve">: </w:t>
      </w:r>
      <w:r w:rsidRPr="0099569C">
        <w:rPr>
          <w:rStyle w:val="bibpublisher"/>
          <w:sz w:val="22"/>
          <w:szCs w:val="22"/>
          <w:highlight w:val="green"/>
          <w:rPrChange w:id="1417" w:author="AQ" w:date="2025-08-03T08:56:00Z">
            <w:rPr>
              <w:rStyle w:val="bibpublisher"/>
              <w:sz w:val="22"/>
              <w:szCs w:val="22"/>
            </w:rPr>
          </w:rPrChange>
        </w:rPr>
        <w:t>Gardner Press</w:t>
      </w:r>
      <w:r w:rsidRPr="0099569C">
        <w:rPr>
          <w:sz w:val="22"/>
          <w:szCs w:val="22"/>
          <w:highlight w:val="green"/>
          <w:rPrChange w:id="1418" w:author="AQ" w:date="2025-08-03T08:56:00Z">
            <w:rPr>
              <w:sz w:val="22"/>
              <w:szCs w:val="22"/>
            </w:rPr>
          </w:rPrChange>
        </w:rPr>
        <w:t>.</w:t>
      </w:r>
    </w:p>
    <w:p w14:paraId="45AB8A5F" w14:textId="77777777" w:rsidR="00BC4C64" w:rsidRPr="0099569C" w:rsidRDefault="00BC4C64" w:rsidP="00BC4C64">
      <w:pPr>
        <w:pStyle w:val="REF-U"/>
        <w:spacing w:line="480" w:lineRule="auto"/>
        <w:rPr>
          <w:rStyle w:val="AQ"/>
          <w:sz w:val="22"/>
          <w:szCs w:val="22"/>
          <w:highlight w:val="green"/>
          <w:rPrChange w:id="1419" w:author="AQ" w:date="2025-08-03T08:56:00Z">
            <w:rPr>
              <w:rStyle w:val="AQ"/>
              <w:sz w:val="22"/>
              <w:szCs w:val="22"/>
            </w:rPr>
          </w:rPrChange>
        </w:rPr>
      </w:pPr>
      <w:proofErr w:type="spellStart"/>
      <w:proofErr w:type="gramStart"/>
      <w:r w:rsidRPr="0099569C">
        <w:rPr>
          <w:rStyle w:val="bibsurname"/>
          <w:sz w:val="22"/>
          <w:szCs w:val="22"/>
          <w:highlight w:val="green"/>
          <w:rPrChange w:id="1420" w:author="AQ" w:date="2025-08-03T08:56:00Z">
            <w:rPr>
              <w:rStyle w:val="bibsurname"/>
              <w:sz w:val="22"/>
              <w:szCs w:val="22"/>
            </w:rPr>
          </w:rPrChange>
        </w:rPr>
        <w:t>Oaklander</w:t>
      </w:r>
      <w:proofErr w:type="spellEnd"/>
      <w:r w:rsidRPr="0099569C">
        <w:rPr>
          <w:rStyle w:val="AQ"/>
          <w:sz w:val="22"/>
          <w:szCs w:val="22"/>
          <w:highlight w:val="green"/>
          <w:rPrChange w:id="1421" w:author="AQ" w:date="2025-08-03T08:56:00Z">
            <w:rPr>
              <w:rStyle w:val="AQ"/>
              <w:sz w:val="22"/>
              <w:szCs w:val="22"/>
            </w:rPr>
          </w:rPrChange>
        </w:rPr>
        <w:t xml:space="preserve">, </w:t>
      </w:r>
      <w:r w:rsidRPr="0099569C">
        <w:rPr>
          <w:rStyle w:val="bibfname"/>
          <w:sz w:val="22"/>
          <w:szCs w:val="22"/>
          <w:highlight w:val="green"/>
          <w:rPrChange w:id="1422" w:author="AQ" w:date="2025-08-03T08:56:00Z">
            <w:rPr>
              <w:rStyle w:val="bibfname"/>
              <w:sz w:val="22"/>
              <w:szCs w:val="22"/>
            </w:rPr>
          </w:rPrChange>
        </w:rPr>
        <w:t>V.</w:t>
      </w:r>
      <w:r w:rsidRPr="0099569C">
        <w:rPr>
          <w:rStyle w:val="AQ"/>
          <w:sz w:val="22"/>
          <w:szCs w:val="22"/>
          <w:highlight w:val="green"/>
          <w:rPrChange w:id="1423" w:author="AQ" w:date="2025-08-03T08:56:00Z">
            <w:rPr>
              <w:rStyle w:val="AQ"/>
              <w:sz w:val="22"/>
              <w:szCs w:val="22"/>
            </w:rPr>
          </w:rPrChange>
        </w:rPr>
        <w:t xml:space="preserve"> (</w:t>
      </w:r>
      <w:r w:rsidRPr="0099569C">
        <w:rPr>
          <w:rStyle w:val="bibyear"/>
          <w:sz w:val="22"/>
          <w:szCs w:val="22"/>
          <w:highlight w:val="green"/>
          <w:rPrChange w:id="1424" w:author="AQ" w:date="2025-08-03T08:56:00Z">
            <w:rPr>
              <w:rStyle w:val="bibyear"/>
              <w:sz w:val="22"/>
              <w:szCs w:val="22"/>
            </w:rPr>
          </w:rPrChange>
        </w:rPr>
        <w:t>1978</w:t>
      </w:r>
      <w:r w:rsidRPr="0099569C">
        <w:rPr>
          <w:rStyle w:val="AQ"/>
          <w:sz w:val="22"/>
          <w:szCs w:val="22"/>
          <w:highlight w:val="green"/>
          <w:rPrChange w:id="1425" w:author="AQ" w:date="2025-08-03T08:56:00Z">
            <w:rPr>
              <w:rStyle w:val="AQ"/>
              <w:sz w:val="22"/>
              <w:szCs w:val="22"/>
            </w:rPr>
          </w:rPrChange>
        </w:rPr>
        <w:t>).</w:t>
      </w:r>
      <w:proofErr w:type="gramEnd"/>
      <w:r w:rsidRPr="0099569C">
        <w:rPr>
          <w:rStyle w:val="AQ"/>
          <w:sz w:val="22"/>
          <w:szCs w:val="22"/>
          <w:highlight w:val="green"/>
          <w:rPrChange w:id="1426" w:author="AQ" w:date="2025-08-03T08:56:00Z">
            <w:rPr>
              <w:rStyle w:val="AQ"/>
              <w:sz w:val="22"/>
              <w:szCs w:val="22"/>
            </w:rPr>
          </w:rPrChange>
        </w:rPr>
        <w:t xml:space="preserve"> </w:t>
      </w:r>
      <w:r w:rsidRPr="0099569C">
        <w:rPr>
          <w:rStyle w:val="bibbook"/>
          <w:sz w:val="22"/>
          <w:highlight w:val="green"/>
          <w:rPrChange w:id="1427" w:author="AQ" w:date="2025-08-03T08:56:00Z">
            <w:rPr>
              <w:rStyle w:val="bibbook"/>
              <w:sz w:val="22"/>
            </w:rPr>
          </w:rPrChange>
        </w:rPr>
        <w:t>Windows to our children: A gestalt therapy approach</w:t>
      </w:r>
      <w:r w:rsidRPr="0099569C">
        <w:rPr>
          <w:sz w:val="22"/>
          <w:szCs w:val="22"/>
          <w:highlight w:val="green"/>
          <w:rPrChange w:id="1428" w:author="AQ" w:date="2025-08-03T08:56:00Z">
            <w:rPr>
              <w:sz w:val="22"/>
              <w:szCs w:val="22"/>
            </w:rPr>
          </w:rPrChange>
        </w:rPr>
        <w:t xml:space="preserve">. </w:t>
      </w:r>
      <w:r w:rsidRPr="0099569C">
        <w:rPr>
          <w:rStyle w:val="biblocation"/>
          <w:highlight w:val="green"/>
          <w:rPrChange w:id="1429" w:author="AQ" w:date="2025-08-03T08:56:00Z">
            <w:rPr>
              <w:rStyle w:val="biblocation"/>
            </w:rPr>
          </w:rPrChange>
        </w:rPr>
        <w:t>Gouldsboro, ME</w:t>
      </w:r>
      <w:r w:rsidRPr="0099569C">
        <w:rPr>
          <w:sz w:val="22"/>
          <w:szCs w:val="22"/>
          <w:highlight w:val="green"/>
          <w:rPrChange w:id="1430" w:author="AQ" w:date="2025-08-03T08:56:00Z">
            <w:rPr>
              <w:sz w:val="22"/>
              <w:szCs w:val="22"/>
            </w:rPr>
          </w:rPrChange>
        </w:rPr>
        <w:t xml:space="preserve">: </w:t>
      </w:r>
      <w:r w:rsidRPr="0099569C">
        <w:rPr>
          <w:rStyle w:val="bibpublisher"/>
          <w:highlight w:val="green"/>
          <w:rPrChange w:id="1431" w:author="AQ" w:date="2025-08-03T08:56:00Z">
            <w:rPr>
              <w:rStyle w:val="bibpublisher"/>
            </w:rPr>
          </w:rPrChange>
        </w:rPr>
        <w:t>Gestalt Journal Press</w:t>
      </w:r>
      <w:r w:rsidRPr="0099569C">
        <w:rPr>
          <w:sz w:val="22"/>
          <w:szCs w:val="22"/>
          <w:highlight w:val="green"/>
          <w:rPrChange w:id="1432" w:author="AQ" w:date="2025-08-03T08:56:00Z">
            <w:rPr>
              <w:sz w:val="22"/>
              <w:szCs w:val="22"/>
            </w:rPr>
          </w:rPrChange>
        </w:rPr>
        <w:t>.</w:t>
      </w:r>
    </w:p>
    <w:p w14:paraId="60E83BF2" w14:textId="77777777" w:rsidR="00BC4C64" w:rsidRPr="0099569C" w:rsidRDefault="00BC4C64" w:rsidP="00BC4C64">
      <w:pPr>
        <w:pStyle w:val="REF-U"/>
        <w:spacing w:line="480" w:lineRule="auto"/>
        <w:rPr>
          <w:rStyle w:val="AQ"/>
          <w:sz w:val="22"/>
          <w:szCs w:val="22"/>
          <w:highlight w:val="green"/>
          <w:rPrChange w:id="1433" w:author="AQ" w:date="2025-08-03T08:56:00Z">
            <w:rPr>
              <w:rStyle w:val="AQ"/>
              <w:sz w:val="22"/>
              <w:szCs w:val="22"/>
            </w:rPr>
          </w:rPrChange>
        </w:rPr>
      </w:pPr>
      <w:proofErr w:type="spellStart"/>
      <w:proofErr w:type="gramStart"/>
      <w:r w:rsidRPr="0099569C">
        <w:rPr>
          <w:rStyle w:val="bibsurname"/>
          <w:sz w:val="22"/>
          <w:szCs w:val="22"/>
          <w:highlight w:val="green"/>
          <w:rPrChange w:id="1434" w:author="AQ" w:date="2025-08-03T08:56:00Z">
            <w:rPr>
              <w:rStyle w:val="bibsurname"/>
              <w:sz w:val="22"/>
              <w:szCs w:val="22"/>
            </w:rPr>
          </w:rPrChange>
        </w:rPr>
        <w:lastRenderedPageBreak/>
        <w:t>Paivio</w:t>
      </w:r>
      <w:proofErr w:type="spellEnd"/>
      <w:r w:rsidRPr="0099569C">
        <w:rPr>
          <w:rStyle w:val="AQ"/>
          <w:sz w:val="22"/>
          <w:szCs w:val="22"/>
          <w:highlight w:val="green"/>
          <w:rPrChange w:id="1435" w:author="AQ" w:date="2025-08-03T08:56:00Z">
            <w:rPr>
              <w:rStyle w:val="AQ"/>
              <w:sz w:val="22"/>
              <w:szCs w:val="22"/>
            </w:rPr>
          </w:rPrChange>
        </w:rPr>
        <w:t xml:space="preserve">, </w:t>
      </w:r>
      <w:r w:rsidRPr="0099569C">
        <w:rPr>
          <w:rStyle w:val="bibfname"/>
          <w:sz w:val="22"/>
          <w:szCs w:val="22"/>
          <w:highlight w:val="green"/>
          <w:rPrChange w:id="1436" w:author="AQ" w:date="2025-08-03T08:56:00Z">
            <w:rPr>
              <w:rStyle w:val="bibfname"/>
              <w:sz w:val="22"/>
              <w:szCs w:val="22"/>
            </w:rPr>
          </w:rPrChange>
        </w:rPr>
        <w:t>S. C.</w:t>
      </w:r>
      <w:r w:rsidRPr="0099569C">
        <w:rPr>
          <w:rStyle w:val="AQ"/>
          <w:sz w:val="22"/>
          <w:szCs w:val="22"/>
          <w:highlight w:val="green"/>
          <w:rPrChange w:id="1437" w:author="AQ" w:date="2025-08-03T08:56:00Z">
            <w:rPr>
              <w:rStyle w:val="AQ"/>
              <w:sz w:val="22"/>
              <w:szCs w:val="22"/>
            </w:rPr>
          </w:rPrChange>
        </w:rPr>
        <w:t xml:space="preserve">, &amp; </w:t>
      </w:r>
      <w:r w:rsidRPr="0099569C">
        <w:rPr>
          <w:rStyle w:val="bibsurname"/>
          <w:sz w:val="22"/>
          <w:szCs w:val="22"/>
          <w:highlight w:val="green"/>
          <w:rPrChange w:id="1438" w:author="AQ" w:date="2025-08-03T08:56:00Z">
            <w:rPr>
              <w:rStyle w:val="bibsurname"/>
              <w:sz w:val="22"/>
              <w:szCs w:val="22"/>
            </w:rPr>
          </w:rPrChange>
        </w:rPr>
        <w:t>Greenberg</w:t>
      </w:r>
      <w:r w:rsidRPr="0099569C">
        <w:rPr>
          <w:rStyle w:val="AQ"/>
          <w:sz w:val="22"/>
          <w:szCs w:val="22"/>
          <w:highlight w:val="green"/>
          <w:rPrChange w:id="1439" w:author="AQ" w:date="2025-08-03T08:56:00Z">
            <w:rPr>
              <w:rStyle w:val="AQ"/>
              <w:sz w:val="22"/>
              <w:szCs w:val="22"/>
            </w:rPr>
          </w:rPrChange>
        </w:rPr>
        <w:t xml:space="preserve">, </w:t>
      </w:r>
      <w:r w:rsidRPr="0099569C">
        <w:rPr>
          <w:rStyle w:val="bibfname"/>
          <w:sz w:val="22"/>
          <w:szCs w:val="22"/>
          <w:highlight w:val="green"/>
          <w:rPrChange w:id="1440" w:author="AQ" w:date="2025-08-03T08:56:00Z">
            <w:rPr>
              <w:rStyle w:val="bibfname"/>
              <w:sz w:val="22"/>
              <w:szCs w:val="22"/>
            </w:rPr>
          </w:rPrChange>
        </w:rPr>
        <w:t>L. S.</w:t>
      </w:r>
      <w:r w:rsidRPr="0099569C">
        <w:rPr>
          <w:rStyle w:val="AQ"/>
          <w:sz w:val="22"/>
          <w:szCs w:val="22"/>
          <w:highlight w:val="green"/>
          <w:rPrChange w:id="1441" w:author="AQ" w:date="2025-08-03T08:56:00Z">
            <w:rPr>
              <w:rStyle w:val="AQ"/>
              <w:sz w:val="22"/>
              <w:szCs w:val="22"/>
            </w:rPr>
          </w:rPrChange>
        </w:rPr>
        <w:t xml:space="preserve"> (</w:t>
      </w:r>
      <w:r w:rsidRPr="0099569C">
        <w:rPr>
          <w:rStyle w:val="bibyear"/>
          <w:sz w:val="22"/>
          <w:szCs w:val="22"/>
          <w:highlight w:val="green"/>
          <w:rPrChange w:id="1442" w:author="AQ" w:date="2025-08-03T08:56:00Z">
            <w:rPr>
              <w:rStyle w:val="bibyear"/>
              <w:sz w:val="22"/>
              <w:szCs w:val="22"/>
            </w:rPr>
          </w:rPrChange>
        </w:rPr>
        <w:t>1995</w:t>
      </w:r>
      <w:r w:rsidRPr="0099569C">
        <w:rPr>
          <w:rStyle w:val="AQ"/>
          <w:sz w:val="22"/>
          <w:szCs w:val="22"/>
          <w:highlight w:val="green"/>
          <w:rPrChange w:id="1443" w:author="AQ" w:date="2025-08-03T08:56:00Z">
            <w:rPr>
              <w:rStyle w:val="AQ"/>
              <w:sz w:val="22"/>
              <w:szCs w:val="22"/>
            </w:rPr>
          </w:rPrChange>
        </w:rPr>
        <w:t>).</w:t>
      </w:r>
      <w:proofErr w:type="gramEnd"/>
      <w:r w:rsidRPr="0099569C">
        <w:rPr>
          <w:rStyle w:val="AQ"/>
          <w:sz w:val="22"/>
          <w:szCs w:val="22"/>
          <w:highlight w:val="green"/>
          <w:rPrChange w:id="1444" w:author="AQ" w:date="2025-08-03T08:56:00Z">
            <w:rPr>
              <w:rStyle w:val="AQ"/>
              <w:sz w:val="22"/>
              <w:szCs w:val="22"/>
            </w:rPr>
          </w:rPrChange>
        </w:rPr>
        <w:t xml:space="preserve"> </w:t>
      </w:r>
      <w:proofErr w:type="gramStart"/>
      <w:r w:rsidRPr="0099569C">
        <w:rPr>
          <w:rStyle w:val="bibarticle"/>
          <w:sz w:val="22"/>
          <w:szCs w:val="22"/>
          <w:highlight w:val="green"/>
          <w:rPrChange w:id="1445" w:author="AQ" w:date="2025-08-03T08:56:00Z">
            <w:rPr>
              <w:rStyle w:val="bibarticle"/>
              <w:sz w:val="22"/>
              <w:szCs w:val="22"/>
            </w:rPr>
          </w:rPrChange>
        </w:rPr>
        <w:t>Resolving “unfinished business”: Efficacy of experiential therapy using empty-chair dialogue</w:t>
      </w:r>
      <w:r w:rsidRPr="0099569C">
        <w:rPr>
          <w:rStyle w:val="AQ"/>
          <w:sz w:val="22"/>
          <w:szCs w:val="22"/>
          <w:highlight w:val="green"/>
          <w:rPrChange w:id="1446" w:author="AQ" w:date="2025-08-03T08:56:00Z">
            <w:rPr>
              <w:rStyle w:val="AQ"/>
              <w:sz w:val="22"/>
              <w:szCs w:val="22"/>
            </w:rPr>
          </w:rPrChange>
        </w:rPr>
        <w:t>.</w:t>
      </w:r>
      <w:proofErr w:type="gramEnd"/>
      <w:r w:rsidRPr="0099569C">
        <w:rPr>
          <w:rStyle w:val="AQ"/>
          <w:sz w:val="22"/>
          <w:szCs w:val="22"/>
          <w:highlight w:val="green"/>
          <w:rPrChange w:id="1447" w:author="AQ" w:date="2025-08-03T08:56:00Z">
            <w:rPr>
              <w:rStyle w:val="AQ"/>
              <w:sz w:val="22"/>
              <w:szCs w:val="22"/>
            </w:rPr>
          </w:rPrChange>
        </w:rPr>
        <w:t xml:space="preserve"> </w:t>
      </w:r>
      <w:r w:rsidRPr="0099569C">
        <w:rPr>
          <w:rStyle w:val="bibjournal"/>
          <w:sz w:val="22"/>
          <w:szCs w:val="22"/>
          <w:highlight w:val="green"/>
          <w:rPrChange w:id="1448" w:author="AQ" w:date="2025-08-03T08:56:00Z">
            <w:rPr>
              <w:rStyle w:val="bibjournal"/>
              <w:sz w:val="22"/>
              <w:szCs w:val="22"/>
            </w:rPr>
          </w:rPrChange>
        </w:rPr>
        <w:t>Journal of Consulting and Clinical Psychology</w:t>
      </w:r>
      <w:r w:rsidRPr="0099569C">
        <w:rPr>
          <w:sz w:val="22"/>
          <w:szCs w:val="22"/>
          <w:highlight w:val="green"/>
          <w:rPrChange w:id="1449" w:author="AQ" w:date="2025-08-03T08:56:00Z">
            <w:rPr>
              <w:sz w:val="22"/>
              <w:szCs w:val="22"/>
            </w:rPr>
          </w:rPrChange>
        </w:rPr>
        <w:t xml:space="preserve">, </w:t>
      </w:r>
      <w:r w:rsidRPr="0099569C">
        <w:rPr>
          <w:rStyle w:val="bibvolume"/>
          <w:sz w:val="22"/>
          <w:szCs w:val="22"/>
          <w:highlight w:val="green"/>
          <w:rPrChange w:id="1450" w:author="AQ" w:date="2025-08-03T08:56:00Z">
            <w:rPr>
              <w:rStyle w:val="bibvolume"/>
              <w:sz w:val="22"/>
              <w:szCs w:val="22"/>
            </w:rPr>
          </w:rPrChange>
        </w:rPr>
        <w:t>63</w:t>
      </w:r>
      <w:r w:rsidRPr="0099569C">
        <w:rPr>
          <w:sz w:val="22"/>
          <w:szCs w:val="22"/>
          <w:highlight w:val="green"/>
          <w:rPrChange w:id="1451" w:author="AQ" w:date="2025-08-03T08:56:00Z">
            <w:rPr>
              <w:sz w:val="22"/>
              <w:szCs w:val="22"/>
            </w:rPr>
          </w:rPrChange>
        </w:rPr>
        <w:t xml:space="preserve">, </w:t>
      </w:r>
      <w:r w:rsidRPr="0099569C">
        <w:rPr>
          <w:rStyle w:val="bibfpage"/>
          <w:sz w:val="22"/>
          <w:szCs w:val="22"/>
          <w:highlight w:val="green"/>
          <w:rPrChange w:id="1452" w:author="AQ" w:date="2025-08-03T08:56:00Z">
            <w:rPr>
              <w:rStyle w:val="bibfpage"/>
              <w:sz w:val="22"/>
              <w:szCs w:val="22"/>
            </w:rPr>
          </w:rPrChange>
        </w:rPr>
        <w:t>419</w:t>
      </w:r>
      <w:r w:rsidRPr="0099569C">
        <w:rPr>
          <w:sz w:val="22"/>
          <w:szCs w:val="22"/>
          <w:highlight w:val="green"/>
          <w:rPrChange w:id="1453" w:author="AQ" w:date="2025-08-03T08:56:00Z">
            <w:rPr>
              <w:sz w:val="22"/>
              <w:szCs w:val="22"/>
            </w:rPr>
          </w:rPrChange>
        </w:rPr>
        <w:t>–</w:t>
      </w:r>
      <w:r w:rsidRPr="0099569C">
        <w:rPr>
          <w:rStyle w:val="biblpage"/>
          <w:sz w:val="22"/>
          <w:szCs w:val="22"/>
          <w:highlight w:val="green"/>
          <w:rPrChange w:id="1454" w:author="AQ" w:date="2025-08-03T08:56:00Z">
            <w:rPr>
              <w:rStyle w:val="biblpage"/>
              <w:sz w:val="22"/>
              <w:szCs w:val="22"/>
            </w:rPr>
          </w:rPrChange>
        </w:rPr>
        <w:t>425</w:t>
      </w:r>
      <w:r w:rsidRPr="0099569C">
        <w:rPr>
          <w:sz w:val="22"/>
          <w:szCs w:val="22"/>
          <w:highlight w:val="green"/>
          <w:rPrChange w:id="1455" w:author="AQ" w:date="2025-08-03T08:56:00Z">
            <w:rPr>
              <w:sz w:val="22"/>
              <w:szCs w:val="22"/>
            </w:rPr>
          </w:rPrChange>
        </w:rPr>
        <w:t xml:space="preserve">. </w:t>
      </w:r>
      <w:r w:rsidRPr="0099569C">
        <w:rPr>
          <w:rStyle w:val="bibdoi"/>
          <w:sz w:val="22"/>
          <w:szCs w:val="22"/>
          <w:highlight w:val="green"/>
          <w:rPrChange w:id="1456" w:author="AQ" w:date="2025-08-03T08:56:00Z">
            <w:rPr>
              <w:rStyle w:val="bibdoi"/>
              <w:sz w:val="22"/>
              <w:szCs w:val="22"/>
            </w:rPr>
          </w:rPrChange>
        </w:rPr>
        <w:t>doi:10.1037/0022-006X.63.3.419</w:t>
      </w:r>
    </w:p>
    <w:p w14:paraId="4850A029" w14:textId="77777777" w:rsidR="00BC4C64" w:rsidRPr="0099569C" w:rsidRDefault="00BC4C64" w:rsidP="00BC4C64">
      <w:pPr>
        <w:pStyle w:val="REF-U"/>
        <w:spacing w:line="480" w:lineRule="auto"/>
        <w:rPr>
          <w:rStyle w:val="AQ"/>
          <w:sz w:val="22"/>
          <w:szCs w:val="22"/>
          <w:highlight w:val="green"/>
          <w:rPrChange w:id="1457" w:author="AQ" w:date="2025-08-03T08:56:00Z">
            <w:rPr>
              <w:rStyle w:val="AQ"/>
              <w:sz w:val="22"/>
              <w:szCs w:val="22"/>
            </w:rPr>
          </w:rPrChange>
        </w:rPr>
      </w:pPr>
      <w:proofErr w:type="spellStart"/>
      <w:proofErr w:type="gramStart"/>
      <w:r w:rsidRPr="0099569C">
        <w:rPr>
          <w:rStyle w:val="bibsurname"/>
          <w:sz w:val="22"/>
          <w:szCs w:val="22"/>
          <w:highlight w:val="green"/>
          <w:rPrChange w:id="1458" w:author="AQ" w:date="2025-08-03T08:56:00Z">
            <w:rPr>
              <w:rStyle w:val="bibsurname"/>
              <w:sz w:val="22"/>
              <w:szCs w:val="22"/>
            </w:rPr>
          </w:rPrChange>
        </w:rPr>
        <w:t>Paivio</w:t>
      </w:r>
      <w:proofErr w:type="spellEnd"/>
      <w:r w:rsidRPr="0099569C">
        <w:rPr>
          <w:rStyle w:val="AQ"/>
          <w:sz w:val="22"/>
          <w:szCs w:val="22"/>
          <w:highlight w:val="green"/>
          <w:rPrChange w:id="1459" w:author="AQ" w:date="2025-08-03T08:56:00Z">
            <w:rPr>
              <w:rStyle w:val="AQ"/>
              <w:sz w:val="22"/>
              <w:szCs w:val="22"/>
            </w:rPr>
          </w:rPrChange>
        </w:rPr>
        <w:t xml:space="preserve">, </w:t>
      </w:r>
      <w:r w:rsidRPr="0099569C">
        <w:rPr>
          <w:rStyle w:val="bibfname"/>
          <w:sz w:val="22"/>
          <w:szCs w:val="22"/>
          <w:highlight w:val="green"/>
          <w:rPrChange w:id="1460" w:author="AQ" w:date="2025-08-03T08:56:00Z">
            <w:rPr>
              <w:rStyle w:val="bibfname"/>
              <w:sz w:val="22"/>
              <w:szCs w:val="22"/>
            </w:rPr>
          </w:rPrChange>
        </w:rPr>
        <w:t>S. C.</w:t>
      </w:r>
      <w:r w:rsidRPr="0099569C">
        <w:rPr>
          <w:rStyle w:val="AQ"/>
          <w:sz w:val="22"/>
          <w:szCs w:val="22"/>
          <w:highlight w:val="green"/>
          <w:rPrChange w:id="1461" w:author="AQ" w:date="2025-08-03T08:56:00Z">
            <w:rPr>
              <w:rStyle w:val="AQ"/>
              <w:sz w:val="22"/>
              <w:szCs w:val="22"/>
            </w:rPr>
          </w:rPrChange>
        </w:rPr>
        <w:t xml:space="preserve">, &amp; </w:t>
      </w:r>
      <w:proofErr w:type="spellStart"/>
      <w:r w:rsidRPr="0099569C">
        <w:rPr>
          <w:rStyle w:val="bibsurname"/>
          <w:sz w:val="22"/>
          <w:szCs w:val="22"/>
          <w:highlight w:val="green"/>
          <w:rPrChange w:id="1462" w:author="AQ" w:date="2025-08-03T08:56:00Z">
            <w:rPr>
              <w:rStyle w:val="bibsurname"/>
              <w:sz w:val="22"/>
              <w:szCs w:val="22"/>
            </w:rPr>
          </w:rPrChange>
        </w:rPr>
        <w:t>Pascual</w:t>
      </w:r>
      <w:proofErr w:type="spellEnd"/>
      <w:r w:rsidRPr="0099569C">
        <w:rPr>
          <w:rStyle w:val="bibsurname"/>
          <w:sz w:val="22"/>
          <w:szCs w:val="22"/>
          <w:highlight w:val="green"/>
          <w:rPrChange w:id="1463" w:author="AQ" w:date="2025-08-03T08:56:00Z">
            <w:rPr>
              <w:rStyle w:val="bibsurname"/>
              <w:sz w:val="22"/>
              <w:szCs w:val="22"/>
            </w:rPr>
          </w:rPrChange>
        </w:rPr>
        <w:t>-Leone</w:t>
      </w:r>
      <w:r w:rsidRPr="0099569C">
        <w:rPr>
          <w:rStyle w:val="AQ"/>
          <w:sz w:val="22"/>
          <w:szCs w:val="22"/>
          <w:highlight w:val="green"/>
          <w:rPrChange w:id="1464" w:author="AQ" w:date="2025-08-03T08:56:00Z">
            <w:rPr>
              <w:rStyle w:val="AQ"/>
              <w:sz w:val="22"/>
              <w:szCs w:val="22"/>
            </w:rPr>
          </w:rPrChange>
        </w:rPr>
        <w:t xml:space="preserve">, </w:t>
      </w:r>
      <w:r w:rsidRPr="0099569C">
        <w:rPr>
          <w:rStyle w:val="bibfname"/>
          <w:sz w:val="22"/>
          <w:szCs w:val="22"/>
          <w:highlight w:val="green"/>
          <w:rPrChange w:id="1465" w:author="AQ" w:date="2025-08-03T08:56:00Z">
            <w:rPr>
              <w:rStyle w:val="bibfname"/>
              <w:sz w:val="22"/>
              <w:szCs w:val="22"/>
            </w:rPr>
          </w:rPrChange>
        </w:rPr>
        <w:t>A.</w:t>
      </w:r>
      <w:r w:rsidRPr="0099569C">
        <w:rPr>
          <w:rStyle w:val="AQ"/>
          <w:sz w:val="22"/>
          <w:szCs w:val="22"/>
          <w:highlight w:val="green"/>
          <w:rPrChange w:id="1466" w:author="AQ" w:date="2025-08-03T08:56:00Z">
            <w:rPr>
              <w:rStyle w:val="AQ"/>
              <w:sz w:val="22"/>
              <w:szCs w:val="22"/>
            </w:rPr>
          </w:rPrChange>
        </w:rPr>
        <w:t xml:space="preserve"> (</w:t>
      </w:r>
      <w:r w:rsidRPr="0099569C">
        <w:rPr>
          <w:rStyle w:val="bibyear"/>
          <w:sz w:val="22"/>
          <w:szCs w:val="22"/>
          <w:highlight w:val="green"/>
          <w:rPrChange w:id="1467" w:author="AQ" w:date="2025-08-03T08:56:00Z">
            <w:rPr>
              <w:rStyle w:val="bibyear"/>
              <w:sz w:val="22"/>
              <w:szCs w:val="22"/>
            </w:rPr>
          </w:rPrChange>
        </w:rPr>
        <w:t>2010</w:t>
      </w:r>
      <w:r w:rsidRPr="0099569C">
        <w:rPr>
          <w:rStyle w:val="AQ"/>
          <w:sz w:val="22"/>
          <w:szCs w:val="22"/>
          <w:highlight w:val="green"/>
          <w:rPrChange w:id="1468" w:author="AQ" w:date="2025-08-03T08:56:00Z">
            <w:rPr>
              <w:rStyle w:val="AQ"/>
              <w:sz w:val="22"/>
              <w:szCs w:val="22"/>
            </w:rPr>
          </w:rPrChange>
        </w:rPr>
        <w:t>).</w:t>
      </w:r>
      <w:proofErr w:type="gramEnd"/>
      <w:r w:rsidRPr="0099569C">
        <w:rPr>
          <w:rStyle w:val="AQ"/>
          <w:sz w:val="22"/>
          <w:szCs w:val="22"/>
          <w:highlight w:val="green"/>
          <w:rPrChange w:id="1469" w:author="AQ" w:date="2025-08-03T08:56:00Z">
            <w:rPr>
              <w:rStyle w:val="AQ"/>
              <w:sz w:val="22"/>
              <w:szCs w:val="22"/>
            </w:rPr>
          </w:rPrChange>
        </w:rPr>
        <w:t xml:space="preserve"> </w:t>
      </w:r>
      <w:r w:rsidRPr="0099569C">
        <w:rPr>
          <w:rStyle w:val="bibbook"/>
          <w:sz w:val="22"/>
          <w:szCs w:val="22"/>
          <w:highlight w:val="green"/>
          <w:rPrChange w:id="1470" w:author="AQ" w:date="2025-08-03T08:56:00Z">
            <w:rPr>
              <w:rStyle w:val="bibbook"/>
              <w:sz w:val="22"/>
              <w:szCs w:val="22"/>
            </w:rPr>
          </w:rPrChange>
        </w:rPr>
        <w:t>Emotion-focused therapy for complex trauma: An integrative approach</w:t>
      </w:r>
      <w:r w:rsidRPr="0099569C">
        <w:rPr>
          <w:sz w:val="22"/>
          <w:szCs w:val="22"/>
          <w:highlight w:val="green"/>
          <w:rPrChange w:id="1471" w:author="AQ" w:date="2025-08-03T08:56:00Z">
            <w:rPr>
              <w:sz w:val="22"/>
              <w:szCs w:val="22"/>
            </w:rPr>
          </w:rPrChange>
        </w:rPr>
        <w:t xml:space="preserve">. </w:t>
      </w:r>
      <w:r w:rsidRPr="0099569C">
        <w:rPr>
          <w:rStyle w:val="biblocation"/>
          <w:sz w:val="22"/>
          <w:szCs w:val="22"/>
          <w:highlight w:val="green"/>
          <w:rPrChange w:id="1472" w:author="AQ" w:date="2025-08-03T08:56:00Z">
            <w:rPr>
              <w:rStyle w:val="biblocation"/>
              <w:sz w:val="22"/>
              <w:szCs w:val="22"/>
            </w:rPr>
          </w:rPrChange>
        </w:rPr>
        <w:t>Washington, DC</w:t>
      </w:r>
      <w:r w:rsidRPr="0099569C">
        <w:rPr>
          <w:sz w:val="22"/>
          <w:szCs w:val="22"/>
          <w:highlight w:val="green"/>
          <w:rPrChange w:id="1473" w:author="AQ" w:date="2025-08-03T08:56:00Z">
            <w:rPr>
              <w:sz w:val="22"/>
              <w:szCs w:val="22"/>
            </w:rPr>
          </w:rPrChange>
        </w:rPr>
        <w:t xml:space="preserve">: </w:t>
      </w:r>
      <w:r w:rsidRPr="0099569C">
        <w:rPr>
          <w:rStyle w:val="bibpublisher"/>
          <w:sz w:val="22"/>
          <w:szCs w:val="22"/>
          <w:highlight w:val="green"/>
          <w:rPrChange w:id="1474" w:author="AQ" w:date="2025-08-03T08:56:00Z">
            <w:rPr>
              <w:rStyle w:val="bibpublisher"/>
              <w:sz w:val="22"/>
              <w:szCs w:val="22"/>
            </w:rPr>
          </w:rPrChange>
        </w:rPr>
        <w:t>American Psychological Association</w:t>
      </w:r>
      <w:r w:rsidRPr="0099569C">
        <w:rPr>
          <w:sz w:val="22"/>
          <w:szCs w:val="22"/>
          <w:highlight w:val="green"/>
          <w:rPrChange w:id="1475" w:author="AQ" w:date="2025-08-03T08:56:00Z">
            <w:rPr>
              <w:sz w:val="22"/>
              <w:szCs w:val="22"/>
            </w:rPr>
          </w:rPrChange>
        </w:rPr>
        <w:t>.</w:t>
      </w:r>
    </w:p>
    <w:p w14:paraId="581D184A" w14:textId="77777777" w:rsidR="00BC4C64" w:rsidRPr="0099569C" w:rsidRDefault="00BC4C64" w:rsidP="00BC4C64">
      <w:pPr>
        <w:pStyle w:val="REF-U"/>
        <w:spacing w:line="480" w:lineRule="auto"/>
        <w:rPr>
          <w:rStyle w:val="AQ"/>
          <w:sz w:val="22"/>
          <w:szCs w:val="22"/>
          <w:highlight w:val="green"/>
          <w:rPrChange w:id="1476" w:author="AQ" w:date="2025-08-03T08:56:00Z">
            <w:rPr>
              <w:rStyle w:val="AQ"/>
              <w:sz w:val="22"/>
              <w:szCs w:val="22"/>
            </w:rPr>
          </w:rPrChange>
        </w:rPr>
      </w:pPr>
      <w:proofErr w:type="gramStart"/>
      <w:r w:rsidRPr="0099569C">
        <w:rPr>
          <w:rStyle w:val="bibsurname"/>
          <w:sz w:val="22"/>
          <w:szCs w:val="22"/>
          <w:highlight w:val="green"/>
          <w:rPrChange w:id="1477" w:author="AQ" w:date="2025-08-03T08:56:00Z">
            <w:rPr>
              <w:rStyle w:val="bibsurname"/>
              <w:sz w:val="22"/>
              <w:szCs w:val="22"/>
            </w:rPr>
          </w:rPrChange>
        </w:rPr>
        <w:t>Paterson</w:t>
      </w:r>
      <w:r w:rsidRPr="0099569C">
        <w:rPr>
          <w:rStyle w:val="AQ"/>
          <w:sz w:val="22"/>
          <w:szCs w:val="22"/>
          <w:highlight w:val="green"/>
          <w:rPrChange w:id="1478" w:author="AQ" w:date="2025-08-03T08:56:00Z">
            <w:rPr>
              <w:rStyle w:val="AQ"/>
              <w:sz w:val="22"/>
              <w:szCs w:val="22"/>
            </w:rPr>
          </w:rPrChange>
        </w:rPr>
        <w:t xml:space="preserve">, </w:t>
      </w:r>
      <w:r w:rsidRPr="0099569C">
        <w:rPr>
          <w:rStyle w:val="bibfname"/>
          <w:sz w:val="22"/>
          <w:szCs w:val="22"/>
          <w:highlight w:val="green"/>
          <w:rPrChange w:id="1479" w:author="AQ" w:date="2025-08-03T08:56:00Z">
            <w:rPr>
              <w:rStyle w:val="bibfname"/>
              <w:sz w:val="22"/>
              <w:szCs w:val="22"/>
            </w:rPr>
          </w:rPrChange>
        </w:rPr>
        <w:t>J. G.</w:t>
      </w:r>
      <w:r w:rsidRPr="0099569C">
        <w:rPr>
          <w:rStyle w:val="AQ"/>
          <w:sz w:val="22"/>
          <w:szCs w:val="22"/>
          <w:highlight w:val="green"/>
          <w:rPrChange w:id="1480" w:author="AQ" w:date="2025-08-03T08:56:00Z">
            <w:rPr>
              <w:rStyle w:val="AQ"/>
              <w:sz w:val="22"/>
              <w:szCs w:val="22"/>
            </w:rPr>
          </w:rPrChange>
        </w:rPr>
        <w:t xml:space="preserve">, &amp; </w:t>
      </w:r>
      <w:proofErr w:type="spellStart"/>
      <w:r w:rsidRPr="0099569C">
        <w:rPr>
          <w:rStyle w:val="bibsurname"/>
          <w:sz w:val="22"/>
          <w:szCs w:val="22"/>
          <w:highlight w:val="green"/>
          <w:rPrChange w:id="1481" w:author="AQ" w:date="2025-08-03T08:56:00Z">
            <w:rPr>
              <w:rStyle w:val="bibsurname"/>
              <w:sz w:val="22"/>
              <w:szCs w:val="22"/>
            </w:rPr>
          </w:rPrChange>
        </w:rPr>
        <w:t>Zderad</w:t>
      </w:r>
      <w:proofErr w:type="spellEnd"/>
      <w:r w:rsidRPr="0099569C">
        <w:rPr>
          <w:rStyle w:val="AQ"/>
          <w:sz w:val="22"/>
          <w:szCs w:val="22"/>
          <w:highlight w:val="green"/>
          <w:rPrChange w:id="1482" w:author="AQ" w:date="2025-08-03T08:56:00Z">
            <w:rPr>
              <w:rStyle w:val="AQ"/>
              <w:sz w:val="22"/>
              <w:szCs w:val="22"/>
            </w:rPr>
          </w:rPrChange>
        </w:rPr>
        <w:t xml:space="preserve">, </w:t>
      </w:r>
      <w:r w:rsidRPr="0099569C">
        <w:rPr>
          <w:rStyle w:val="bibfname"/>
          <w:sz w:val="22"/>
          <w:szCs w:val="22"/>
          <w:highlight w:val="green"/>
          <w:rPrChange w:id="1483" w:author="AQ" w:date="2025-08-03T08:56:00Z">
            <w:rPr>
              <w:rStyle w:val="bibfname"/>
              <w:sz w:val="22"/>
              <w:szCs w:val="22"/>
            </w:rPr>
          </w:rPrChange>
        </w:rPr>
        <w:t>L. T.</w:t>
      </w:r>
      <w:r w:rsidRPr="0099569C">
        <w:rPr>
          <w:rStyle w:val="AQ"/>
          <w:sz w:val="22"/>
          <w:szCs w:val="22"/>
          <w:highlight w:val="green"/>
          <w:rPrChange w:id="1484" w:author="AQ" w:date="2025-08-03T08:56:00Z">
            <w:rPr>
              <w:rStyle w:val="AQ"/>
              <w:sz w:val="22"/>
              <w:szCs w:val="22"/>
            </w:rPr>
          </w:rPrChange>
        </w:rPr>
        <w:t xml:space="preserve"> (</w:t>
      </w:r>
      <w:r w:rsidRPr="0099569C">
        <w:rPr>
          <w:rStyle w:val="bibyear"/>
          <w:sz w:val="22"/>
          <w:szCs w:val="22"/>
          <w:highlight w:val="green"/>
          <w:rPrChange w:id="1485" w:author="AQ" w:date="2025-08-03T08:56:00Z">
            <w:rPr>
              <w:rStyle w:val="bibyear"/>
              <w:sz w:val="22"/>
              <w:szCs w:val="22"/>
            </w:rPr>
          </w:rPrChange>
        </w:rPr>
        <w:t>1988</w:t>
      </w:r>
      <w:r w:rsidRPr="0099569C">
        <w:rPr>
          <w:rStyle w:val="AQ"/>
          <w:sz w:val="22"/>
          <w:szCs w:val="22"/>
          <w:highlight w:val="green"/>
          <w:rPrChange w:id="1486" w:author="AQ" w:date="2025-08-03T08:56:00Z">
            <w:rPr>
              <w:rStyle w:val="AQ"/>
              <w:sz w:val="22"/>
              <w:szCs w:val="22"/>
            </w:rPr>
          </w:rPrChange>
        </w:rPr>
        <w:t>).</w:t>
      </w:r>
      <w:proofErr w:type="gramEnd"/>
      <w:r w:rsidRPr="0099569C">
        <w:rPr>
          <w:rStyle w:val="AQ"/>
          <w:sz w:val="22"/>
          <w:szCs w:val="22"/>
          <w:highlight w:val="green"/>
          <w:rPrChange w:id="1487" w:author="AQ" w:date="2025-08-03T08:56:00Z">
            <w:rPr>
              <w:rStyle w:val="AQ"/>
              <w:sz w:val="22"/>
              <w:szCs w:val="22"/>
            </w:rPr>
          </w:rPrChange>
        </w:rPr>
        <w:t xml:space="preserve"> </w:t>
      </w:r>
      <w:proofErr w:type="gramStart"/>
      <w:r w:rsidRPr="0099569C">
        <w:rPr>
          <w:rStyle w:val="bibbook"/>
          <w:sz w:val="22"/>
          <w:szCs w:val="22"/>
          <w:highlight w:val="green"/>
          <w:rPrChange w:id="1488" w:author="AQ" w:date="2025-08-03T08:56:00Z">
            <w:rPr>
              <w:rStyle w:val="bibbook"/>
              <w:sz w:val="22"/>
              <w:szCs w:val="22"/>
            </w:rPr>
          </w:rPrChange>
        </w:rPr>
        <w:t>Humanistic nursing</w:t>
      </w:r>
      <w:r w:rsidRPr="0099569C">
        <w:rPr>
          <w:sz w:val="22"/>
          <w:szCs w:val="22"/>
          <w:highlight w:val="green"/>
          <w:rPrChange w:id="1489" w:author="AQ" w:date="2025-08-03T08:56:00Z">
            <w:rPr>
              <w:sz w:val="22"/>
              <w:szCs w:val="22"/>
            </w:rPr>
          </w:rPrChange>
        </w:rPr>
        <w:t>.</w:t>
      </w:r>
      <w:proofErr w:type="gramEnd"/>
      <w:r w:rsidRPr="0099569C">
        <w:rPr>
          <w:sz w:val="22"/>
          <w:szCs w:val="22"/>
          <w:highlight w:val="green"/>
          <w:rPrChange w:id="1490" w:author="AQ" w:date="2025-08-03T08:56:00Z">
            <w:rPr>
              <w:sz w:val="22"/>
              <w:szCs w:val="22"/>
            </w:rPr>
          </w:rPrChange>
        </w:rPr>
        <w:t xml:space="preserve"> </w:t>
      </w:r>
      <w:r w:rsidRPr="0099569C">
        <w:rPr>
          <w:rStyle w:val="biblocation"/>
          <w:sz w:val="22"/>
          <w:szCs w:val="22"/>
          <w:highlight w:val="green"/>
          <w:rPrChange w:id="1491" w:author="AQ" w:date="2025-08-03T08:56:00Z">
            <w:rPr>
              <w:rStyle w:val="biblocation"/>
              <w:sz w:val="22"/>
              <w:szCs w:val="22"/>
            </w:rPr>
          </w:rPrChange>
        </w:rPr>
        <w:t>New York, NY</w:t>
      </w:r>
      <w:r w:rsidRPr="0099569C">
        <w:rPr>
          <w:sz w:val="22"/>
          <w:szCs w:val="22"/>
          <w:highlight w:val="green"/>
          <w:rPrChange w:id="1492" w:author="AQ" w:date="2025-08-03T08:56:00Z">
            <w:rPr>
              <w:sz w:val="22"/>
              <w:szCs w:val="22"/>
            </w:rPr>
          </w:rPrChange>
        </w:rPr>
        <w:t xml:space="preserve">: </w:t>
      </w:r>
      <w:r w:rsidRPr="0099569C">
        <w:rPr>
          <w:rStyle w:val="bibpublisher"/>
          <w:sz w:val="22"/>
          <w:szCs w:val="22"/>
          <w:highlight w:val="green"/>
          <w:rPrChange w:id="1493" w:author="AQ" w:date="2025-08-03T08:56:00Z">
            <w:rPr>
              <w:rStyle w:val="bibpublisher"/>
              <w:sz w:val="22"/>
              <w:szCs w:val="22"/>
            </w:rPr>
          </w:rPrChange>
        </w:rPr>
        <w:t>National League for Nursing</w:t>
      </w:r>
      <w:r w:rsidRPr="0099569C">
        <w:rPr>
          <w:sz w:val="22"/>
          <w:szCs w:val="22"/>
          <w:highlight w:val="green"/>
          <w:rPrChange w:id="1494" w:author="AQ" w:date="2025-08-03T08:56:00Z">
            <w:rPr>
              <w:sz w:val="22"/>
              <w:szCs w:val="22"/>
            </w:rPr>
          </w:rPrChange>
        </w:rPr>
        <w:t>.</w:t>
      </w:r>
    </w:p>
    <w:p w14:paraId="6F39AF17" w14:textId="77777777" w:rsidR="00BC4C64" w:rsidRPr="0099569C" w:rsidRDefault="00BC4C64" w:rsidP="00BC4C64">
      <w:pPr>
        <w:pStyle w:val="REF-U"/>
        <w:spacing w:line="480" w:lineRule="auto"/>
        <w:rPr>
          <w:rStyle w:val="AQ"/>
          <w:sz w:val="22"/>
          <w:szCs w:val="22"/>
          <w:highlight w:val="green"/>
          <w:rPrChange w:id="1495" w:author="AQ" w:date="2025-08-03T08:56:00Z">
            <w:rPr>
              <w:rStyle w:val="AQ"/>
              <w:sz w:val="22"/>
              <w:szCs w:val="22"/>
            </w:rPr>
          </w:rPrChange>
        </w:rPr>
      </w:pPr>
      <w:proofErr w:type="spellStart"/>
      <w:r w:rsidRPr="0099569C">
        <w:rPr>
          <w:rStyle w:val="bibsurname"/>
          <w:sz w:val="22"/>
          <w:szCs w:val="22"/>
          <w:highlight w:val="green"/>
          <w:rPrChange w:id="1496" w:author="AQ" w:date="2025-08-03T08:56:00Z">
            <w:rPr>
              <w:rStyle w:val="bibsurname"/>
              <w:sz w:val="22"/>
              <w:szCs w:val="22"/>
            </w:rPr>
          </w:rPrChange>
        </w:rPr>
        <w:t>Perls</w:t>
      </w:r>
      <w:proofErr w:type="spellEnd"/>
      <w:r w:rsidRPr="0099569C">
        <w:rPr>
          <w:rStyle w:val="AQ"/>
          <w:sz w:val="22"/>
          <w:szCs w:val="22"/>
          <w:highlight w:val="green"/>
          <w:rPrChange w:id="1497" w:author="AQ" w:date="2025-08-03T08:56:00Z">
            <w:rPr>
              <w:rStyle w:val="AQ"/>
              <w:sz w:val="22"/>
              <w:szCs w:val="22"/>
            </w:rPr>
          </w:rPrChange>
        </w:rPr>
        <w:t xml:space="preserve">, </w:t>
      </w:r>
      <w:r w:rsidRPr="0099569C">
        <w:rPr>
          <w:rStyle w:val="bibfname"/>
          <w:sz w:val="22"/>
          <w:szCs w:val="22"/>
          <w:highlight w:val="green"/>
          <w:rPrChange w:id="1498" w:author="AQ" w:date="2025-08-03T08:56:00Z">
            <w:rPr>
              <w:rStyle w:val="bibfname"/>
              <w:sz w:val="22"/>
              <w:szCs w:val="22"/>
            </w:rPr>
          </w:rPrChange>
        </w:rPr>
        <w:t>F. S.</w:t>
      </w:r>
      <w:r w:rsidRPr="0099569C">
        <w:rPr>
          <w:rStyle w:val="AQ"/>
          <w:sz w:val="22"/>
          <w:szCs w:val="22"/>
          <w:highlight w:val="green"/>
          <w:rPrChange w:id="1499" w:author="AQ" w:date="2025-08-03T08:56:00Z">
            <w:rPr>
              <w:rStyle w:val="AQ"/>
              <w:sz w:val="22"/>
              <w:szCs w:val="22"/>
            </w:rPr>
          </w:rPrChange>
        </w:rPr>
        <w:t xml:space="preserve"> (</w:t>
      </w:r>
      <w:r w:rsidRPr="0099569C">
        <w:rPr>
          <w:rStyle w:val="bibyear"/>
          <w:sz w:val="22"/>
          <w:szCs w:val="22"/>
          <w:highlight w:val="green"/>
          <w:rPrChange w:id="1500" w:author="AQ" w:date="2025-08-03T08:56:00Z">
            <w:rPr>
              <w:rStyle w:val="bibyear"/>
              <w:sz w:val="22"/>
              <w:szCs w:val="22"/>
            </w:rPr>
          </w:rPrChange>
        </w:rPr>
        <w:t>1942</w:t>
      </w:r>
      <w:r w:rsidRPr="0099569C">
        <w:rPr>
          <w:rStyle w:val="AQ"/>
          <w:sz w:val="22"/>
          <w:szCs w:val="22"/>
          <w:highlight w:val="green"/>
          <w:rPrChange w:id="1501" w:author="AQ" w:date="2025-08-03T08:56:00Z">
            <w:rPr>
              <w:rStyle w:val="AQ"/>
              <w:sz w:val="22"/>
              <w:szCs w:val="22"/>
            </w:rPr>
          </w:rPrChange>
        </w:rPr>
        <w:t xml:space="preserve">). </w:t>
      </w:r>
      <w:r w:rsidRPr="0099569C">
        <w:rPr>
          <w:rStyle w:val="bibbook"/>
          <w:sz w:val="22"/>
          <w:highlight w:val="green"/>
          <w:rPrChange w:id="1502" w:author="AQ" w:date="2025-08-03T08:56:00Z">
            <w:rPr>
              <w:rStyle w:val="bibbook"/>
              <w:sz w:val="22"/>
            </w:rPr>
          </w:rPrChange>
        </w:rPr>
        <w:t>Ego, hunger and aggression: A revision of Freud’s theory and method</w:t>
      </w:r>
      <w:r w:rsidRPr="0099569C">
        <w:rPr>
          <w:sz w:val="22"/>
          <w:szCs w:val="22"/>
          <w:highlight w:val="green"/>
          <w:rPrChange w:id="1503" w:author="AQ" w:date="2025-08-03T08:56:00Z">
            <w:rPr>
              <w:sz w:val="22"/>
              <w:szCs w:val="22"/>
            </w:rPr>
          </w:rPrChange>
        </w:rPr>
        <w:t xml:space="preserve">. </w:t>
      </w:r>
      <w:r w:rsidRPr="0099569C">
        <w:rPr>
          <w:rStyle w:val="biblocation"/>
          <w:highlight w:val="green"/>
          <w:rPrChange w:id="1504" w:author="AQ" w:date="2025-08-03T08:56:00Z">
            <w:rPr>
              <w:rStyle w:val="biblocation"/>
            </w:rPr>
          </w:rPrChange>
        </w:rPr>
        <w:t>New York, NY</w:t>
      </w:r>
      <w:r w:rsidRPr="0099569C">
        <w:rPr>
          <w:sz w:val="22"/>
          <w:szCs w:val="22"/>
          <w:highlight w:val="green"/>
          <w:rPrChange w:id="1505" w:author="AQ" w:date="2025-08-03T08:56:00Z">
            <w:rPr>
              <w:sz w:val="22"/>
              <w:szCs w:val="22"/>
            </w:rPr>
          </w:rPrChange>
        </w:rPr>
        <w:t xml:space="preserve">: </w:t>
      </w:r>
      <w:r w:rsidRPr="0099569C">
        <w:rPr>
          <w:rStyle w:val="bibpublisher"/>
          <w:highlight w:val="green"/>
          <w:rPrChange w:id="1506" w:author="AQ" w:date="2025-08-03T08:56:00Z">
            <w:rPr>
              <w:rStyle w:val="bibpublisher"/>
            </w:rPr>
          </w:rPrChange>
        </w:rPr>
        <w:t>Gestalt Journal Press</w:t>
      </w:r>
      <w:r w:rsidRPr="0099569C">
        <w:rPr>
          <w:sz w:val="22"/>
          <w:szCs w:val="22"/>
          <w:highlight w:val="green"/>
          <w:rPrChange w:id="1507" w:author="AQ" w:date="2025-08-03T08:56:00Z">
            <w:rPr>
              <w:sz w:val="22"/>
              <w:szCs w:val="22"/>
            </w:rPr>
          </w:rPrChange>
        </w:rPr>
        <w:t>.</w:t>
      </w:r>
    </w:p>
    <w:p w14:paraId="12FEE7E4" w14:textId="77777777" w:rsidR="00BC4C64" w:rsidRPr="0099569C" w:rsidRDefault="00BC4C64" w:rsidP="00BC4C64">
      <w:pPr>
        <w:pStyle w:val="REF-U"/>
        <w:spacing w:line="480" w:lineRule="auto"/>
        <w:rPr>
          <w:rStyle w:val="AQ"/>
          <w:sz w:val="22"/>
          <w:szCs w:val="22"/>
          <w:highlight w:val="green"/>
          <w:rPrChange w:id="1508" w:author="AQ" w:date="2025-08-03T08:56:00Z">
            <w:rPr>
              <w:rStyle w:val="AQ"/>
              <w:sz w:val="22"/>
              <w:szCs w:val="22"/>
            </w:rPr>
          </w:rPrChange>
        </w:rPr>
      </w:pPr>
      <w:proofErr w:type="spellStart"/>
      <w:r w:rsidRPr="0099569C">
        <w:rPr>
          <w:rStyle w:val="bibsurname"/>
          <w:sz w:val="22"/>
          <w:szCs w:val="22"/>
          <w:highlight w:val="green"/>
          <w:rPrChange w:id="1509" w:author="AQ" w:date="2025-08-03T08:56:00Z">
            <w:rPr>
              <w:rStyle w:val="bibsurname"/>
              <w:sz w:val="22"/>
              <w:szCs w:val="22"/>
            </w:rPr>
          </w:rPrChange>
        </w:rPr>
        <w:t>Perls</w:t>
      </w:r>
      <w:proofErr w:type="spellEnd"/>
      <w:r w:rsidRPr="0099569C">
        <w:rPr>
          <w:rStyle w:val="AQ"/>
          <w:sz w:val="22"/>
          <w:szCs w:val="22"/>
          <w:highlight w:val="green"/>
          <w:rPrChange w:id="1510" w:author="AQ" w:date="2025-08-03T08:56:00Z">
            <w:rPr>
              <w:rStyle w:val="AQ"/>
              <w:sz w:val="22"/>
              <w:szCs w:val="22"/>
            </w:rPr>
          </w:rPrChange>
        </w:rPr>
        <w:t xml:space="preserve">, </w:t>
      </w:r>
      <w:r w:rsidRPr="0099569C">
        <w:rPr>
          <w:rStyle w:val="bibfname"/>
          <w:sz w:val="22"/>
          <w:szCs w:val="22"/>
          <w:highlight w:val="green"/>
          <w:rPrChange w:id="1511" w:author="AQ" w:date="2025-08-03T08:56:00Z">
            <w:rPr>
              <w:rStyle w:val="bibfname"/>
              <w:sz w:val="22"/>
              <w:szCs w:val="22"/>
            </w:rPr>
          </w:rPrChange>
        </w:rPr>
        <w:t>F. S.</w:t>
      </w:r>
      <w:r w:rsidRPr="0099569C">
        <w:rPr>
          <w:rStyle w:val="AQ"/>
          <w:sz w:val="22"/>
          <w:szCs w:val="22"/>
          <w:highlight w:val="green"/>
          <w:rPrChange w:id="1512" w:author="AQ" w:date="2025-08-03T08:56:00Z">
            <w:rPr>
              <w:rStyle w:val="AQ"/>
              <w:sz w:val="22"/>
              <w:szCs w:val="22"/>
            </w:rPr>
          </w:rPrChange>
        </w:rPr>
        <w:t xml:space="preserve"> (</w:t>
      </w:r>
      <w:r w:rsidRPr="0099569C">
        <w:rPr>
          <w:rStyle w:val="bibyear"/>
          <w:sz w:val="22"/>
          <w:szCs w:val="22"/>
          <w:highlight w:val="green"/>
          <w:rPrChange w:id="1513" w:author="AQ" w:date="2025-08-03T08:56:00Z">
            <w:rPr>
              <w:rStyle w:val="bibyear"/>
              <w:sz w:val="22"/>
              <w:szCs w:val="22"/>
            </w:rPr>
          </w:rPrChange>
        </w:rPr>
        <w:t>1969</w:t>
      </w:r>
      <w:r w:rsidRPr="0099569C">
        <w:rPr>
          <w:rStyle w:val="AQ"/>
          <w:sz w:val="22"/>
          <w:szCs w:val="22"/>
          <w:highlight w:val="green"/>
          <w:rPrChange w:id="1514" w:author="AQ" w:date="2025-08-03T08:56:00Z">
            <w:rPr>
              <w:rStyle w:val="AQ"/>
              <w:sz w:val="22"/>
              <w:szCs w:val="22"/>
            </w:rPr>
          </w:rPrChange>
        </w:rPr>
        <w:t xml:space="preserve">). </w:t>
      </w:r>
      <w:proofErr w:type="gramStart"/>
      <w:r w:rsidRPr="0099569C">
        <w:rPr>
          <w:rStyle w:val="bibbook"/>
          <w:sz w:val="22"/>
          <w:highlight w:val="green"/>
          <w:rPrChange w:id="1515" w:author="AQ" w:date="2025-08-03T08:56:00Z">
            <w:rPr>
              <w:rStyle w:val="bibbook"/>
              <w:sz w:val="22"/>
            </w:rPr>
          </w:rPrChange>
        </w:rPr>
        <w:t>Gestalt therapy verbatim</w:t>
      </w:r>
      <w:r w:rsidRPr="0099569C">
        <w:rPr>
          <w:sz w:val="22"/>
          <w:szCs w:val="22"/>
          <w:highlight w:val="green"/>
          <w:rPrChange w:id="1516" w:author="AQ" w:date="2025-08-03T08:56:00Z">
            <w:rPr>
              <w:sz w:val="22"/>
              <w:szCs w:val="22"/>
            </w:rPr>
          </w:rPrChange>
        </w:rPr>
        <w:t>.</w:t>
      </w:r>
      <w:proofErr w:type="gramEnd"/>
      <w:r w:rsidRPr="0099569C">
        <w:rPr>
          <w:sz w:val="22"/>
          <w:szCs w:val="22"/>
          <w:highlight w:val="green"/>
          <w:rPrChange w:id="1517" w:author="AQ" w:date="2025-08-03T08:56:00Z">
            <w:rPr>
              <w:sz w:val="22"/>
              <w:szCs w:val="22"/>
            </w:rPr>
          </w:rPrChange>
        </w:rPr>
        <w:t xml:space="preserve"> </w:t>
      </w:r>
      <w:r w:rsidRPr="0099569C">
        <w:rPr>
          <w:rStyle w:val="biblocation"/>
          <w:highlight w:val="green"/>
          <w:rPrChange w:id="1518" w:author="AQ" w:date="2025-08-03T08:56:00Z">
            <w:rPr>
              <w:rStyle w:val="biblocation"/>
            </w:rPr>
          </w:rPrChange>
        </w:rPr>
        <w:t>Highland, NY</w:t>
      </w:r>
      <w:r w:rsidRPr="0099569C">
        <w:rPr>
          <w:sz w:val="22"/>
          <w:szCs w:val="22"/>
          <w:highlight w:val="green"/>
          <w:rPrChange w:id="1519" w:author="AQ" w:date="2025-08-03T08:56:00Z">
            <w:rPr>
              <w:sz w:val="22"/>
              <w:szCs w:val="22"/>
            </w:rPr>
          </w:rPrChange>
        </w:rPr>
        <w:t xml:space="preserve">: </w:t>
      </w:r>
      <w:r w:rsidRPr="0099569C">
        <w:rPr>
          <w:rStyle w:val="bibpublisher"/>
          <w:highlight w:val="green"/>
          <w:rPrChange w:id="1520" w:author="AQ" w:date="2025-08-03T08:56:00Z">
            <w:rPr>
              <w:rStyle w:val="bibpublisher"/>
            </w:rPr>
          </w:rPrChange>
        </w:rPr>
        <w:t>Gestalt Journal Press</w:t>
      </w:r>
      <w:r w:rsidRPr="0099569C">
        <w:rPr>
          <w:sz w:val="22"/>
          <w:szCs w:val="22"/>
          <w:highlight w:val="green"/>
          <w:rPrChange w:id="1521" w:author="AQ" w:date="2025-08-03T08:56:00Z">
            <w:rPr>
              <w:sz w:val="22"/>
              <w:szCs w:val="22"/>
            </w:rPr>
          </w:rPrChange>
        </w:rPr>
        <w:t>.</w:t>
      </w:r>
    </w:p>
    <w:p w14:paraId="5812C3E8" w14:textId="77777777" w:rsidR="00BC4C64" w:rsidRPr="0099569C" w:rsidRDefault="00BC4C64" w:rsidP="00BC4C64">
      <w:pPr>
        <w:pStyle w:val="REF-U"/>
        <w:spacing w:line="480" w:lineRule="auto"/>
        <w:rPr>
          <w:rStyle w:val="AQ"/>
          <w:sz w:val="22"/>
          <w:szCs w:val="22"/>
          <w:highlight w:val="green"/>
          <w:rPrChange w:id="1522" w:author="AQ" w:date="2025-08-03T08:56:00Z">
            <w:rPr>
              <w:rStyle w:val="AQ"/>
              <w:sz w:val="22"/>
              <w:szCs w:val="22"/>
            </w:rPr>
          </w:rPrChange>
        </w:rPr>
      </w:pPr>
      <w:proofErr w:type="spellStart"/>
      <w:r w:rsidRPr="0099569C">
        <w:rPr>
          <w:rStyle w:val="bibsurname"/>
          <w:sz w:val="22"/>
          <w:szCs w:val="22"/>
          <w:highlight w:val="green"/>
          <w:rPrChange w:id="1523" w:author="AQ" w:date="2025-08-03T08:56:00Z">
            <w:rPr>
              <w:rStyle w:val="bibsurname"/>
              <w:sz w:val="22"/>
              <w:szCs w:val="22"/>
            </w:rPr>
          </w:rPrChange>
        </w:rPr>
        <w:t>Perls</w:t>
      </w:r>
      <w:proofErr w:type="spellEnd"/>
      <w:r w:rsidRPr="0099569C">
        <w:rPr>
          <w:rStyle w:val="AQ"/>
          <w:sz w:val="22"/>
          <w:szCs w:val="22"/>
          <w:highlight w:val="green"/>
          <w:rPrChange w:id="1524" w:author="AQ" w:date="2025-08-03T08:56:00Z">
            <w:rPr>
              <w:rStyle w:val="AQ"/>
              <w:sz w:val="22"/>
              <w:szCs w:val="22"/>
            </w:rPr>
          </w:rPrChange>
        </w:rPr>
        <w:t xml:space="preserve">, </w:t>
      </w:r>
      <w:r w:rsidRPr="0099569C">
        <w:rPr>
          <w:rStyle w:val="bibfname"/>
          <w:sz w:val="22"/>
          <w:szCs w:val="22"/>
          <w:highlight w:val="green"/>
          <w:rPrChange w:id="1525" w:author="AQ" w:date="2025-08-03T08:56:00Z">
            <w:rPr>
              <w:rStyle w:val="bibfname"/>
              <w:sz w:val="22"/>
              <w:szCs w:val="22"/>
            </w:rPr>
          </w:rPrChange>
        </w:rPr>
        <w:t>F. S.</w:t>
      </w:r>
      <w:r w:rsidRPr="0099569C">
        <w:rPr>
          <w:rStyle w:val="AQ"/>
          <w:sz w:val="22"/>
          <w:szCs w:val="22"/>
          <w:highlight w:val="green"/>
          <w:rPrChange w:id="1526" w:author="AQ" w:date="2025-08-03T08:56:00Z">
            <w:rPr>
              <w:rStyle w:val="AQ"/>
              <w:sz w:val="22"/>
              <w:szCs w:val="22"/>
            </w:rPr>
          </w:rPrChange>
        </w:rPr>
        <w:t xml:space="preserve"> (</w:t>
      </w:r>
      <w:r w:rsidRPr="0099569C">
        <w:rPr>
          <w:rStyle w:val="bibyear"/>
          <w:sz w:val="22"/>
          <w:szCs w:val="22"/>
          <w:highlight w:val="green"/>
          <w:rPrChange w:id="1527" w:author="AQ" w:date="2025-08-03T08:56:00Z">
            <w:rPr>
              <w:rStyle w:val="bibyear"/>
              <w:sz w:val="22"/>
              <w:szCs w:val="22"/>
            </w:rPr>
          </w:rPrChange>
        </w:rPr>
        <w:t>1973</w:t>
      </w:r>
      <w:r w:rsidRPr="0099569C">
        <w:rPr>
          <w:rStyle w:val="AQ"/>
          <w:sz w:val="22"/>
          <w:szCs w:val="22"/>
          <w:highlight w:val="green"/>
          <w:rPrChange w:id="1528" w:author="AQ" w:date="2025-08-03T08:56:00Z">
            <w:rPr>
              <w:rStyle w:val="AQ"/>
              <w:sz w:val="22"/>
              <w:szCs w:val="22"/>
            </w:rPr>
          </w:rPrChange>
        </w:rPr>
        <w:t xml:space="preserve">). </w:t>
      </w:r>
      <w:proofErr w:type="gramStart"/>
      <w:r w:rsidRPr="0099569C">
        <w:rPr>
          <w:rStyle w:val="bibbook"/>
          <w:sz w:val="22"/>
          <w:highlight w:val="green"/>
          <w:rPrChange w:id="1529" w:author="AQ" w:date="2025-08-03T08:56:00Z">
            <w:rPr>
              <w:rStyle w:val="bibbook"/>
              <w:sz w:val="22"/>
            </w:rPr>
          </w:rPrChange>
        </w:rPr>
        <w:t>The Gestalt approach and eyewitness to therapy</w:t>
      </w:r>
      <w:r w:rsidRPr="0099569C">
        <w:rPr>
          <w:sz w:val="22"/>
          <w:szCs w:val="22"/>
          <w:highlight w:val="green"/>
          <w:rPrChange w:id="1530" w:author="AQ" w:date="2025-08-03T08:56:00Z">
            <w:rPr>
              <w:sz w:val="22"/>
              <w:szCs w:val="22"/>
            </w:rPr>
          </w:rPrChange>
        </w:rPr>
        <w:t>.</w:t>
      </w:r>
      <w:proofErr w:type="gramEnd"/>
      <w:r w:rsidRPr="0099569C">
        <w:rPr>
          <w:sz w:val="22"/>
          <w:szCs w:val="22"/>
          <w:highlight w:val="green"/>
          <w:rPrChange w:id="1531" w:author="AQ" w:date="2025-08-03T08:56:00Z">
            <w:rPr>
              <w:sz w:val="22"/>
              <w:szCs w:val="22"/>
            </w:rPr>
          </w:rPrChange>
        </w:rPr>
        <w:t xml:space="preserve"> </w:t>
      </w:r>
      <w:r w:rsidRPr="0099569C">
        <w:rPr>
          <w:rStyle w:val="biblocation"/>
          <w:highlight w:val="green"/>
          <w:rPrChange w:id="1532" w:author="AQ" w:date="2025-08-03T08:56:00Z">
            <w:rPr>
              <w:rStyle w:val="biblocation"/>
            </w:rPr>
          </w:rPrChange>
        </w:rPr>
        <w:t>New York, NY</w:t>
      </w:r>
      <w:r w:rsidRPr="0099569C">
        <w:rPr>
          <w:sz w:val="22"/>
          <w:szCs w:val="22"/>
          <w:highlight w:val="green"/>
          <w:rPrChange w:id="1533" w:author="AQ" w:date="2025-08-03T08:56:00Z">
            <w:rPr>
              <w:sz w:val="22"/>
              <w:szCs w:val="22"/>
            </w:rPr>
          </w:rPrChange>
        </w:rPr>
        <w:t xml:space="preserve">: </w:t>
      </w:r>
      <w:r w:rsidRPr="0099569C">
        <w:rPr>
          <w:rStyle w:val="bibpublisher"/>
          <w:highlight w:val="green"/>
          <w:rPrChange w:id="1534" w:author="AQ" w:date="2025-08-03T08:56:00Z">
            <w:rPr>
              <w:rStyle w:val="bibpublisher"/>
            </w:rPr>
          </w:rPrChange>
        </w:rPr>
        <w:t>Science and Behavior Books</w:t>
      </w:r>
      <w:r w:rsidRPr="0099569C">
        <w:rPr>
          <w:sz w:val="22"/>
          <w:szCs w:val="22"/>
          <w:highlight w:val="green"/>
          <w:rPrChange w:id="1535" w:author="AQ" w:date="2025-08-03T08:56:00Z">
            <w:rPr>
              <w:sz w:val="22"/>
              <w:szCs w:val="22"/>
            </w:rPr>
          </w:rPrChange>
        </w:rPr>
        <w:t>.</w:t>
      </w:r>
    </w:p>
    <w:p w14:paraId="62F29051" w14:textId="77777777" w:rsidR="00BC4C64" w:rsidRDefault="00BC4C64" w:rsidP="00BC4C64">
      <w:pPr>
        <w:pStyle w:val="REF-U"/>
        <w:spacing w:line="480" w:lineRule="auto"/>
        <w:rPr>
          <w:rStyle w:val="AQ"/>
          <w:sz w:val="22"/>
          <w:szCs w:val="22"/>
        </w:rPr>
      </w:pPr>
      <w:proofErr w:type="spellStart"/>
      <w:proofErr w:type="gramStart"/>
      <w:r>
        <w:rPr>
          <w:rStyle w:val="bibsurname"/>
          <w:sz w:val="22"/>
          <w:szCs w:val="22"/>
        </w:rPr>
        <w:t>Perls</w:t>
      </w:r>
      <w:proofErr w:type="spellEnd"/>
      <w:r>
        <w:rPr>
          <w:rStyle w:val="AQ"/>
          <w:sz w:val="22"/>
          <w:szCs w:val="22"/>
        </w:rPr>
        <w:t xml:space="preserve">, </w:t>
      </w:r>
      <w:r>
        <w:rPr>
          <w:rStyle w:val="bibfname"/>
          <w:sz w:val="22"/>
          <w:szCs w:val="22"/>
        </w:rPr>
        <w:t>F. S.</w:t>
      </w:r>
      <w:r>
        <w:rPr>
          <w:rStyle w:val="AQ"/>
          <w:sz w:val="22"/>
          <w:szCs w:val="22"/>
        </w:rPr>
        <w:t xml:space="preserve">, </w:t>
      </w:r>
      <w:proofErr w:type="spellStart"/>
      <w:r>
        <w:rPr>
          <w:rStyle w:val="bibsurname"/>
          <w:sz w:val="22"/>
          <w:szCs w:val="22"/>
        </w:rPr>
        <w:t>Hefferline</w:t>
      </w:r>
      <w:proofErr w:type="spellEnd"/>
      <w:r>
        <w:rPr>
          <w:rStyle w:val="AQ"/>
          <w:sz w:val="22"/>
          <w:szCs w:val="22"/>
        </w:rPr>
        <w:t xml:space="preserve">, </w:t>
      </w:r>
      <w:r>
        <w:rPr>
          <w:rStyle w:val="bibfname"/>
          <w:sz w:val="22"/>
          <w:szCs w:val="22"/>
        </w:rPr>
        <w:t>R.</w:t>
      </w:r>
      <w:r>
        <w:rPr>
          <w:rStyle w:val="AQ"/>
          <w:sz w:val="22"/>
          <w:szCs w:val="22"/>
        </w:rPr>
        <w:t xml:space="preserve">, &amp; </w:t>
      </w:r>
      <w:r>
        <w:rPr>
          <w:rStyle w:val="bibsurname"/>
          <w:sz w:val="22"/>
          <w:szCs w:val="22"/>
        </w:rPr>
        <w:t>Goodman</w:t>
      </w:r>
      <w:r>
        <w:rPr>
          <w:rStyle w:val="AQ"/>
          <w:sz w:val="22"/>
          <w:szCs w:val="22"/>
        </w:rPr>
        <w:t xml:space="preserve">, </w:t>
      </w:r>
      <w:r>
        <w:rPr>
          <w:rStyle w:val="bibfname"/>
          <w:sz w:val="22"/>
          <w:szCs w:val="22"/>
        </w:rPr>
        <w:t>P.</w:t>
      </w:r>
      <w:r>
        <w:rPr>
          <w:rStyle w:val="AQ"/>
          <w:sz w:val="22"/>
          <w:szCs w:val="22"/>
        </w:rPr>
        <w:t xml:space="preserve"> (</w:t>
      </w:r>
      <w:commentRangeStart w:id="1536"/>
      <w:r>
        <w:rPr>
          <w:rStyle w:val="bibyear"/>
          <w:sz w:val="22"/>
          <w:szCs w:val="22"/>
        </w:rPr>
        <w:t>1951</w:t>
      </w:r>
      <w:commentRangeEnd w:id="1536"/>
      <w:r w:rsidR="006F2841">
        <w:rPr>
          <w:rStyle w:val="CommentReference"/>
          <w:rFonts w:asciiTheme="minorHAnsi" w:eastAsiaTheme="minorEastAsia" w:hAnsiTheme="minorHAnsi" w:cstheme="minorBidi"/>
          <w:lang w:val="en-IN" w:eastAsia="en-IN"/>
        </w:rPr>
        <w:commentReference w:id="1536"/>
      </w:r>
      <w:r>
        <w:rPr>
          <w:rStyle w:val="AQ"/>
          <w:sz w:val="22"/>
          <w:szCs w:val="22"/>
        </w:rPr>
        <w:t>).</w:t>
      </w:r>
      <w:proofErr w:type="gramEnd"/>
      <w:r>
        <w:rPr>
          <w:rStyle w:val="AQ"/>
          <w:sz w:val="22"/>
          <w:szCs w:val="22"/>
        </w:rPr>
        <w:t xml:space="preserve"> </w:t>
      </w:r>
      <w:r w:rsidRPr="00F90590">
        <w:rPr>
          <w:rStyle w:val="bibbook"/>
        </w:rPr>
        <w:t>Gestalt therapy: Excitement and growth in the human personality</w:t>
      </w:r>
      <w:r>
        <w:rPr>
          <w:sz w:val="22"/>
          <w:szCs w:val="22"/>
        </w:rPr>
        <w:t xml:space="preserve">. </w:t>
      </w:r>
      <w:r w:rsidRPr="00F90590">
        <w:rPr>
          <w:rStyle w:val="biblocation"/>
        </w:rPr>
        <w:t>Highland, NY</w:t>
      </w:r>
      <w:r>
        <w:rPr>
          <w:sz w:val="22"/>
          <w:szCs w:val="22"/>
        </w:rPr>
        <w:t xml:space="preserve">: </w:t>
      </w:r>
      <w:r w:rsidRPr="00F90590">
        <w:rPr>
          <w:rStyle w:val="bibpublisher"/>
        </w:rPr>
        <w:t>Gestalt Journal Press</w:t>
      </w:r>
      <w:r>
        <w:rPr>
          <w:sz w:val="22"/>
          <w:szCs w:val="22"/>
        </w:rPr>
        <w:t>.</w:t>
      </w:r>
    </w:p>
    <w:p w14:paraId="0E9768FE" w14:textId="77777777" w:rsidR="00BC4C64" w:rsidRPr="0099569C" w:rsidRDefault="00BC4C64" w:rsidP="00BC4C64">
      <w:pPr>
        <w:pStyle w:val="REF-U"/>
        <w:spacing w:line="480" w:lineRule="auto"/>
        <w:rPr>
          <w:rStyle w:val="AQ"/>
          <w:sz w:val="22"/>
          <w:szCs w:val="22"/>
          <w:highlight w:val="green"/>
          <w:rPrChange w:id="1537" w:author="AQ" w:date="2025-08-03T08:56:00Z">
            <w:rPr>
              <w:rStyle w:val="AQ"/>
              <w:sz w:val="22"/>
              <w:szCs w:val="22"/>
            </w:rPr>
          </w:rPrChange>
        </w:rPr>
      </w:pPr>
      <w:proofErr w:type="spellStart"/>
      <w:proofErr w:type="gramStart"/>
      <w:r w:rsidRPr="0099569C">
        <w:rPr>
          <w:rStyle w:val="bibsurname"/>
          <w:sz w:val="22"/>
          <w:szCs w:val="22"/>
          <w:highlight w:val="green"/>
          <w:rPrChange w:id="1538" w:author="AQ" w:date="2025-08-03T08:56:00Z">
            <w:rPr>
              <w:rStyle w:val="bibsurname"/>
              <w:sz w:val="22"/>
              <w:szCs w:val="22"/>
            </w:rPr>
          </w:rPrChange>
        </w:rPr>
        <w:t>Polster</w:t>
      </w:r>
      <w:proofErr w:type="spellEnd"/>
      <w:r w:rsidRPr="0099569C">
        <w:rPr>
          <w:rStyle w:val="AQ"/>
          <w:sz w:val="22"/>
          <w:szCs w:val="22"/>
          <w:highlight w:val="green"/>
          <w:rPrChange w:id="1539" w:author="AQ" w:date="2025-08-03T08:56:00Z">
            <w:rPr>
              <w:rStyle w:val="AQ"/>
              <w:sz w:val="22"/>
              <w:szCs w:val="22"/>
            </w:rPr>
          </w:rPrChange>
        </w:rPr>
        <w:t xml:space="preserve">, </w:t>
      </w:r>
      <w:r w:rsidRPr="0099569C">
        <w:rPr>
          <w:rStyle w:val="bibfname"/>
          <w:sz w:val="22"/>
          <w:szCs w:val="22"/>
          <w:highlight w:val="green"/>
          <w:rPrChange w:id="1540" w:author="AQ" w:date="2025-08-03T08:56:00Z">
            <w:rPr>
              <w:rStyle w:val="bibfname"/>
              <w:sz w:val="22"/>
              <w:szCs w:val="22"/>
            </w:rPr>
          </w:rPrChange>
        </w:rPr>
        <w:t>E.</w:t>
      </w:r>
      <w:r w:rsidRPr="0099569C">
        <w:rPr>
          <w:rStyle w:val="AQ"/>
          <w:sz w:val="22"/>
          <w:szCs w:val="22"/>
          <w:highlight w:val="green"/>
          <w:rPrChange w:id="1541" w:author="AQ" w:date="2025-08-03T08:56:00Z">
            <w:rPr>
              <w:rStyle w:val="AQ"/>
              <w:sz w:val="22"/>
              <w:szCs w:val="22"/>
            </w:rPr>
          </w:rPrChange>
        </w:rPr>
        <w:t xml:space="preserve">, &amp; </w:t>
      </w:r>
      <w:proofErr w:type="spellStart"/>
      <w:r w:rsidRPr="0099569C">
        <w:rPr>
          <w:rStyle w:val="bibsurname"/>
          <w:sz w:val="22"/>
          <w:szCs w:val="22"/>
          <w:highlight w:val="green"/>
          <w:rPrChange w:id="1542" w:author="AQ" w:date="2025-08-03T08:56:00Z">
            <w:rPr>
              <w:rStyle w:val="bibsurname"/>
              <w:sz w:val="22"/>
              <w:szCs w:val="22"/>
            </w:rPr>
          </w:rPrChange>
        </w:rPr>
        <w:t>Polster</w:t>
      </w:r>
      <w:proofErr w:type="spellEnd"/>
      <w:r w:rsidRPr="0099569C">
        <w:rPr>
          <w:rStyle w:val="AQ"/>
          <w:sz w:val="22"/>
          <w:szCs w:val="22"/>
          <w:highlight w:val="green"/>
          <w:rPrChange w:id="1543" w:author="AQ" w:date="2025-08-03T08:56:00Z">
            <w:rPr>
              <w:rStyle w:val="AQ"/>
              <w:sz w:val="22"/>
              <w:szCs w:val="22"/>
            </w:rPr>
          </w:rPrChange>
        </w:rPr>
        <w:t xml:space="preserve">, </w:t>
      </w:r>
      <w:r w:rsidRPr="0099569C">
        <w:rPr>
          <w:rStyle w:val="bibfname"/>
          <w:sz w:val="22"/>
          <w:szCs w:val="22"/>
          <w:highlight w:val="green"/>
          <w:rPrChange w:id="1544" w:author="AQ" w:date="2025-08-03T08:56:00Z">
            <w:rPr>
              <w:rStyle w:val="bibfname"/>
              <w:sz w:val="22"/>
              <w:szCs w:val="22"/>
            </w:rPr>
          </w:rPrChange>
        </w:rPr>
        <w:t>M.</w:t>
      </w:r>
      <w:r w:rsidRPr="0099569C">
        <w:rPr>
          <w:rStyle w:val="AQ"/>
          <w:sz w:val="22"/>
          <w:szCs w:val="22"/>
          <w:highlight w:val="green"/>
          <w:rPrChange w:id="1545" w:author="AQ" w:date="2025-08-03T08:56:00Z">
            <w:rPr>
              <w:rStyle w:val="AQ"/>
              <w:sz w:val="22"/>
              <w:szCs w:val="22"/>
            </w:rPr>
          </w:rPrChange>
        </w:rPr>
        <w:t xml:space="preserve"> (</w:t>
      </w:r>
      <w:r w:rsidRPr="0099569C">
        <w:rPr>
          <w:rStyle w:val="bibyear"/>
          <w:sz w:val="22"/>
          <w:szCs w:val="22"/>
          <w:highlight w:val="green"/>
          <w:rPrChange w:id="1546" w:author="AQ" w:date="2025-08-03T08:56:00Z">
            <w:rPr>
              <w:rStyle w:val="bibyear"/>
              <w:sz w:val="22"/>
              <w:szCs w:val="22"/>
            </w:rPr>
          </w:rPrChange>
        </w:rPr>
        <w:t>1973</w:t>
      </w:r>
      <w:r w:rsidRPr="0099569C">
        <w:rPr>
          <w:rStyle w:val="AQ"/>
          <w:sz w:val="22"/>
          <w:szCs w:val="22"/>
          <w:highlight w:val="green"/>
          <w:rPrChange w:id="1547" w:author="AQ" w:date="2025-08-03T08:56:00Z">
            <w:rPr>
              <w:rStyle w:val="AQ"/>
              <w:sz w:val="22"/>
              <w:szCs w:val="22"/>
            </w:rPr>
          </w:rPrChange>
        </w:rPr>
        <w:t>).</w:t>
      </w:r>
      <w:proofErr w:type="gramEnd"/>
      <w:r w:rsidRPr="0099569C">
        <w:rPr>
          <w:rStyle w:val="AQ"/>
          <w:sz w:val="22"/>
          <w:szCs w:val="22"/>
          <w:highlight w:val="green"/>
          <w:rPrChange w:id="1548" w:author="AQ" w:date="2025-08-03T08:56:00Z">
            <w:rPr>
              <w:rStyle w:val="AQ"/>
              <w:sz w:val="22"/>
              <w:szCs w:val="22"/>
            </w:rPr>
          </w:rPrChange>
        </w:rPr>
        <w:t xml:space="preserve"> </w:t>
      </w:r>
      <w:r w:rsidRPr="0099569C">
        <w:rPr>
          <w:rStyle w:val="bibbook"/>
          <w:sz w:val="22"/>
          <w:szCs w:val="22"/>
          <w:highlight w:val="green"/>
          <w:rPrChange w:id="1549" w:author="AQ" w:date="2025-08-03T08:56:00Z">
            <w:rPr>
              <w:rStyle w:val="bibbook"/>
              <w:sz w:val="22"/>
              <w:szCs w:val="22"/>
            </w:rPr>
          </w:rPrChange>
        </w:rPr>
        <w:t>Gestalt therapy integrated</w:t>
      </w:r>
      <w:r w:rsidRPr="0099569C">
        <w:rPr>
          <w:sz w:val="22"/>
          <w:szCs w:val="22"/>
          <w:highlight w:val="green"/>
          <w:rPrChange w:id="1550" w:author="AQ" w:date="2025-08-03T08:56:00Z">
            <w:rPr>
              <w:sz w:val="22"/>
              <w:szCs w:val="22"/>
            </w:rPr>
          </w:rPrChange>
        </w:rPr>
        <w:t xml:space="preserve">. </w:t>
      </w:r>
      <w:r w:rsidRPr="0099569C">
        <w:rPr>
          <w:rStyle w:val="biblocation"/>
          <w:sz w:val="22"/>
          <w:szCs w:val="22"/>
          <w:highlight w:val="green"/>
          <w:rPrChange w:id="1551" w:author="AQ" w:date="2025-08-03T08:56:00Z">
            <w:rPr>
              <w:rStyle w:val="biblocation"/>
              <w:sz w:val="22"/>
              <w:szCs w:val="22"/>
            </w:rPr>
          </w:rPrChange>
        </w:rPr>
        <w:t>New York, NY</w:t>
      </w:r>
      <w:r w:rsidRPr="0099569C">
        <w:rPr>
          <w:sz w:val="22"/>
          <w:szCs w:val="22"/>
          <w:highlight w:val="green"/>
          <w:rPrChange w:id="1552" w:author="AQ" w:date="2025-08-03T08:56:00Z">
            <w:rPr>
              <w:sz w:val="22"/>
              <w:szCs w:val="22"/>
            </w:rPr>
          </w:rPrChange>
        </w:rPr>
        <w:t xml:space="preserve">: </w:t>
      </w:r>
      <w:r w:rsidRPr="0099569C">
        <w:rPr>
          <w:rStyle w:val="bibpublisher"/>
          <w:sz w:val="22"/>
          <w:szCs w:val="22"/>
          <w:highlight w:val="green"/>
          <w:rPrChange w:id="1553" w:author="AQ" w:date="2025-08-03T08:56:00Z">
            <w:rPr>
              <w:rStyle w:val="bibpublisher"/>
              <w:sz w:val="22"/>
              <w:szCs w:val="22"/>
            </w:rPr>
          </w:rPrChange>
        </w:rPr>
        <w:t>Vintage Books</w:t>
      </w:r>
      <w:r w:rsidRPr="0099569C">
        <w:rPr>
          <w:sz w:val="22"/>
          <w:szCs w:val="22"/>
          <w:highlight w:val="green"/>
          <w:rPrChange w:id="1554" w:author="AQ" w:date="2025-08-03T08:56:00Z">
            <w:rPr>
              <w:sz w:val="22"/>
              <w:szCs w:val="22"/>
            </w:rPr>
          </w:rPrChange>
        </w:rPr>
        <w:t>.</w:t>
      </w:r>
    </w:p>
    <w:p w14:paraId="61A38B86" w14:textId="77777777" w:rsidR="00BC4C64" w:rsidRPr="0099569C" w:rsidRDefault="00BC4C64" w:rsidP="00BC4C64">
      <w:pPr>
        <w:pStyle w:val="REF-U"/>
        <w:spacing w:line="480" w:lineRule="auto"/>
        <w:rPr>
          <w:rStyle w:val="AQ"/>
          <w:sz w:val="22"/>
          <w:szCs w:val="22"/>
          <w:highlight w:val="green"/>
          <w:rPrChange w:id="1555" w:author="AQ" w:date="2025-08-03T08:56:00Z">
            <w:rPr>
              <w:rStyle w:val="AQ"/>
              <w:sz w:val="22"/>
              <w:szCs w:val="22"/>
            </w:rPr>
          </w:rPrChange>
        </w:rPr>
      </w:pPr>
      <w:proofErr w:type="spellStart"/>
      <w:r w:rsidRPr="0099569C">
        <w:rPr>
          <w:rStyle w:val="bibsurname"/>
          <w:sz w:val="22"/>
          <w:szCs w:val="22"/>
          <w:highlight w:val="green"/>
          <w:rPrChange w:id="1556" w:author="AQ" w:date="2025-08-03T08:56:00Z">
            <w:rPr>
              <w:rStyle w:val="bibsurname"/>
              <w:sz w:val="22"/>
              <w:szCs w:val="22"/>
            </w:rPr>
          </w:rPrChange>
        </w:rPr>
        <w:t>Reisberg</w:t>
      </w:r>
      <w:proofErr w:type="spellEnd"/>
      <w:r w:rsidRPr="0099569C">
        <w:rPr>
          <w:rStyle w:val="AQ"/>
          <w:sz w:val="22"/>
          <w:szCs w:val="22"/>
          <w:highlight w:val="green"/>
          <w:rPrChange w:id="1557" w:author="AQ" w:date="2025-08-03T08:56:00Z">
            <w:rPr>
              <w:rStyle w:val="AQ"/>
              <w:sz w:val="22"/>
              <w:szCs w:val="22"/>
            </w:rPr>
          </w:rPrChange>
        </w:rPr>
        <w:t xml:space="preserve">, </w:t>
      </w:r>
      <w:r w:rsidRPr="0099569C">
        <w:rPr>
          <w:rStyle w:val="bibfname"/>
          <w:sz w:val="22"/>
          <w:szCs w:val="22"/>
          <w:highlight w:val="green"/>
          <w:rPrChange w:id="1558" w:author="AQ" w:date="2025-08-03T08:56:00Z">
            <w:rPr>
              <w:rStyle w:val="bibfname"/>
              <w:sz w:val="22"/>
              <w:szCs w:val="22"/>
            </w:rPr>
          </w:rPrChange>
        </w:rPr>
        <w:t>B.</w:t>
      </w:r>
      <w:r w:rsidRPr="0099569C">
        <w:rPr>
          <w:rStyle w:val="AQ"/>
          <w:sz w:val="22"/>
          <w:szCs w:val="22"/>
          <w:highlight w:val="green"/>
          <w:rPrChange w:id="1559" w:author="AQ" w:date="2025-08-03T08:56:00Z">
            <w:rPr>
              <w:rStyle w:val="AQ"/>
              <w:sz w:val="22"/>
              <w:szCs w:val="22"/>
            </w:rPr>
          </w:rPrChange>
        </w:rPr>
        <w:t xml:space="preserve">, </w:t>
      </w:r>
      <w:r w:rsidRPr="0099569C">
        <w:rPr>
          <w:rStyle w:val="bibsurname"/>
          <w:sz w:val="22"/>
          <w:szCs w:val="22"/>
          <w:highlight w:val="green"/>
          <w:rPrChange w:id="1560" w:author="AQ" w:date="2025-08-03T08:56:00Z">
            <w:rPr>
              <w:rStyle w:val="bibsurname"/>
              <w:sz w:val="22"/>
              <w:szCs w:val="22"/>
            </w:rPr>
          </w:rPrChange>
        </w:rPr>
        <w:t>Shao</w:t>
      </w:r>
      <w:r w:rsidRPr="0099569C">
        <w:rPr>
          <w:rStyle w:val="AQ"/>
          <w:sz w:val="22"/>
          <w:szCs w:val="22"/>
          <w:highlight w:val="green"/>
          <w:rPrChange w:id="1561" w:author="AQ" w:date="2025-08-03T08:56:00Z">
            <w:rPr>
              <w:rStyle w:val="AQ"/>
              <w:sz w:val="22"/>
              <w:szCs w:val="22"/>
            </w:rPr>
          </w:rPrChange>
        </w:rPr>
        <w:t xml:space="preserve">, </w:t>
      </w:r>
      <w:r w:rsidRPr="0099569C">
        <w:rPr>
          <w:rStyle w:val="bibfname"/>
          <w:sz w:val="22"/>
          <w:szCs w:val="22"/>
          <w:highlight w:val="green"/>
          <w:rPrChange w:id="1562" w:author="AQ" w:date="2025-08-03T08:56:00Z">
            <w:rPr>
              <w:rStyle w:val="bibfname"/>
              <w:sz w:val="22"/>
              <w:szCs w:val="22"/>
            </w:rPr>
          </w:rPrChange>
        </w:rPr>
        <w:t>Y.</w:t>
      </w:r>
      <w:r w:rsidRPr="0099569C">
        <w:rPr>
          <w:rStyle w:val="AQ"/>
          <w:sz w:val="22"/>
          <w:szCs w:val="22"/>
          <w:highlight w:val="green"/>
          <w:rPrChange w:id="1563" w:author="AQ" w:date="2025-08-03T08:56:00Z">
            <w:rPr>
              <w:rStyle w:val="AQ"/>
              <w:sz w:val="22"/>
              <w:szCs w:val="22"/>
            </w:rPr>
          </w:rPrChange>
        </w:rPr>
        <w:t xml:space="preserve">, </w:t>
      </w:r>
      <w:proofErr w:type="spellStart"/>
      <w:r w:rsidRPr="0099569C">
        <w:rPr>
          <w:rStyle w:val="bibsurname"/>
          <w:sz w:val="22"/>
          <w:szCs w:val="22"/>
          <w:highlight w:val="green"/>
          <w:rPrChange w:id="1564" w:author="AQ" w:date="2025-08-03T08:56:00Z">
            <w:rPr>
              <w:rStyle w:val="bibsurname"/>
              <w:sz w:val="22"/>
              <w:szCs w:val="22"/>
            </w:rPr>
          </w:rPrChange>
        </w:rPr>
        <w:t>Golomb</w:t>
      </w:r>
      <w:proofErr w:type="spellEnd"/>
      <w:r w:rsidRPr="0099569C">
        <w:rPr>
          <w:rStyle w:val="AQ"/>
          <w:sz w:val="22"/>
          <w:szCs w:val="22"/>
          <w:highlight w:val="green"/>
          <w:rPrChange w:id="1565" w:author="AQ" w:date="2025-08-03T08:56:00Z">
            <w:rPr>
              <w:rStyle w:val="AQ"/>
              <w:sz w:val="22"/>
              <w:szCs w:val="22"/>
            </w:rPr>
          </w:rPrChange>
        </w:rPr>
        <w:t xml:space="preserve">, </w:t>
      </w:r>
      <w:r w:rsidRPr="0099569C">
        <w:rPr>
          <w:rStyle w:val="bibfname"/>
          <w:sz w:val="22"/>
          <w:szCs w:val="22"/>
          <w:highlight w:val="green"/>
          <w:rPrChange w:id="1566" w:author="AQ" w:date="2025-08-03T08:56:00Z">
            <w:rPr>
              <w:rStyle w:val="bibfname"/>
              <w:sz w:val="22"/>
              <w:szCs w:val="22"/>
            </w:rPr>
          </w:rPrChange>
        </w:rPr>
        <w:t>J.</w:t>
      </w:r>
      <w:r w:rsidRPr="0099569C">
        <w:rPr>
          <w:rStyle w:val="AQ"/>
          <w:sz w:val="22"/>
          <w:szCs w:val="22"/>
          <w:highlight w:val="green"/>
          <w:rPrChange w:id="1567" w:author="AQ" w:date="2025-08-03T08:56:00Z">
            <w:rPr>
              <w:rStyle w:val="AQ"/>
              <w:sz w:val="22"/>
              <w:szCs w:val="22"/>
            </w:rPr>
          </w:rPrChange>
        </w:rPr>
        <w:t xml:space="preserve">, </w:t>
      </w:r>
      <w:proofErr w:type="spellStart"/>
      <w:r w:rsidRPr="0099569C">
        <w:rPr>
          <w:rStyle w:val="bibsurname"/>
          <w:sz w:val="22"/>
          <w:szCs w:val="22"/>
          <w:highlight w:val="green"/>
          <w:rPrChange w:id="1568" w:author="AQ" w:date="2025-08-03T08:56:00Z">
            <w:rPr>
              <w:rStyle w:val="bibsurname"/>
              <w:sz w:val="22"/>
              <w:szCs w:val="22"/>
            </w:rPr>
          </w:rPrChange>
        </w:rPr>
        <w:t>Monteiro</w:t>
      </w:r>
      <w:proofErr w:type="spellEnd"/>
      <w:r w:rsidRPr="0099569C">
        <w:rPr>
          <w:rStyle w:val="AQ"/>
          <w:sz w:val="22"/>
          <w:szCs w:val="22"/>
          <w:highlight w:val="green"/>
          <w:rPrChange w:id="1569" w:author="AQ" w:date="2025-08-03T08:56:00Z">
            <w:rPr>
              <w:rStyle w:val="AQ"/>
              <w:sz w:val="22"/>
              <w:szCs w:val="22"/>
            </w:rPr>
          </w:rPrChange>
        </w:rPr>
        <w:t xml:space="preserve">, </w:t>
      </w:r>
      <w:r w:rsidRPr="0099569C">
        <w:rPr>
          <w:rStyle w:val="bibfname"/>
          <w:sz w:val="22"/>
          <w:szCs w:val="22"/>
          <w:highlight w:val="green"/>
          <w:rPrChange w:id="1570" w:author="AQ" w:date="2025-08-03T08:56:00Z">
            <w:rPr>
              <w:rStyle w:val="bibfname"/>
              <w:sz w:val="22"/>
              <w:szCs w:val="22"/>
            </w:rPr>
          </w:rPrChange>
        </w:rPr>
        <w:t>I.</w:t>
      </w:r>
      <w:r w:rsidRPr="0099569C">
        <w:rPr>
          <w:rStyle w:val="AQ"/>
          <w:sz w:val="22"/>
          <w:szCs w:val="22"/>
          <w:highlight w:val="green"/>
          <w:rPrChange w:id="1571" w:author="AQ" w:date="2025-08-03T08:56:00Z">
            <w:rPr>
              <w:rStyle w:val="AQ"/>
              <w:sz w:val="22"/>
              <w:szCs w:val="22"/>
            </w:rPr>
          </w:rPrChange>
        </w:rPr>
        <w:t xml:space="preserve">, </w:t>
      </w:r>
      <w:proofErr w:type="spellStart"/>
      <w:r w:rsidRPr="0099569C">
        <w:rPr>
          <w:rStyle w:val="bibsurname"/>
          <w:sz w:val="22"/>
          <w:szCs w:val="22"/>
          <w:highlight w:val="green"/>
          <w:rPrChange w:id="1572" w:author="AQ" w:date="2025-08-03T08:56:00Z">
            <w:rPr>
              <w:rStyle w:val="bibsurname"/>
              <w:sz w:val="22"/>
              <w:szCs w:val="22"/>
            </w:rPr>
          </w:rPrChange>
        </w:rPr>
        <w:t>Torossian</w:t>
      </w:r>
      <w:proofErr w:type="spellEnd"/>
      <w:r w:rsidRPr="0099569C">
        <w:rPr>
          <w:rStyle w:val="AQ"/>
          <w:sz w:val="22"/>
          <w:szCs w:val="22"/>
          <w:highlight w:val="green"/>
          <w:rPrChange w:id="1573" w:author="AQ" w:date="2025-08-03T08:56:00Z">
            <w:rPr>
              <w:rStyle w:val="AQ"/>
              <w:sz w:val="22"/>
              <w:szCs w:val="22"/>
            </w:rPr>
          </w:rPrChange>
        </w:rPr>
        <w:t xml:space="preserve">, </w:t>
      </w:r>
      <w:r w:rsidRPr="0099569C">
        <w:rPr>
          <w:rStyle w:val="bibfname"/>
          <w:sz w:val="22"/>
          <w:szCs w:val="22"/>
          <w:highlight w:val="green"/>
          <w:rPrChange w:id="1574" w:author="AQ" w:date="2025-08-03T08:56:00Z">
            <w:rPr>
              <w:rStyle w:val="bibfname"/>
              <w:sz w:val="22"/>
              <w:szCs w:val="22"/>
            </w:rPr>
          </w:rPrChange>
        </w:rPr>
        <w:t>C.</w:t>
      </w:r>
      <w:r w:rsidRPr="0099569C">
        <w:rPr>
          <w:rStyle w:val="AQ"/>
          <w:sz w:val="22"/>
          <w:szCs w:val="22"/>
          <w:highlight w:val="green"/>
          <w:rPrChange w:id="1575" w:author="AQ" w:date="2025-08-03T08:56:00Z">
            <w:rPr>
              <w:rStyle w:val="AQ"/>
              <w:sz w:val="22"/>
              <w:szCs w:val="22"/>
            </w:rPr>
          </w:rPrChange>
        </w:rPr>
        <w:t xml:space="preserve">, </w:t>
      </w:r>
      <w:proofErr w:type="spellStart"/>
      <w:r w:rsidRPr="0099569C">
        <w:rPr>
          <w:rStyle w:val="bibsurname"/>
          <w:sz w:val="22"/>
          <w:szCs w:val="22"/>
          <w:highlight w:val="green"/>
          <w:rPrChange w:id="1576" w:author="AQ" w:date="2025-08-03T08:56:00Z">
            <w:rPr>
              <w:rStyle w:val="bibsurname"/>
              <w:sz w:val="22"/>
              <w:szCs w:val="22"/>
            </w:rPr>
          </w:rPrChange>
        </w:rPr>
        <w:t>Boksay</w:t>
      </w:r>
      <w:proofErr w:type="spellEnd"/>
      <w:r w:rsidRPr="0099569C">
        <w:rPr>
          <w:rStyle w:val="AQ"/>
          <w:sz w:val="22"/>
          <w:szCs w:val="22"/>
          <w:highlight w:val="green"/>
          <w:rPrChange w:id="1577" w:author="AQ" w:date="2025-08-03T08:56:00Z">
            <w:rPr>
              <w:rStyle w:val="AQ"/>
              <w:sz w:val="22"/>
              <w:szCs w:val="22"/>
            </w:rPr>
          </w:rPrChange>
        </w:rPr>
        <w:t xml:space="preserve">, </w:t>
      </w:r>
      <w:r w:rsidRPr="0099569C">
        <w:rPr>
          <w:rStyle w:val="bibfname"/>
          <w:sz w:val="22"/>
          <w:szCs w:val="22"/>
          <w:highlight w:val="green"/>
          <w:rPrChange w:id="1578" w:author="AQ" w:date="2025-08-03T08:56:00Z">
            <w:rPr>
              <w:rStyle w:val="bibfname"/>
              <w:sz w:val="22"/>
              <w:szCs w:val="22"/>
            </w:rPr>
          </w:rPrChange>
        </w:rPr>
        <w:t>I</w:t>
      </w:r>
      <w:proofErr w:type="gramStart"/>
      <w:r w:rsidRPr="0099569C">
        <w:rPr>
          <w:rStyle w:val="bibfname"/>
          <w:sz w:val="22"/>
          <w:szCs w:val="22"/>
          <w:highlight w:val="green"/>
          <w:rPrChange w:id="1579" w:author="AQ" w:date="2025-08-03T08:56:00Z">
            <w:rPr>
              <w:rStyle w:val="bibfname"/>
              <w:sz w:val="22"/>
              <w:szCs w:val="22"/>
            </w:rPr>
          </w:rPrChange>
        </w:rPr>
        <w:t>.</w:t>
      </w:r>
      <w:r w:rsidRPr="0099569C">
        <w:rPr>
          <w:rStyle w:val="AQ"/>
          <w:sz w:val="22"/>
          <w:szCs w:val="22"/>
          <w:highlight w:val="green"/>
          <w:rPrChange w:id="1580" w:author="AQ" w:date="2025-08-03T08:56:00Z">
            <w:rPr>
              <w:rStyle w:val="AQ"/>
              <w:sz w:val="22"/>
              <w:szCs w:val="22"/>
            </w:rPr>
          </w:rPrChange>
        </w:rPr>
        <w:t>, …</w:t>
      </w:r>
      <w:proofErr w:type="gramEnd"/>
      <w:r w:rsidRPr="0099569C">
        <w:rPr>
          <w:rStyle w:val="AQ"/>
          <w:sz w:val="22"/>
          <w:szCs w:val="22"/>
          <w:highlight w:val="green"/>
          <w:rPrChange w:id="1581" w:author="AQ" w:date="2025-08-03T08:56:00Z">
            <w:rPr>
              <w:rStyle w:val="AQ"/>
              <w:sz w:val="22"/>
              <w:szCs w:val="22"/>
            </w:rPr>
          </w:rPrChange>
        </w:rPr>
        <w:t xml:space="preserve"> </w:t>
      </w:r>
      <w:proofErr w:type="spellStart"/>
      <w:r w:rsidRPr="0099569C">
        <w:rPr>
          <w:rStyle w:val="bibsurname"/>
          <w:sz w:val="22"/>
          <w:szCs w:val="22"/>
          <w:highlight w:val="green"/>
          <w:rPrChange w:id="1582" w:author="AQ" w:date="2025-08-03T08:56:00Z">
            <w:rPr>
              <w:rStyle w:val="bibsurname"/>
              <w:sz w:val="22"/>
              <w:szCs w:val="22"/>
            </w:rPr>
          </w:rPrChange>
        </w:rPr>
        <w:t>Kenowsky</w:t>
      </w:r>
      <w:proofErr w:type="spellEnd"/>
      <w:r w:rsidRPr="0099569C">
        <w:rPr>
          <w:rStyle w:val="AQ"/>
          <w:sz w:val="22"/>
          <w:szCs w:val="22"/>
          <w:highlight w:val="green"/>
          <w:rPrChange w:id="1583" w:author="AQ" w:date="2025-08-03T08:56:00Z">
            <w:rPr>
              <w:rStyle w:val="AQ"/>
              <w:sz w:val="22"/>
              <w:szCs w:val="22"/>
            </w:rPr>
          </w:rPrChange>
        </w:rPr>
        <w:t xml:space="preserve">, </w:t>
      </w:r>
      <w:r w:rsidRPr="0099569C">
        <w:rPr>
          <w:rStyle w:val="bibfname"/>
          <w:sz w:val="22"/>
          <w:szCs w:val="22"/>
          <w:highlight w:val="green"/>
          <w:rPrChange w:id="1584" w:author="AQ" w:date="2025-08-03T08:56:00Z">
            <w:rPr>
              <w:rStyle w:val="bibfname"/>
              <w:sz w:val="22"/>
              <w:szCs w:val="22"/>
            </w:rPr>
          </w:rPrChange>
        </w:rPr>
        <w:t>S.</w:t>
      </w:r>
      <w:r w:rsidRPr="0099569C">
        <w:rPr>
          <w:rStyle w:val="AQ"/>
          <w:sz w:val="22"/>
          <w:szCs w:val="22"/>
          <w:highlight w:val="green"/>
          <w:rPrChange w:id="1585" w:author="AQ" w:date="2025-08-03T08:56:00Z">
            <w:rPr>
              <w:rStyle w:val="AQ"/>
              <w:sz w:val="22"/>
              <w:szCs w:val="22"/>
            </w:rPr>
          </w:rPrChange>
        </w:rPr>
        <w:t xml:space="preserve"> (</w:t>
      </w:r>
      <w:r w:rsidRPr="0099569C">
        <w:rPr>
          <w:rStyle w:val="bibyear"/>
          <w:sz w:val="22"/>
          <w:szCs w:val="22"/>
          <w:highlight w:val="green"/>
          <w:rPrChange w:id="1586" w:author="AQ" w:date="2025-08-03T08:56:00Z">
            <w:rPr>
              <w:rStyle w:val="bibyear"/>
              <w:sz w:val="22"/>
              <w:szCs w:val="22"/>
            </w:rPr>
          </w:rPrChange>
        </w:rPr>
        <w:t>2017</w:t>
      </w:r>
      <w:r w:rsidRPr="0099569C">
        <w:rPr>
          <w:rStyle w:val="AQ"/>
          <w:sz w:val="22"/>
          <w:szCs w:val="22"/>
          <w:highlight w:val="green"/>
          <w:rPrChange w:id="1587" w:author="AQ" w:date="2025-08-03T08:56:00Z">
            <w:rPr>
              <w:rStyle w:val="AQ"/>
              <w:sz w:val="22"/>
              <w:szCs w:val="22"/>
            </w:rPr>
          </w:rPrChange>
        </w:rPr>
        <w:t xml:space="preserve">). </w:t>
      </w:r>
      <w:r w:rsidRPr="0099569C">
        <w:rPr>
          <w:rStyle w:val="bibarticle"/>
          <w:sz w:val="22"/>
          <w:szCs w:val="22"/>
          <w:highlight w:val="green"/>
          <w:rPrChange w:id="1588" w:author="AQ" w:date="2025-08-03T08:56:00Z">
            <w:rPr>
              <w:rStyle w:val="bibarticle"/>
              <w:sz w:val="22"/>
              <w:szCs w:val="22"/>
            </w:rPr>
          </w:rPrChange>
        </w:rPr>
        <w:t>Comprehensive, individualized, person-centered management of community-residing persons with moderate-to-severe Alzheimer’s disease: A randomized controlled trial</w:t>
      </w:r>
      <w:r w:rsidRPr="0099569C">
        <w:rPr>
          <w:rStyle w:val="AQ"/>
          <w:sz w:val="22"/>
          <w:szCs w:val="22"/>
          <w:highlight w:val="green"/>
          <w:rPrChange w:id="1589" w:author="AQ" w:date="2025-08-03T08:56:00Z">
            <w:rPr>
              <w:rStyle w:val="AQ"/>
              <w:sz w:val="22"/>
              <w:szCs w:val="22"/>
            </w:rPr>
          </w:rPrChange>
        </w:rPr>
        <w:t xml:space="preserve">. </w:t>
      </w:r>
      <w:r w:rsidRPr="0099569C">
        <w:rPr>
          <w:rStyle w:val="bibjournal"/>
          <w:sz w:val="22"/>
          <w:szCs w:val="22"/>
          <w:highlight w:val="green"/>
          <w:rPrChange w:id="1590" w:author="AQ" w:date="2025-08-03T08:56:00Z">
            <w:rPr>
              <w:rStyle w:val="bibjournal"/>
              <w:sz w:val="22"/>
              <w:szCs w:val="22"/>
            </w:rPr>
          </w:rPrChange>
        </w:rPr>
        <w:t>Dementia Geriatrics Cognitive Disorders</w:t>
      </w:r>
      <w:r w:rsidRPr="0099569C">
        <w:rPr>
          <w:sz w:val="22"/>
          <w:szCs w:val="22"/>
          <w:highlight w:val="green"/>
          <w:rPrChange w:id="1591" w:author="AQ" w:date="2025-08-03T08:56:00Z">
            <w:rPr>
              <w:sz w:val="22"/>
              <w:szCs w:val="22"/>
            </w:rPr>
          </w:rPrChange>
        </w:rPr>
        <w:t xml:space="preserve">, </w:t>
      </w:r>
      <w:r w:rsidRPr="0099569C">
        <w:rPr>
          <w:rStyle w:val="bibvolume"/>
          <w:sz w:val="22"/>
          <w:szCs w:val="22"/>
          <w:highlight w:val="green"/>
          <w:rPrChange w:id="1592" w:author="AQ" w:date="2025-08-03T08:56:00Z">
            <w:rPr>
              <w:rStyle w:val="bibvolume"/>
              <w:sz w:val="22"/>
              <w:szCs w:val="22"/>
            </w:rPr>
          </w:rPrChange>
        </w:rPr>
        <w:t>43</w:t>
      </w:r>
      <w:r w:rsidRPr="0099569C">
        <w:rPr>
          <w:rStyle w:val="bibissue"/>
          <w:sz w:val="22"/>
          <w:szCs w:val="22"/>
          <w:highlight w:val="green"/>
          <w:rPrChange w:id="1593" w:author="AQ" w:date="2025-08-03T08:56:00Z">
            <w:rPr>
              <w:rStyle w:val="bibissue"/>
              <w:sz w:val="22"/>
              <w:szCs w:val="22"/>
            </w:rPr>
          </w:rPrChange>
        </w:rPr>
        <w:t>(1–2</w:t>
      </w:r>
      <w:r w:rsidRPr="0099569C">
        <w:rPr>
          <w:sz w:val="22"/>
          <w:szCs w:val="22"/>
          <w:highlight w:val="green"/>
          <w:rPrChange w:id="1594" w:author="AQ" w:date="2025-08-03T08:56:00Z">
            <w:rPr>
              <w:sz w:val="22"/>
              <w:szCs w:val="22"/>
            </w:rPr>
          </w:rPrChange>
        </w:rPr>
        <w:t xml:space="preserve">), </w:t>
      </w:r>
      <w:r w:rsidRPr="0099569C">
        <w:rPr>
          <w:rStyle w:val="bibfpage"/>
          <w:sz w:val="22"/>
          <w:szCs w:val="22"/>
          <w:highlight w:val="green"/>
          <w:rPrChange w:id="1595" w:author="AQ" w:date="2025-08-03T08:56:00Z">
            <w:rPr>
              <w:rStyle w:val="bibfpage"/>
              <w:sz w:val="22"/>
              <w:szCs w:val="22"/>
            </w:rPr>
          </w:rPrChange>
        </w:rPr>
        <w:t>100</w:t>
      </w:r>
      <w:r w:rsidRPr="0099569C">
        <w:rPr>
          <w:sz w:val="22"/>
          <w:szCs w:val="22"/>
          <w:highlight w:val="green"/>
          <w:rPrChange w:id="1596" w:author="AQ" w:date="2025-08-03T08:56:00Z">
            <w:rPr>
              <w:sz w:val="22"/>
              <w:szCs w:val="22"/>
            </w:rPr>
          </w:rPrChange>
        </w:rPr>
        <w:t>–</w:t>
      </w:r>
      <w:r w:rsidRPr="0099569C">
        <w:rPr>
          <w:rStyle w:val="biblpage"/>
          <w:sz w:val="22"/>
          <w:szCs w:val="22"/>
          <w:highlight w:val="green"/>
          <w:rPrChange w:id="1597" w:author="AQ" w:date="2025-08-03T08:56:00Z">
            <w:rPr>
              <w:rStyle w:val="biblpage"/>
              <w:sz w:val="22"/>
              <w:szCs w:val="22"/>
            </w:rPr>
          </w:rPrChange>
        </w:rPr>
        <w:t>117</w:t>
      </w:r>
      <w:r w:rsidRPr="0099569C">
        <w:rPr>
          <w:sz w:val="22"/>
          <w:szCs w:val="22"/>
          <w:highlight w:val="green"/>
          <w:rPrChange w:id="1598" w:author="AQ" w:date="2025-08-03T08:56:00Z">
            <w:rPr>
              <w:sz w:val="22"/>
              <w:szCs w:val="22"/>
            </w:rPr>
          </w:rPrChange>
        </w:rPr>
        <w:t xml:space="preserve">. </w:t>
      </w:r>
      <w:proofErr w:type="gramStart"/>
      <w:r w:rsidRPr="0099569C">
        <w:rPr>
          <w:rStyle w:val="bibdoi"/>
          <w:sz w:val="22"/>
          <w:szCs w:val="22"/>
          <w:highlight w:val="green"/>
          <w:rPrChange w:id="1599" w:author="AQ" w:date="2025-08-03T08:56:00Z">
            <w:rPr>
              <w:rStyle w:val="bibdoi"/>
              <w:sz w:val="22"/>
              <w:szCs w:val="22"/>
            </w:rPr>
          </w:rPrChange>
        </w:rPr>
        <w:t>doi:</w:t>
      </w:r>
      <w:proofErr w:type="gramEnd"/>
      <w:r w:rsidRPr="0099569C">
        <w:rPr>
          <w:rStyle w:val="bibdoi"/>
          <w:sz w:val="22"/>
          <w:szCs w:val="22"/>
          <w:highlight w:val="green"/>
          <w:rPrChange w:id="1600" w:author="AQ" w:date="2025-08-03T08:56:00Z">
            <w:rPr>
              <w:rStyle w:val="bibdoi"/>
              <w:sz w:val="22"/>
              <w:szCs w:val="22"/>
            </w:rPr>
          </w:rPrChange>
        </w:rPr>
        <w:t>10.1159/000455397</w:t>
      </w:r>
    </w:p>
    <w:p w14:paraId="5A2C76CF" w14:textId="77777777" w:rsidR="00BC4C64" w:rsidRPr="0099569C" w:rsidRDefault="00BC4C64" w:rsidP="00BC4C64">
      <w:pPr>
        <w:pStyle w:val="REF-U"/>
        <w:spacing w:line="480" w:lineRule="auto"/>
        <w:rPr>
          <w:rStyle w:val="AQ"/>
          <w:sz w:val="22"/>
          <w:szCs w:val="22"/>
          <w:highlight w:val="green"/>
          <w:rPrChange w:id="1601" w:author="AQ" w:date="2025-08-03T08:56:00Z">
            <w:rPr>
              <w:rStyle w:val="AQ"/>
              <w:sz w:val="22"/>
              <w:szCs w:val="22"/>
            </w:rPr>
          </w:rPrChange>
        </w:rPr>
      </w:pPr>
      <w:proofErr w:type="spellStart"/>
      <w:r w:rsidRPr="0099569C">
        <w:rPr>
          <w:rStyle w:val="bibsurname"/>
          <w:sz w:val="22"/>
          <w:szCs w:val="22"/>
          <w:highlight w:val="green"/>
          <w:rPrChange w:id="1602" w:author="AQ" w:date="2025-08-03T08:56:00Z">
            <w:rPr>
              <w:rStyle w:val="bibsurname"/>
              <w:sz w:val="22"/>
              <w:szCs w:val="22"/>
            </w:rPr>
          </w:rPrChange>
        </w:rPr>
        <w:t>Resnikoff</w:t>
      </w:r>
      <w:proofErr w:type="spellEnd"/>
      <w:r w:rsidRPr="0099569C">
        <w:rPr>
          <w:rStyle w:val="AQ"/>
          <w:sz w:val="22"/>
          <w:szCs w:val="22"/>
          <w:highlight w:val="green"/>
          <w:rPrChange w:id="1603" w:author="AQ" w:date="2025-08-03T08:56:00Z">
            <w:rPr>
              <w:rStyle w:val="AQ"/>
              <w:sz w:val="22"/>
              <w:szCs w:val="22"/>
            </w:rPr>
          </w:rPrChange>
        </w:rPr>
        <w:t xml:space="preserve">, </w:t>
      </w:r>
      <w:r w:rsidRPr="0099569C">
        <w:rPr>
          <w:rStyle w:val="bibfname"/>
          <w:sz w:val="22"/>
          <w:szCs w:val="22"/>
          <w:highlight w:val="green"/>
          <w:rPrChange w:id="1604" w:author="AQ" w:date="2025-08-03T08:56:00Z">
            <w:rPr>
              <w:rStyle w:val="bibfname"/>
              <w:sz w:val="22"/>
              <w:szCs w:val="22"/>
            </w:rPr>
          </w:rPrChange>
        </w:rPr>
        <w:t>R.</w:t>
      </w:r>
      <w:r w:rsidRPr="0099569C">
        <w:rPr>
          <w:rStyle w:val="AQ"/>
          <w:sz w:val="22"/>
          <w:szCs w:val="22"/>
          <w:highlight w:val="green"/>
          <w:rPrChange w:id="1605" w:author="AQ" w:date="2025-08-03T08:56:00Z">
            <w:rPr>
              <w:rStyle w:val="AQ"/>
              <w:sz w:val="22"/>
              <w:szCs w:val="22"/>
            </w:rPr>
          </w:rPrChange>
        </w:rPr>
        <w:t xml:space="preserve"> (</w:t>
      </w:r>
      <w:r w:rsidRPr="0099569C">
        <w:rPr>
          <w:rStyle w:val="bibyear"/>
          <w:sz w:val="22"/>
          <w:szCs w:val="22"/>
          <w:highlight w:val="green"/>
          <w:rPrChange w:id="1606" w:author="AQ" w:date="2025-08-03T08:56:00Z">
            <w:rPr>
              <w:rStyle w:val="bibyear"/>
              <w:sz w:val="22"/>
              <w:szCs w:val="22"/>
            </w:rPr>
          </w:rPrChange>
        </w:rPr>
        <w:t>1995</w:t>
      </w:r>
      <w:r w:rsidRPr="0099569C">
        <w:rPr>
          <w:rStyle w:val="AQ"/>
          <w:sz w:val="22"/>
          <w:szCs w:val="22"/>
          <w:highlight w:val="green"/>
          <w:rPrChange w:id="1607" w:author="AQ" w:date="2025-08-03T08:56:00Z">
            <w:rPr>
              <w:rStyle w:val="AQ"/>
              <w:sz w:val="22"/>
              <w:szCs w:val="22"/>
            </w:rPr>
          </w:rPrChange>
        </w:rPr>
        <w:t xml:space="preserve">). </w:t>
      </w:r>
      <w:proofErr w:type="gramStart"/>
      <w:r w:rsidRPr="0099569C">
        <w:rPr>
          <w:rStyle w:val="bibarticle"/>
          <w:sz w:val="22"/>
          <w:szCs w:val="22"/>
          <w:highlight w:val="green"/>
          <w:rPrChange w:id="1608" w:author="AQ" w:date="2025-08-03T08:56:00Z">
            <w:rPr>
              <w:rStyle w:val="bibarticle"/>
              <w:sz w:val="22"/>
              <w:szCs w:val="22"/>
            </w:rPr>
          </w:rPrChange>
        </w:rPr>
        <w:t>Gestalt family therapy</w:t>
      </w:r>
      <w:r w:rsidRPr="0099569C">
        <w:rPr>
          <w:rStyle w:val="AQ"/>
          <w:sz w:val="22"/>
          <w:szCs w:val="22"/>
          <w:highlight w:val="green"/>
          <w:rPrChange w:id="1609" w:author="AQ" w:date="2025-08-03T08:56:00Z">
            <w:rPr>
              <w:rStyle w:val="AQ"/>
              <w:sz w:val="22"/>
              <w:szCs w:val="22"/>
            </w:rPr>
          </w:rPrChange>
        </w:rPr>
        <w:t>.</w:t>
      </w:r>
      <w:proofErr w:type="gramEnd"/>
      <w:r w:rsidRPr="0099569C">
        <w:rPr>
          <w:rStyle w:val="AQ"/>
          <w:sz w:val="22"/>
          <w:szCs w:val="22"/>
          <w:highlight w:val="green"/>
          <w:rPrChange w:id="1610" w:author="AQ" w:date="2025-08-03T08:56:00Z">
            <w:rPr>
              <w:rStyle w:val="AQ"/>
              <w:sz w:val="22"/>
              <w:szCs w:val="22"/>
            </w:rPr>
          </w:rPrChange>
        </w:rPr>
        <w:t xml:space="preserve"> </w:t>
      </w:r>
      <w:r w:rsidRPr="0099569C">
        <w:rPr>
          <w:rStyle w:val="bibjournal"/>
          <w:sz w:val="22"/>
          <w:szCs w:val="22"/>
          <w:highlight w:val="green"/>
          <w:rPrChange w:id="1611" w:author="AQ" w:date="2025-08-03T08:56:00Z">
            <w:rPr>
              <w:rStyle w:val="bibjournal"/>
              <w:sz w:val="22"/>
              <w:szCs w:val="22"/>
            </w:rPr>
          </w:rPrChange>
        </w:rPr>
        <w:t>The Gestalt Journal</w:t>
      </w:r>
      <w:r w:rsidRPr="0099569C">
        <w:rPr>
          <w:sz w:val="22"/>
          <w:szCs w:val="22"/>
          <w:highlight w:val="green"/>
          <w:rPrChange w:id="1612" w:author="AQ" w:date="2025-08-03T08:56:00Z">
            <w:rPr>
              <w:sz w:val="22"/>
              <w:szCs w:val="22"/>
            </w:rPr>
          </w:rPrChange>
        </w:rPr>
        <w:t xml:space="preserve">, </w:t>
      </w:r>
      <w:r w:rsidRPr="0099569C">
        <w:rPr>
          <w:rStyle w:val="bibvolume"/>
          <w:sz w:val="22"/>
          <w:szCs w:val="22"/>
          <w:highlight w:val="green"/>
          <w:rPrChange w:id="1613" w:author="AQ" w:date="2025-08-03T08:56:00Z">
            <w:rPr>
              <w:rStyle w:val="bibvolume"/>
              <w:sz w:val="22"/>
              <w:szCs w:val="22"/>
            </w:rPr>
          </w:rPrChange>
        </w:rPr>
        <w:t>18</w:t>
      </w:r>
      <w:r w:rsidRPr="0099569C">
        <w:rPr>
          <w:sz w:val="22"/>
          <w:szCs w:val="22"/>
          <w:highlight w:val="green"/>
          <w:rPrChange w:id="1614" w:author="AQ" w:date="2025-08-03T08:56:00Z">
            <w:rPr>
              <w:sz w:val="22"/>
              <w:szCs w:val="22"/>
            </w:rPr>
          </w:rPrChange>
        </w:rPr>
        <w:t>(</w:t>
      </w:r>
      <w:r w:rsidRPr="0099569C">
        <w:rPr>
          <w:rStyle w:val="bibissue"/>
          <w:sz w:val="22"/>
          <w:szCs w:val="22"/>
          <w:highlight w:val="green"/>
          <w:rPrChange w:id="1615" w:author="AQ" w:date="2025-08-03T08:56:00Z">
            <w:rPr>
              <w:rStyle w:val="bibissue"/>
              <w:sz w:val="22"/>
              <w:szCs w:val="22"/>
            </w:rPr>
          </w:rPrChange>
        </w:rPr>
        <w:t>2</w:t>
      </w:r>
      <w:r w:rsidRPr="0099569C">
        <w:rPr>
          <w:sz w:val="22"/>
          <w:szCs w:val="22"/>
          <w:highlight w:val="green"/>
          <w:rPrChange w:id="1616" w:author="AQ" w:date="2025-08-03T08:56:00Z">
            <w:rPr>
              <w:sz w:val="22"/>
              <w:szCs w:val="22"/>
            </w:rPr>
          </w:rPrChange>
        </w:rPr>
        <w:t xml:space="preserve">), </w:t>
      </w:r>
      <w:r w:rsidRPr="0099569C">
        <w:rPr>
          <w:rStyle w:val="bibfpage"/>
          <w:sz w:val="22"/>
          <w:szCs w:val="22"/>
          <w:highlight w:val="green"/>
          <w:rPrChange w:id="1617" w:author="AQ" w:date="2025-08-03T08:56:00Z">
            <w:rPr>
              <w:rStyle w:val="bibfpage"/>
              <w:sz w:val="22"/>
              <w:szCs w:val="22"/>
            </w:rPr>
          </w:rPrChange>
        </w:rPr>
        <w:t>55</w:t>
      </w:r>
      <w:r w:rsidRPr="0099569C">
        <w:rPr>
          <w:sz w:val="22"/>
          <w:szCs w:val="22"/>
          <w:highlight w:val="green"/>
          <w:rPrChange w:id="1618" w:author="AQ" w:date="2025-08-03T08:56:00Z">
            <w:rPr>
              <w:sz w:val="22"/>
              <w:szCs w:val="22"/>
            </w:rPr>
          </w:rPrChange>
        </w:rPr>
        <w:t>–</w:t>
      </w:r>
      <w:r w:rsidRPr="0099569C">
        <w:rPr>
          <w:rStyle w:val="biblpage"/>
          <w:sz w:val="22"/>
          <w:szCs w:val="22"/>
          <w:highlight w:val="green"/>
          <w:rPrChange w:id="1619" w:author="AQ" w:date="2025-08-03T08:56:00Z">
            <w:rPr>
              <w:rStyle w:val="biblpage"/>
              <w:sz w:val="22"/>
              <w:szCs w:val="22"/>
            </w:rPr>
          </w:rPrChange>
        </w:rPr>
        <w:t>76</w:t>
      </w:r>
      <w:r w:rsidRPr="0099569C">
        <w:rPr>
          <w:sz w:val="22"/>
          <w:szCs w:val="22"/>
          <w:highlight w:val="green"/>
          <w:rPrChange w:id="1620" w:author="AQ" w:date="2025-08-03T08:56:00Z">
            <w:rPr>
              <w:sz w:val="22"/>
              <w:szCs w:val="22"/>
            </w:rPr>
          </w:rPrChange>
        </w:rPr>
        <w:t>.</w:t>
      </w:r>
    </w:p>
    <w:p w14:paraId="76D6C8F3" w14:textId="77777777" w:rsidR="00BC4C64" w:rsidRPr="0099569C" w:rsidRDefault="00BC4C64" w:rsidP="00BC4C64">
      <w:pPr>
        <w:pStyle w:val="REF-U"/>
        <w:spacing w:line="480" w:lineRule="auto"/>
        <w:rPr>
          <w:rStyle w:val="AQ"/>
          <w:sz w:val="22"/>
          <w:szCs w:val="22"/>
          <w:highlight w:val="green"/>
          <w:rPrChange w:id="1621" w:author="AQ" w:date="2025-08-03T08:56:00Z">
            <w:rPr>
              <w:rStyle w:val="AQ"/>
              <w:sz w:val="22"/>
              <w:szCs w:val="22"/>
            </w:rPr>
          </w:rPrChange>
        </w:rPr>
      </w:pPr>
      <w:r w:rsidRPr="0099569C">
        <w:rPr>
          <w:rStyle w:val="bibsurname"/>
          <w:sz w:val="22"/>
          <w:szCs w:val="22"/>
          <w:highlight w:val="green"/>
          <w:rPrChange w:id="1622" w:author="AQ" w:date="2025-08-03T08:56:00Z">
            <w:rPr>
              <w:rStyle w:val="bibsurname"/>
              <w:sz w:val="22"/>
              <w:szCs w:val="22"/>
            </w:rPr>
          </w:rPrChange>
        </w:rPr>
        <w:lastRenderedPageBreak/>
        <w:t>Robinson</w:t>
      </w:r>
      <w:r w:rsidRPr="0099569C">
        <w:rPr>
          <w:rStyle w:val="AQ"/>
          <w:sz w:val="22"/>
          <w:szCs w:val="22"/>
          <w:highlight w:val="green"/>
          <w:rPrChange w:id="1623" w:author="AQ" w:date="2025-08-03T08:56:00Z">
            <w:rPr>
              <w:rStyle w:val="AQ"/>
              <w:sz w:val="22"/>
              <w:szCs w:val="22"/>
            </w:rPr>
          </w:rPrChange>
        </w:rPr>
        <w:t xml:space="preserve">, </w:t>
      </w:r>
      <w:r w:rsidRPr="0099569C">
        <w:rPr>
          <w:rStyle w:val="bibfname"/>
          <w:sz w:val="22"/>
          <w:szCs w:val="22"/>
          <w:highlight w:val="green"/>
          <w:rPrChange w:id="1624" w:author="AQ" w:date="2025-08-03T08:56:00Z">
            <w:rPr>
              <w:rStyle w:val="bibfname"/>
              <w:sz w:val="22"/>
              <w:szCs w:val="22"/>
            </w:rPr>
          </w:rPrChange>
        </w:rPr>
        <w:t>A.</w:t>
      </w:r>
      <w:r w:rsidRPr="0099569C">
        <w:rPr>
          <w:rStyle w:val="AQ"/>
          <w:sz w:val="22"/>
          <w:szCs w:val="22"/>
          <w:highlight w:val="green"/>
          <w:rPrChange w:id="1625" w:author="AQ" w:date="2025-08-03T08:56:00Z">
            <w:rPr>
              <w:rStyle w:val="AQ"/>
              <w:sz w:val="22"/>
              <w:szCs w:val="22"/>
            </w:rPr>
          </w:rPrChange>
        </w:rPr>
        <w:t xml:space="preserve"> (</w:t>
      </w:r>
      <w:r w:rsidRPr="0099569C">
        <w:rPr>
          <w:rStyle w:val="bibyear"/>
          <w:sz w:val="22"/>
          <w:szCs w:val="22"/>
          <w:highlight w:val="green"/>
          <w:rPrChange w:id="1626" w:author="AQ" w:date="2025-08-03T08:56:00Z">
            <w:rPr>
              <w:rStyle w:val="bibyear"/>
              <w:sz w:val="22"/>
              <w:szCs w:val="22"/>
            </w:rPr>
          </w:rPrChange>
        </w:rPr>
        <w:t>2018</w:t>
      </w:r>
      <w:r w:rsidRPr="0099569C">
        <w:rPr>
          <w:rStyle w:val="AQ"/>
          <w:sz w:val="22"/>
          <w:szCs w:val="22"/>
          <w:highlight w:val="green"/>
          <w:rPrChange w:id="1627" w:author="AQ" w:date="2025-08-03T08:56:00Z">
            <w:rPr>
              <w:rStyle w:val="AQ"/>
              <w:sz w:val="22"/>
              <w:szCs w:val="22"/>
            </w:rPr>
          </w:rPrChange>
        </w:rPr>
        <w:t xml:space="preserve">). </w:t>
      </w:r>
      <w:r w:rsidRPr="0099569C">
        <w:rPr>
          <w:rStyle w:val="bibarticle"/>
          <w:sz w:val="22"/>
          <w:szCs w:val="22"/>
          <w:highlight w:val="green"/>
          <w:rPrChange w:id="1628" w:author="AQ" w:date="2025-08-03T08:56:00Z">
            <w:rPr>
              <w:rStyle w:val="bibarticle"/>
              <w:sz w:val="22"/>
              <w:szCs w:val="22"/>
            </w:rPr>
          </w:rPrChange>
        </w:rPr>
        <w:t>Emotion-focused therapy for autism spectrum disorder: A case conceptualization model for trauma-related experiences</w:t>
      </w:r>
      <w:r w:rsidRPr="0099569C">
        <w:rPr>
          <w:rStyle w:val="AQ"/>
          <w:sz w:val="22"/>
          <w:szCs w:val="22"/>
          <w:highlight w:val="green"/>
          <w:rPrChange w:id="1629" w:author="AQ" w:date="2025-08-03T08:56:00Z">
            <w:rPr>
              <w:rStyle w:val="AQ"/>
              <w:sz w:val="22"/>
              <w:szCs w:val="22"/>
            </w:rPr>
          </w:rPrChange>
        </w:rPr>
        <w:t xml:space="preserve">. </w:t>
      </w:r>
      <w:r w:rsidRPr="0099569C">
        <w:rPr>
          <w:rStyle w:val="bibjournal"/>
          <w:sz w:val="22"/>
          <w:szCs w:val="22"/>
          <w:highlight w:val="green"/>
          <w:rPrChange w:id="1630" w:author="AQ" w:date="2025-08-03T08:56:00Z">
            <w:rPr>
              <w:rStyle w:val="bibjournal"/>
              <w:sz w:val="22"/>
              <w:szCs w:val="22"/>
            </w:rPr>
          </w:rPrChange>
        </w:rPr>
        <w:t>Journal of Contemporary Psychotherapy</w:t>
      </w:r>
      <w:r w:rsidRPr="0099569C">
        <w:rPr>
          <w:sz w:val="22"/>
          <w:szCs w:val="22"/>
          <w:highlight w:val="green"/>
          <w:rPrChange w:id="1631" w:author="AQ" w:date="2025-08-03T08:56:00Z">
            <w:rPr>
              <w:sz w:val="22"/>
              <w:szCs w:val="22"/>
            </w:rPr>
          </w:rPrChange>
        </w:rPr>
        <w:t xml:space="preserve">, </w:t>
      </w:r>
      <w:r w:rsidRPr="0099569C">
        <w:rPr>
          <w:rStyle w:val="bibvolume"/>
          <w:sz w:val="22"/>
          <w:szCs w:val="22"/>
          <w:highlight w:val="green"/>
          <w:rPrChange w:id="1632" w:author="AQ" w:date="2025-08-03T08:56:00Z">
            <w:rPr>
              <w:rStyle w:val="bibvolume"/>
              <w:sz w:val="22"/>
              <w:szCs w:val="22"/>
            </w:rPr>
          </w:rPrChange>
        </w:rPr>
        <w:t>48</w:t>
      </w:r>
      <w:r w:rsidRPr="0099569C">
        <w:rPr>
          <w:sz w:val="22"/>
          <w:szCs w:val="22"/>
          <w:highlight w:val="green"/>
          <w:rPrChange w:id="1633" w:author="AQ" w:date="2025-08-03T08:56:00Z">
            <w:rPr>
              <w:sz w:val="22"/>
              <w:szCs w:val="22"/>
            </w:rPr>
          </w:rPrChange>
        </w:rPr>
        <w:t xml:space="preserve">, </w:t>
      </w:r>
      <w:r w:rsidRPr="0099569C">
        <w:rPr>
          <w:rStyle w:val="bibfpage"/>
          <w:sz w:val="22"/>
          <w:szCs w:val="22"/>
          <w:highlight w:val="green"/>
          <w:rPrChange w:id="1634" w:author="AQ" w:date="2025-08-03T08:56:00Z">
            <w:rPr>
              <w:rStyle w:val="bibfpage"/>
              <w:sz w:val="22"/>
              <w:szCs w:val="22"/>
            </w:rPr>
          </w:rPrChange>
        </w:rPr>
        <w:t>133</w:t>
      </w:r>
      <w:r w:rsidRPr="0099569C">
        <w:rPr>
          <w:sz w:val="22"/>
          <w:szCs w:val="22"/>
          <w:highlight w:val="green"/>
          <w:rPrChange w:id="1635" w:author="AQ" w:date="2025-08-03T08:56:00Z">
            <w:rPr>
              <w:sz w:val="22"/>
              <w:szCs w:val="22"/>
            </w:rPr>
          </w:rPrChange>
        </w:rPr>
        <w:t>–</w:t>
      </w:r>
      <w:r w:rsidRPr="0099569C">
        <w:rPr>
          <w:rStyle w:val="biblpage"/>
          <w:sz w:val="22"/>
          <w:szCs w:val="22"/>
          <w:highlight w:val="green"/>
          <w:rPrChange w:id="1636" w:author="AQ" w:date="2025-08-03T08:56:00Z">
            <w:rPr>
              <w:rStyle w:val="biblpage"/>
              <w:sz w:val="22"/>
              <w:szCs w:val="22"/>
            </w:rPr>
          </w:rPrChange>
        </w:rPr>
        <w:t>143</w:t>
      </w:r>
      <w:r w:rsidRPr="0099569C">
        <w:rPr>
          <w:sz w:val="22"/>
          <w:szCs w:val="22"/>
          <w:highlight w:val="green"/>
          <w:rPrChange w:id="1637" w:author="AQ" w:date="2025-08-03T08:56:00Z">
            <w:rPr>
              <w:sz w:val="22"/>
              <w:szCs w:val="22"/>
            </w:rPr>
          </w:rPrChange>
        </w:rPr>
        <w:t xml:space="preserve">. </w:t>
      </w:r>
      <w:proofErr w:type="gramStart"/>
      <w:r w:rsidRPr="0099569C">
        <w:rPr>
          <w:rStyle w:val="bibdoi"/>
          <w:sz w:val="22"/>
          <w:szCs w:val="22"/>
          <w:highlight w:val="green"/>
          <w:rPrChange w:id="1638" w:author="AQ" w:date="2025-08-03T08:56:00Z">
            <w:rPr>
              <w:rStyle w:val="bibdoi"/>
              <w:sz w:val="22"/>
              <w:szCs w:val="22"/>
            </w:rPr>
          </w:rPrChange>
        </w:rPr>
        <w:t>doi:</w:t>
      </w:r>
      <w:proofErr w:type="gramEnd"/>
      <w:r w:rsidRPr="0099569C">
        <w:rPr>
          <w:rStyle w:val="bibdoi"/>
          <w:sz w:val="22"/>
          <w:szCs w:val="22"/>
          <w:highlight w:val="green"/>
          <w:rPrChange w:id="1639" w:author="AQ" w:date="2025-08-03T08:56:00Z">
            <w:rPr>
              <w:rStyle w:val="bibdoi"/>
              <w:sz w:val="22"/>
              <w:szCs w:val="22"/>
            </w:rPr>
          </w:rPrChange>
        </w:rPr>
        <w:t>10.1007/s10879-018-9383-1</w:t>
      </w:r>
    </w:p>
    <w:p w14:paraId="28E805BE" w14:textId="77777777" w:rsidR="00BC4C64" w:rsidRPr="0099569C" w:rsidRDefault="00BC4C64" w:rsidP="00BC4C64">
      <w:pPr>
        <w:pStyle w:val="REF-U"/>
        <w:spacing w:line="480" w:lineRule="auto"/>
        <w:rPr>
          <w:rStyle w:val="AQ"/>
          <w:sz w:val="22"/>
          <w:szCs w:val="22"/>
          <w:highlight w:val="green"/>
          <w:rPrChange w:id="1640" w:author="AQ" w:date="2025-08-03T08:56:00Z">
            <w:rPr>
              <w:rStyle w:val="AQ"/>
              <w:sz w:val="22"/>
              <w:szCs w:val="22"/>
            </w:rPr>
          </w:rPrChange>
        </w:rPr>
      </w:pPr>
      <w:r w:rsidRPr="0099569C">
        <w:rPr>
          <w:rStyle w:val="bibsurname"/>
          <w:sz w:val="22"/>
          <w:szCs w:val="22"/>
          <w:highlight w:val="green"/>
          <w:rPrChange w:id="1641" w:author="AQ" w:date="2025-08-03T08:56:00Z">
            <w:rPr>
              <w:rStyle w:val="bibsurname"/>
              <w:sz w:val="22"/>
              <w:szCs w:val="22"/>
            </w:rPr>
          </w:rPrChange>
        </w:rPr>
        <w:t>Rogers</w:t>
      </w:r>
      <w:r w:rsidRPr="0099569C">
        <w:rPr>
          <w:rStyle w:val="AQ"/>
          <w:sz w:val="22"/>
          <w:szCs w:val="22"/>
          <w:highlight w:val="green"/>
          <w:rPrChange w:id="1642" w:author="AQ" w:date="2025-08-03T08:56:00Z">
            <w:rPr>
              <w:rStyle w:val="AQ"/>
              <w:sz w:val="22"/>
              <w:szCs w:val="22"/>
            </w:rPr>
          </w:rPrChange>
        </w:rPr>
        <w:t xml:space="preserve">, </w:t>
      </w:r>
      <w:r w:rsidRPr="0099569C">
        <w:rPr>
          <w:rStyle w:val="bibfname"/>
          <w:sz w:val="22"/>
          <w:szCs w:val="22"/>
          <w:highlight w:val="green"/>
          <w:rPrChange w:id="1643" w:author="AQ" w:date="2025-08-03T08:56:00Z">
            <w:rPr>
              <w:rStyle w:val="bibfname"/>
              <w:sz w:val="22"/>
              <w:szCs w:val="22"/>
            </w:rPr>
          </w:rPrChange>
        </w:rPr>
        <w:t>C. R.</w:t>
      </w:r>
      <w:r w:rsidRPr="0099569C">
        <w:rPr>
          <w:rStyle w:val="AQ"/>
          <w:sz w:val="22"/>
          <w:szCs w:val="22"/>
          <w:highlight w:val="green"/>
          <w:rPrChange w:id="1644" w:author="AQ" w:date="2025-08-03T08:56:00Z">
            <w:rPr>
              <w:rStyle w:val="AQ"/>
              <w:sz w:val="22"/>
              <w:szCs w:val="22"/>
            </w:rPr>
          </w:rPrChange>
        </w:rPr>
        <w:t xml:space="preserve"> (</w:t>
      </w:r>
      <w:r w:rsidRPr="0099569C">
        <w:rPr>
          <w:rStyle w:val="bibyear"/>
          <w:sz w:val="22"/>
          <w:szCs w:val="22"/>
          <w:highlight w:val="green"/>
          <w:rPrChange w:id="1645" w:author="AQ" w:date="2025-08-03T08:56:00Z">
            <w:rPr>
              <w:rStyle w:val="bibyear"/>
              <w:sz w:val="22"/>
              <w:szCs w:val="22"/>
            </w:rPr>
          </w:rPrChange>
        </w:rPr>
        <w:t>1942</w:t>
      </w:r>
      <w:r w:rsidRPr="0099569C">
        <w:rPr>
          <w:rStyle w:val="AQ"/>
          <w:sz w:val="22"/>
          <w:szCs w:val="22"/>
          <w:highlight w:val="green"/>
          <w:rPrChange w:id="1646" w:author="AQ" w:date="2025-08-03T08:56:00Z">
            <w:rPr>
              <w:rStyle w:val="AQ"/>
              <w:sz w:val="22"/>
              <w:szCs w:val="22"/>
            </w:rPr>
          </w:rPrChange>
        </w:rPr>
        <w:t xml:space="preserve">). </w:t>
      </w:r>
      <w:proofErr w:type="spellStart"/>
      <w:r w:rsidRPr="0099569C">
        <w:rPr>
          <w:rStyle w:val="bibbook"/>
          <w:sz w:val="22"/>
          <w:szCs w:val="22"/>
          <w:highlight w:val="green"/>
          <w:rPrChange w:id="1647" w:author="AQ" w:date="2025-08-03T08:56:00Z">
            <w:rPr>
              <w:rStyle w:val="bibbook"/>
              <w:sz w:val="22"/>
              <w:szCs w:val="22"/>
            </w:rPr>
          </w:rPrChange>
        </w:rPr>
        <w:t>Counselling</w:t>
      </w:r>
      <w:proofErr w:type="spellEnd"/>
      <w:r w:rsidRPr="0099569C">
        <w:rPr>
          <w:rStyle w:val="bibbook"/>
          <w:sz w:val="22"/>
          <w:szCs w:val="22"/>
          <w:highlight w:val="green"/>
          <w:rPrChange w:id="1648" w:author="AQ" w:date="2025-08-03T08:56:00Z">
            <w:rPr>
              <w:rStyle w:val="bibbook"/>
              <w:sz w:val="22"/>
              <w:szCs w:val="22"/>
            </w:rPr>
          </w:rPrChange>
        </w:rPr>
        <w:t xml:space="preserve"> and psychotherapy: Newer concepts in practice</w:t>
      </w:r>
      <w:r w:rsidRPr="0099569C">
        <w:rPr>
          <w:sz w:val="22"/>
          <w:szCs w:val="22"/>
          <w:highlight w:val="green"/>
          <w:rPrChange w:id="1649" w:author="AQ" w:date="2025-08-03T08:56:00Z">
            <w:rPr>
              <w:sz w:val="22"/>
              <w:szCs w:val="22"/>
            </w:rPr>
          </w:rPrChange>
        </w:rPr>
        <w:t xml:space="preserve">. </w:t>
      </w:r>
      <w:r w:rsidRPr="0099569C">
        <w:rPr>
          <w:rStyle w:val="biblocation"/>
          <w:sz w:val="22"/>
          <w:szCs w:val="22"/>
          <w:highlight w:val="green"/>
          <w:rPrChange w:id="1650" w:author="AQ" w:date="2025-08-03T08:56:00Z">
            <w:rPr>
              <w:rStyle w:val="biblocation"/>
              <w:sz w:val="22"/>
              <w:szCs w:val="22"/>
            </w:rPr>
          </w:rPrChange>
        </w:rPr>
        <w:t>Boston, MA</w:t>
      </w:r>
      <w:r w:rsidRPr="0099569C">
        <w:rPr>
          <w:sz w:val="22"/>
          <w:szCs w:val="22"/>
          <w:highlight w:val="green"/>
          <w:rPrChange w:id="1651" w:author="AQ" w:date="2025-08-03T08:56:00Z">
            <w:rPr>
              <w:sz w:val="22"/>
              <w:szCs w:val="22"/>
            </w:rPr>
          </w:rPrChange>
        </w:rPr>
        <w:t xml:space="preserve">: </w:t>
      </w:r>
      <w:r w:rsidRPr="0099569C">
        <w:rPr>
          <w:rStyle w:val="bibpublisher"/>
          <w:sz w:val="22"/>
          <w:szCs w:val="22"/>
          <w:highlight w:val="green"/>
          <w:rPrChange w:id="1652" w:author="AQ" w:date="2025-08-03T08:56:00Z">
            <w:rPr>
              <w:rStyle w:val="bibpublisher"/>
              <w:sz w:val="22"/>
              <w:szCs w:val="22"/>
            </w:rPr>
          </w:rPrChange>
        </w:rPr>
        <w:t>Houghton Mifflin</w:t>
      </w:r>
      <w:r w:rsidRPr="0099569C">
        <w:rPr>
          <w:sz w:val="22"/>
          <w:szCs w:val="22"/>
          <w:highlight w:val="green"/>
          <w:rPrChange w:id="1653" w:author="AQ" w:date="2025-08-03T08:56:00Z">
            <w:rPr>
              <w:sz w:val="22"/>
              <w:szCs w:val="22"/>
            </w:rPr>
          </w:rPrChange>
        </w:rPr>
        <w:t>.</w:t>
      </w:r>
    </w:p>
    <w:p w14:paraId="6831206A" w14:textId="77777777" w:rsidR="00BC4C64" w:rsidRPr="0099569C" w:rsidRDefault="00BC4C64" w:rsidP="00BC4C64">
      <w:pPr>
        <w:pStyle w:val="REF-U"/>
        <w:spacing w:line="480" w:lineRule="auto"/>
        <w:rPr>
          <w:rStyle w:val="AQ"/>
          <w:sz w:val="22"/>
          <w:szCs w:val="22"/>
          <w:highlight w:val="green"/>
          <w:rPrChange w:id="1654" w:author="AQ" w:date="2025-08-03T08:56:00Z">
            <w:rPr>
              <w:rStyle w:val="AQ"/>
              <w:sz w:val="22"/>
              <w:szCs w:val="22"/>
            </w:rPr>
          </w:rPrChange>
        </w:rPr>
      </w:pPr>
      <w:r w:rsidRPr="0099569C">
        <w:rPr>
          <w:rStyle w:val="bibsurname"/>
          <w:sz w:val="22"/>
          <w:szCs w:val="22"/>
          <w:highlight w:val="green"/>
          <w:rPrChange w:id="1655" w:author="AQ" w:date="2025-08-03T08:56:00Z">
            <w:rPr>
              <w:rStyle w:val="bibsurname"/>
              <w:sz w:val="22"/>
              <w:szCs w:val="22"/>
            </w:rPr>
          </w:rPrChange>
        </w:rPr>
        <w:t>Rogers</w:t>
      </w:r>
      <w:r w:rsidRPr="0099569C">
        <w:rPr>
          <w:rStyle w:val="AQ"/>
          <w:sz w:val="22"/>
          <w:szCs w:val="22"/>
          <w:highlight w:val="green"/>
          <w:rPrChange w:id="1656" w:author="AQ" w:date="2025-08-03T08:56:00Z">
            <w:rPr>
              <w:rStyle w:val="AQ"/>
              <w:sz w:val="22"/>
              <w:szCs w:val="22"/>
            </w:rPr>
          </w:rPrChange>
        </w:rPr>
        <w:t xml:space="preserve">, </w:t>
      </w:r>
      <w:r w:rsidRPr="0099569C">
        <w:rPr>
          <w:rStyle w:val="bibfname"/>
          <w:sz w:val="22"/>
          <w:szCs w:val="22"/>
          <w:highlight w:val="green"/>
          <w:rPrChange w:id="1657" w:author="AQ" w:date="2025-08-03T08:56:00Z">
            <w:rPr>
              <w:rStyle w:val="bibfname"/>
              <w:sz w:val="22"/>
              <w:szCs w:val="22"/>
            </w:rPr>
          </w:rPrChange>
        </w:rPr>
        <w:t>C. R.</w:t>
      </w:r>
      <w:r w:rsidRPr="0099569C">
        <w:rPr>
          <w:rStyle w:val="AQ"/>
          <w:sz w:val="22"/>
          <w:szCs w:val="22"/>
          <w:highlight w:val="green"/>
          <w:rPrChange w:id="1658" w:author="AQ" w:date="2025-08-03T08:56:00Z">
            <w:rPr>
              <w:rStyle w:val="AQ"/>
              <w:sz w:val="22"/>
              <w:szCs w:val="22"/>
            </w:rPr>
          </w:rPrChange>
        </w:rPr>
        <w:t xml:space="preserve"> (</w:t>
      </w:r>
      <w:r w:rsidRPr="0099569C">
        <w:rPr>
          <w:rStyle w:val="bibyear"/>
          <w:sz w:val="22"/>
          <w:szCs w:val="22"/>
          <w:highlight w:val="green"/>
          <w:rPrChange w:id="1659" w:author="AQ" w:date="2025-08-03T08:56:00Z">
            <w:rPr>
              <w:rStyle w:val="bibyear"/>
              <w:sz w:val="22"/>
              <w:szCs w:val="22"/>
            </w:rPr>
          </w:rPrChange>
        </w:rPr>
        <w:t>1951</w:t>
      </w:r>
      <w:r w:rsidRPr="0099569C">
        <w:rPr>
          <w:rStyle w:val="AQ"/>
          <w:sz w:val="22"/>
          <w:szCs w:val="22"/>
          <w:highlight w:val="green"/>
          <w:rPrChange w:id="1660" w:author="AQ" w:date="2025-08-03T08:56:00Z">
            <w:rPr>
              <w:rStyle w:val="AQ"/>
              <w:sz w:val="22"/>
              <w:szCs w:val="22"/>
            </w:rPr>
          </w:rPrChange>
        </w:rPr>
        <w:t xml:space="preserve">). </w:t>
      </w:r>
      <w:r w:rsidRPr="0099569C">
        <w:rPr>
          <w:rStyle w:val="bibbook"/>
          <w:sz w:val="22"/>
          <w:szCs w:val="22"/>
          <w:highlight w:val="green"/>
          <w:rPrChange w:id="1661" w:author="AQ" w:date="2025-08-03T08:56:00Z">
            <w:rPr>
              <w:rStyle w:val="bibbook"/>
              <w:sz w:val="22"/>
              <w:szCs w:val="22"/>
            </w:rPr>
          </w:rPrChange>
        </w:rPr>
        <w:t>Patient-centered therapy: Its current practice, implications, and theory</w:t>
      </w:r>
      <w:r w:rsidRPr="0099569C">
        <w:rPr>
          <w:sz w:val="22"/>
          <w:szCs w:val="22"/>
          <w:highlight w:val="green"/>
          <w:rPrChange w:id="1662" w:author="AQ" w:date="2025-08-03T08:56:00Z">
            <w:rPr>
              <w:sz w:val="22"/>
              <w:szCs w:val="22"/>
            </w:rPr>
          </w:rPrChange>
        </w:rPr>
        <w:t xml:space="preserve">. </w:t>
      </w:r>
      <w:r w:rsidRPr="0099569C">
        <w:rPr>
          <w:rStyle w:val="biblocation"/>
          <w:sz w:val="22"/>
          <w:szCs w:val="22"/>
          <w:highlight w:val="green"/>
          <w:rPrChange w:id="1663" w:author="AQ" w:date="2025-08-03T08:56:00Z">
            <w:rPr>
              <w:rStyle w:val="biblocation"/>
              <w:sz w:val="22"/>
              <w:szCs w:val="22"/>
            </w:rPr>
          </w:rPrChange>
        </w:rPr>
        <w:t>Boston, MA</w:t>
      </w:r>
      <w:r w:rsidRPr="0099569C">
        <w:rPr>
          <w:sz w:val="22"/>
          <w:szCs w:val="22"/>
          <w:highlight w:val="green"/>
          <w:rPrChange w:id="1664" w:author="AQ" w:date="2025-08-03T08:56:00Z">
            <w:rPr>
              <w:sz w:val="22"/>
              <w:szCs w:val="22"/>
            </w:rPr>
          </w:rPrChange>
        </w:rPr>
        <w:t xml:space="preserve">: </w:t>
      </w:r>
      <w:r w:rsidRPr="0099569C">
        <w:rPr>
          <w:rStyle w:val="bibpublisher"/>
          <w:sz w:val="22"/>
          <w:szCs w:val="22"/>
          <w:highlight w:val="green"/>
          <w:rPrChange w:id="1665" w:author="AQ" w:date="2025-08-03T08:56:00Z">
            <w:rPr>
              <w:rStyle w:val="bibpublisher"/>
              <w:sz w:val="22"/>
              <w:szCs w:val="22"/>
            </w:rPr>
          </w:rPrChange>
        </w:rPr>
        <w:t>Houghton Mifflin</w:t>
      </w:r>
      <w:r w:rsidRPr="0099569C">
        <w:rPr>
          <w:sz w:val="22"/>
          <w:szCs w:val="22"/>
          <w:highlight w:val="green"/>
          <w:rPrChange w:id="1666" w:author="AQ" w:date="2025-08-03T08:56:00Z">
            <w:rPr>
              <w:sz w:val="22"/>
              <w:szCs w:val="22"/>
            </w:rPr>
          </w:rPrChange>
        </w:rPr>
        <w:t>.</w:t>
      </w:r>
    </w:p>
    <w:p w14:paraId="3FB56CE8" w14:textId="77777777" w:rsidR="00BC4C64" w:rsidRPr="0099569C" w:rsidRDefault="00BC4C64" w:rsidP="00BC4C64">
      <w:pPr>
        <w:pStyle w:val="REF-U"/>
        <w:spacing w:line="480" w:lineRule="auto"/>
        <w:rPr>
          <w:rStyle w:val="AQ"/>
          <w:sz w:val="22"/>
          <w:szCs w:val="22"/>
          <w:highlight w:val="green"/>
          <w:rPrChange w:id="1667" w:author="AQ" w:date="2025-08-03T08:56:00Z">
            <w:rPr>
              <w:rStyle w:val="AQ"/>
              <w:sz w:val="22"/>
              <w:szCs w:val="22"/>
            </w:rPr>
          </w:rPrChange>
        </w:rPr>
      </w:pPr>
      <w:r w:rsidRPr="0099569C">
        <w:rPr>
          <w:rStyle w:val="bibsurname"/>
          <w:sz w:val="22"/>
          <w:szCs w:val="22"/>
          <w:highlight w:val="green"/>
          <w:rPrChange w:id="1668" w:author="AQ" w:date="2025-08-03T08:56:00Z">
            <w:rPr>
              <w:rStyle w:val="bibsurname"/>
              <w:sz w:val="22"/>
              <w:szCs w:val="22"/>
            </w:rPr>
          </w:rPrChange>
        </w:rPr>
        <w:t>Rogers</w:t>
      </w:r>
      <w:r w:rsidRPr="0099569C">
        <w:rPr>
          <w:rStyle w:val="AQ"/>
          <w:sz w:val="22"/>
          <w:szCs w:val="22"/>
          <w:highlight w:val="green"/>
          <w:rPrChange w:id="1669" w:author="AQ" w:date="2025-08-03T08:56:00Z">
            <w:rPr>
              <w:rStyle w:val="AQ"/>
              <w:sz w:val="22"/>
              <w:szCs w:val="22"/>
            </w:rPr>
          </w:rPrChange>
        </w:rPr>
        <w:t xml:space="preserve">, </w:t>
      </w:r>
      <w:r w:rsidRPr="0099569C">
        <w:rPr>
          <w:rStyle w:val="bibfname"/>
          <w:sz w:val="22"/>
          <w:szCs w:val="22"/>
          <w:highlight w:val="green"/>
          <w:rPrChange w:id="1670" w:author="AQ" w:date="2025-08-03T08:56:00Z">
            <w:rPr>
              <w:rStyle w:val="bibfname"/>
              <w:sz w:val="22"/>
              <w:szCs w:val="22"/>
            </w:rPr>
          </w:rPrChange>
        </w:rPr>
        <w:t>C. R.</w:t>
      </w:r>
      <w:r w:rsidRPr="0099569C">
        <w:rPr>
          <w:rStyle w:val="AQ"/>
          <w:sz w:val="22"/>
          <w:szCs w:val="22"/>
          <w:highlight w:val="green"/>
          <w:rPrChange w:id="1671" w:author="AQ" w:date="2025-08-03T08:56:00Z">
            <w:rPr>
              <w:rStyle w:val="AQ"/>
              <w:sz w:val="22"/>
              <w:szCs w:val="22"/>
            </w:rPr>
          </w:rPrChange>
        </w:rPr>
        <w:t xml:space="preserve"> (</w:t>
      </w:r>
      <w:r w:rsidRPr="0099569C">
        <w:rPr>
          <w:rStyle w:val="bibyear"/>
          <w:sz w:val="22"/>
          <w:szCs w:val="22"/>
          <w:highlight w:val="green"/>
          <w:rPrChange w:id="1672" w:author="AQ" w:date="2025-08-03T08:56:00Z">
            <w:rPr>
              <w:rStyle w:val="bibyear"/>
              <w:sz w:val="22"/>
              <w:szCs w:val="22"/>
            </w:rPr>
          </w:rPrChange>
        </w:rPr>
        <w:t>1957</w:t>
      </w:r>
      <w:r w:rsidRPr="0099569C">
        <w:rPr>
          <w:rStyle w:val="AQ"/>
          <w:sz w:val="22"/>
          <w:szCs w:val="22"/>
          <w:highlight w:val="green"/>
          <w:rPrChange w:id="1673" w:author="AQ" w:date="2025-08-03T08:56:00Z">
            <w:rPr>
              <w:rStyle w:val="AQ"/>
              <w:sz w:val="22"/>
              <w:szCs w:val="22"/>
            </w:rPr>
          </w:rPrChange>
        </w:rPr>
        <w:t xml:space="preserve">). </w:t>
      </w:r>
      <w:r w:rsidRPr="0099569C">
        <w:rPr>
          <w:rStyle w:val="bibarticle"/>
          <w:sz w:val="22"/>
          <w:szCs w:val="22"/>
          <w:highlight w:val="green"/>
          <w:rPrChange w:id="1674" w:author="AQ" w:date="2025-08-03T08:56:00Z">
            <w:rPr>
              <w:rStyle w:val="bibarticle"/>
              <w:sz w:val="22"/>
              <w:szCs w:val="22"/>
            </w:rPr>
          </w:rPrChange>
        </w:rPr>
        <w:t>The necessary and sufficient conditions of therapeutic personality change</w:t>
      </w:r>
      <w:r w:rsidRPr="0099569C">
        <w:rPr>
          <w:rStyle w:val="AQ"/>
          <w:sz w:val="22"/>
          <w:szCs w:val="22"/>
          <w:highlight w:val="green"/>
          <w:rPrChange w:id="1675" w:author="AQ" w:date="2025-08-03T08:56:00Z">
            <w:rPr>
              <w:rStyle w:val="AQ"/>
              <w:sz w:val="22"/>
              <w:szCs w:val="22"/>
            </w:rPr>
          </w:rPrChange>
        </w:rPr>
        <w:t xml:space="preserve">. </w:t>
      </w:r>
      <w:proofErr w:type="gramStart"/>
      <w:r w:rsidRPr="0099569C">
        <w:rPr>
          <w:rStyle w:val="bibjournal"/>
          <w:sz w:val="22"/>
          <w:szCs w:val="22"/>
          <w:highlight w:val="green"/>
          <w:rPrChange w:id="1676" w:author="AQ" w:date="2025-08-03T08:56:00Z">
            <w:rPr>
              <w:rStyle w:val="bibjournal"/>
              <w:sz w:val="22"/>
              <w:szCs w:val="22"/>
            </w:rPr>
          </w:rPrChange>
        </w:rPr>
        <w:t>Journal of Consulting Psychology</w:t>
      </w:r>
      <w:r w:rsidRPr="0099569C">
        <w:rPr>
          <w:sz w:val="22"/>
          <w:szCs w:val="22"/>
          <w:highlight w:val="green"/>
          <w:rPrChange w:id="1677" w:author="AQ" w:date="2025-08-03T08:56:00Z">
            <w:rPr>
              <w:sz w:val="22"/>
              <w:szCs w:val="22"/>
            </w:rPr>
          </w:rPrChange>
        </w:rPr>
        <w:t xml:space="preserve">, </w:t>
      </w:r>
      <w:r w:rsidRPr="0099569C">
        <w:rPr>
          <w:rStyle w:val="bibvolume"/>
          <w:sz w:val="22"/>
          <w:szCs w:val="22"/>
          <w:highlight w:val="green"/>
          <w:rPrChange w:id="1678" w:author="AQ" w:date="2025-08-03T08:56:00Z">
            <w:rPr>
              <w:rStyle w:val="bibvolume"/>
              <w:sz w:val="22"/>
              <w:szCs w:val="22"/>
            </w:rPr>
          </w:rPrChange>
        </w:rPr>
        <w:t>21</w:t>
      </w:r>
      <w:r w:rsidRPr="0099569C">
        <w:rPr>
          <w:sz w:val="22"/>
          <w:szCs w:val="22"/>
          <w:highlight w:val="green"/>
          <w:rPrChange w:id="1679" w:author="AQ" w:date="2025-08-03T08:56:00Z">
            <w:rPr>
              <w:sz w:val="22"/>
              <w:szCs w:val="22"/>
            </w:rPr>
          </w:rPrChange>
        </w:rPr>
        <w:t xml:space="preserve">, </w:t>
      </w:r>
      <w:r w:rsidRPr="0099569C">
        <w:rPr>
          <w:rStyle w:val="bibfpage"/>
          <w:sz w:val="22"/>
          <w:szCs w:val="22"/>
          <w:highlight w:val="green"/>
          <w:rPrChange w:id="1680" w:author="AQ" w:date="2025-08-03T08:56:00Z">
            <w:rPr>
              <w:rStyle w:val="bibfpage"/>
              <w:sz w:val="22"/>
              <w:szCs w:val="22"/>
            </w:rPr>
          </w:rPrChange>
        </w:rPr>
        <w:t>95</w:t>
      </w:r>
      <w:r w:rsidRPr="0099569C">
        <w:rPr>
          <w:sz w:val="22"/>
          <w:szCs w:val="22"/>
          <w:highlight w:val="green"/>
          <w:rPrChange w:id="1681" w:author="AQ" w:date="2025-08-03T08:56:00Z">
            <w:rPr>
              <w:sz w:val="22"/>
              <w:szCs w:val="22"/>
            </w:rPr>
          </w:rPrChange>
        </w:rPr>
        <w:t>–</w:t>
      </w:r>
      <w:r w:rsidRPr="0099569C">
        <w:rPr>
          <w:rStyle w:val="biblpage"/>
          <w:sz w:val="22"/>
          <w:szCs w:val="22"/>
          <w:highlight w:val="green"/>
          <w:rPrChange w:id="1682" w:author="AQ" w:date="2025-08-03T08:56:00Z">
            <w:rPr>
              <w:rStyle w:val="biblpage"/>
              <w:sz w:val="22"/>
              <w:szCs w:val="22"/>
            </w:rPr>
          </w:rPrChange>
        </w:rPr>
        <w:t>103</w:t>
      </w:r>
      <w:r w:rsidRPr="0099569C">
        <w:rPr>
          <w:sz w:val="22"/>
          <w:szCs w:val="22"/>
          <w:highlight w:val="green"/>
          <w:rPrChange w:id="1683" w:author="AQ" w:date="2025-08-03T08:56:00Z">
            <w:rPr>
              <w:sz w:val="22"/>
              <w:szCs w:val="22"/>
            </w:rPr>
          </w:rPrChange>
        </w:rPr>
        <w:t>.</w:t>
      </w:r>
      <w:proofErr w:type="gramEnd"/>
      <w:r w:rsidRPr="0099569C">
        <w:rPr>
          <w:sz w:val="22"/>
          <w:szCs w:val="22"/>
          <w:highlight w:val="green"/>
          <w:rPrChange w:id="1684" w:author="AQ" w:date="2025-08-03T08:56:00Z">
            <w:rPr>
              <w:sz w:val="22"/>
              <w:szCs w:val="22"/>
            </w:rPr>
          </w:rPrChange>
        </w:rPr>
        <w:t xml:space="preserve"> </w:t>
      </w:r>
      <w:proofErr w:type="gramStart"/>
      <w:r w:rsidRPr="0099569C">
        <w:rPr>
          <w:rStyle w:val="bibdoi"/>
          <w:sz w:val="22"/>
          <w:szCs w:val="22"/>
          <w:highlight w:val="green"/>
          <w:rPrChange w:id="1685" w:author="AQ" w:date="2025-08-03T08:56:00Z">
            <w:rPr>
              <w:rStyle w:val="bibdoi"/>
              <w:sz w:val="22"/>
              <w:szCs w:val="22"/>
            </w:rPr>
          </w:rPrChange>
        </w:rPr>
        <w:t>doi:</w:t>
      </w:r>
      <w:proofErr w:type="gramEnd"/>
      <w:r w:rsidRPr="0099569C">
        <w:rPr>
          <w:rStyle w:val="bibdoi"/>
          <w:sz w:val="22"/>
          <w:szCs w:val="22"/>
          <w:highlight w:val="green"/>
          <w:rPrChange w:id="1686" w:author="AQ" w:date="2025-08-03T08:56:00Z">
            <w:rPr>
              <w:rStyle w:val="bibdoi"/>
              <w:sz w:val="22"/>
              <w:szCs w:val="22"/>
            </w:rPr>
          </w:rPrChange>
        </w:rPr>
        <w:t>10.1037/h0045357</w:t>
      </w:r>
    </w:p>
    <w:p w14:paraId="2E1FD76D" w14:textId="77777777" w:rsidR="00BC4C64" w:rsidRPr="0099569C" w:rsidRDefault="00BC4C64" w:rsidP="00BC4C64">
      <w:pPr>
        <w:pStyle w:val="REF-U"/>
        <w:spacing w:line="480" w:lineRule="auto"/>
        <w:rPr>
          <w:rStyle w:val="AQ"/>
          <w:sz w:val="22"/>
          <w:szCs w:val="22"/>
          <w:highlight w:val="green"/>
          <w:rPrChange w:id="1687" w:author="AQ" w:date="2025-08-03T08:57:00Z">
            <w:rPr>
              <w:rStyle w:val="AQ"/>
              <w:sz w:val="22"/>
              <w:szCs w:val="22"/>
            </w:rPr>
          </w:rPrChange>
        </w:rPr>
      </w:pPr>
      <w:r w:rsidRPr="0099569C">
        <w:rPr>
          <w:rStyle w:val="bibsurname"/>
          <w:sz w:val="22"/>
          <w:szCs w:val="22"/>
          <w:highlight w:val="green"/>
          <w:rPrChange w:id="1688" w:author="AQ" w:date="2025-08-03T08:57:00Z">
            <w:rPr>
              <w:rStyle w:val="bibsurname"/>
              <w:sz w:val="22"/>
              <w:szCs w:val="22"/>
            </w:rPr>
          </w:rPrChange>
        </w:rPr>
        <w:t>Rogers</w:t>
      </w:r>
      <w:r w:rsidRPr="0099569C">
        <w:rPr>
          <w:rStyle w:val="AQ"/>
          <w:sz w:val="22"/>
          <w:szCs w:val="22"/>
          <w:highlight w:val="green"/>
          <w:rPrChange w:id="1689" w:author="AQ" w:date="2025-08-03T08:57:00Z">
            <w:rPr>
              <w:rStyle w:val="AQ"/>
              <w:sz w:val="22"/>
              <w:szCs w:val="22"/>
            </w:rPr>
          </w:rPrChange>
        </w:rPr>
        <w:t xml:space="preserve">, </w:t>
      </w:r>
      <w:r w:rsidRPr="0099569C">
        <w:rPr>
          <w:rStyle w:val="bibfname"/>
          <w:sz w:val="22"/>
          <w:szCs w:val="22"/>
          <w:highlight w:val="green"/>
          <w:rPrChange w:id="1690" w:author="AQ" w:date="2025-08-03T08:57:00Z">
            <w:rPr>
              <w:rStyle w:val="bibfname"/>
              <w:sz w:val="22"/>
              <w:szCs w:val="22"/>
            </w:rPr>
          </w:rPrChange>
        </w:rPr>
        <w:t>C. R.</w:t>
      </w:r>
      <w:r w:rsidRPr="0099569C">
        <w:rPr>
          <w:rStyle w:val="AQ"/>
          <w:sz w:val="22"/>
          <w:szCs w:val="22"/>
          <w:highlight w:val="green"/>
          <w:rPrChange w:id="1691" w:author="AQ" w:date="2025-08-03T08:57:00Z">
            <w:rPr>
              <w:rStyle w:val="AQ"/>
              <w:sz w:val="22"/>
              <w:szCs w:val="22"/>
            </w:rPr>
          </w:rPrChange>
        </w:rPr>
        <w:t xml:space="preserve"> (</w:t>
      </w:r>
      <w:r w:rsidRPr="0099569C">
        <w:rPr>
          <w:rStyle w:val="bibyear"/>
          <w:sz w:val="22"/>
          <w:szCs w:val="22"/>
          <w:highlight w:val="green"/>
          <w:rPrChange w:id="1692" w:author="AQ" w:date="2025-08-03T08:57:00Z">
            <w:rPr>
              <w:rStyle w:val="bibyear"/>
              <w:sz w:val="22"/>
              <w:szCs w:val="22"/>
            </w:rPr>
          </w:rPrChange>
        </w:rPr>
        <w:t>1961</w:t>
      </w:r>
      <w:r w:rsidRPr="0099569C">
        <w:rPr>
          <w:rStyle w:val="AQ"/>
          <w:sz w:val="22"/>
          <w:szCs w:val="22"/>
          <w:highlight w:val="green"/>
          <w:rPrChange w:id="1693" w:author="AQ" w:date="2025-08-03T08:57:00Z">
            <w:rPr>
              <w:rStyle w:val="AQ"/>
              <w:sz w:val="22"/>
              <w:szCs w:val="22"/>
            </w:rPr>
          </w:rPrChange>
        </w:rPr>
        <w:t xml:space="preserve">). </w:t>
      </w:r>
      <w:proofErr w:type="gramStart"/>
      <w:r w:rsidRPr="0099569C">
        <w:rPr>
          <w:rStyle w:val="bibbook"/>
          <w:sz w:val="22"/>
          <w:szCs w:val="22"/>
          <w:highlight w:val="green"/>
          <w:rPrChange w:id="1694" w:author="AQ" w:date="2025-08-03T08:57:00Z">
            <w:rPr>
              <w:rStyle w:val="bibbook"/>
              <w:sz w:val="22"/>
              <w:szCs w:val="22"/>
            </w:rPr>
          </w:rPrChange>
        </w:rPr>
        <w:t>On becoming a person</w:t>
      </w:r>
      <w:r w:rsidRPr="0099569C">
        <w:rPr>
          <w:sz w:val="22"/>
          <w:szCs w:val="22"/>
          <w:highlight w:val="green"/>
          <w:rPrChange w:id="1695" w:author="AQ" w:date="2025-08-03T08:57:00Z">
            <w:rPr>
              <w:sz w:val="22"/>
              <w:szCs w:val="22"/>
            </w:rPr>
          </w:rPrChange>
        </w:rPr>
        <w:t>.</w:t>
      </w:r>
      <w:proofErr w:type="gramEnd"/>
      <w:r w:rsidRPr="0099569C">
        <w:rPr>
          <w:sz w:val="22"/>
          <w:szCs w:val="22"/>
          <w:highlight w:val="green"/>
          <w:rPrChange w:id="1696" w:author="AQ" w:date="2025-08-03T08:57:00Z">
            <w:rPr>
              <w:sz w:val="22"/>
              <w:szCs w:val="22"/>
            </w:rPr>
          </w:rPrChange>
        </w:rPr>
        <w:t xml:space="preserve"> </w:t>
      </w:r>
      <w:r w:rsidRPr="0099569C">
        <w:rPr>
          <w:rStyle w:val="biblocation"/>
          <w:sz w:val="22"/>
          <w:szCs w:val="22"/>
          <w:highlight w:val="green"/>
          <w:rPrChange w:id="1697" w:author="AQ" w:date="2025-08-03T08:57:00Z">
            <w:rPr>
              <w:rStyle w:val="biblocation"/>
              <w:sz w:val="22"/>
              <w:szCs w:val="22"/>
            </w:rPr>
          </w:rPrChange>
        </w:rPr>
        <w:t>Boston, MA</w:t>
      </w:r>
      <w:r w:rsidRPr="0099569C">
        <w:rPr>
          <w:sz w:val="22"/>
          <w:szCs w:val="22"/>
          <w:highlight w:val="green"/>
          <w:rPrChange w:id="1698" w:author="AQ" w:date="2025-08-03T08:57:00Z">
            <w:rPr>
              <w:sz w:val="22"/>
              <w:szCs w:val="22"/>
            </w:rPr>
          </w:rPrChange>
        </w:rPr>
        <w:t xml:space="preserve">: </w:t>
      </w:r>
      <w:r w:rsidRPr="0099569C">
        <w:rPr>
          <w:rStyle w:val="bibpublisher"/>
          <w:sz w:val="22"/>
          <w:szCs w:val="22"/>
          <w:highlight w:val="green"/>
          <w:rPrChange w:id="1699" w:author="AQ" w:date="2025-08-03T08:57:00Z">
            <w:rPr>
              <w:rStyle w:val="bibpublisher"/>
              <w:sz w:val="22"/>
              <w:szCs w:val="22"/>
            </w:rPr>
          </w:rPrChange>
        </w:rPr>
        <w:t>Houghton Mifflin</w:t>
      </w:r>
      <w:r w:rsidRPr="0099569C">
        <w:rPr>
          <w:sz w:val="22"/>
          <w:szCs w:val="22"/>
          <w:highlight w:val="green"/>
          <w:rPrChange w:id="1700" w:author="AQ" w:date="2025-08-03T08:57:00Z">
            <w:rPr>
              <w:sz w:val="22"/>
              <w:szCs w:val="22"/>
            </w:rPr>
          </w:rPrChange>
        </w:rPr>
        <w:t>.</w:t>
      </w:r>
    </w:p>
    <w:p w14:paraId="16982D98" w14:textId="77777777" w:rsidR="00BC4C64" w:rsidRPr="0099569C" w:rsidRDefault="00BC4C64" w:rsidP="00BC4C64">
      <w:pPr>
        <w:pStyle w:val="REF-U"/>
        <w:spacing w:line="480" w:lineRule="auto"/>
        <w:rPr>
          <w:rStyle w:val="AQ"/>
          <w:sz w:val="22"/>
          <w:szCs w:val="22"/>
          <w:highlight w:val="green"/>
          <w:rPrChange w:id="1701" w:author="AQ" w:date="2025-08-03T08:57:00Z">
            <w:rPr>
              <w:rStyle w:val="AQ"/>
              <w:sz w:val="22"/>
              <w:szCs w:val="22"/>
            </w:rPr>
          </w:rPrChange>
        </w:rPr>
      </w:pPr>
      <w:r w:rsidRPr="0099569C">
        <w:rPr>
          <w:rStyle w:val="bibsurname"/>
          <w:sz w:val="22"/>
          <w:szCs w:val="22"/>
          <w:highlight w:val="green"/>
          <w:rPrChange w:id="1702" w:author="AQ" w:date="2025-08-03T08:57:00Z">
            <w:rPr>
              <w:rStyle w:val="bibsurname"/>
              <w:sz w:val="22"/>
              <w:szCs w:val="22"/>
            </w:rPr>
          </w:rPrChange>
        </w:rPr>
        <w:t>Rogers</w:t>
      </w:r>
      <w:r w:rsidRPr="0099569C">
        <w:rPr>
          <w:rStyle w:val="AQ"/>
          <w:sz w:val="22"/>
          <w:szCs w:val="22"/>
          <w:highlight w:val="green"/>
          <w:rPrChange w:id="1703" w:author="AQ" w:date="2025-08-03T08:57:00Z">
            <w:rPr>
              <w:rStyle w:val="AQ"/>
              <w:sz w:val="22"/>
              <w:szCs w:val="22"/>
            </w:rPr>
          </w:rPrChange>
        </w:rPr>
        <w:t xml:space="preserve">, </w:t>
      </w:r>
      <w:r w:rsidRPr="0099569C">
        <w:rPr>
          <w:rStyle w:val="bibfname"/>
          <w:sz w:val="22"/>
          <w:szCs w:val="22"/>
          <w:highlight w:val="green"/>
          <w:rPrChange w:id="1704" w:author="AQ" w:date="2025-08-03T08:57:00Z">
            <w:rPr>
              <w:rStyle w:val="bibfname"/>
              <w:sz w:val="22"/>
              <w:szCs w:val="22"/>
            </w:rPr>
          </w:rPrChange>
        </w:rPr>
        <w:t>C. R.</w:t>
      </w:r>
      <w:r w:rsidRPr="0099569C">
        <w:rPr>
          <w:rStyle w:val="AQ"/>
          <w:sz w:val="22"/>
          <w:szCs w:val="22"/>
          <w:highlight w:val="green"/>
          <w:rPrChange w:id="1705" w:author="AQ" w:date="2025-08-03T08:57:00Z">
            <w:rPr>
              <w:rStyle w:val="AQ"/>
              <w:sz w:val="22"/>
              <w:szCs w:val="22"/>
            </w:rPr>
          </w:rPrChange>
        </w:rPr>
        <w:t xml:space="preserve"> (</w:t>
      </w:r>
      <w:r w:rsidRPr="0099569C">
        <w:rPr>
          <w:rStyle w:val="bibyear"/>
          <w:sz w:val="22"/>
          <w:szCs w:val="22"/>
          <w:highlight w:val="green"/>
          <w:rPrChange w:id="1706" w:author="AQ" w:date="2025-08-03T08:57:00Z">
            <w:rPr>
              <w:rStyle w:val="bibyear"/>
              <w:sz w:val="22"/>
              <w:szCs w:val="22"/>
            </w:rPr>
          </w:rPrChange>
        </w:rPr>
        <w:t>1980</w:t>
      </w:r>
      <w:r w:rsidRPr="0099569C">
        <w:rPr>
          <w:rStyle w:val="AQ"/>
          <w:sz w:val="22"/>
          <w:szCs w:val="22"/>
          <w:highlight w:val="green"/>
          <w:rPrChange w:id="1707" w:author="AQ" w:date="2025-08-03T08:57:00Z">
            <w:rPr>
              <w:rStyle w:val="AQ"/>
              <w:sz w:val="22"/>
              <w:szCs w:val="22"/>
            </w:rPr>
          </w:rPrChange>
        </w:rPr>
        <w:t xml:space="preserve">). </w:t>
      </w:r>
      <w:proofErr w:type="gramStart"/>
      <w:r w:rsidRPr="0099569C">
        <w:rPr>
          <w:rStyle w:val="bibbook"/>
          <w:sz w:val="22"/>
          <w:szCs w:val="22"/>
          <w:highlight w:val="green"/>
          <w:rPrChange w:id="1708" w:author="AQ" w:date="2025-08-03T08:57:00Z">
            <w:rPr>
              <w:rStyle w:val="bibbook"/>
              <w:sz w:val="22"/>
              <w:szCs w:val="22"/>
            </w:rPr>
          </w:rPrChange>
        </w:rPr>
        <w:t>A way of being</w:t>
      </w:r>
      <w:r w:rsidRPr="0099569C">
        <w:rPr>
          <w:sz w:val="22"/>
          <w:szCs w:val="22"/>
          <w:highlight w:val="green"/>
          <w:rPrChange w:id="1709" w:author="AQ" w:date="2025-08-03T08:57:00Z">
            <w:rPr>
              <w:sz w:val="22"/>
              <w:szCs w:val="22"/>
            </w:rPr>
          </w:rPrChange>
        </w:rPr>
        <w:t>.</w:t>
      </w:r>
      <w:proofErr w:type="gramEnd"/>
      <w:r w:rsidRPr="0099569C">
        <w:rPr>
          <w:sz w:val="22"/>
          <w:szCs w:val="22"/>
          <w:highlight w:val="green"/>
          <w:rPrChange w:id="1710" w:author="AQ" w:date="2025-08-03T08:57:00Z">
            <w:rPr>
              <w:sz w:val="22"/>
              <w:szCs w:val="22"/>
            </w:rPr>
          </w:rPrChange>
        </w:rPr>
        <w:t xml:space="preserve"> </w:t>
      </w:r>
      <w:r w:rsidRPr="0099569C">
        <w:rPr>
          <w:rStyle w:val="biblocation"/>
          <w:sz w:val="22"/>
          <w:szCs w:val="22"/>
          <w:highlight w:val="green"/>
          <w:rPrChange w:id="1711" w:author="AQ" w:date="2025-08-03T08:57:00Z">
            <w:rPr>
              <w:rStyle w:val="biblocation"/>
              <w:sz w:val="22"/>
              <w:szCs w:val="22"/>
            </w:rPr>
          </w:rPrChange>
        </w:rPr>
        <w:t>Boston, MA</w:t>
      </w:r>
      <w:r w:rsidRPr="0099569C">
        <w:rPr>
          <w:sz w:val="22"/>
          <w:szCs w:val="22"/>
          <w:highlight w:val="green"/>
          <w:rPrChange w:id="1712" w:author="AQ" w:date="2025-08-03T08:57:00Z">
            <w:rPr>
              <w:sz w:val="22"/>
              <w:szCs w:val="22"/>
            </w:rPr>
          </w:rPrChange>
        </w:rPr>
        <w:t xml:space="preserve">: </w:t>
      </w:r>
      <w:r w:rsidRPr="0099569C">
        <w:rPr>
          <w:rStyle w:val="bibpublisher"/>
          <w:sz w:val="22"/>
          <w:szCs w:val="22"/>
          <w:highlight w:val="green"/>
          <w:rPrChange w:id="1713" w:author="AQ" w:date="2025-08-03T08:57:00Z">
            <w:rPr>
              <w:rStyle w:val="bibpublisher"/>
              <w:sz w:val="22"/>
              <w:szCs w:val="22"/>
            </w:rPr>
          </w:rPrChange>
        </w:rPr>
        <w:t>Houghton Mifflin</w:t>
      </w:r>
      <w:r w:rsidRPr="0099569C">
        <w:rPr>
          <w:sz w:val="22"/>
          <w:szCs w:val="22"/>
          <w:highlight w:val="green"/>
          <w:rPrChange w:id="1714" w:author="AQ" w:date="2025-08-03T08:57:00Z">
            <w:rPr>
              <w:sz w:val="22"/>
              <w:szCs w:val="22"/>
            </w:rPr>
          </w:rPrChange>
        </w:rPr>
        <w:t>.</w:t>
      </w:r>
    </w:p>
    <w:p w14:paraId="6719CE26" w14:textId="77777777" w:rsidR="00BC4C64" w:rsidRPr="0099569C" w:rsidRDefault="00BC4C64" w:rsidP="00BC4C64">
      <w:pPr>
        <w:pStyle w:val="REF-U"/>
        <w:spacing w:line="480" w:lineRule="auto"/>
        <w:rPr>
          <w:rStyle w:val="AQ"/>
          <w:sz w:val="22"/>
          <w:szCs w:val="22"/>
          <w:highlight w:val="green"/>
          <w:rPrChange w:id="1715" w:author="AQ" w:date="2025-08-03T08:57:00Z">
            <w:rPr>
              <w:rStyle w:val="AQ"/>
              <w:sz w:val="22"/>
              <w:szCs w:val="22"/>
            </w:rPr>
          </w:rPrChange>
        </w:rPr>
      </w:pPr>
      <w:r w:rsidRPr="0099569C">
        <w:rPr>
          <w:rStyle w:val="bibsurname"/>
          <w:sz w:val="22"/>
          <w:szCs w:val="22"/>
          <w:highlight w:val="green"/>
          <w:rPrChange w:id="1716" w:author="AQ" w:date="2025-08-03T08:57:00Z">
            <w:rPr>
              <w:rStyle w:val="bibsurname"/>
              <w:sz w:val="22"/>
              <w:szCs w:val="22"/>
            </w:rPr>
          </w:rPrChange>
        </w:rPr>
        <w:t>Rogers</w:t>
      </w:r>
      <w:r w:rsidRPr="0099569C">
        <w:rPr>
          <w:rStyle w:val="AQ"/>
          <w:sz w:val="22"/>
          <w:szCs w:val="22"/>
          <w:highlight w:val="green"/>
          <w:rPrChange w:id="1717" w:author="AQ" w:date="2025-08-03T08:57:00Z">
            <w:rPr>
              <w:rStyle w:val="AQ"/>
              <w:sz w:val="22"/>
              <w:szCs w:val="22"/>
            </w:rPr>
          </w:rPrChange>
        </w:rPr>
        <w:t xml:space="preserve">, </w:t>
      </w:r>
      <w:r w:rsidRPr="0099569C">
        <w:rPr>
          <w:rStyle w:val="bibfname"/>
          <w:sz w:val="22"/>
          <w:szCs w:val="22"/>
          <w:highlight w:val="green"/>
          <w:rPrChange w:id="1718" w:author="AQ" w:date="2025-08-03T08:57:00Z">
            <w:rPr>
              <w:rStyle w:val="bibfname"/>
              <w:sz w:val="22"/>
              <w:szCs w:val="22"/>
            </w:rPr>
          </w:rPrChange>
        </w:rPr>
        <w:t>N.</w:t>
      </w:r>
      <w:r w:rsidRPr="0099569C">
        <w:rPr>
          <w:rStyle w:val="AQ"/>
          <w:sz w:val="22"/>
          <w:szCs w:val="22"/>
          <w:highlight w:val="green"/>
          <w:rPrChange w:id="1719" w:author="AQ" w:date="2025-08-03T08:57:00Z">
            <w:rPr>
              <w:rStyle w:val="AQ"/>
              <w:sz w:val="22"/>
              <w:szCs w:val="22"/>
            </w:rPr>
          </w:rPrChange>
        </w:rPr>
        <w:t xml:space="preserve"> (</w:t>
      </w:r>
      <w:r w:rsidRPr="0099569C">
        <w:rPr>
          <w:rStyle w:val="bibyear"/>
          <w:sz w:val="22"/>
          <w:szCs w:val="22"/>
          <w:highlight w:val="green"/>
          <w:rPrChange w:id="1720" w:author="AQ" w:date="2025-08-03T08:57:00Z">
            <w:rPr>
              <w:rStyle w:val="bibyear"/>
              <w:sz w:val="22"/>
              <w:szCs w:val="22"/>
            </w:rPr>
          </w:rPrChange>
        </w:rPr>
        <w:t>1993</w:t>
      </w:r>
      <w:r w:rsidRPr="0099569C">
        <w:rPr>
          <w:rStyle w:val="AQ"/>
          <w:sz w:val="22"/>
          <w:szCs w:val="22"/>
          <w:highlight w:val="green"/>
          <w:rPrChange w:id="1721" w:author="AQ" w:date="2025-08-03T08:57:00Z">
            <w:rPr>
              <w:rStyle w:val="AQ"/>
              <w:sz w:val="22"/>
              <w:szCs w:val="22"/>
            </w:rPr>
          </w:rPrChange>
        </w:rPr>
        <w:t xml:space="preserve">). </w:t>
      </w:r>
      <w:r w:rsidRPr="0099569C">
        <w:rPr>
          <w:rStyle w:val="bibbook"/>
          <w:sz w:val="22"/>
          <w:highlight w:val="green"/>
          <w:rPrChange w:id="1722" w:author="AQ" w:date="2025-08-03T08:57:00Z">
            <w:rPr>
              <w:rStyle w:val="bibbook"/>
              <w:sz w:val="22"/>
            </w:rPr>
          </w:rPrChange>
        </w:rPr>
        <w:t>The creative connection: Expressive arts as healing</w:t>
      </w:r>
      <w:r w:rsidRPr="0099569C">
        <w:rPr>
          <w:sz w:val="22"/>
          <w:szCs w:val="22"/>
          <w:highlight w:val="green"/>
          <w:rPrChange w:id="1723" w:author="AQ" w:date="2025-08-03T08:57:00Z">
            <w:rPr>
              <w:sz w:val="22"/>
              <w:szCs w:val="22"/>
            </w:rPr>
          </w:rPrChange>
        </w:rPr>
        <w:t xml:space="preserve">. </w:t>
      </w:r>
      <w:r w:rsidRPr="0099569C">
        <w:rPr>
          <w:rStyle w:val="biblocation"/>
          <w:highlight w:val="green"/>
          <w:rPrChange w:id="1724" w:author="AQ" w:date="2025-08-03T08:57:00Z">
            <w:rPr>
              <w:rStyle w:val="biblocation"/>
            </w:rPr>
          </w:rPrChange>
        </w:rPr>
        <w:t>Palo Alto, CA</w:t>
      </w:r>
      <w:r w:rsidRPr="0099569C">
        <w:rPr>
          <w:sz w:val="22"/>
          <w:szCs w:val="22"/>
          <w:highlight w:val="green"/>
          <w:rPrChange w:id="1725" w:author="AQ" w:date="2025-08-03T08:57:00Z">
            <w:rPr>
              <w:sz w:val="22"/>
              <w:szCs w:val="22"/>
            </w:rPr>
          </w:rPrChange>
        </w:rPr>
        <w:t xml:space="preserve">: </w:t>
      </w:r>
      <w:r w:rsidRPr="0099569C">
        <w:rPr>
          <w:rStyle w:val="bibpublisher"/>
          <w:highlight w:val="green"/>
          <w:rPrChange w:id="1726" w:author="AQ" w:date="2025-08-03T08:57:00Z">
            <w:rPr>
              <w:rStyle w:val="bibpublisher"/>
            </w:rPr>
          </w:rPrChange>
        </w:rPr>
        <w:t>Science &amp; Behavior Books</w:t>
      </w:r>
      <w:r w:rsidRPr="0099569C">
        <w:rPr>
          <w:sz w:val="22"/>
          <w:szCs w:val="22"/>
          <w:highlight w:val="green"/>
          <w:rPrChange w:id="1727" w:author="AQ" w:date="2025-08-03T08:57:00Z">
            <w:rPr>
              <w:sz w:val="22"/>
              <w:szCs w:val="22"/>
            </w:rPr>
          </w:rPrChange>
        </w:rPr>
        <w:t>.</w:t>
      </w:r>
    </w:p>
    <w:p w14:paraId="64066EE7" w14:textId="77777777" w:rsidR="00BC4C64" w:rsidRPr="0099569C" w:rsidRDefault="00BC4C64" w:rsidP="00BC4C64">
      <w:pPr>
        <w:pStyle w:val="REF-U"/>
        <w:spacing w:line="480" w:lineRule="auto"/>
        <w:rPr>
          <w:rStyle w:val="AQ"/>
          <w:sz w:val="22"/>
          <w:szCs w:val="22"/>
          <w:highlight w:val="green"/>
          <w:rPrChange w:id="1728" w:author="AQ" w:date="2025-08-03T08:57:00Z">
            <w:rPr>
              <w:rStyle w:val="AQ"/>
              <w:sz w:val="22"/>
              <w:szCs w:val="22"/>
            </w:rPr>
          </w:rPrChange>
        </w:rPr>
      </w:pPr>
      <w:r w:rsidRPr="0099569C">
        <w:rPr>
          <w:rStyle w:val="bibsurname"/>
          <w:sz w:val="22"/>
          <w:szCs w:val="22"/>
          <w:highlight w:val="green"/>
          <w:rPrChange w:id="1729" w:author="AQ" w:date="2025-08-03T08:57:00Z">
            <w:rPr>
              <w:rStyle w:val="bibsurname"/>
              <w:sz w:val="22"/>
              <w:szCs w:val="22"/>
            </w:rPr>
          </w:rPrChange>
        </w:rPr>
        <w:t>Root</w:t>
      </w:r>
      <w:r w:rsidRPr="0099569C">
        <w:rPr>
          <w:rStyle w:val="AQ"/>
          <w:sz w:val="22"/>
          <w:szCs w:val="22"/>
          <w:highlight w:val="green"/>
          <w:rPrChange w:id="1730" w:author="AQ" w:date="2025-08-03T08:57:00Z">
            <w:rPr>
              <w:rStyle w:val="AQ"/>
              <w:sz w:val="22"/>
              <w:szCs w:val="22"/>
            </w:rPr>
          </w:rPrChange>
        </w:rPr>
        <w:t xml:space="preserve">, </w:t>
      </w:r>
      <w:r w:rsidRPr="0099569C">
        <w:rPr>
          <w:rStyle w:val="bibfname"/>
          <w:sz w:val="22"/>
          <w:szCs w:val="22"/>
          <w:highlight w:val="green"/>
          <w:rPrChange w:id="1731" w:author="AQ" w:date="2025-08-03T08:57:00Z">
            <w:rPr>
              <w:rStyle w:val="bibfname"/>
              <w:sz w:val="22"/>
              <w:szCs w:val="22"/>
            </w:rPr>
          </w:rPrChange>
        </w:rPr>
        <w:t>R. W.</w:t>
      </w:r>
      <w:r w:rsidRPr="0099569C">
        <w:rPr>
          <w:rStyle w:val="AQ"/>
          <w:sz w:val="22"/>
          <w:szCs w:val="22"/>
          <w:highlight w:val="green"/>
          <w:rPrChange w:id="1732" w:author="AQ" w:date="2025-08-03T08:57:00Z">
            <w:rPr>
              <w:rStyle w:val="AQ"/>
              <w:sz w:val="22"/>
              <w:szCs w:val="22"/>
            </w:rPr>
          </w:rPrChange>
        </w:rPr>
        <w:t xml:space="preserve"> (</w:t>
      </w:r>
      <w:r w:rsidRPr="0099569C">
        <w:rPr>
          <w:rStyle w:val="bibyear"/>
          <w:sz w:val="22"/>
          <w:szCs w:val="22"/>
          <w:highlight w:val="green"/>
          <w:rPrChange w:id="1733" w:author="AQ" w:date="2025-08-03T08:57:00Z">
            <w:rPr>
              <w:rStyle w:val="bibyear"/>
              <w:sz w:val="22"/>
              <w:szCs w:val="22"/>
            </w:rPr>
          </w:rPrChange>
        </w:rPr>
        <w:t>1996</w:t>
      </w:r>
      <w:r w:rsidRPr="0099569C">
        <w:rPr>
          <w:rStyle w:val="AQ"/>
          <w:sz w:val="22"/>
          <w:szCs w:val="22"/>
          <w:highlight w:val="green"/>
          <w:rPrChange w:id="1734" w:author="AQ" w:date="2025-08-03T08:57:00Z">
            <w:rPr>
              <w:rStyle w:val="AQ"/>
              <w:sz w:val="22"/>
              <w:szCs w:val="22"/>
            </w:rPr>
          </w:rPrChange>
        </w:rPr>
        <w:t xml:space="preserve">). </w:t>
      </w:r>
      <w:proofErr w:type="gramStart"/>
      <w:r w:rsidRPr="0099569C">
        <w:rPr>
          <w:rStyle w:val="bibarticle"/>
          <w:sz w:val="22"/>
          <w:szCs w:val="22"/>
          <w:highlight w:val="green"/>
          <w:rPrChange w:id="1735" w:author="AQ" w:date="2025-08-03T08:57:00Z">
            <w:rPr>
              <w:rStyle w:val="bibarticle"/>
              <w:sz w:val="22"/>
              <w:szCs w:val="22"/>
            </w:rPr>
          </w:rPrChange>
        </w:rPr>
        <w:t>The Gestalt cycle of experience as a theoretical framework for conceptualizing the attention deficit disorder</w:t>
      </w:r>
      <w:r w:rsidRPr="0099569C">
        <w:rPr>
          <w:rStyle w:val="AQ"/>
          <w:sz w:val="22"/>
          <w:szCs w:val="22"/>
          <w:highlight w:val="green"/>
          <w:rPrChange w:id="1736" w:author="AQ" w:date="2025-08-03T08:57:00Z">
            <w:rPr>
              <w:rStyle w:val="AQ"/>
              <w:sz w:val="22"/>
              <w:szCs w:val="22"/>
            </w:rPr>
          </w:rPrChange>
        </w:rPr>
        <w:t>.</w:t>
      </w:r>
      <w:proofErr w:type="gramEnd"/>
      <w:r w:rsidRPr="0099569C">
        <w:rPr>
          <w:rStyle w:val="AQ"/>
          <w:sz w:val="22"/>
          <w:szCs w:val="22"/>
          <w:highlight w:val="green"/>
          <w:rPrChange w:id="1737" w:author="AQ" w:date="2025-08-03T08:57:00Z">
            <w:rPr>
              <w:rStyle w:val="AQ"/>
              <w:sz w:val="22"/>
              <w:szCs w:val="22"/>
            </w:rPr>
          </w:rPrChange>
        </w:rPr>
        <w:t xml:space="preserve"> </w:t>
      </w:r>
      <w:r w:rsidRPr="0099569C">
        <w:rPr>
          <w:rStyle w:val="bibjournal"/>
          <w:sz w:val="22"/>
          <w:szCs w:val="22"/>
          <w:highlight w:val="green"/>
          <w:rPrChange w:id="1738" w:author="AQ" w:date="2025-08-03T08:57:00Z">
            <w:rPr>
              <w:rStyle w:val="bibjournal"/>
              <w:sz w:val="22"/>
              <w:szCs w:val="22"/>
            </w:rPr>
          </w:rPrChange>
        </w:rPr>
        <w:t>The Gestalt Journal</w:t>
      </w:r>
      <w:r w:rsidRPr="0099569C">
        <w:rPr>
          <w:sz w:val="22"/>
          <w:szCs w:val="22"/>
          <w:highlight w:val="green"/>
          <w:rPrChange w:id="1739" w:author="AQ" w:date="2025-08-03T08:57:00Z">
            <w:rPr>
              <w:sz w:val="22"/>
              <w:szCs w:val="22"/>
            </w:rPr>
          </w:rPrChange>
        </w:rPr>
        <w:t xml:space="preserve">, </w:t>
      </w:r>
      <w:r w:rsidRPr="0099569C">
        <w:rPr>
          <w:rStyle w:val="bibvolume"/>
          <w:sz w:val="22"/>
          <w:szCs w:val="22"/>
          <w:highlight w:val="green"/>
          <w:rPrChange w:id="1740" w:author="AQ" w:date="2025-08-03T08:57:00Z">
            <w:rPr>
              <w:rStyle w:val="bibvolume"/>
              <w:sz w:val="22"/>
              <w:szCs w:val="22"/>
            </w:rPr>
          </w:rPrChange>
        </w:rPr>
        <w:t>19</w:t>
      </w:r>
      <w:r w:rsidRPr="0099569C">
        <w:rPr>
          <w:sz w:val="22"/>
          <w:szCs w:val="22"/>
          <w:highlight w:val="green"/>
          <w:rPrChange w:id="1741" w:author="AQ" w:date="2025-08-03T08:57:00Z">
            <w:rPr>
              <w:sz w:val="22"/>
              <w:szCs w:val="22"/>
            </w:rPr>
          </w:rPrChange>
        </w:rPr>
        <w:t xml:space="preserve">, </w:t>
      </w:r>
      <w:r w:rsidRPr="0099569C">
        <w:rPr>
          <w:rStyle w:val="bibfpage"/>
          <w:sz w:val="22"/>
          <w:szCs w:val="22"/>
          <w:highlight w:val="green"/>
          <w:rPrChange w:id="1742" w:author="AQ" w:date="2025-08-03T08:57:00Z">
            <w:rPr>
              <w:rStyle w:val="bibfpage"/>
              <w:sz w:val="22"/>
              <w:szCs w:val="22"/>
            </w:rPr>
          </w:rPrChange>
        </w:rPr>
        <w:t>9</w:t>
      </w:r>
      <w:r w:rsidRPr="0099569C">
        <w:rPr>
          <w:sz w:val="22"/>
          <w:szCs w:val="22"/>
          <w:highlight w:val="green"/>
          <w:rPrChange w:id="1743" w:author="AQ" w:date="2025-08-03T08:57:00Z">
            <w:rPr>
              <w:sz w:val="22"/>
              <w:szCs w:val="22"/>
            </w:rPr>
          </w:rPrChange>
        </w:rPr>
        <w:t>–</w:t>
      </w:r>
      <w:r w:rsidRPr="0099569C">
        <w:rPr>
          <w:rStyle w:val="biblpage"/>
          <w:sz w:val="22"/>
          <w:szCs w:val="22"/>
          <w:highlight w:val="green"/>
          <w:rPrChange w:id="1744" w:author="AQ" w:date="2025-08-03T08:57:00Z">
            <w:rPr>
              <w:rStyle w:val="biblpage"/>
              <w:sz w:val="22"/>
              <w:szCs w:val="22"/>
            </w:rPr>
          </w:rPrChange>
        </w:rPr>
        <w:t>50</w:t>
      </w:r>
      <w:r w:rsidRPr="0099569C">
        <w:rPr>
          <w:sz w:val="22"/>
          <w:szCs w:val="22"/>
          <w:highlight w:val="green"/>
          <w:rPrChange w:id="1745" w:author="AQ" w:date="2025-08-03T08:57:00Z">
            <w:rPr>
              <w:sz w:val="22"/>
              <w:szCs w:val="22"/>
            </w:rPr>
          </w:rPrChange>
        </w:rPr>
        <w:t>.</w:t>
      </w:r>
    </w:p>
    <w:p w14:paraId="65D991B8" w14:textId="77777777" w:rsidR="00BC4C64" w:rsidRPr="0099569C" w:rsidRDefault="00BC4C64" w:rsidP="00BC4C64">
      <w:pPr>
        <w:pStyle w:val="REF-U"/>
        <w:spacing w:line="480" w:lineRule="auto"/>
        <w:rPr>
          <w:rStyle w:val="AQ"/>
          <w:sz w:val="22"/>
          <w:szCs w:val="22"/>
          <w:highlight w:val="green"/>
          <w:rPrChange w:id="1746" w:author="AQ" w:date="2025-08-03T08:57:00Z">
            <w:rPr>
              <w:rStyle w:val="AQ"/>
              <w:sz w:val="22"/>
              <w:szCs w:val="22"/>
            </w:rPr>
          </w:rPrChange>
        </w:rPr>
      </w:pPr>
      <w:r w:rsidRPr="0099569C">
        <w:rPr>
          <w:rStyle w:val="bibsurname"/>
          <w:sz w:val="22"/>
          <w:szCs w:val="22"/>
          <w:highlight w:val="green"/>
          <w:rPrChange w:id="1747" w:author="AQ" w:date="2025-08-03T08:57:00Z">
            <w:rPr>
              <w:rStyle w:val="bibsurname"/>
              <w:sz w:val="22"/>
              <w:szCs w:val="22"/>
            </w:rPr>
          </w:rPrChange>
        </w:rPr>
        <w:t>Schneider</w:t>
      </w:r>
      <w:r w:rsidRPr="0099569C">
        <w:rPr>
          <w:rStyle w:val="AQ"/>
          <w:sz w:val="22"/>
          <w:szCs w:val="22"/>
          <w:highlight w:val="green"/>
          <w:rPrChange w:id="1748" w:author="AQ" w:date="2025-08-03T08:57:00Z">
            <w:rPr>
              <w:rStyle w:val="AQ"/>
              <w:sz w:val="22"/>
              <w:szCs w:val="22"/>
            </w:rPr>
          </w:rPrChange>
        </w:rPr>
        <w:t xml:space="preserve">, </w:t>
      </w:r>
      <w:r w:rsidRPr="0099569C">
        <w:rPr>
          <w:rStyle w:val="bibfname"/>
          <w:sz w:val="22"/>
          <w:szCs w:val="22"/>
          <w:highlight w:val="green"/>
          <w:rPrChange w:id="1749" w:author="AQ" w:date="2025-08-03T08:57:00Z">
            <w:rPr>
              <w:rStyle w:val="bibfname"/>
              <w:sz w:val="22"/>
              <w:szCs w:val="22"/>
            </w:rPr>
          </w:rPrChange>
        </w:rPr>
        <w:t>K. J.</w:t>
      </w:r>
      <w:r w:rsidRPr="0099569C">
        <w:rPr>
          <w:rStyle w:val="AQ"/>
          <w:sz w:val="22"/>
          <w:szCs w:val="22"/>
          <w:highlight w:val="green"/>
          <w:rPrChange w:id="1750" w:author="AQ" w:date="2025-08-03T08:57:00Z">
            <w:rPr>
              <w:rStyle w:val="AQ"/>
              <w:sz w:val="22"/>
              <w:szCs w:val="22"/>
            </w:rPr>
          </w:rPrChange>
        </w:rPr>
        <w:t xml:space="preserve"> </w:t>
      </w:r>
      <w:r w:rsidRPr="0099569C">
        <w:rPr>
          <w:rStyle w:val="bibed-fname"/>
          <w:sz w:val="22"/>
          <w:szCs w:val="22"/>
          <w:highlight w:val="green"/>
          <w:rPrChange w:id="1751" w:author="AQ" w:date="2025-08-03T08:57:00Z">
            <w:rPr>
              <w:rStyle w:val="bibed-fname"/>
              <w:sz w:val="22"/>
              <w:szCs w:val="22"/>
            </w:rPr>
          </w:rPrChange>
        </w:rPr>
        <w:t>(Ed.)</w:t>
      </w:r>
      <w:r w:rsidRPr="0099569C">
        <w:rPr>
          <w:rStyle w:val="AQ"/>
          <w:sz w:val="22"/>
          <w:szCs w:val="22"/>
          <w:highlight w:val="green"/>
          <w:rPrChange w:id="1752" w:author="AQ" w:date="2025-08-03T08:57:00Z">
            <w:rPr>
              <w:rStyle w:val="AQ"/>
              <w:sz w:val="22"/>
              <w:szCs w:val="22"/>
            </w:rPr>
          </w:rPrChange>
        </w:rPr>
        <w:t>. (</w:t>
      </w:r>
      <w:r w:rsidRPr="0099569C">
        <w:rPr>
          <w:rStyle w:val="bibyear"/>
          <w:sz w:val="22"/>
          <w:szCs w:val="22"/>
          <w:highlight w:val="green"/>
          <w:rPrChange w:id="1753" w:author="AQ" w:date="2025-08-03T08:57:00Z">
            <w:rPr>
              <w:rStyle w:val="bibyear"/>
              <w:sz w:val="22"/>
              <w:szCs w:val="22"/>
            </w:rPr>
          </w:rPrChange>
        </w:rPr>
        <w:t>2008</w:t>
      </w:r>
      <w:r w:rsidRPr="0099569C">
        <w:rPr>
          <w:rStyle w:val="AQ"/>
          <w:sz w:val="22"/>
          <w:szCs w:val="22"/>
          <w:highlight w:val="green"/>
          <w:rPrChange w:id="1754" w:author="AQ" w:date="2025-08-03T08:57:00Z">
            <w:rPr>
              <w:rStyle w:val="AQ"/>
              <w:sz w:val="22"/>
              <w:szCs w:val="22"/>
            </w:rPr>
          </w:rPrChange>
        </w:rPr>
        <w:t xml:space="preserve">). </w:t>
      </w:r>
      <w:r w:rsidRPr="0099569C">
        <w:rPr>
          <w:rStyle w:val="bibbook"/>
          <w:sz w:val="22"/>
          <w:szCs w:val="22"/>
          <w:highlight w:val="green"/>
          <w:rPrChange w:id="1755" w:author="AQ" w:date="2025-08-03T08:57:00Z">
            <w:rPr>
              <w:rStyle w:val="bibbook"/>
              <w:sz w:val="22"/>
              <w:szCs w:val="22"/>
            </w:rPr>
          </w:rPrChange>
        </w:rPr>
        <w:t>Existential-integrative psychotherapy: Guide posts to the core of practice</w:t>
      </w:r>
      <w:r w:rsidRPr="0099569C">
        <w:rPr>
          <w:sz w:val="22"/>
          <w:szCs w:val="22"/>
          <w:highlight w:val="green"/>
          <w:rPrChange w:id="1756" w:author="AQ" w:date="2025-08-03T08:57:00Z">
            <w:rPr>
              <w:sz w:val="22"/>
              <w:szCs w:val="22"/>
            </w:rPr>
          </w:rPrChange>
        </w:rPr>
        <w:t xml:space="preserve">. </w:t>
      </w:r>
      <w:r w:rsidRPr="0099569C">
        <w:rPr>
          <w:rStyle w:val="biblocation"/>
          <w:sz w:val="22"/>
          <w:szCs w:val="22"/>
          <w:highlight w:val="green"/>
          <w:rPrChange w:id="1757" w:author="AQ" w:date="2025-08-03T08:57:00Z">
            <w:rPr>
              <w:rStyle w:val="biblocation"/>
              <w:sz w:val="22"/>
              <w:szCs w:val="22"/>
            </w:rPr>
          </w:rPrChange>
        </w:rPr>
        <w:t>New York, NY</w:t>
      </w:r>
      <w:r w:rsidRPr="0099569C">
        <w:rPr>
          <w:sz w:val="22"/>
          <w:szCs w:val="22"/>
          <w:highlight w:val="green"/>
          <w:rPrChange w:id="1758" w:author="AQ" w:date="2025-08-03T08:57:00Z">
            <w:rPr>
              <w:sz w:val="22"/>
              <w:szCs w:val="22"/>
            </w:rPr>
          </w:rPrChange>
        </w:rPr>
        <w:t xml:space="preserve">: </w:t>
      </w:r>
      <w:proofErr w:type="spellStart"/>
      <w:r w:rsidRPr="0099569C">
        <w:rPr>
          <w:rStyle w:val="bibpublisher"/>
          <w:sz w:val="22"/>
          <w:szCs w:val="22"/>
          <w:highlight w:val="green"/>
          <w:rPrChange w:id="1759" w:author="AQ" w:date="2025-08-03T08:57:00Z">
            <w:rPr>
              <w:rStyle w:val="bibpublisher"/>
              <w:sz w:val="22"/>
              <w:szCs w:val="22"/>
            </w:rPr>
          </w:rPrChange>
        </w:rPr>
        <w:t>Routledge</w:t>
      </w:r>
      <w:proofErr w:type="spellEnd"/>
      <w:r w:rsidRPr="0099569C">
        <w:rPr>
          <w:sz w:val="22"/>
          <w:szCs w:val="22"/>
          <w:highlight w:val="green"/>
          <w:rPrChange w:id="1760" w:author="AQ" w:date="2025-08-03T08:57:00Z">
            <w:rPr>
              <w:sz w:val="22"/>
              <w:szCs w:val="22"/>
            </w:rPr>
          </w:rPrChange>
        </w:rPr>
        <w:t>.</w:t>
      </w:r>
    </w:p>
    <w:p w14:paraId="66B83F12" w14:textId="77777777" w:rsidR="00BC4C64" w:rsidRDefault="00BC4C64" w:rsidP="00BC4C64">
      <w:pPr>
        <w:pStyle w:val="REF-U"/>
        <w:spacing w:line="480" w:lineRule="auto"/>
        <w:rPr>
          <w:rStyle w:val="AQ"/>
          <w:sz w:val="22"/>
          <w:szCs w:val="22"/>
        </w:rPr>
      </w:pPr>
      <w:r>
        <w:rPr>
          <w:rStyle w:val="bibsurname"/>
          <w:sz w:val="22"/>
          <w:szCs w:val="22"/>
        </w:rPr>
        <w:t>Schneider</w:t>
      </w:r>
      <w:r>
        <w:rPr>
          <w:rStyle w:val="AQ"/>
          <w:sz w:val="22"/>
          <w:szCs w:val="22"/>
        </w:rPr>
        <w:t xml:space="preserve">, </w:t>
      </w:r>
      <w:r>
        <w:rPr>
          <w:rStyle w:val="bibfname"/>
          <w:sz w:val="22"/>
          <w:szCs w:val="22"/>
        </w:rPr>
        <w:t>K. J.</w:t>
      </w:r>
      <w:r>
        <w:rPr>
          <w:rStyle w:val="AQ"/>
          <w:sz w:val="22"/>
          <w:szCs w:val="22"/>
        </w:rPr>
        <w:t xml:space="preserve"> (</w:t>
      </w:r>
      <w:commentRangeStart w:id="1761"/>
      <w:r>
        <w:rPr>
          <w:rStyle w:val="bibyear"/>
          <w:sz w:val="22"/>
          <w:szCs w:val="22"/>
        </w:rPr>
        <w:t>2009</w:t>
      </w:r>
      <w:commentRangeEnd w:id="1761"/>
      <w:r w:rsidR="006F2841">
        <w:rPr>
          <w:rStyle w:val="CommentReference"/>
          <w:rFonts w:asciiTheme="minorHAnsi" w:eastAsiaTheme="minorEastAsia" w:hAnsiTheme="minorHAnsi" w:cstheme="minorBidi"/>
          <w:lang w:val="en-IN" w:eastAsia="en-IN"/>
        </w:rPr>
        <w:commentReference w:id="1761"/>
      </w:r>
      <w:r>
        <w:rPr>
          <w:rStyle w:val="AQ"/>
          <w:sz w:val="22"/>
          <w:szCs w:val="22"/>
        </w:rPr>
        <w:t xml:space="preserve">). </w:t>
      </w:r>
      <w:proofErr w:type="gramStart"/>
      <w:r w:rsidRPr="004B2FA8">
        <w:rPr>
          <w:rStyle w:val="bibbook"/>
          <w:sz w:val="22"/>
        </w:rPr>
        <w:t>Awakening to awe: Personal stories of profound transformation</w:t>
      </w:r>
      <w:r>
        <w:rPr>
          <w:sz w:val="22"/>
          <w:szCs w:val="22"/>
        </w:rPr>
        <w:t>.</w:t>
      </w:r>
      <w:proofErr w:type="gramEnd"/>
      <w:r>
        <w:rPr>
          <w:sz w:val="22"/>
          <w:szCs w:val="22"/>
        </w:rPr>
        <w:t xml:space="preserve"> </w:t>
      </w:r>
      <w:r w:rsidRPr="00F90590">
        <w:rPr>
          <w:rStyle w:val="biblocation"/>
        </w:rPr>
        <w:t>Lanham, MD</w:t>
      </w:r>
      <w:r>
        <w:rPr>
          <w:sz w:val="22"/>
          <w:szCs w:val="22"/>
        </w:rPr>
        <w:t xml:space="preserve">: </w:t>
      </w:r>
      <w:r w:rsidRPr="00F90590">
        <w:rPr>
          <w:rStyle w:val="bibpublisher"/>
        </w:rPr>
        <w:t>Jason Aronson</w:t>
      </w:r>
      <w:r>
        <w:rPr>
          <w:sz w:val="22"/>
          <w:szCs w:val="22"/>
        </w:rPr>
        <w:t>.</w:t>
      </w:r>
    </w:p>
    <w:p w14:paraId="45587FB6" w14:textId="77777777" w:rsidR="00BC4C64" w:rsidRDefault="00BC4C64" w:rsidP="00BC4C64">
      <w:pPr>
        <w:pStyle w:val="REF-U"/>
        <w:spacing w:line="480" w:lineRule="auto"/>
        <w:rPr>
          <w:rStyle w:val="AQ"/>
          <w:sz w:val="22"/>
          <w:szCs w:val="22"/>
        </w:rPr>
      </w:pPr>
      <w:proofErr w:type="gramStart"/>
      <w:r>
        <w:rPr>
          <w:rStyle w:val="bibsurname"/>
          <w:sz w:val="22"/>
          <w:szCs w:val="22"/>
        </w:rPr>
        <w:lastRenderedPageBreak/>
        <w:t>Schneider</w:t>
      </w:r>
      <w:r>
        <w:rPr>
          <w:rStyle w:val="AQ"/>
          <w:sz w:val="22"/>
          <w:szCs w:val="22"/>
        </w:rPr>
        <w:t xml:space="preserve">, </w:t>
      </w:r>
      <w:r>
        <w:rPr>
          <w:rStyle w:val="bibfname"/>
          <w:sz w:val="22"/>
          <w:szCs w:val="22"/>
        </w:rPr>
        <w:t>K. J.</w:t>
      </w:r>
      <w:r>
        <w:rPr>
          <w:rStyle w:val="AQ"/>
          <w:sz w:val="22"/>
          <w:szCs w:val="22"/>
        </w:rPr>
        <w:t xml:space="preserve">, </w:t>
      </w:r>
      <w:proofErr w:type="spellStart"/>
      <w:r>
        <w:rPr>
          <w:rStyle w:val="bibsurname"/>
          <w:sz w:val="22"/>
          <w:szCs w:val="22"/>
        </w:rPr>
        <w:t>Bugental</w:t>
      </w:r>
      <w:proofErr w:type="spellEnd"/>
      <w:r>
        <w:rPr>
          <w:rStyle w:val="AQ"/>
          <w:sz w:val="22"/>
          <w:szCs w:val="22"/>
        </w:rPr>
        <w:t xml:space="preserve">, </w:t>
      </w:r>
      <w:r>
        <w:rPr>
          <w:rStyle w:val="bibfname"/>
          <w:sz w:val="22"/>
          <w:szCs w:val="22"/>
        </w:rPr>
        <w:t>J. F. T.</w:t>
      </w:r>
      <w:r>
        <w:rPr>
          <w:rStyle w:val="AQ"/>
          <w:sz w:val="22"/>
          <w:szCs w:val="22"/>
        </w:rPr>
        <w:t xml:space="preserve">, &amp; </w:t>
      </w:r>
      <w:r>
        <w:rPr>
          <w:rStyle w:val="bibsurname"/>
          <w:sz w:val="22"/>
          <w:szCs w:val="22"/>
        </w:rPr>
        <w:t>Pierson</w:t>
      </w:r>
      <w:r>
        <w:rPr>
          <w:rStyle w:val="AQ"/>
          <w:sz w:val="22"/>
          <w:szCs w:val="22"/>
        </w:rPr>
        <w:t xml:space="preserve">, </w:t>
      </w:r>
      <w:r>
        <w:rPr>
          <w:rStyle w:val="bibfname"/>
          <w:sz w:val="22"/>
          <w:szCs w:val="22"/>
        </w:rPr>
        <w:t>J. F.</w:t>
      </w:r>
      <w:r>
        <w:rPr>
          <w:rStyle w:val="AQ"/>
          <w:sz w:val="22"/>
          <w:szCs w:val="22"/>
        </w:rPr>
        <w:t xml:space="preserve"> </w:t>
      </w:r>
      <w:r>
        <w:rPr>
          <w:rStyle w:val="bibed-fname"/>
          <w:sz w:val="22"/>
          <w:szCs w:val="22"/>
        </w:rPr>
        <w:t>(Eds.)</w:t>
      </w:r>
      <w:r>
        <w:rPr>
          <w:rStyle w:val="AQ"/>
          <w:sz w:val="22"/>
          <w:szCs w:val="22"/>
        </w:rPr>
        <w:t>.</w:t>
      </w:r>
      <w:proofErr w:type="gramEnd"/>
      <w:r>
        <w:rPr>
          <w:rStyle w:val="AQ"/>
          <w:sz w:val="22"/>
          <w:szCs w:val="22"/>
        </w:rPr>
        <w:t xml:space="preserve"> (</w:t>
      </w:r>
      <w:r>
        <w:rPr>
          <w:rStyle w:val="bibyear"/>
          <w:sz w:val="22"/>
          <w:szCs w:val="22"/>
        </w:rPr>
        <w:t>2001</w:t>
      </w:r>
      <w:r>
        <w:rPr>
          <w:rStyle w:val="AQ"/>
          <w:sz w:val="22"/>
          <w:szCs w:val="22"/>
        </w:rPr>
        <w:t xml:space="preserve">). </w:t>
      </w:r>
      <w:proofErr w:type="gramStart"/>
      <w:r>
        <w:rPr>
          <w:rStyle w:val="bibbook"/>
          <w:sz w:val="22"/>
          <w:szCs w:val="22"/>
        </w:rPr>
        <w:t>The</w:t>
      </w:r>
      <w:proofErr w:type="gramEnd"/>
      <w:r>
        <w:rPr>
          <w:rStyle w:val="bibbook"/>
          <w:sz w:val="22"/>
          <w:szCs w:val="22"/>
        </w:rPr>
        <w:t xml:space="preserve"> handbook of humanistic psychology: Leading edges in theory, research, and practice</w:t>
      </w:r>
      <w:r>
        <w:rPr>
          <w:sz w:val="22"/>
          <w:szCs w:val="22"/>
        </w:rPr>
        <w:t xml:space="preserve">. </w:t>
      </w:r>
      <w:r>
        <w:rPr>
          <w:rStyle w:val="biblocation"/>
          <w:sz w:val="22"/>
          <w:szCs w:val="22"/>
        </w:rPr>
        <w:t>Thousand Oaks, CA</w:t>
      </w:r>
      <w:r>
        <w:rPr>
          <w:sz w:val="22"/>
          <w:szCs w:val="22"/>
        </w:rPr>
        <w:t xml:space="preserve">: </w:t>
      </w:r>
      <w:r>
        <w:rPr>
          <w:rStyle w:val="bibpublisher"/>
          <w:sz w:val="22"/>
          <w:szCs w:val="22"/>
        </w:rPr>
        <w:t>Sage</w:t>
      </w:r>
      <w:r>
        <w:rPr>
          <w:sz w:val="22"/>
          <w:szCs w:val="22"/>
        </w:rPr>
        <w:t>.</w:t>
      </w:r>
    </w:p>
    <w:p w14:paraId="6F2851B7" w14:textId="21A5C976" w:rsidR="00BC4C64" w:rsidRPr="0099569C" w:rsidRDefault="00BC4C64" w:rsidP="00BC4C64">
      <w:pPr>
        <w:pStyle w:val="REF-U"/>
        <w:spacing w:line="480" w:lineRule="auto"/>
        <w:rPr>
          <w:rStyle w:val="AQ"/>
          <w:sz w:val="22"/>
          <w:szCs w:val="22"/>
          <w:highlight w:val="green"/>
          <w:rPrChange w:id="1762" w:author="AQ" w:date="2025-08-03T08:57:00Z">
            <w:rPr>
              <w:rStyle w:val="AQ"/>
              <w:sz w:val="22"/>
              <w:szCs w:val="22"/>
            </w:rPr>
          </w:rPrChange>
        </w:rPr>
      </w:pPr>
      <w:proofErr w:type="gramStart"/>
      <w:r w:rsidRPr="0099569C">
        <w:rPr>
          <w:rStyle w:val="bibsurname"/>
          <w:sz w:val="22"/>
          <w:szCs w:val="22"/>
          <w:highlight w:val="green"/>
          <w:rPrChange w:id="1763" w:author="AQ" w:date="2025-08-03T08:57:00Z">
            <w:rPr>
              <w:rStyle w:val="bibsurname"/>
              <w:sz w:val="22"/>
              <w:szCs w:val="22"/>
            </w:rPr>
          </w:rPrChange>
        </w:rPr>
        <w:t>Schneider</w:t>
      </w:r>
      <w:r w:rsidRPr="0099569C">
        <w:rPr>
          <w:rStyle w:val="AQ"/>
          <w:sz w:val="22"/>
          <w:szCs w:val="22"/>
          <w:highlight w:val="green"/>
          <w:rPrChange w:id="1764" w:author="AQ" w:date="2025-08-03T08:57:00Z">
            <w:rPr>
              <w:rStyle w:val="AQ"/>
              <w:sz w:val="22"/>
              <w:szCs w:val="22"/>
            </w:rPr>
          </w:rPrChange>
        </w:rPr>
        <w:t xml:space="preserve">, </w:t>
      </w:r>
      <w:r w:rsidRPr="0099569C">
        <w:rPr>
          <w:rStyle w:val="bibfname"/>
          <w:sz w:val="22"/>
          <w:szCs w:val="22"/>
          <w:highlight w:val="green"/>
          <w:rPrChange w:id="1765" w:author="AQ" w:date="2025-08-03T08:57:00Z">
            <w:rPr>
              <w:rStyle w:val="bibfname"/>
              <w:sz w:val="22"/>
              <w:szCs w:val="22"/>
            </w:rPr>
          </w:rPrChange>
        </w:rPr>
        <w:t>K. J.</w:t>
      </w:r>
      <w:r w:rsidRPr="0099569C">
        <w:rPr>
          <w:rStyle w:val="AQ"/>
          <w:sz w:val="22"/>
          <w:szCs w:val="22"/>
          <w:highlight w:val="green"/>
          <w:rPrChange w:id="1766" w:author="AQ" w:date="2025-08-03T08:57:00Z">
            <w:rPr>
              <w:rStyle w:val="AQ"/>
              <w:sz w:val="22"/>
              <w:szCs w:val="22"/>
            </w:rPr>
          </w:rPrChange>
        </w:rPr>
        <w:t xml:space="preserve">, &amp; </w:t>
      </w:r>
      <w:r w:rsidRPr="0099569C">
        <w:rPr>
          <w:rStyle w:val="bibsurname"/>
          <w:sz w:val="22"/>
          <w:szCs w:val="22"/>
          <w:highlight w:val="green"/>
          <w:rPrChange w:id="1767" w:author="AQ" w:date="2025-08-03T08:57:00Z">
            <w:rPr>
              <w:rStyle w:val="bibsurname"/>
              <w:sz w:val="22"/>
              <w:szCs w:val="22"/>
            </w:rPr>
          </w:rPrChange>
        </w:rPr>
        <w:t>Greening</w:t>
      </w:r>
      <w:r w:rsidRPr="0099569C">
        <w:rPr>
          <w:rStyle w:val="AQ"/>
          <w:sz w:val="22"/>
          <w:szCs w:val="22"/>
          <w:highlight w:val="green"/>
          <w:rPrChange w:id="1768" w:author="AQ" w:date="2025-08-03T08:57:00Z">
            <w:rPr>
              <w:rStyle w:val="AQ"/>
              <w:sz w:val="22"/>
              <w:szCs w:val="22"/>
            </w:rPr>
          </w:rPrChange>
        </w:rPr>
        <w:t xml:space="preserve">, </w:t>
      </w:r>
      <w:r w:rsidRPr="0099569C">
        <w:rPr>
          <w:rStyle w:val="bibfname"/>
          <w:sz w:val="22"/>
          <w:szCs w:val="22"/>
          <w:highlight w:val="green"/>
          <w:rPrChange w:id="1769" w:author="AQ" w:date="2025-08-03T08:57:00Z">
            <w:rPr>
              <w:rStyle w:val="bibfname"/>
              <w:sz w:val="22"/>
              <w:szCs w:val="22"/>
            </w:rPr>
          </w:rPrChange>
        </w:rPr>
        <w:t>T.</w:t>
      </w:r>
      <w:r w:rsidRPr="0099569C">
        <w:rPr>
          <w:rStyle w:val="AQ"/>
          <w:sz w:val="22"/>
          <w:szCs w:val="22"/>
          <w:highlight w:val="green"/>
          <w:rPrChange w:id="1770" w:author="AQ" w:date="2025-08-03T08:57:00Z">
            <w:rPr>
              <w:rStyle w:val="AQ"/>
              <w:sz w:val="22"/>
              <w:szCs w:val="22"/>
            </w:rPr>
          </w:rPrChange>
        </w:rPr>
        <w:t xml:space="preserve"> (</w:t>
      </w:r>
      <w:r w:rsidRPr="0099569C">
        <w:rPr>
          <w:rStyle w:val="bibyear"/>
          <w:sz w:val="22"/>
          <w:szCs w:val="22"/>
          <w:highlight w:val="green"/>
          <w:rPrChange w:id="1771" w:author="AQ" w:date="2025-08-03T08:57:00Z">
            <w:rPr>
              <w:rStyle w:val="bibyear"/>
              <w:sz w:val="22"/>
              <w:szCs w:val="22"/>
            </w:rPr>
          </w:rPrChange>
        </w:rPr>
        <w:t>2009</w:t>
      </w:r>
      <w:r w:rsidRPr="0099569C">
        <w:rPr>
          <w:rStyle w:val="AQ"/>
          <w:sz w:val="22"/>
          <w:szCs w:val="22"/>
          <w:highlight w:val="green"/>
          <w:rPrChange w:id="1772" w:author="AQ" w:date="2025-08-03T08:57:00Z">
            <w:rPr>
              <w:rStyle w:val="AQ"/>
              <w:sz w:val="22"/>
              <w:szCs w:val="22"/>
            </w:rPr>
          </w:rPrChange>
        </w:rPr>
        <w:t>).</w:t>
      </w:r>
      <w:proofErr w:type="gramEnd"/>
      <w:r w:rsidRPr="0099569C">
        <w:rPr>
          <w:rStyle w:val="AQ"/>
          <w:sz w:val="22"/>
          <w:szCs w:val="22"/>
          <w:highlight w:val="green"/>
          <w:rPrChange w:id="1773" w:author="AQ" w:date="2025-08-03T08:57:00Z">
            <w:rPr>
              <w:rStyle w:val="AQ"/>
              <w:sz w:val="22"/>
              <w:szCs w:val="22"/>
            </w:rPr>
          </w:rPrChange>
        </w:rPr>
        <w:t xml:space="preserve"> </w:t>
      </w:r>
      <w:r w:rsidRPr="0099569C">
        <w:rPr>
          <w:rStyle w:val="bibarticle"/>
          <w:sz w:val="22"/>
          <w:szCs w:val="22"/>
          <w:highlight w:val="green"/>
          <w:rPrChange w:id="1774" w:author="AQ" w:date="2025-08-03T08:57:00Z">
            <w:rPr>
              <w:rStyle w:val="bibarticle"/>
              <w:sz w:val="22"/>
              <w:szCs w:val="22"/>
            </w:rPr>
          </w:rPrChange>
        </w:rPr>
        <w:t>James F</w:t>
      </w:r>
      <w:r w:rsidRPr="0099569C">
        <w:rPr>
          <w:rStyle w:val="bibarticle"/>
          <w:sz w:val="22"/>
          <w:highlight w:val="green"/>
          <w:rPrChange w:id="1775" w:author="AQ" w:date="2025-08-03T08:57:00Z">
            <w:rPr>
              <w:rStyle w:val="bibarticle"/>
              <w:sz w:val="22"/>
            </w:rPr>
          </w:rPrChange>
        </w:rPr>
        <w:t xml:space="preserve">. T. </w:t>
      </w:r>
      <w:proofErr w:type="spellStart"/>
      <w:r w:rsidRPr="0099569C">
        <w:rPr>
          <w:rStyle w:val="bibarticle"/>
          <w:sz w:val="22"/>
          <w:szCs w:val="22"/>
          <w:highlight w:val="green"/>
          <w:rPrChange w:id="1776" w:author="AQ" w:date="2025-08-03T08:57:00Z">
            <w:rPr>
              <w:rStyle w:val="bibarticle"/>
              <w:sz w:val="22"/>
              <w:szCs w:val="22"/>
            </w:rPr>
          </w:rPrChange>
        </w:rPr>
        <w:t>Bugental</w:t>
      </w:r>
      <w:proofErr w:type="spellEnd"/>
      <w:r w:rsidRPr="0099569C">
        <w:rPr>
          <w:rStyle w:val="bibarticle"/>
          <w:sz w:val="22"/>
          <w:szCs w:val="22"/>
          <w:highlight w:val="green"/>
          <w:rPrChange w:id="1777" w:author="AQ" w:date="2025-08-03T08:57:00Z">
            <w:rPr>
              <w:rStyle w:val="bibarticle"/>
              <w:sz w:val="22"/>
              <w:szCs w:val="22"/>
            </w:rPr>
          </w:rPrChange>
        </w:rPr>
        <w:t xml:space="preserve"> (1915–2008</w:t>
      </w:r>
      <w:r w:rsidR="004B2FA8" w:rsidRPr="0099569C">
        <w:rPr>
          <w:rStyle w:val="bibarticle"/>
          <w:sz w:val="22"/>
          <w:szCs w:val="22"/>
          <w:highlight w:val="green"/>
          <w:rPrChange w:id="1778" w:author="AQ" w:date="2025-08-03T08:57:00Z">
            <w:rPr>
              <w:rStyle w:val="bibarticle"/>
              <w:sz w:val="22"/>
              <w:szCs w:val="22"/>
            </w:rPr>
          </w:rPrChange>
        </w:rPr>
        <w:t>)</w:t>
      </w:r>
      <w:r w:rsidRPr="0099569C">
        <w:rPr>
          <w:highlight w:val="green"/>
          <w:rPrChange w:id="1779" w:author="AQ" w:date="2025-08-03T08:57:00Z">
            <w:rPr/>
          </w:rPrChange>
        </w:rPr>
        <w:t xml:space="preserve">. </w:t>
      </w:r>
      <w:proofErr w:type="gramStart"/>
      <w:r w:rsidRPr="0099569C">
        <w:rPr>
          <w:rStyle w:val="bibjournal"/>
          <w:sz w:val="22"/>
          <w:szCs w:val="22"/>
          <w:highlight w:val="green"/>
          <w:rPrChange w:id="1780" w:author="AQ" w:date="2025-08-03T08:57:00Z">
            <w:rPr>
              <w:rStyle w:val="bibjournal"/>
              <w:sz w:val="22"/>
              <w:szCs w:val="22"/>
            </w:rPr>
          </w:rPrChange>
        </w:rPr>
        <w:t>American Psychologist</w:t>
      </w:r>
      <w:r w:rsidRPr="0099569C">
        <w:rPr>
          <w:sz w:val="22"/>
          <w:szCs w:val="22"/>
          <w:highlight w:val="green"/>
          <w:rPrChange w:id="1781" w:author="AQ" w:date="2025-08-03T08:57:00Z">
            <w:rPr>
              <w:sz w:val="22"/>
              <w:szCs w:val="22"/>
            </w:rPr>
          </w:rPrChange>
        </w:rPr>
        <w:t xml:space="preserve">, </w:t>
      </w:r>
      <w:r w:rsidRPr="0099569C">
        <w:rPr>
          <w:rStyle w:val="bibvolume"/>
          <w:sz w:val="22"/>
          <w:szCs w:val="22"/>
          <w:highlight w:val="green"/>
          <w:rPrChange w:id="1782" w:author="AQ" w:date="2025-08-03T08:57:00Z">
            <w:rPr>
              <w:rStyle w:val="bibvolume"/>
              <w:sz w:val="22"/>
              <w:szCs w:val="22"/>
            </w:rPr>
          </w:rPrChange>
        </w:rPr>
        <w:t>64</w:t>
      </w:r>
      <w:r w:rsidRPr="0099569C">
        <w:rPr>
          <w:sz w:val="22"/>
          <w:szCs w:val="22"/>
          <w:highlight w:val="green"/>
          <w:rPrChange w:id="1783" w:author="AQ" w:date="2025-08-03T08:57:00Z">
            <w:rPr>
              <w:sz w:val="22"/>
              <w:szCs w:val="22"/>
            </w:rPr>
          </w:rPrChange>
        </w:rPr>
        <w:t xml:space="preserve">, </w:t>
      </w:r>
      <w:r w:rsidRPr="0099569C">
        <w:rPr>
          <w:rStyle w:val="bibfpage"/>
          <w:sz w:val="22"/>
          <w:szCs w:val="22"/>
          <w:highlight w:val="green"/>
          <w:rPrChange w:id="1784" w:author="AQ" w:date="2025-08-03T08:57:00Z">
            <w:rPr>
              <w:rStyle w:val="bibfpage"/>
              <w:sz w:val="22"/>
              <w:szCs w:val="22"/>
            </w:rPr>
          </w:rPrChange>
        </w:rPr>
        <w:t>151</w:t>
      </w:r>
      <w:r w:rsidRPr="0099569C">
        <w:rPr>
          <w:sz w:val="22"/>
          <w:szCs w:val="22"/>
          <w:highlight w:val="green"/>
          <w:rPrChange w:id="1785" w:author="AQ" w:date="2025-08-03T08:57:00Z">
            <w:rPr>
              <w:sz w:val="22"/>
              <w:szCs w:val="22"/>
            </w:rPr>
          </w:rPrChange>
        </w:rPr>
        <w:t>.</w:t>
      </w:r>
      <w:proofErr w:type="gramEnd"/>
      <w:r w:rsidRPr="0099569C">
        <w:rPr>
          <w:sz w:val="22"/>
          <w:szCs w:val="22"/>
          <w:highlight w:val="green"/>
          <w:rPrChange w:id="1786" w:author="AQ" w:date="2025-08-03T08:57:00Z">
            <w:rPr>
              <w:sz w:val="22"/>
              <w:szCs w:val="22"/>
            </w:rPr>
          </w:rPrChange>
        </w:rPr>
        <w:t xml:space="preserve"> </w:t>
      </w:r>
      <w:proofErr w:type="gramStart"/>
      <w:r w:rsidRPr="0099569C">
        <w:rPr>
          <w:rStyle w:val="bibdoi"/>
          <w:sz w:val="22"/>
          <w:szCs w:val="22"/>
          <w:highlight w:val="green"/>
          <w:rPrChange w:id="1787" w:author="AQ" w:date="2025-08-03T08:57:00Z">
            <w:rPr>
              <w:rStyle w:val="bibdoi"/>
              <w:sz w:val="22"/>
              <w:szCs w:val="22"/>
            </w:rPr>
          </w:rPrChange>
        </w:rPr>
        <w:t>doi:</w:t>
      </w:r>
      <w:proofErr w:type="gramEnd"/>
      <w:r w:rsidRPr="0099569C">
        <w:rPr>
          <w:rStyle w:val="bibdoi"/>
          <w:sz w:val="22"/>
          <w:szCs w:val="22"/>
          <w:highlight w:val="green"/>
          <w:rPrChange w:id="1788" w:author="AQ" w:date="2025-08-03T08:57:00Z">
            <w:rPr>
              <w:rStyle w:val="bibdoi"/>
              <w:sz w:val="22"/>
              <w:szCs w:val="22"/>
            </w:rPr>
          </w:rPrChange>
        </w:rPr>
        <w:t>10.1037/a0014551</w:t>
      </w:r>
    </w:p>
    <w:p w14:paraId="78D3C932" w14:textId="77777777" w:rsidR="00BC4C64" w:rsidRPr="0099569C" w:rsidRDefault="00BC4C64" w:rsidP="00BC4C64">
      <w:pPr>
        <w:pStyle w:val="REF-U"/>
        <w:spacing w:line="480" w:lineRule="auto"/>
        <w:rPr>
          <w:sz w:val="22"/>
          <w:szCs w:val="22"/>
          <w:highlight w:val="green"/>
          <w:u w:color="000000"/>
          <w:rPrChange w:id="1789" w:author="AQ" w:date="2025-08-03T08:57:00Z">
            <w:rPr>
              <w:sz w:val="22"/>
              <w:szCs w:val="22"/>
              <w:u w:color="000000"/>
            </w:rPr>
          </w:rPrChange>
        </w:rPr>
      </w:pPr>
      <w:proofErr w:type="gramStart"/>
      <w:r w:rsidRPr="0099569C">
        <w:rPr>
          <w:rStyle w:val="bibsurname"/>
          <w:sz w:val="22"/>
          <w:szCs w:val="22"/>
          <w:highlight w:val="green"/>
          <w:rPrChange w:id="1790" w:author="AQ" w:date="2025-08-03T08:57:00Z">
            <w:rPr>
              <w:rStyle w:val="bibsurname"/>
              <w:sz w:val="22"/>
              <w:szCs w:val="22"/>
            </w:rPr>
          </w:rPrChange>
        </w:rPr>
        <w:t>Silva</w:t>
      </w:r>
      <w:r w:rsidRPr="0099569C">
        <w:rPr>
          <w:sz w:val="22"/>
          <w:szCs w:val="22"/>
          <w:highlight w:val="green"/>
          <w:rPrChange w:id="1791" w:author="AQ" w:date="2025-08-03T08:57:00Z">
            <w:rPr>
              <w:sz w:val="22"/>
              <w:szCs w:val="22"/>
            </w:rPr>
          </w:rPrChange>
        </w:rPr>
        <w:t xml:space="preserve">, </w:t>
      </w:r>
      <w:r w:rsidRPr="0099569C">
        <w:rPr>
          <w:rStyle w:val="bibfname"/>
          <w:sz w:val="22"/>
          <w:szCs w:val="22"/>
          <w:highlight w:val="green"/>
          <w:rPrChange w:id="1792" w:author="AQ" w:date="2025-08-03T08:57:00Z">
            <w:rPr>
              <w:rStyle w:val="bibfname"/>
              <w:sz w:val="22"/>
              <w:szCs w:val="22"/>
            </w:rPr>
          </w:rPrChange>
        </w:rPr>
        <w:t>S.</w:t>
      </w:r>
      <w:r w:rsidRPr="0099569C">
        <w:rPr>
          <w:sz w:val="22"/>
          <w:szCs w:val="22"/>
          <w:highlight w:val="green"/>
          <w:rPrChange w:id="1793" w:author="AQ" w:date="2025-08-03T08:57:00Z">
            <w:rPr>
              <w:sz w:val="22"/>
              <w:szCs w:val="22"/>
            </w:rPr>
          </w:rPrChange>
        </w:rPr>
        <w:t xml:space="preserve"> &amp; </w:t>
      </w:r>
      <w:r w:rsidRPr="0099569C">
        <w:rPr>
          <w:rStyle w:val="bibsurname"/>
          <w:sz w:val="22"/>
          <w:szCs w:val="22"/>
          <w:highlight w:val="green"/>
          <w:rPrChange w:id="1794" w:author="AQ" w:date="2025-08-03T08:57:00Z">
            <w:rPr>
              <w:rStyle w:val="bibsurname"/>
              <w:sz w:val="22"/>
              <w:szCs w:val="22"/>
            </w:rPr>
          </w:rPrChange>
        </w:rPr>
        <w:t>Sousa</w:t>
      </w:r>
      <w:r w:rsidRPr="0099569C">
        <w:rPr>
          <w:sz w:val="22"/>
          <w:szCs w:val="22"/>
          <w:highlight w:val="green"/>
          <w:rPrChange w:id="1795" w:author="AQ" w:date="2025-08-03T08:57:00Z">
            <w:rPr>
              <w:sz w:val="22"/>
              <w:szCs w:val="22"/>
            </w:rPr>
          </w:rPrChange>
        </w:rPr>
        <w:t xml:space="preserve">, </w:t>
      </w:r>
      <w:r w:rsidRPr="0099569C">
        <w:rPr>
          <w:rStyle w:val="bibfname"/>
          <w:sz w:val="22"/>
          <w:szCs w:val="22"/>
          <w:highlight w:val="green"/>
          <w:rPrChange w:id="1796" w:author="AQ" w:date="2025-08-03T08:57:00Z">
            <w:rPr>
              <w:rStyle w:val="bibfname"/>
              <w:sz w:val="22"/>
              <w:szCs w:val="22"/>
            </w:rPr>
          </w:rPrChange>
        </w:rPr>
        <w:t>D.</w:t>
      </w:r>
      <w:r w:rsidRPr="0099569C">
        <w:rPr>
          <w:sz w:val="22"/>
          <w:szCs w:val="22"/>
          <w:highlight w:val="green"/>
          <w:rPrChange w:id="1797" w:author="AQ" w:date="2025-08-03T08:57:00Z">
            <w:rPr>
              <w:sz w:val="22"/>
              <w:szCs w:val="22"/>
            </w:rPr>
          </w:rPrChange>
        </w:rPr>
        <w:t xml:space="preserve"> (</w:t>
      </w:r>
      <w:r w:rsidRPr="0099569C">
        <w:rPr>
          <w:rStyle w:val="bibyear"/>
          <w:sz w:val="22"/>
          <w:szCs w:val="22"/>
          <w:highlight w:val="green"/>
          <w:rPrChange w:id="1798" w:author="AQ" w:date="2025-08-03T08:57:00Z">
            <w:rPr>
              <w:rStyle w:val="bibyear"/>
              <w:sz w:val="22"/>
              <w:szCs w:val="22"/>
            </w:rPr>
          </w:rPrChange>
        </w:rPr>
        <w:t>2022</w:t>
      </w:r>
      <w:r w:rsidRPr="0099569C">
        <w:rPr>
          <w:sz w:val="22"/>
          <w:szCs w:val="22"/>
          <w:highlight w:val="green"/>
          <w:rPrChange w:id="1799" w:author="AQ" w:date="2025-08-03T08:57:00Z">
            <w:rPr>
              <w:sz w:val="22"/>
              <w:szCs w:val="22"/>
            </w:rPr>
          </w:rPrChange>
        </w:rPr>
        <w:t>).</w:t>
      </w:r>
      <w:proofErr w:type="gramEnd"/>
      <w:r w:rsidRPr="0099569C">
        <w:rPr>
          <w:sz w:val="22"/>
          <w:szCs w:val="22"/>
          <w:highlight w:val="green"/>
          <w:rPrChange w:id="1800" w:author="AQ" w:date="2025-08-03T08:57:00Z">
            <w:rPr>
              <w:sz w:val="22"/>
              <w:szCs w:val="22"/>
            </w:rPr>
          </w:rPrChange>
        </w:rPr>
        <w:t xml:space="preserve"> </w:t>
      </w:r>
      <w:r w:rsidRPr="0099569C">
        <w:rPr>
          <w:rStyle w:val="bibarticle"/>
          <w:sz w:val="22"/>
          <w:szCs w:val="22"/>
          <w:highlight w:val="green"/>
          <w:rPrChange w:id="1801" w:author="AQ" w:date="2025-08-03T08:57:00Z">
            <w:rPr>
              <w:rStyle w:val="bibarticle"/>
              <w:sz w:val="22"/>
              <w:szCs w:val="22"/>
            </w:rPr>
          </w:rPrChange>
        </w:rPr>
        <w:t>Existential psychotherapy supervision: The supervisor’s perspective</w:t>
      </w:r>
      <w:r w:rsidRPr="0099569C">
        <w:rPr>
          <w:sz w:val="22"/>
          <w:szCs w:val="22"/>
          <w:highlight w:val="green"/>
          <w:rPrChange w:id="1802" w:author="AQ" w:date="2025-08-03T08:57:00Z">
            <w:rPr>
              <w:sz w:val="22"/>
              <w:szCs w:val="22"/>
            </w:rPr>
          </w:rPrChange>
        </w:rPr>
        <w:t xml:space="preserve">. </w:t>
      </w:r>
      <w:r w:rsidRPr="0099569C">
        <w:rPr>
          <w:rStyle w:val="bibjournal"/>
          <w:sz w:val="22"/>
          <w:szCs w:val="22"/>
          <w:highlight w:val="green"/>
          <w:rPrChange w:id="1803" w:author="AQ" w:date="2025-08-03T08:57:00Z">
            <w:rPr>
              <w:rStyle w:val="bibjournal"/>
              <w:sz w:val="22"/>
              <w:szCs w:val="22"/>
            </w:rPr>
          </w:rPrChange>
        </w:rPr>
        <w:t>Journal of Humanistic Psychology</w:t>
      </w:r>
      <w:r w:rsidRPr="0099569C">
        <w:rPr>
          <w:sz w:val="22"/>
          <w:szCs w:val="22"/>
          <w:highlight w:val="green"/>
          <w:rPrChange w:id="1804" w:author="AQ" w:date="2025-08-03T08:57:00Z">
            <w:rPr>
              <w:sz w:val="22"/>
              <w:szCs w:val="22"/>
            </w:rPr>
          </w:rPrChange>
        </w:rPr>
        <w:t xml:space="preserve">, </w:t>
      </w:r>
      <w:r w:rsidRPr="0099569C">
        <w:rPr>
          <w:rStyle w:val="bibvolume"/>
          <w:sz w:val="22"/>
          <w:szCs w:val="22"/>
          <w:highlight w:val="green"/>
          <w:rPrChange w:id="1805" w:author="AQ" w:date="2025-08-03T08:57:00Z">
            <w:rPr>
              <w:rStyle w:val="bibvolume"/>
              <w:sz w:val="22"/>
              <w:szCs w:val="22"/>
            </w:rPr>
          </w:rPrChange>
        </w:rPr>
        <w:t>62</w:t>
      </w:r>
      <w:r w:rsidRPr="0099569C">
        <w:rPr>
          <w:sz w:val="22"/>
          <w:szCs w:val="22"/>
          <w:highlight w:val="green"/>
          <w:rPrChange w:id="1806" w:author="AQ" w:date="2025-08-03T08:57:00Z">
            <w:rPr>
              <w:sz w:val="22"/>
              <w:szCs w:val="22"/>
            </w:rPr>
          </w:rPrChange>
        </w:rPr>
        <w:t>(</w:t>
      </w:r>
      <w:r w:rsidRPr="0099569C">
        <w:rPr>
          <w:rStyle w:val="bibissue"/>
          <w:sz w:val="22"/>
          <w:szCs w:val="22"/>
          <w:highlight w:val="green"/>
          <w:rPrChange w:id="1807" w:author="AQ" w:date="2025-08-03T08:57:00Z">
            <w:rPr>
              <w:rStyle w:val="bibissue"/>
              <w:sz w:val="22"/>
              <w:szCs w:val="22"/>
            </w:rPr>
          </w:rPrChange>
        </w:rPr>
        <w:t>3</w:t>
      </w:r>
      <w:r w:rsidRPr="0099569C">
        <w:rPr>
          <w:sz w:val="22"/>
          <w:szCs w:val="22"/>
          <w:highlight w:val="green"/>
          <w:rPrChange w:id="1808" w:author="AQ" w:date="2025-08-03T08:57:00Z">
            <w:rPr>
              <w:sz w:val="22"/>
              <w:szCs w:val="22"/>
            </w:rPr>
          </w:rPrChange>
        </w:rPr>
        <w:t xml:space="preserve">), </w:t>
      </w:r>
      <w:r w:rsidRPr="0099569C">
        <w:rPr>
          <w:rStyle w:val="bibfpage"/>
          <w:sz w:val="22"/>
          <w:szCs w:val="22"/>
          <w:highlight w:val="green"/>
          <w:rPrChange w:id="1809" w:author="AQ" w:date="2025-08-03T08:57:00Z">
            <w:rPr>
              <w:rStyle w:val="bibfpage"/>
              <w:sz w:val="22"/>
              <w:szCs w:val="22"/>
            </w:rPr>
          </w:rPrChange>
        </w:rPr>
        <w:t>397</w:t>
      </w:r>
      <w:r w:rsidRPr="0099569C">
        <w:rPr>
          <w:sz w:val="22"/>
          <w:szCs w:val="22"/>
          <w:highlight w:val="green"/>
          <w:rPrChange w:id="1810" w:author="AQ" w:date="2025-08-03T08:57:00Z">
            <w:rPr>
              <w:sz w:val="22"/>
              <w:szCs w:val="22"/>
            </w:rPr>
          </w:rPrChange>
        </w:rPr>
        <w:t>-</w:t>
      </w:r>
      <w:r w:rsidRPr="0099569C">
        <w:rPr>
          <w:rStyle w:val="biblpage"/>
          <w:sz w:val="22"/>
          <w:szCs w:val="22"/>
          <w:highlight w:val="green"/>
          <w:rPrChange w:id="1811" w:author="AQ" w:date="2025-08-03T08:57:00Z">
            <w:rPr>
              <w:rStyle w:val="biblpage"/>
              <w:sz w:val="22"/>
              <w:szCs w:val="22"/>
            </w:rPr>
          </w:rPrChange>
        </w:rPr>
        <w:t>417</w:t>
      </w:r>
      <w:r w:rsidRPr="0099569C">
        <w:rPr>
          <w:sz w:val="22"/>
          <w:szCs w:val="22"/>
          <w:highlight w:val="green"/>
          <w:rPrChange w:id="1812" w:author="AQ" w:date="2025-08-03T08:57:00Z">
            <w:rPr>
              <w:sz w:val="22"/>
              <w:szCs w:val="22"/>
            </w:rPr>
          </w:rPrChange>
        </w:rPr>
        <w:t xml:space="preserve">. </w:t>
      </w:r>
      <w:proofErr w:type="spellStart"/>
      <w:proofErr w:type="gramStart"/>
      <w:r w:rsidRPr="0099569C">
        <w:rPr>
          <w:rStyle w:val="bibdoi"/>
          <w:sz w:val="22"/>
          <w:szCs w:val="22"/>
          <w:highlight w:val="green"/>
          <w:rPrChange w:id="1813" w:author="AQ" w:date="2025-08-03T08:57:00Z">
            <w:rPr>
              <w:rStyle w:val="bibdoi"/>
              <w:sz w:val="22"/>
              <w:szCs w:val="22"/>
            </w:rPr>
          </w:rPrChange>
        </w:rPr>
        <w:t>doi</w:t>
      </w:r>
      <w:proofErr w:type="spellEnd"/>
      <w:proofErr w:type="gramEnd"/>
      <w:r w:rsidRPr="0099569C">
        <w:rPr>
          <w:rStyle w:val="bibdoi"/>
          <w:sz w:val="22"/>
          <w:szCs w:val="22"/>
          <w:highlight w:val="green"/>
          <w:rPrChange w:id="1814" w:author="AQ" w:date="2025-08-03T08:57:00Z">
            <w:rPr>
              <w:rStyle w:val="bibdoi"/>
              <w:sz w:val="22"/>
              <w:szCs w:val="22"/>
            </w:rPr>
          </w:rPrChange>
        </w:rPr>
        <w:t>: 10.1177/0022167818802905</w:t>
      </w:r>
    </w:p>
    <w:p w14:paraId="6FDA7CC5" w14:textId="77777777" w:rsidR="00BC4C64" w:rsidRPr="0099569C" w:rsidRDefault="00BC4C64" w:rsidP="00BC4C64">
      <w:pPr>
        <w:pStyle w:val="REF-U"/>
        <w:spacing w:line="480" w:lineRule="auto"/>
        <w:rPr>
          <w:rStyle w:val="AQ"/>
          <w:sz w:val="22"/>
          <w:szCs w:val="22"/>
          <w:highlight w:val="green"/>
          <w:rPrChange w:id="1815" w:author="AQ" w:date="2025-08-03T08:57:00Z">
            <w:rPr>
              <w:rStyle w:val="AQ"/>
              <w:sz w:val="22"/>
              <w:szCs w:val="22"/>
            </w:rPr>
          </w:rPrChange>
        </w:rPr>
      </w:pPr>
      <w:r w:rsidRPr="0099569C">
        <w:rPr>
          <w:rStyle w:val="bibsurname"/>
          <w:sz w:val="22"/>
          <w:szCs w:val="22"/>
          <w:highlight w:val="green"/>
          <w:rPrChange w:id="1816" w:author="AQ" w:date="2025-08-03T08:57:00Z">
            <w:rPr>
              <w:rStyle w:val="bibsurname"/>
              <w:sz w:val="22"/>
              <w:szCs w:val="22"/>
            </w:rPr>
          </w:rPrChange>
        </w:rPr>
        <w:t>Smuts</w:t>
      </w:r>
      <w:r w:rsidRPr="0099569C">
        <w:rPr>
          <w:rStyle w:val="AQ"/>
          <w:sz w:val="22"/>
          <w:szCs w:val="22"/>
          <w:highlight w:val="green"/>
          <w:rPrChange w:id="1817" w:author="AQ" w:date="2025-08-03T08:57:00Z">
            <w:rPr>
              <w:rStyle w:val="AQ"/>
              <w:sz w:val="22"/>
              <w:szCs w:val="22"/>
            </w:rPr>
          </w:rPrChange>
        </w:rPr>
        <w:t xml:space="preserve">, </w:t>
      </w:r>
      <w:r w:rsidRPr="0099569C">
        <w:rPr>
          <w:rStyle w:val="bibfname"/>
          <w:sz w:val="22"/>
          <w:szCs w:val="22"/>
          <w:highlight w:val="green"/>
          <w:rPrChange w:id="1818" w:author="AQ" w:date="2025-08-03T08:57:00Z">
            <w:rPr>
              <w:rStyle w:val="bibfname"/>
              <w:sz w:val="22"/>
              <w:szCs w:val="22"/>
            </w:rPr>
          </w:rPrChange>
        </w:rPr>
        <w:t>J.</w:t>
      </w:r>
      <w:r w:rsidRPr="0099569C">
        <w:rPr>
          <w:rStyle w:val="AQ"/>
          <w:sz w:val="22"/>
          <w:szCs w:val="22"/>
          <w:highlight w:val="green"/>
          <w:rPrChange w:id="1819" w:author="AQ" w:date="2025-08-03T08:57:00Z">
            <w:rPr>
              <w:rStyle w:val="AQ"/>
              <w:sz w:val="22"/>
              <w:szCs w:val="22"/>
            </w:rPr>
          </w:rPrChange>
        </w:rPr>
        <w:t xml:space="preserve"> (</w:t>
      </w:r>
      <w:r w:rsidRPr="0099569C">
        <w:rPr>
          <w:rStyle w:val="bibyear"/>
          <w:sz w:val="22"/>
          <w:szCs w:val="22"/>
          <w:highlight w:val="green"/>
          <w:rPrChange w:id="1820" w:author="AQ" w:date="2025-08-03T08:57:00Z">
            <w:rPr>
              <w:rStyle w:val="bibyear"/>
              <w:sz w:val="22"/>
              <w:szCs w:val="22"/>
            </w:rPr>
          </w:rPrChange>
        </w:rPr>
        <w:t>1926</w:t>
      </w:r>
      <w:r w:rsidRPr="0099569C">
        <w:rPr>
          <w:rStyle w:val="AQ"/>
          <w:sz w:val="22"/>
          <w:szCs w:val="22"/>
          <w:highlight w:val="green"/>
          <w:rPrChange w:id="1821" w:author="AQ" w:date="2025-08-03T08:57:00Z">
            <w:rPr>
              <w:rStyle w:val="AQ"/>
              <w:sz w:val="22"/>
              <w:szCs w:val="22"/>
            </w:rPr>
          </w:rPrChange>
        </w:rPr>
        <w:t xml:space="preserve">). </w:t>
      </w:r>
      <w:proofErr w:type="gramStart"/>
      <w:r w:rsidRPr="0099569C">
        <w:rPr>
          <w:rStyle w:val="bibbook"/>
          <w:sz w:val="22"/>
          <w:szCs w:val="22"/>
          <w:highlight w:val="green"/>
          <w:rPrChange w:id="1822" w:author="AQ" w:date="2025-08-03T08:57:00Z">
            <w:rPr>
              <w:rStyle w:val="bibbook"/>
              <w:sz w:val="22"/>
              <w:szCs w:val="22"/>
            </w:rPr>
          </w:rPrChange>
        </w:rPr>
        <w:t>Holism and evolution</w:t>
      </w:r>
      <w:r w:rsidRPr="0099569C">
        <w:rPr>
          <w:sz w:val="22"/>
          <w:szCs w:val="22"/>
          <w:highlight w:val="green"/>
          <w:rPrChange w:id="1823" w:author="AQ" w:date="2025-08-03T08:57:00Z">
            <w:rPr>
              <w:sz w:val="22"/>
              <w:szCs w:val="22"/>
            </w:rPr>
          </w:rPrChange>
        </w:rPr>
        <w:t>.</w:t>
      </w:r>
      <w:proofErr w:type="gramEnd"/>
      <w:r w:rsidRPr="0099569C">
        <w:rPr>
          <w:sz w:val="22"/>
          <w:szCs w:val="22"/>
          <w:highlight w:val="green"/>
          <w:rPrChange w:id="1824" w:author="AQ" w:date="2025-08-03T08:57:00Z">
            <w:rPr>
              <w:sz w:val="22"/>
              <w:szCs w:val="22"/>
            </w:rPr>
          </w:rPrChange>
        </w:rPr>
        <w:t xml:space="preserve"> </w:t>
      </w:r>
      <w:r w:rsidRPr="0099569C">
        <w:rPr>
          <w:rStyle w:val="biblocation"/>
          <w:sz w:val="22"/>
          <w:szCs w:val="22"/>
          <w:highlight w:val="green"/>
          <w:rPrChange w:id="1825" w:author="AQ" w:date="2025-08-03T08:57:00Z">
            <w:rPr>
              <w:rStyle w:val="biblocation"/>
              <w:sz w:val="22"/>
              <w:szCs w:val="22"/>
            </w:rPr>
          </w:rPrChange>
        </w:rPr>
        <w:t>New York, NY</w:t>
      </w:r>
      <w:r w:rsidRPr="0099569C">
        <w:rPr>
          <w:sz w:val="22"/>
          <w:szCs w:val="22"/>
          <w:highlight w:val="green"/>
          <w:rPrChange w:id="1826" w:author="AQ" w:date="2025-08-03T08:57:00Z">
            <w:rPr>
              <w:sz w:val="22"/>
              <w:szCs w:val="22"/>
            </w:rPr>
          </w:rPrChange>
        </w:rPr>
        <w:t xml:space="preserve">: </w:t>
      </w:r>
      <w:r w:rsidRPr="0099569C">
        <w:rPr>
          <w:rStyle w:val="bibpublisher"/>
          <w:sz w:val="22"/>
          <w:szCs w:val="22"/>
          <w:highlight w:val="green"/>
          <w:rPrChange w:id="1827" w:author="AQ" w:date="2025-08-03T08:57:00Z">
            <w:rPr>
              <w:rStyle w:val="bibpublisher"/>
              <w:sz w:val="22"/>
              <w:szCs w:val="22"/>
            </w:rPr>
          </w:rPrChange>
        </w:rPr>
        <w:t>Macmillan</w:t>
      </w:r>
      <w:r w:rsidRPr="0099569C">
        <w:rPr>
          <w:sz w:val="22"/>
          <w:szCs w:val="22"/>
          <w:highlight w:val="green"/>
          <w:rPrChange w:id="1828" w:author="AQ" w:date="2025-08-03T08:57:00Z">
            <w:rPr>
              <w:sz w:val="22"/>
              <w:szCs w:val="22"/>
            </w:rPr>
          </w:rPrChange>
        </w:rPr>
        <w:t>.</w:t>
      </w:r>
    </w:p>
    <w:p w14:paraId="2BF18A47" w14:textId="77777777" w:rsidR="00BC4C64" w:rsidRPr="0099569C" w:rsidRDefault="00BC4C64" w:rsidP="00BC4C64">
      <w:pPr>
        <w:pStyle w:val="REF-U"/>
        <w:spacing w:line="480" w:lineRule="auto"/>
        <w:rPr>
          <w:sz w:val="22"/>
          <w:szCs w:val="22"/>
          <w:highlight w:val="green"/>
          <w:rPrChange w:id="1829" w:author="AQ" w:date="2025-08-03T08:57:00Z">
            <w:rPr>
              <w:sz w:val="22"/>
              <w:szCs w:val="22"/>
            </w:rPr>
          </w:rPrChange>
        </w:rPr>
      </w:pPr>
      <w:proofErr w:type="spellStart"/>
      <w:proofErr w:type="gramStart"/>
      <w:r w:rsidRPr="0099569C">
        <w:rPr>
          <w:rStyle w:val="bibsurname"/>
          <w:sz w:val="22"/>
          <w:szCs w:val="22"/>
          <w:highlight w:val="green"/>
          <w:rPrChange w:id="1830" w:author="AQ" w:date="2025-08-03T08:57:00Z">
            <w:rPr>
              <w:rStyle w:val="bibsurname"/>
              <w:sz w:val="22"/>
              <w:szCs w:val="22"/>
            </w:rPr>
          </w:rPrChange>
        </w:rPr>
        <w:t>Šromová</w:t>
      </w:r>
      <w:proofErr w:type="spellEnd"/>
      <w:r w:rsidRPr="0099569C">
        <w:rPr>
          <w:sz w:val="22"/>
          <w:szCs w:val="22"/>
          <w:highlight w:val="green"/>
          <w:rPrChange w:id="1831" w:author="AQ" w:date="2025-08-03T08:57:00Z">
            <w:rPr>
              <w:sz w:val="22"/>
              <w:szCs w:val="22"/>
            </w:rPr>
          </w:rPrChange>
        </w:rPr>
        <w:t xml:space="preserve">, </w:t>
      </w:r>
      <w:r w:rsidRPr="0099569C">
        <w:rPr>
          <w:rStyle w:val="bibfname"/>
          <w:sz w:val="22"/>
          <w:szCs w:val="22"/>
          <w:highlight w:val="green"/>
          <w:rPrChange w:id="1832" w:author="AQ" w:date="2025-08-03T08:57:00Z">
            <w:rPr>
              <w:rStyle w:val="bibfname"/>
              <w:sz w:val="22"/>
              <w:szCs w:val="22"/>
            </w:rPr>
          </w:rPrChange>
        </w:rPr>
        <w:t>V.</w:t>
      </w:r>
      <w:r w:rsidRPr="0099569C">
        <w:rPr>
          <w:sz w:val="22"/>
          <w:szCs w:val="22"/>
          <w:highlight w:val="green"/>
          <w:rPrChange w:id="1833" w:author="AQ" w:date="2025-08-03T08:57:00Z">
            <w:rPr>
              <w:sz w:val="22"/>
              <w:szCs w:val="22"/>
            </w:rPr>
          </w:rPrChange>
        </w:rPr>
        <w:t xml:space="preserve"> &amp; </w:t>
      </w:r>
      <w:proofErr w:type="spellStart"/>
      <w:r w:rsidRPr="0099569C">
        <w:rPr>
          <w:rStyle w:val="bibsurname"/>
          <w:sz w:val="22"/>
          <w:szCs w:val="22"/>
          <w:highlight w:val="green"/>
          <w:rPrChange w:id="1834" w:author="AQ" w:date="2025-08-03T08:57:00Z">
            <w:rPr>
              <w:rStyle w:val="bibsurname"/>
              <w:sz w:val="22"/>
              <w:szCs w:val="22"/>
            </w:rPr>
          </w:rPrChange>
        </w:rPr>
        <w:t>Roubal</w:t>
      </w:r>
      <w:proofErr w:type="spellEnd"/>
      <w:r w:rsidRPr="0099569C">
        <w:rPr>
          <w:sz w:val="22"/>
          <w:szCs w:val="22"/>
          <w:highlight w:val="green"/>
          <w:rPrChange w:id="1835" w:author="AQ" w:date="2025-08-03T08:57:00Z">
            <w:rPr>
              <w:sz w:val="22"/>
              <w:szCs w:val="22"/>
            </w:rPr>
          </w:rPrChange>
        </w:rPr>
        <w:t xml:space="preserve">, </w:t>
      </w:r>
      <w:r w:rsidRPr="0099569C">
        <w:rPr>
          <w:rStyle w:val="bibfname"/>
          <w:sz w:val="22"/>
          <w:szCs w:val="22"/>
          <w:highlight w:val="green"/>
          <w:rPrChange w:id="1836" w:author="AQ" w:date="2025-08-03T08:57:00Z">
            <w:rPr>
              <w:rStyle w:val="bibfname"/>
              <w:sz w:val="22"/>
              <w:szCs w:val="22"/>
            </w:rPr>
          </w:rPrChange>
        </w:rPr>
        <w:t>J.</w:t>
      </w:r>
      <w:r w:rsidRPr="0099569C">
        <w:rPr>
          <w:sz w:val="22"/>
          <w:szCs w:val="22"/>
          <w:highlight w:val="green"/>
          <w:rPrChange w:id="1837" w:author="AQ" w:date="2025-08-03T08:57:00Z">
            <w:rPr>
              <w:sz w:val="22"/>
              <w:szCs w:val="22"/>
            </w:rPr>
          </w:rPrChange>
        </w:rPr>
        <w:t xml:space="preserve"> (</w:t>
      </w:r>
      <w:r w:rsidRPr="0099569C">
        <w:rPr>
          <w:rStyle w:val="bibyear"/>
          <w:sz w:val="22"/>
          <w:szCs w:val="22"/>
          <w:highlight w:val="green"/>
          <w:rPrChange w:id="1838" w:author="AQ" w:date="2025-08-03T08:57:00Z">
            <w:rPr>
              <w:rStyle w:val="bibyear"/>
              <w:sz w:val="22"/>
              <w:szCs w:val="22"/>
            </w:rPr>
          </w:rPrChange>
        </w:rPr>
        <w:t>2022</w:t>
      </w:r>
      <w:r w:rsidRPr="0099569C">
        <w:rPr>
          <w:sz w:val="22"/>
          <w:szCs w:val="22"/>
          <w:highlight w:val="green"/>
          <w:rPrChange w:id="1839" w:author="AQ" w:date="2025-08-03T08:57:00Z">
            <w:rPr>
              <w:sz w:val="22"/>
              <w:szCs w:val="22"/>
            </w:rPr>
          </w:rPrChange>
        </w:rPr>
        <w:t>).</w:t>
      </w:r>
      <w:proofErr w:type="gramEnd"/>
      <w:r w:rsidRPr="0099569C">
        <w:rPr>
          <w:sz w:val="22"/>
          <w:szCs w:val="22"/>
          <w:highlight w:val="green"/>
          <w:rPrChange w:id="1840" w:author="AQ" w:date="2025-08-03T08:57:00Z">
            <w:rPr>
              <w:sz w:val="22"/>
              <w:szCs w:val="22"/>
            </w:rPr>
          </w:rPrChange>
        </w:rPr>
        <w:t xml:space="preserve"> </w:t>
      </w:r>
      <w:proofErr w:type="gramStart"/>
      <w:r w:rsidRPr="0099569C">
        <w:rPr>
          <w:rStyle w:val="bibarticle"/>
          <w:sz w:val="22"/>
          <w:szCs w:val="22"/>
          <w:highlight w:val="green"/>
          <w:rPrChange w:id="1841" w:author="AQ" w:date="2025-08-03T08:57:00Z">
            <w:rPr>
              <w:rStyle w:val="bibarticle"/>
              <w:sz w:val="22"/>
              <w:szCs w:val="22"/>
            </w:rPr>
          </w:rPrChange>
        </w:rPr>
        <w:t>Case formulation in Gestalt therapy</w:t>
      </w:r>
      <w:r w:rsidRPr="0099569C">
        <w:rPr>
          <w:sz w:val="22"/>
          <w:szCs w:val="22"/>
          <w:highlight w:val="green"/>
          <w:rPrChange w:id="1842" w:author="AQ" w:date="2025-08-03T08:57:00Z">
            <w:rPr>
              <w:sz w:val="22"/>
              <w:szCs w:val="22"/>
            </w:rPr>
          </w:rPrChange>
        </w:rPr>
        <w:t>.</w:t>
      </w:r>
      <w:proofErr w:type="gramEnd"/>
      <w:r w:rsidRPr="0099569C">
        <w:rPr>
          <w:sz w:val="22"/>
          <w:szCs w:val="22"/>
          <w:highlight w:val="green"/>
          <w:rPrChange w:id="1843" w:author="AQ" w:date="2025-08-03T08:57:00Z">
            <w:rPr>
              <w:sz w:val="22"/>
              <w:szCs w:val="22"/>
            </w:rPr>
          </w:rPrChange>
        </w:rPr>
        <w:t xml:space="preserve"> </w:t>
      </w:r>
      <w:r w:rsidRPr="0099569C">
        <w:rPr>
          <w:rStyle w:val="bibjournal"/>
          <w:i/>
          <w:iCs/>
          <w:sz w:val="22"/>
          <w:szCs w:val="22"/>
          <w:highlight w:val="green"/>
          <w:rPrChange w:id="1844" w:author="AQ" w:date="2025-08-03T08:57:00Z">
            <w:rPr>
              <w:rStyle w:val="bibjournal"/>
              <w:i/>
              <w:iCs/>
              <w:sz w:val="22"/>
              <w:szCs w:val="22"/>
            </w:rPr>
          </w:rPrChange>
        </w:rPr>
        <w:t xml:space="preserve">Gestalt Review, </w:t>
      </w:r>
      <w:r w:rsidRPr="0099569C">
        <w:rPr>
          <w:rStyle w:val="bibvolume"/>
          <w:i/>
          <w:iCs/>
          <w:sz w:val="22"/>
          <w:szCs w:val="22"/>
          <w:highlight w:val="green"/>
          <w:rPrChange w:id="1845" w:author="AQ" w:date="2025-08-03T08:57:00Z">
            <w:rPr>
              <w:rStyle w:val="bibvolume"/>
              <w:i/>
              <w:iCs/>
              <w:sz w:val="22"/>
              <w:szCs w:val="22"/>
            </w:rPr>
          </w:rPrChange>
        </w:rPr>
        <w:t>26</w:t>
      </w:r>
      <w:r w:rsidRPr="0099569C">
        <w:rPr>
          <w:sz w:val="22"/>
          <w:szCs w:val="22"/>
          <w:highlight w:val="green"/>
          <w:rPrChange w:id="1846" w:author="AQ" w:date="2025-08-03T08:57:00Z">
            <w:rPr>
              <w:sz w:val="22"/>
              <w:szCs w:val="22"/>
            </w:rPr>
          </w:rPrChange>
        </w:rPr>
        <w:t>(</w:t>
      </w:r>
      <w:r w:rsidRPr="0099569C">
        <w:rPr>
          <w:rStyle w:val="bibissue"/>
          <w:sz w:val="22"/>
          <w:szCs w:val="22"/>
          <w:highlight w:val="green"/>
          <w:rPrChange w:id="1847" w:author="AQ" w:date="2025-08-03T08:57:00Z">
            <w:rPr>
              <w:rStyle w:val="bibissue"/>
              <w:sz w:val="22"/>
              <w:szCs w:val="22"/>
            </w:rPr>
          </w:rPrChange>
        </w:rPr>
        <w:t>1</w:t>
      </w:r>
      <w:r w:rsidRPr="0099569C">
        <w:rPr>
          <w:sz w:val="22"/>
          <w:szCs w:val="22"/>
          <w:highlight w:val="green"/>
          <w:rPrChange w:id="1848" w:author="AQ" w:date="2025-08-03T08:57:00Z">
            <w:rPr>
              <w:sz w:val="22"/>
              <w:szCs w:val="22"/>
            </w:rPr>
          </w:rPrChange>
        </w:rPr>
        <w:t xml:space="preserve">), </w:t>
      </w:r>
      <w:r w:rsidRPr="0099569C">
        <w:rPr>
          <w:rStyle w:val="bibfpage"/>
          <w:sz w:val="22"/>
          <w:szCs w:val="22"/>
          <w:highlight w:val="green"/>
          <w:rPrChange w:id="1849" w:author="AQ" w:date="2025-08-03T08:57:00Z">
            <w:rPr>
              <w:rStyle w:val="bibfpage"/>
              <w:sz w:val="22"/>
              <w:szCs w:val="22"/>
            </w:rPr>
          </w:rPrChange>
        </w:rPr>
        <w:t>63</w:t>
      </w:r>
      <w:r w:rsidRPr="0099569C">
        <w:rPr>
          <w:sz w:val="22"/>
          <w:szCs w:val="22"/>
          <w:highlight w:val="green"/>
          <w:rPrChange w:id="1850" w:author="AQ" w:date="2025-08-03T08:57:00Z">
            <w:rPr>
              <w:sz w:val="22"/>
              <w:szCs w:val="22"/>
            </w:rPr>
          </w:rPrChange>
        </w:rPr>
        <w:t>-</w:t>
      </w:r>
      <w:r w:rsidRPr="0099569C">
        <w:rPr>
          <w:rStyle w:val="biblpage"/>
          <w:sz w:val="22"/>
          <w:szCs w:val="22"/>
          <w:highlight w:val="green"/>
          <w:rPrChange w:id="1851" w:author="AQ" w:date="2025-08-03T08:57:00Z">
            <w:rPr>
              <w:rStyle w:val="biblpage"/>
              <w:sz w:val="22"/>
              <w:szCs w:val="22"/>
            </w:rPr>
          </w:rPrChange>
        </w:rPr>
        <w:t>83</w:t>
      </w:r>
      <w:r w:rsidRPr="0099569C">
        <w:rPr>
          <w:sz w:val="22"/>
          <w:szCs w:val="22"/>
          <w:highlight w:val="green"/>
          <w:rPrChange w:id="1852" w:author="AQ" w:date="2025-08-03T08:57:00Z">
            <w:rPr>
              <w:sz w:val="22"/>
              <w:szCs w:val="22"/>
            </w:rPr>
          </w:rPrChange>
        </w:rPr>
        <w:t>.</w:t>
      </w:r>
    </w:p>
    <w:p w14:paraId="6C52913E" w14:textId="77777777" w:rsidR="00BC4C64" w:rsidRDefault="00BC4C64" w:rsidP="00BC4C64">
      <w:pPr>
        <w:pStyle w:val="REF-U"/>
        <w:spacing w:line="480" w:lineRule="auto"/>
        <w:rPr>
          <w:rStyle w:val="AQ"/>
          <w:sz w:val="22"/>
          <w:szCs w:val="22"/>
        </w:rPr>
      </w:pPr>
      <w:proofErr w:type="spellStart"/>
      <w:proofErr w:type="gramStart"/>
      <w:r>
        <w:rPr>
          <w:rStyle w:val="bibsurname"/>
          <w:sz w:val="22"/>
          <w:szCs w:val="22"/>
        </w:rPr>
        <w:t>Taghipour</w:t>
      </w:r>
      <w:proofErr w:type="spellEnd"/>
      <w:r>
        <w:rPr>
          <w:rStyle w:val="AQ"/>
          <w:sz w:val="22"/>
          <w:szCs w:val="22"/>
        </w:rPr>
        <w:t xml:space="preserve">, </w:t>
      </w:r>
      <w:r>
        <w:rPr>
          <w:rStyle w:val="bibfname"/>
          <w:sz w:val="22"/>
          <w:szCs w:val="22"/>
        </w:rPr>
        <w:t>Z.</w:t>
      </w:r>
      <w:r>
        <w:rPr>
          <w:rStyle w:val="AQ"/>
          <w:sz w:val="22"/>
          <w:szCs w:val="22"/>
        </w:rPr>
        <w:t xml:space="preserve">, </w:t>
      </w:r>
      <w:proofErr w:type="spellStart"/>
      <w:r>
        <w:rPr>
          <w:rStyle w:val="bibsurname"/>
          <w:sz w:val="22"/>
          <w:szCs w:val="22"/>
        </w:rPr>
        <w:t>Sooreshjani</w:t>
      </w:r>
      <w:proofErr w:type="spellEnd"/>
      <w:r>
        <w:rPr>
          <w:rStyle w:val="AQ"/>
          <w:sz w:val="22"/>
          <w:szCs w:val="22"/>
        </w:rPr>
        <w:t xml:space="preserve">, </w:t>
      </w:r>
      <w:r>
        <w:rPr>
          <w:rStyle w:val="bibfname"/>
          <w:sz w:val="22"/>
          <w:szCs w:val="22"/>
        </w:rPr>
        <w:t>M. A.</w:t>
      </w:r>
      <w:r>
        <w:rPr>
          <w:rStyle w:val="AQ"/>
          <w:sz w:val="22"/>
          <w:szCs w:val="22"/>
        </w:rPr>
        <w:t xml:space="preserve">, &amp; </w:t>
      </w:r>
      <w:proofErr w:type="spellStart"/>
      <w:r>
        <w:rPr>
          <w:rStyle w:val="bibsurname"/>
          <w:sz w:val="22"/>
          <w:szCs w:val="22"/>
        </w:rPr>
        <w:t>Salehi</w:t>
      </w:r>
      <w:proofErr w:type="spellEnd"/>
      <w:r>
        <w:rPr>
          <w:rStyle w:val="AQ"/>
          <w:sz w:val="22"/>
          <w:szCs w:val="22"/>
        </w:rPr>
        <w:t xml:space="preserve">, </w:t>
      </w:r>
      <w:r>
        <w:rPr>
          <w:rStyle w:val="bibfname"/>
          <w:sz w:val="22"/>
          <w:szCs w:val="22"/>
        </w:rPr>
        <w:t>K.</w:t>
      </w:r>
      <w:r>
        <w:rPr>
          <w:rStyle w:val="AQ"/>
          <w:sz w:val="22"/>
          <w:szCs w:val="22"/>
        </w:rPr>
        <w:t xml:space="preserve"> (</w:t>
      </w:r>
      <w:r>
        <w:rPr>
          <w:rStyle w:val="bibyear"/>
          <w:sz w:val="22"/>
          <w:szCs w:val="22"/>
        </w:rPr>
        <w:t>2025</w:t>
      </w:r>
      <w:r>
        <w:rPr>
          <w:rStyle w:val="AQ"/>
          <w:sz w:val="22"/>
          <w:szCs w:val="22"/>
        </w:rPr>
        <w:t>).</w:t>
      </w:r>
      <w:proofErr w:type="gramEnd"/>
      <w:r>
        <w:rPr>
          <w:rStyle w:val="AQ"/>
          <w:sz w:val="22"/>
          <w:szCs w:val="22"/>
        </w:rPr>
        <w:t xml:space="preserve"> </w:t>
      </w:r>
      <w:r>
        <w:rPr>
          <w:rStyle w:val="bibarticle"/>
          <w:sz w:val="22"/>
          <w:szCs w:val="22"/>
        </w:rPr>
        <w:t>The process of using the self of the therapist in EFT: A grounded theory study</w:t>
      </w:r>
      <w:r>
        <w:rPr>
          <w:rStyle w:val="AQ"/>
          <w:sz w:val="22"/>
          <w:szCs w:val="22"/>
        </w:rPr>
        <w:t xml:space="preserve">. </w:t>
      </w:r>
      <w:r w:rsidRPr="00F90590">
        <w:rPr>
          <w:rStyle w:val="bibjournal"/>
          <w:i/>
        </w:rPr>
        <w:t>The American Journal of Family Therapy</w:t>
      </w:r>
      <w:r>
        <w:rPr>
          <w:rStyle w:val="ElectronicJournalname"/>
          <w:i/>
          <w:iCs/>
          <w:sz w:val="22"/>
          <w:szCs w:val="22"/>
        </w:rPr>
        <w:t xml:space="preserve">, </w:t>
      </w:r>
      <w:r>
        <w:rPr>
          <w:rStyle w:val="bibvolume"/>
          <w:i/>
          <w:iCs/>
          <w:sz w:val="22"/>
          <w:szCs w:val="22"/>
        </w:rPr>
        <w:t>53</w:t>
      </w:r>
      <w:r>
        <w:rPr>
          <w:rStyle w:val="AQ"/>
          <w:sz w:val="22"/>
          <w:szCs w:val="22"/>
        </w:rPr>
        <w:t>(</w:t>
      </w:r>
      <w:r>
        <w:rPr>
          <w:rStyle w:val="bibissue"/>
          <w:sz w:val="22"/>
          <w:szCs w:val="22"/>
        </w:rPr>
        <w:t>1</w:t>
      </w:r>
      <w:r>
        <w:rPr>
          <w:rStyle w:val="AQ"/>
          <w:sz w:val="22"/>
          <w:szCs w:val="22"/>
        </w:rPr>
        <w:t xml:space="preserve">), </w:t>
      </w:r>
      <w:r>
        <w:rPr>
          <w:rStyle w:val="bibfpage"/>
          <w:sz w:val="22"/>
          <w:szCs w:val="22"/>
        </w:rPr>
        <w:t>46</w:t>
      </w:r>
      <w:r>
        <w:rPr>
          <w:rStyle w:val="AQ"/>
          <w:sz w:val="22"/>
          <w:szCs w:val="22"/>
        </w:rPr>
        <w:t>-</w:t>
      </w:r>
      <w:r>
        <w:rPr>
          <w:rStyle w:val="biblpage"/>
          <w:sz w:val="22"/>
          <w:szCs w:val="22"/>
        </w:rPr>
        <w:t>65</w:t>
      </w:r>
      <w:r>
        <w:rPr>
          <w:rStyle w:val="AQ"/>
          <w:sz w:val="22"/>
          <w:szCs w:val="22"/>
        </w:rPr>
        <w:t xml:space="preserve">. </w:t>
      </w:r>
      <w:r>
        <w:rPr>
          <w:rStyle w:val="bibdoi"/>
          <w:sz w:val="22"/>
          <w:szCs w:val="22"/>
        </w:rPr>
        <w:t>https://doi.org/10.1080/01926187.2024.2351830</w:t>
      </w:r>
    </w:p>
    <w:p w14:paraId="369AF45B" w14:textId="77777777" w:rsidR="00BC4C64" w:rsidRPr="0099569C" w:rsidRDefault="00BC4C64" w:rsidP="00BC4C64">
      <w:pPr>
        <w:pStyle w:val="REF-U"/>
        <w:spacing w:line="480" w:lineRule="auto"/>
        <w:rPr>
          <w:rStyle w:val="AQ"/>
          <w:sz w:val="22"/>
          <w:szCs w:val="22"/>
          <w:highlight w:val="green"/>
          <w:rPrChange w:id="1853" w:author="AQ" w:date="2025-08-03T08:57:00Z">
            <w:rPr>
              <w:rStyle w:val="AQ"/>
              <w:sz w:val="22"/>
              <w:szCs w:val="22"/>
            </w:rPr>
          </w:rPrChange>
        </w:rPr>
      </w:pPr>
      <w:proofErr w:type="spellStart"/>
      <w:r w:rsidRPr="0099569C">
        <w:rPr>
          <w:rStyle w:val="bibsurname"/>
          <w:sz w:val="22"/>
          <w:szCs w:val="22"/>
          <w:highlight w:val="green"/>
          <w:rPrChange w:id="1854" w:author="AQ" w:date="2025-08-03T08:57:00Z">
            <w:rPr>
              <w:rStyle w:val="bibsurname"/>
              <w:sz w:val="22"/>
              <w:szCs w:val="22"/>
            </w:rPr>
          </w:rPrChange>
        </w:rPr>
        <w:t>Temiz</w:t>
      </w:r>
      <w:proofErr w:type="spellEnd"/>
      <w:r w:rsidRPr="0099569C">
        <w:rPr>
          <w:rStyle w:val="AQ"/>
          <w:sz w:val="22"/>
          <w:szCs w:val="22"/>
          <w:highlight w:val="green"/>
          <w:rPrChange w:id="1855" w:author="AQ" w:date="2025-08-03T08:57:00Z">
            <w:rPr>
              <w:rStyle w:val="AQ"/>
              <w:sz w:val="22"/>
              <w:szCs w:val="22"/>
            </w:rPr>
          </w:rPrChange>
        </w:rPr>
        <w:t xml:space="preserve">, </w:t>
      </w:r>
      <w:r w:rsidRPr="0099569C">
        <w:rPr>
          <w:rStyle w:val="bibfname"/>
          <w:sz w:val="22"/>
          <w:szCs w:val="22"/>
          <w:highlight w:val="green"/>
          <w:rPrChange w:id="1856" w:author="AQ" w:date="2025-08-03T08:57:00Z">
            <w:rPr>
              <w:rStyle w:val="bibfname"/>
              <w:sz w:val="22"/>
              <w:szCs w:val="22"/>
            </w:rPr>
          </w:rPrChange>
        </w:rPr>
        <w:t>R.</w:t>
      </w:r>
      <w:r w:rsidRPr="0099569C">
        <w:rPr>
          <w:rStyle w:val="AQ"/>
          <w:sz w:val="22"/>
          <w:szCs w:val="22"/>
          <w:highlight w:val="green"/>
          <w:rPrChange w:id="1857" w:author="AQ" w:date="2025-08-03T08:57:00Z">
            <w:rPr>
              <w:rStyle w:val="AQ"/>
              <w:sz w:val="22"/>
              <w:szCs w:val="22"/>
            </w:rPr>
          </w:rPrChange>
        </w:rPr>
        <w:t xml:space="preserve"> (</w:t>
      </w:r>
      <w:r w:rsidRPr="0099569C">
        <w:rPr>
          <w:rStyle w:val="bibyear"/>
          <w:sz w:val="22"/>
          <w:szCs w:val="22"/>
          <w:highlight w:val="green"/>
          <w:rPrChange w:id="1858" w:author="AQ" w:date="2025-08-03T08:57:00Z">
            <w:rPr>
              <w:rStyle w:val="bibyear"/>
              <w:sz w:val="22"/>
              <w:szCs w:val="22"/>
            </w:rPr>
          </w:rPrChange>
        </w:rPr>
        <w:t>2024</w:t>
      </w:r>
      <w:r w:rsidRPr="0099569C">
        <w:rPr>
          <w:rStyle w:val="AQ"/>
          <w:sz w:val="22"/>
          <w:szCs w:val="22"/>
          <w:highlight w:val="green"/>
          <w:rPrChange w:id="1859" w:author="AQ" w:date="2025-08-03T08:57:00Z">
            <w:rPr>
              <w:rStyle w:val="AQ"/>
              <w:sz w:val="22"/>
              <w:szCs w:val="22"/>
            </w:rPr>
          </w:rPrChange>
        </w:rPr>
        <w:t xml:space="preserve">). </w:t>
      </w:r>
      <w:proofErr w:type="gramStart"/>
      <w:r w:rsidRPr="0099569C">
        <w:rPr>
          <w:rStyle w:val="bibarticle"/>
          <w:sz w:val="22"/>
          <w:szCs w:val="22"/>
          <w:highlight w:val="green"/>
          <w:rPrChange w:id="1860" w:author="AQ" w:date="2025-08-03T08:57:00Z">
            <w:rPr>
              <w:rStyle w:val="bibarticle"/>
              <w:sz w:val="22"/>
              <w:szCs w:val="22"/>
            </w:rPr>
          </w:rPrChange>
        </w:rPr>
        <w:t>Existential social work in coping with death and grief</w:t>
      </w:r>
      <w:r w:rsidRPr="0099569C">
        <w:rPr>
          <w:rStyle w:val="AQ"/>
          <w:sz w:val="22"/>
          <w:szCs w:val="22"/>
          <w:highlight w:val="green"/>
          <w:rPrChange w:id="1861" w:author="AQ" w:date="2025-08-03T08:57:00Z">
            <w:rPr>
              <w:rStyle w:val="AQ"/>
              <w:sz w:val="22"/>
              <w:szCs w:val="22"/>
            </w:rPr>
          </w:rPrChange>
        </w:rPr>
        <w:t>.</w:t>
      </w:r>
      <w:proofErr w:type="gramEnd"/>
      <w:r w:rsidRPr="0099569C">
        <w:rPr>
          <w:rStyle w:val="AQ"/>
          <w:sz w:val="22"/>
          <w:szCs w:val="22"/>
          <w:highlight w:val="green"/>
          <w:rPrChange w:id="1862" w:author="AQ" w:date="2025-08-03T08:57:00Z">
            <w:rPr>
              <w:rStyle w:val="AQ"/>
              <w:sz w:val="22"/>
              <w:szCs w:val="22"/>
            </w:rPr>
          </w:rPrChange>
        </w:rPr>
        <w:t xml:space="preserve"> </w:t>
      </w:r>
      <w:proofErr w:type="gramStart"/>
      <w:r w:rsidRPr="0099569C">
        <w:rPr>
          <w:rStyle w:val="bibjournal"/>
          <w:i/>
          <w:highlight w:val="green"/>
          <w:rPrChange w:id="1863" w:author="AQ" w:date="2025-08-03T08:57:00Z">
            <w:rPr>
              <w:rStyle w:val="bibjournal"/>
              <w:i/>
            </w:rPr>
          </w:rPrChange>
        </w:rPr>
        <w:t>Clinical Social Work Journal</w:t>
      </w:r>
      <w:r w:rsidRPr="0099569C">
        <w:rPr>
          <w:rStyle w:val="AQ"/>
          <w:i/>
          <w:iCs/>
          <w:sz w:val="22"/>
          <w:szCs w:val="22"/>
          <w:highlight w:val="green"/>
          <w:rPrChange w:id="1864" w:author="AQ" w:date="2025-08-03T08:57:00Z">
            <w:rPr>
              <w:rStyle w:val="AQ"/>
              <w:i/>
              <w:iCs/>
              <w:sz w:val="22"/>
              <w:szCs w:val="22"/>
            </w:rPr>
          </w:rPrChange>
        </w:rPr>
        <w:t>.</w:t>
      </w:r>
      <w:proofErr w:type="gramEnd"/>
      <w:r w:rsidRPr="0099569C">
        <w:rPr>
          <w:rStyle w:val="AQ"/>
          <w:sz w:val="22"/>
          <w:szCs w:val="22"/>
          <w:highlight w:val="green"/>
          <w:rPrChange w:id="1865" w:author="AQ" w:date="2025-08-03T08:57:00Z">
            <w:rPr>
              <w:rStyle w:val="AQ"/>
              <w:sz w:val="22"/>
              <w:szCs w:val="22"/>
            </w:rPr>
          </w:rPrChange>
        </w:rPr>
        <w:t xml:space="preserve"> </w:t>
      </w:r>
      <w:r w:rsidRPr="0099569C">
        <w:rPr>
          <w:rStyle w:val="bibdoi"/>
          <w:sz w:val="22"/>
          <w:szCs w:val="22"/>
          <w:highlight w:val="green"/>
          <w:rPrChange w:id="1866" w:author="AQ" w:date="2025-08-03T08:57:00Z">
            <w:rPr>
              <w:rStyle w:val="bibdoi"/>
              <w:sz w:val="22"/>
              <w:szCs w:val="22"/>
            </w:rPr>
          </w:rPrChange>
        </w:rPr>
        <w:t>https://doi.org/10.1007/s10615-024-00922-5</w:t>
      </w:r>
    </w:p>
    <w:p w14:paraId="719D1235" w14:textId="77777777" w:rsidR="00BC4C64" w:rsidRDefault="00BC4C64" w:rsidP="00BC4C64">
      <w:pPr>
        <w:pStyle w:val="REF-U"/>
        <w:spacing w:line="480" w:lineRule="auto"/>
        <w:rPr>
          <w:rStyle w:val="AQ"/>
          <w:sz w:val="22"/>
          <w:szCs w:val="22"/>
        </w:rPr>
      </w:pPr>
      <w:proofErr w:type="spellStart"/>
      <w:proofErr w:type="gramStart"/>
      <w:r>
        <w:rPr>
          <w:rStyle w:val="bibsurname"/>
          <w:sz w:val="22"/>
          <w:szCs w:val="22"/>
        </w:rPr>
        <w:t>Teusch</w:t>
      </w:r>
      <w:proofErr w:type="spellEnd"/>
      <w:r>
        <w:rPr>
          <w:rStyle w:val="AQ"/>
          <w:sz w:val="22"/>
          <w:szCs w:val="22"/>
        </w:rPr>
        <w:t xml:space="preserve">, </w:t>
      </w:r>
      <w:r>
        <w:rPr>
          <w:rStyle w:val="bibfname"/>
          <w:sz w:val="22"/>
          <w:szCs w:val="22"/>
        </w:rPr>
        <w:t>L.</w:t>
      </w:r>
      <w:r>
        <w:rPr>
          <w:rStyle w:val="AQ"/>
          <w:sz w:val="22"/>
          <w:szCs w:val="22"/>
        </w:rPr>
        <w:t xml:space="preserve">, </w:t>
      </w:r>
      <w:r>
        <w:rPr>
          <w:rStyle w:val="bibsurname"/>
          <w:sz w:val="22"/>
          <w:szCs w:val="22"/>
        </w:rPr>
        <w:t>Bohme</w:t>
      </w:r>
      <w:r>
        <w:rPr>
          <w:rStyle w:val="AQ"/>
          <w:sz w:val="22"/>
          <w:szCs w:val="22"/>
        </w:rPr>
        <w:t xml:space="preserve">, </w:t>
      </w:r>
      <w:r>
        <w:rPr>
          <w:rStyle w:val="bibfname"/>
          <w:sz w:val="22"/>
          <w:szCs w:val="22"/>
        </w:rPr>
        <w:t>H.</w:t>
      </w:r>
      <w:r>
        <w:rPr>
          <w:rStyle w:val="AQ"/>
          <w:sz w:val="22"/>
          <w:szCs w:val="22"/>
        </w:rPr>
        <w:t xml:space="preserve">, </w:t>
      </w:r>
      <w:r>
        <w:rPr>
          <w:rStyle w:val="bibsurname"/>
          <w:sz w:val="22"/>
          <w:szCs w:val="22"/>
        </w:rPr>
        <w:t>Fink</w:t>
      </w:r>
      <w:r>
        <w:rPr>
          <w:rStyle w:val="AQ"/>
          <w:sz w:val="22"/>
          <w:szCs w:val="22"/>
        </w:rPr>
        <w:t xml:space="preserve">, </w:t>
      </w:r>
      <w:r>
        <w:rPr>
          <w:rStyle w:val="bibfname"/>
          <w:sz w:val="22"/>
          <w:szCs w:val="22"/>
        </w:rPr>
        <w:t>J.</w:t>
      </w:r>
      <w:r>
        <w:rPr>
          <w:rStyle w:val="AQ"/>
          <w:sz w:val="22"/>
          <w:szCs w:val="22"/>
        </w:rPr>
        <w:t xml:space="preserve">, &amp; </w:t>
      </w:r>
      <w:proofErr w:type="spellStart"/>
      <w:r>
        <w:rPr>
          <w:rStyle w:val="bibsurname"/>
          <w:sz w:val="22"/>
          <w:szCs w:val="22"/>
        </w:rPr>
        <w:t>Gastpar</w:t>
      </w:r>
      <w:proofErr w:type="spellEnd"/>
      <w:r>
        <w:rPr>
          <w:rStyle w:val="AQ"/>
          <w:sz w:val="22"/>
          <w:szCs w:val="22"/>
        </w:rPr>
        <w:t xml:space="preserve">, </w:t>
      </w:r>
      <w:r>
        <w:rPr>
          <w:rStyle w:val="bibfname"/>
          <w:sz w:val="22"/>
          <w:szCs w:val="22"/>
        </w:rPr>
        <w:t>M.</w:t>
      </w:r>
      <w:r>
        <w:rPr>
          <w:rStyle w:val="AQ"/>
          <w:sz w:val="22"/>
          <w:szCs w:val="22"/>
        </w:rPr>
        <w:t xml:space="preserve"> (</w:t>
      </w:r>
      <w:r>
        <w:rPr>
          <w:rStyle w:val="bibyear"/>
          <w:sz w:val="22"/>
          <w:szCs w:val="22"/>
        </w:rPr>
        <w:t>2001</w:t>
      </w:r>
      <w:r>
        <w:rPr>
          <w:rStyle w:val="AQ"/>
          <w:sz w:val="22"/>
          <w:szCs w:val="22"/>
        </w:rPr>
        <w:t>).</w:t>
      </w:r>
      <w:proofErr w:type="gramEnd"/>
      <w:r>
        <w:rPr>
          <w:rStyle w:val="AQ"/>
          <w:sz w:val="22"/>
          <w:szCs w:val="22"/>
        </w:rPr>
        <w:t xml:space="preserve"> </w:t>
      </w:r>
      <w:proofErr w:type="gramStart"/>
      <w:r>
        <w:rPr>
          <w:rStyle w:val="bibarticle"/>
          <w:sz w:val="22"/>
          <w:szCs w:val="22"/>
        </w:rPr>
        <w:t>Effects of patient-centered psychotherapy for personality disorders alone and in combination with psychopharmacological treatment</w:t>
      </w:r>
      <w:r>
        <w:rPr>
          <w:rStyle w:val="AQ"/>
          <w:sz w:val="22"/>
          <w:szCs w:val="22"/>
        </w:rPr>
        <w:t>.</w:t>
      </w:r>
      <w:proofErr w:type="gramEnd"/>
      <w:r>
        <w:rPr>
          <w:rStyle w:val="AQ"/>
          <w:sz w:val="22"/>
          <w:szCs w:val="22"/>
        </w:rPr>
        <w:t xml:space="preserve"> </w:t>
      </w:r>
      <w:r>
        <w:rPr>
          <w:rStyle w:val="bibjournal"/>
          <w:sz w:val="22"/>
          <w:szCs w:val="22"/>
        </w:rPr>
        <w:t>Psychotherapy and Psychosomatics</w:t>
      </w:r>
      <w:r>
        <w:rPr>
          <w:sz w:val="22"/>
          <w:szCs w:val="22"/>
        </w:rPr>
        <w:t xml:space="preserve">, </w:t>
      </w:r>
      <w:r>
        <w:rPr>
          <w:rStyle w:val="bibvolume"/>
          <w:sz w:val="22"/>
          <w:szCs w:val="22"/>
        </w:rPr>
        <w:t>70</w:t>
      </w:r>
      <w:r>
        <w:rPr>
          <w:sz w:val="22"/>
          <w:szCs w:val="22"/>
        </w:rPr>
        <w:t xml:space="preserve">, </w:t>
      </w:r>
      <w:r>
        <w:rPr>
          <w:rStyle w:val="bibfpage"/>
          <w:sz w:val="22"/>
          <w:szCs w:val="22"/>
        </w:rPr>
        <w:t>328</w:t>
      </w:r>
      <w:r>
        <w:rPr>
          <w:sz w:val="22"/>
          <w:szCs w:val="22"/>
        </w:rPr>
        <w:t>–</w:t>
      </w:r>
      <w:r>
        <w:rPr>
          <w:rStyle w:val="biblpage"/>
          <w:sz w:val="22"/>
          <w:szCs w:val="22"/>
        </w:rPr>
        <w:t>336</w:t>
      </w:r>
      <w:r>
        <w:rPr>
          <w:sz w:val="22"/>
          <w:szCs w:val="22"/>
        </w:rPr>
        <w:t xml:space="preserve">. </w:t>
      </w:r>
      <w:proofErr w:type="gramStart"/>
      <w:r>
        <w:rPr>
          <w:rStyle w:val="bibdoi"/>
          <w:sz w:val="22"/>
          <w:szCs w:val="22"/>
        </w:rPr>
        <w:t>doi:</w:t>
      </w:r>
      <w:proofErr w:type="gramEnd"/>
      <w:r>
        <w:rPr>
          <w:rStyle w:val="bibdoi"/>
          <w:sz w:val="22"/>
          <w:szCs w:val="22"/>
        </w:rPr>
        <w:t>10.1159/000056273</w:t>
      </w:r>
    </w:p>
    <w:p w14:paraId="31D08293" w14:textId="77777777" w:rsidR="00BC4C64" w:rsidRDefault="00BC4C64" w:rsidP="00BC4C64">
      <w:pPr>
        <w:pStyle w:val="REF-U"/>
        <w:spacing w:line="480" w:lineRule="auto"/>
        <w:rPr>
          <w:rStyle w:val="AQ"/>
          <w:sz w:val="22"/>
          <w:szCs w:val="22"/>
        </w:rPr>
      </w:pPr>
      <w:proofErr w:type="spellStart"/>
      <w:proofErr w:type="gramStart"/>
      <w:r>
        <w:rPr>
          <w:rStyle w:val="bibsurname"/>
          <w:sz w:val="22"/>
          <w:szCs w:val="22"/>
        </w:rPr>
        <w:t>Teusch</w:t>
      </w:r>
      <w:proofErr w:type="spellEnd"/>
      <w:r>
        <w:rPr>
          <w:rStyle w:val="AQ"/>
          <w:sz w:val="22"/>
          <w:szCs w:val="22"/>
        </w:rPr>
        <w:t xml:space="preserve">, </w:t>
      </w:r>
      <w:r>
        <w:rPr>
          <w:rStyle w:val="bibfname"/>
          <w:sz w:val="22"/>
          <w:szCs w:val="22"/>
        </w:rPr>
        <w:t>L.</w:t>
      </w:r>
      <w:r>
        <w:rPr>
          <w:rStyle w:val="AQ"/>
          <w:sz w:val="22"/>
          <w:szCs w:val="22"/>
        </w:rPr>
        <w:t xml:space="preserve">, </w:t>
      </w:r>
      <w:r>
        <w:rPr>
          <w:rStyle w:val="bibsurname"/>
          <w:sz w:val="22"/>
          <w:szCs w:val="22"/>
        </w:rPr>
        <w:t>Bohme</w:t>
      </w:r>
      <w:r>
        <w:rPr>
          <w:rStyle w:val="AQ"/>
          <w:sz w:val="22"/>
          <w:szCs w:val="22"/>
        </w:rPr>
        <w:t xml:space="preserve">, </w:t>
      </w:r>
      <w:r>
        <w:rPr>
          <w:rStyle w:val="bibfname"/>
          <w:sz w:val="22"/>
          <w:szCs w:val="22"/>
        </w:rPr>
        <w:t>H.</w:t>
      </w:r>
      <w:r>
        <w:rPr>
          <w:rStyle w:val="AQ"/>
          <w:sz w:val="22"/>
          <w:szCs w:val="22"/>
        </w:rPr>
        <w:t xml:space="preserve">, </w:t>
      </w:r>
      <w:r>
        <w:rPr>
          <w:rStyle w:val="bibsurname"/>
          <w:sz w:val="22"/>
          <w:szCs w:val="22"/>
        </w:rPr>
        <w:t>Fink</w:t>
      </w:r>
      <w:r>
        <w:rPr>
          <w:rStyle w:val="AQ"/>
          <w:sz w:val="22"/>
          <w:szCs w:val="22"/>
        </w:rPr>
        <w:t xml:space="preserve">, </w:t>
      </w:r>
      <w:r>
        <w:rPr>
          <w:rStyle w:val="bibfname"/>
          <w:sz w:val="22"/>
          <w:szCs w:val="22"/>
        </w:rPr>
        <w:t>J.</w:t>
      </w:r>
      <w:r>
        <w:rPr>
          <w:rStyle w:val="AQ"/>
          <w:sz w:val="22"/>
          <w:szCs w:val="22"/>
        </w:rPr>
        <w:t xml:space="preserve">, </w:t>
      </w:r>
      <w:proofErr w:type="spellStart"/>
      <w:r>
        <w:rPr>
          <w:rStyle w:val="bibsurname"/>
          <w:sz w:val="22"/>
          <w:szCs w:val="22"/>
        </w:rPr>
        <w:t>Gastpar</w:t>
      </w:r>
      <w:proofErr w:type="spellEnd"/>
      <w:r>
        <w:rPr>
          <w:rStyle w:val="AQ"/>
          <w:sz w:val="22"/>
          <w:szCs w:val="22"/>
        </w:rPr>
        <w:t xml:space="preserve">, </w:t>
      </w:r>
      <w:r>
        <w:rPr>
          <w:rStyle w:val="bibfname"/>
          <w:sz w:val="22"/>
          <w:szCs w:val="22"/>
        </w:rPr>
        <w:t>M.</w:t>
      </w:r>
      <w:r>
        <w:rPr>
          <w:rStyle w:val="AQ"/>
          <w:sz w:val="22"/>
          <w:szCs w:val="22"/>
        </w:rPr>
        <w:t xml:space="preserve">, &amp; </w:t>
      </w:r>
      <w:proofErr w:type="spellStart"/>
      <w:r>
        <w:rPr>
          <w:rStyle w:val="bibsurname"/>
          <w:sz w:val="22"/>
          <w:szCs w:val="22"/>
        </w:rPr>
        <w:t>Skerra</w:t>
      </w:r>
      <w:proofErr w:type="spellEnd"/>
      <w:r>
        <w:rPr>
          <w:rStyle w:val="AQ"/>
          <w:sz w:val="22"/>
          <w:szCs w:val="22"/>
        </w:rPr>
        <w:t xml:space="preserve">, </w:t>
      </w:r>
      <w:r>
        <w:rPr>
          <w:rStyle w:val="bibfname"/>
          <w:sz w:val="22"/>
          <w:szCs w:val="22"/>
        </w:rPr>
        <w:t>B.</w:t>
      </w:r>
      <w:r>
        <w:rPr>
          <w:rStyle w:val="AQ"/>
          <w:sz w:val="22"/>
          <w:szCs w:val="22"/>
        </w:rPr>
        <w:t xml:space="preserve"> (</w:t>
      </w:r>
      <w:r>
        <w:rPr>
          <w:rStyle w:val="bibyear"/>
          <w:sz w:val="22"/>
          <w:szCs w:val="22"/>
        </w:rPr>
        <w:t>2003</w:t>
      </w:r>
      <w:r>
        <w:rPr>
          <w:rStyle w:val="AQ"/>
          <w:sz w:val="22"/>
          <w:szCs w:val="22"/>
        </w:rPr>
        <w:t>).</w:t>
      </w:r>
      <w:proofErr w:type="gramEnd"/>
      <w:r>
        <w:rPr>
          <w:rStyle w:val="AQ"/>
          <w:sz w:val="22"/>
          <w:szCs w:val="22"/>
        </w:rPr>
        <w:t xml:space="preserve"> </w:t>
      </w:r>
      <w:proofErr w:type="gramStart"/>
      <w:r>
        <w:rPr>
          <w:rStyle w:val="bibarticle"/>
          <w:sz w:val="22"/>
          <w:szCs w:val="22"/>
        </w:rPr>
        <w:t>Antidepressant medication and the assimilation of problematic experiences in psychotherapy</w:t>
      </w:r>
      <w:r>
        <w:rPr>
          <w:rStyle w:val="AQ"/>
          <w:sz w:val="22"/>
          <w:szCs w:val="22"/>
        </w:rPr>
        <w:t>.</w:t>
      </w:r>
      <w:proofErr w:type="gramEnd"/>
      <w:r>
        <w:rPr>
          <w:rStyle w:val="AQ"/>
          <w:sz w:val="22"/>
          <w:szCs w:val="22"/>
        </w:rPr>
        <w:t xml:space="preserve"> </w:t>
      </w:r>
      <w:r>
        <w:rPr>
          <w:rStyle w:val="bibjournal"/>
          <w:sz w:val="22"/>
          <w:szCs w:val="22"/>
        </w:rPr>
        <w:t>Psychotherapy Research</w:t>
      </w:r>
      <w:r>
        <w:rPr>
          <w:sz w:val="22"/>
          <w:szCs w:val="22"/>
        </w:rPr>
        <w:t xml:space="preserve">, </w:t>
      </w:r>
      <w:r>
        <w:rPr>
          <w:rStyle w:val="bibvolume"/>
          <w:sz w:val="22"/>
          <w:szCs w:val="22"/>
        </w:rPr>
        <w:t>13</w:t>
      </w:r>
      <w:r>
        <w:rPr>
          <w:sz w:val="22"/>
          <w:szCs w:val="22"/>
        </w:rPr>
        <w:t>(</w:t>
      </w:r>
      <w:r>
        <w:rPr>
          <w:rStyle w:val="bibissue"/>
          <w:sz w:val="22"/>
          <w:szCs w:val="22"/>
        </w:rPr>
        <w:t>3</w:t>
      </w:r>
      <w:r>
        <w:rPr>
          <w:sz w:val="22"/>
          <w:szCs w:val="22"/>
        </w:rPr>
        <w:t xml:space="preserve">), </w:t>
      </w:r>
      <w:r>
        <w:rPr>
          <w:rStyle w:val="bibfpage"/>
          <w:sz w:val="22"/>
          <w:szCs w:val="22"/>
        </w:rPr>
        <w:t>307</w:t>
      </w:r>
      <w:r>
        <w:rPr>
          <w:sz w:val="22"/>
          <w:szCs w:val="22"/>
        </w:rPr>
        <w:t>–</w:t>
      </w:r>
      <w:r>
        <w:rPr>
          <w:rStyle w:val="biblpage"/>
          <w:sz w:val="22"/>
          <w:szCs w:val="22"/>
        </w:rPr>
        <w:t>322</w:t>
      </w:r>
      <w:r>
        <w:rPr>
          <w:sz w:val="22"/>
          <w:szCs w:val="22"/>
        </w:rPr>
        <w:t xml:space="preserve">. </w:t>
      </w:r>
      <w:r>
        <w:rPr>
          <w:rStyle w:val="bibdoi"/>
          <w:sz w:val="22"/>
          <w:szCs w:val="22"/>
        </w:rPr>
        <w:t>doi:10.1093/</w:t>
      </w:r>
      <w:proofErr w:type="spellStart"/>
      <w:r>
        <w:rPr>
          <w:rStyle w:val="bibdoi"/>
          <w:sz w:val="22"/>
          <w:szCs w:val="22"/>
        </w:rPr>
        <w:t>ptr</w:t>
      </w:r>
      <w:proofErr w:type="spellEnd"/>
      <w:r>
        <w:rPr>
          <w:rStyle w:val="bibdoi"/>
          <w:sz w:val="22"/>
          <w:szCs w:val="22"/>
        </w:rPr>
        <w:t>/kpg029</w:t>
      </w:r>
    </w:p>
    <w:p w14:paraId="272E1D0B" w14:textId="77777777" w:rsidR="00BC4C64" w:rsidRPr="0099569C" w:rsidRDefault="00BC4C64" w:rsidP="00BC4C64">
      <w:pPr>
        <w:pStyle w:val="REF-U"/>
        <w:spacing w:line="480" w:lineRule="auto"/>
        <w:rPr>
          <w:rStyle w:val="AQ"/>
          <w:sz w:val="22"/>
          <w:szCs w:val="22"/>
          <w:highlight w:val="green"/>
          <w:rPrChange w:id="1867" w:author="AQ" w:date="2025-08-03T08:57:00Z">
            <w:rPr>
              <w:rStyle w:val="AQ"/>
              <w:sz w:val="22"/>
              <w:szCs w:val="22"/>
            </w:rPr>
          </w:rPrChange>
        </w:rPr>
      </w:pPr>
      <w:proofErr w:type="spellStart"/>
      <w:r w:rsidRPr="0099569C">
        <w:rPr>
          <w:rStyle w:val="bibsurname"/>
          <w:sz w:val="22"/>
          <w:szCs w:val="22"/>
          <w:highlight w:val="green"/>
          <w:rPrChange w:id="1868" w:author="AQ" w:date="2025-08-03T08:57:00Z">
            <w:rPr>
              <w:rStyle w:val="bibsurname"/>
              <w:sz w:val="22"/>
              <w:szCs w:val="22"/>
            </w:rPr>
          </w:rPrChange>
        </w:rPr>
        <w:t>Travelbee</w:t>
      </w:r>
      <w:proofErr w:type="spellEnd"/>
      <w:r w:rsidRPr="0099569C">
        <w:rPr>
          <w:rStyle w:val="AQ"/>
          <w:sz w:val="22"/>
          <w:szCs w:val="22"/>
          <w:highlight w:val="green"/>
          <w:rPrChange w:id="1869" w:author="AQ" w:date="2025-08-03T08:57:00Z">
            <w:rPr>
              <w:rStyle w:val="AQ"/>
              <w:sz w:val="22"/>
              <w:szCs w:val="22"/>
            </w:rPr>
          </w:rPrChange>
        </w:rPr>
        <w:t xml:space="preserve">, </w:t>
      </w:r>
      <w:r w:rsidRPr="0099569C">
        <w:rPr>
          <w:rStyle w:val="bibfname"/>
          <w:sz w:val="22"/>
          <w:szCs w:val="22"/>
          <w:highlight w:val="green"/>
          <w:rPrChange w:id="1870" w:author="AQ" w:date="2025-08-03T08:57:00Z">
            <w:rPr>
              <w:rStyle w:val="bibfname"/>
              <w:sz w:val="22"/>
              <w:szCs w:val="22"/>
            </w:rPr>
          </w:rPrChange>
        </w:rPr>
        <w:t>J.</w:t>
      </w:r>
      <w:r w:rsidRPr="0099569C">
        <w:rPr>
          <w:rStyle w:val="AQ"/>
          <w:sz w:val="22"/>
          <w:szCs w:val="22"/>
          <w:highlight w:val="green"/>
          <w:rPrChange w:id="1871" w:author="AQ" w:date="2025-08-03T08:57:00Z">
            <w:rPr>
              <w:rStyle w:val="AQ"/>
              <w:sz w:val="22"/>
              <w:szCs w:val="22"/>
            </w:rPr>
          </w:rPrChange>
        </w:rPr>
        <w:t xml:space="preserve"> (</w:t>
      </w:r>
      <w:r w:rsidRPr="0099569C">
        <w:rPr>
          <w:rStyle w:val="bibyear"/>
          <w:sz w:val="22"/>
          <w:szCs w:val="22"/>
          <w:highlight w:val="green"/>
          <w:rPrChange w:id="1872" w:author="AQ" w:date="2025-08-03T08:57:00Z">
            <w:rPr>
              <w:rStyle w:val="bibyear"/>
              <w:sz w:val="22"/>
              <w:szCs w:val="22"/>
            </w:rPr>
          </w:rPrChange>
        </w:rPr>
        <w:t>1971</w:t>
      </w:r>
      <w:r w:rsidRPr="0099569C">
        <w:rPr>
          <w:rStyle w:val="AQ"/>
          <w:sz w:val="22"/>
          <w:szCs w:val="22"/>
          <w:highlight w:val="green"/>
          <w:rPrChange w:id="1873" w:author="AQ" w:date="2025-08-03T08:57:00Z">
            <w:rPr>
              <w:rStyle w:val="AQ"/>
              <w:sz w:val="22"/>
              <w:szCs w:val="22"/>
            </w:rPr>
          </w:rPrChange>
        </w:rPr>
        <w:t xml:space="preserve">). </w:t>
      </w:r>
      <w:proofErr w:type="gramStart"/>
      <w:r w:rsidRPr="0099569C">
        <w:rPr>
          <w:rStyle w:val="bibbook"/>
          <w:sz w:val="22"/>
          <w:highlight w:val="green"/>
          <w:rPrChange w:id="1874" w:author="AQ" w:date="2025-08-03T08:57:00Z">
            <w:rPr>
              <w:rStyle w:val="bibbook"/>
              <w:sz w:val="22"/>
            </w:rPr>
          </w:rPrChange>
        </w:rPr>
        <w:t>Interpersonal aspects of nursing</w:t>
      </w:r>
      <w:r w:rsidRPr="0099569C">
        <w:rPr>
          <w:sz w:val="22"/>
          <w:szCs w:val="22"/>
          <w:highlight w:val="green"/>
          <w:rPrChange w:id="1875" w:author="AQ" w:date="2025-08-03T08:57:00Z">
            <w:rPr>
              <w:sz w:val="22"/>
              <w:szCs w:val="22"/>
            </w:rPr>
          </w:rPrChange>
        </w:rPr>
        <w:t>.</w:t>
      </w:r>
      <w:proofErr w:type="gramEnd"/>
      <w:r w:rsidRPr="0099569C">
        <w:rPr>
          <w:sz w:val="22"/>
          <w:szCs w:val="22"/>
          <w:highlight w:val="green"/>
          <w:rPrChange w:id="1876" w:author="AQ" w:date="2025-08-03T08:57:00Z">
            <w:rPr>
              <w:sz w:val="22"/>
              <w:szCs w:val="22"/>
            </w:rPr>
          </w:rPrChange>
        </w:rPr>
        <w:t xml:space="preserve"> </w:t>
      </w:r>
      <w:r w:rsidRPr="0099569C">
        <w:rPr>
          <w:rStyle w:val="biblocation"/>
          <w:highlight w:val="green"/>
          <w:rPrChange w:id="1877" w:author="AQ" w:date="2025-08-03T08:57:00Z">
            <w:rPr>
              <w:rStyle w:val="biblocation"/>
            </w:rPr>
          </w:rPrChange>
        </w:rPr>
        <w:t>Philadelphia, PA</w:t>
      </w:r>
      <w:r w:rsidRPr="0099569C">
        <w:rPr>
          <w:sz w:val="22"/>
          <w:szCs w:val="22"/>
          <w:highlight w:val="green"/>
          <w:rPrChange w:id="1878" w:author="AQ" w:date="2025-08-03T08:57:00Z">
            <w:rPr>
              <w:sz w:val="22"/>
              <w:szCs w:val="22"/>
            </w:rPr>
          </w:rPrChange>
        </w:rPr>
        <w:t xml:space="preserve">: </w:t>
      </w:r>
      <w:r w:rsidRPr="0099569C">
        <w:rPr>
          <w:rStyle w:val="bibpublisher"/>
          <w:highlight w:val="green"/>
          <w:rPrChange w:id="1879" w:author="AQ" w:date="2025-08-03T08:57:00Z">
            <w:rPr>
              <w:rStyle w:val="bibpublisher"/>
            </w:rPr>
          </w:rPrChange>
        </w:rPr>
        <w:t>F. A. Davis</w:t>
      </w:r>
    </w:p>
    <w:p w14:paraId="2F1CE818" w14:textId="77777777" w:rsidR="00BC4C64" w:rsidRPr="0099569C" w:rsidRDefault="00BC4C64" w:rsidP="00BC4C64">
      <w:pPr>
        <w:pStyle w:val="REF-U"/>
        <w:spacing w:line="480" w:lineRule="auto"/>
        <w:rPr>
          <w:rStyle w:val="AQ"/>
          <w:sz w:val="22"/>
          <w:szCs w:val="22"/>
          <w:highlight w:val="green"/>
          <w:rPrChange w:id="1880" w:author="AQ" w:date="2025-08-03T08:58:00Z">
            <w:rPr>
              <w:rStyle w:val="AQ"/>
              <w:sz w:val="22"/>
              <w:szCs w:val="22"/>
            </w:rPr>
          </w:rPrChange>
        </w:rPr>
      </w:pPr>
      <w:proofErr w:type="spellStart"/>
      <w:proofErr w:type="gramStart"/>
      <w:r w:rsidRPr="0099569C">
        <w:rPr>
          <w:rStyle w:val="bibsurname"/>
          <w:sz w:val="22"/>
          <w:szCs w:val="22"/>
          <w:highlight w:val="green"/>
          <w:rPrChange w:id="1881" w:author="AQ" w:date="2025-08-03T08:58:00Z">
            <w:rPr>
              <w:rStyle w:val="bibsurname"/>
              <w:sz w:val="22"/>
              <w:szCs w:val="22"/>
            </w:rPr>
          </w:rPrChange>
        </w:rPr>
        <w:lastRenderedPageBreak/>
        <w:t>Tschan</w:t>
      </w:r>
      <w:proofErr w:type="spellEnd"/>
      <w:r w:rsidRPr="0099569C">
        <w:rPr>
          <w:rStyle w:val="AQ"/>
          <w:sz w:val="22"/>
          <w:szCs w:val="22"/>
          <w:highlight w:val="green"/>
          <w:rPrChange w:id="1882" w:author="AQ" w:date="2025-08-03T08:58:00Z">
            <w:rPr>
              <w:rStyle w:val="AQ"/>
              <w:sz w:val="22"/>
              <w:szCs w:val="22"/>
            </w:rPr>
          </w:rPrChange>
        </w:rPr>
        <w:t xml:space="preserve">, </w:t>
      </w:r>
      <w:r w:rsidRPr="0099569C">
        <w:rPr>
          <w:rStyle w:val="bibfname"/>
          <w:sz w:val="22"/>
          <w:szCs w:val="22"/>
          <w:highlight w:val="green"/>
          <w:rPrChange w:id="1883" w:author="AQ" w:date="2025-08-03T08:58:00Z">
            <w:rPr>
              <w:rStyle w:val="bibfname"/>
              <w:sz w:val="22"/>
              <w:szCs w:val="22"/>
            </w:rPr>
          </w:rPrChange>
        </w:rPr>
        <w:t>W.</w:t>
      </w:r>
      <w:r w:rsidRPr="0099569C">
        <w:rPr>
          <w:rStyle w:val="AQ"/>
          <w:sz w:val="22"/>
          <w:szCs w:val="22"/>
          <w:highlight w:val="green"/>
          <w:rPrChange w:id="1884" w:author="AQ" w:date="2025-08-03T08:58:00Z">
            <w:rPr>
              <w:rStyle w:val="AQ"/>
              <w:sz w:val="22"/>
              <w:szCs w:val="22"/>
            </w:rPr>
          </w:rPrChange>
        </w:rPr>
        <w:t xml:space="preserve">, &amp; </w:t>
      </w:r>
      <w:r w:rsidRPr="0099569C">
        <w:rPr>
          <w:rStyle w:val="bibsurname"/>
          <w:sz w:val="22"/>
          <w:szCs w:val="22"/>
          <w:highlight w:val="green"/>
          <w:rPrChange w:id="1885" w:author="AQ" w:date="2025-08-03T08:58:00Z">
            <w:rPr>
              <w:rStyle w:val="bibsurname"/>
              <w:sz w:val="22"/>
              <w:szCs w:val="22"/>
            </w:rPr>
          </w:rPrChange>
        </w:rPr>
        <w:t>Goldman</w:t>
      </w:r>
      <w:r w:rsidRPr="0099569C">
        <w:rPr>
          <w:rStyle w:val="AQ"/>
          <w:sz w:val="22"/>
          <w:szCs w:val="22"/>
          <w:highlight w:val="green"/>
          <w:rPrChange w:id="1886" w:author="AQ" w:date="2025-08-03T08:58:00Z">
            <w:rPr>
              <w:rStyle w:val="AQ"/>
              <w:sz w:val="22"/>
              <w:szCs w:val="22"/>
            </w:rPr>
          </w:rPrChange>
        </w:rPr>
        <w:t xml:space="preserve">, </w:t>
      </w:r>
      <w:r w:rsidRPr="0099569C">
        <w:rPr>
          <w:rStyle w:val="bibfname"/>
          <w:sz w:val="22"/>
          <w:szCs w:val="22"/>
          <w:highlight w:val="green"/>
          <w:rPrChange w:id="1887" w:author="AQ" w:date="2025-08-03T08:58:00Z">
            <w:rPr>
              <w:rStyle w:val="bibfname"/>
              <w:sz w:val="22"/>
              <w:szCs w:val="22"/>
            </w:rPr>
          </w:rPrChange>
        </w:rPr>
        <w:t>R.</w:t>
      </w:r>
      <w:r w:rsidRPr="0099569C">
        <w:rPr>
          <w:rStyle w:val="AQ"/>
          <w:sz w:val="22"/>
          <w:szCs w:val="22"/>
          <w:highlight w:val="green"/>
          <w:rPrChange w:id="1888" w:author="AQ" w:date="2025-08-03T08:58:00Z">
            <w:rPr>
              <w:rStyle w:val="AQ"/>
              <w:sz w:val="22"/>
              <w:szCs w:val="22"/>
            </w:rPr>
          </w:rPrChange>
        </w:rPr>
        <w:t xml:space="preserve"> (</w:t>
      </w:r>
      <w:r w:rsidRPr="0099569C">
        <w:rPr>
          <w:rStyle w:val="bibyear"/>
          <w:sz w:val="22"/>
          <w:szCs w:val="22"/>
          <w:highlight w:val="green"/>
          <w:rPrChange w:id="1889" w:author="AQ" w:date="2025-08-03T08:58:00Z">
            <w:rPr>
              <w:rStyle w:val="bibyear"/>
              <w:sz w:val="22"/>
              <w:szCs w:val="22"/>
            </w:rPr>
          </w:rPrChange>
        </w:rPr>
        <w:t>2024</w:t>
      </w:r>
      <w:r w:rsidRPr="0099569C">
        <w:rPr>
          <w:rStyle w:val="AQ"/>
          <w:sz w:val="22"/>
          <w:szCs w:val="22"/>
          <w:highlight w:val="green"/>
          <w:rPrChange w:id="1890" w:author="AQ" w:date="2025-08-03T08:58:00Z">
            <w:rPr>
              <w:rStyle w:val="AQ"/>
              <w:sz w:val="22"/>
              <w:szCs w:val="22"/>
            </w:rPr>
          </w:rPrChange>
        </w:rPr>
        <w:t>).</w:t>
      </w:r>
      <w:proofErr w:type="gramEnd"/>
      <w:r w:rsidRPr="0099569C">
        <w:rPr>
          <w:rStyle w:val="AQ"/>
          <w:sz w:val="22"/>
          <w:szCs w:val="22"/>
          <w:highlight w:val="green"/>
          <w:rPrChange w:id="1891" w:author="AQ" w:date="2025-08-03T08:58:00Z">
            <w:rPr>
              <w:rStyle w:val="AQ"/>
              <w:sz w:val="22"/>
              <w:szCs w:val="22"/>
            </w:rPr>
          </w:rPrChange>
        </w:rPr>
        <w:t xml:space="preserve"> </w:t>
      </w:r>
      <w:proofErr w:type="gramStart"/>
      <w:r w:rsidRPr="0099569C">
        <w:rPr>
          <w:rStyle w:val="bibarticle"/>
          <w:sz w:val="22"/>
          <w:szCs w:val="22"/>
          <w:highlight w:val="green"/>
          <w:rPrChange w:id="1892" w:author="AQ" w:date="2025-08-03T08:58:00Z">
            <w:rPr>
              <w:rStyle w:val="bibarticle"/>
              <w:sz w:val="22"/>
              <w:szCs w:val="22"/>
            </w:rPr>
          </w:rPrChange>
        </w:rPr>
        <w:t>Use of Emotion-focused Therapy in the treatment of a case of anorexia nervosa</w:t>
      </w:r>
      <w:r w:rsidRPr="0099569C">
        <w:rPr>
          <w:rStyle w:val="AQ"/>
          <w:sz w:val="22"/>
          <w:szCs w:val="22"/>
          <w:highlight w:val="green"/>
          <w:rPrChange w:id="1893" w:author="AQ" w:date="2025-08-03T08:58:00Z">
            <w:rPr>
              <w:rStyle w:val="AQ"/>
              <w:sz w:val="22"/>
              <w:szCs w:val="22"/>
            </w:rPr>
          </w:rPrChange>
        </w:rPr>
        <w:t>.</w:t>
      </w:r>
      <w:proofErr w:type="gramEnd"/>
      <w:r w:rsidRPr="0099569C">
        <w:rPr>
          <w:rStyle w:val="AQ"/>
          <w:sz w:val="22"/>
          <w:szCs w:val="22"/>
          <w:highlight w:val="green"/>
          <w:rPrChange w:id="1894" w:author="AQ" w:date="2025-08-03T08:58:00Z">
            <w:rPr>
              <w:rStyle w:val="AQ"/>
              <w:sz w:val="22"/>
              <w:szCs w:val="22"/>
            </w:rPr>
          </w:rPrChange>
        </w:rPr>
        <w:t xml:space="preserve"> </w:t>
      </w:r>
      <w:r w:rsidRPr="0099569C">
        <w:rPr>
          <w:rStyle w:val="bibjournal"/>
          <w:i/>
          <w:highlight w:val="green"/>
          <w:rPrChange w:id="1895" w:author="AQ" w:date="2025-08-03T08:58:00Z">
            <w:rPr>
              <w:rStyle w:val="bibjournal"/>
              <w:i/>
            </w:rPr>
          </w:rPrChange>
        </w:rPr>
        <w:t>Person-Centered &amp; Experiential Psychotherapies</w:t>
      </w:r>
      <w:r w:rsidRPr="0099569C">
        <w:rPr>
          <w:rStyle w:val="ElectronicJournalname"/>
          <w:i/>
          <w:iCs/>
          <w:sz w:val="22"/>
          <w:szCs w:val="22"/>
          <w:highlight w:val="green"/>
          <w:rPrChange w:id="1896" w:author="AQ" w:date="2025-08-03T08:58:00Z">
            <w:rPr>
              <w:rStyle w:val="ElectronicJournalname"/>
              <w:i/>
              <w:iCs/>
              <w:sz w:val="22"/>
              <w:szCs w:val="22"/>
            </w:rPr>
          </w:rPrChange>
        </w:rPr>
        <w:t xml:space="preserve">, </w:t>
      </w:r>
      <w:r w:rsidRPr="0099569C">
        <w:rPr>
          <w:rStyle w:val="bibvolume"/>
          <w:i/>
          <w:iCs/>
          <w:sz w:val="22"/>
          <w:szCs w:val="22"/>
          <w:highlight w:val="green"/>
          <w:rPrChange w:id="1897" w:author="AQ" w:date="2025-08-03T08:58:00Z">
            <w:rPr>
              <w:rStyle w:val="bibvolume"/>
              <w:i/>
              <w:iCs/>
              <w:sz w:val="22"/>
              <w:szCs w:val="22"/>
            </w:rPr>
          </w:rPrChange>
        </w:rPr>
        <w:t>23</w:t>
      </w:r>
      <w:r w:rsidRPr="0099569C">
        <w:rPr>
          <w:rStyle w:val="AQ"/>
          <w:sz w:val="22"/>
          <w:szCs w:val="22"/>
          <w:highlight w:val="green"/>
          <w:rPrChange w:id="1898" w:author="AQ" w:date="2025-08-03T08:58:00Z">
            <w:rPr>
              <w:rStyle w:val="AQ"/>
              <w:sz w:val="22"/>
              <w:szCs w:val="22"/>
            </w:rPr>
          </w:rPrChange>
        </w:rPr>
        <w:t>(</w:t>
      </w:r>
      <w:r w:rsidRPr="0099569C">
        <w:rPr>
          <w:rStyle w:val="bibissue"/>
          <w:sz w:val="22"/>
          <w:szCs w:val="22"/>
          <w:highlight w:val="green"/>
          <w:rPrChange w:id="1899" w:author="AQ" w:date="2025-08-03T08:58:00Z">
            <w:rPr>
              <w:rStyle w:val="bibissue"/>
              <w:sz w:val="22"/>
              <w:szCs w:val="22"/>
            </w:rPr>
          </w:rPrChange>
        </w:rPr>
        <w:t>3</w:t>
      </w:r>
      <w:r w:rsidRPr="0099569C">
        <w:rPr>
          <w:rStyle w:val="AQ"/>
          <w:sz w:val="22"/>
          <w:szCs w:val="22"/>
          <w:highlight w:val="green"/>
          <w:rPrChange w:id="1900" w:author="AQ" w:date="2025-08-03T08:58:00Z">
            <w:rPr>
              <w:rStyle w:val="AQ"/>
              <w:sz w:val="22"/>
              <w:szCs w:val="22"/>
            </w:rPr>
          </w:rPrChange>
        </w:rPr>
        <w:t xml:space="preserve">), </w:t>
      </w:r>
      <w:r w:rsidRPr="0099569C">
        <w:rPr>
          <w:rStyle w:val="bibfpage"/>
          <w:sz w:val="22"/>
          <w:szCs w:val="22"/>
          <w:highlight w:val="green"/>
          <w:rPrChange w:id="1901" w:author="AQ" w:date="2025-08-03T08:58:00Z">
            <w:rPr>
              <w:rStyle w:val="bibfpage"/>
              <w:sz w:val="22"/>
              <w:szCs w:val="22"/>
            </w:rPr>
          </w:rPrChange>
        </w:rPr>
        <w:t>362</w:t>
      </w:r>
      <w:r w:rsidRPr="0099569C">
        <w:rPr>
          <w:rStyle w:val="AQ"/>
          <w:sz w:val="22"/>
          <w:szCs w:val="22"/>
          <w:highlight w:val="green"/>
          <w:rPrChange w:id="1902" w:author="AQ" w:date="2025-08-03T08:58:00Z">
            <w:rPr>
              <w:rStyle w:val="AQ"/>
              <w:sz w:val="22"/>
              <w:szCs w:val="22"/>
            </w:rPr>
          </w:rPrChange>
        </w:rPr>
        <w:t>-</w:t>
      </w:r>
      <w:r w:rsidRPr="0099569C">
        <w:rPr>
          <w:rStyle w:val="biblpage"/>
          <w:sz w:val="22"/>
          <w:szCs w:val="22"/>
          <w:highlight w:val="green"/>
          <w:rPrChange w:id="1903" w:author="AQ" w:date="2025-08-03T08:58:00Z">
            <w:rPr>
              <w:rStyle w:val="biblpage"/>
              <w:sz w:val="22"/>
              <w:szCs w:val="22"/>
            </w:rPr>
          </w:rPrChange>
        </w:rPr>
        <w:t>385</w:t>
      </w:r>
      <w:r w:rsidRPr="0099569C">
        <w:rPr>
          <w:rStyle w:val="AQ"/>
          <w:sz w:val="22"/>
          <w:szCs w:val="22"/>
          <w:highlight w:val="green"/>
          <w:rPrChange w:id="1904" w:author="AQ" w:date="2025-08-03T08:58:00Z">
            <w:rPr>
              <w:rStyle w:val="AQ"/>
              <w:sz w:val="22"/>
              <w:szCs w:val="22"/>
            </w:rPr>
          </w:rPrChange>
        </w:rPr>
        <w:t xml:space="preserve">. </w:t>
      </w:r>
      <w:r w:rsidRPr="0099569C">
        <w:rPr>
          <w:rStyle w:val="bibdoi"/>
          <w:sz w:val="22"/>
          <w:szCs w:val="22"/>
          <w:highlight w:val="green"/>
          <w:rPrChange w:id="1905" w:author="AQ" w:date="2025-08-03T08:58:00Z">
            <w:rPr>
              <w:rStyle w:val="bibdoi"/>
              <w:sz w:val="22"/>
              <w:szCs w:val="22"/>
            </w:rPr>
          </w:rPrChange>
        </w:rPr>
        <w:t>https://doi.org/10.1080/14779757.2024.2360602</w:t>
      </w:r>
      <w:r w:rsidRPr="0099569C">
        <w:rPr>
          <w:rStyle w:val="AQ"/>
          <w:sz w:val="22"/>
          <w:szCs w:val="22"/>
          <w:highlight w:val="green"/>
          <w:rPrChange w:id="1906" w:author="AQ" w:date="2025-08-03T08:58:00Z">
            <w:rPr>
              <w:rStyle w:val="AQ"/>
              <w:sz w:val="22"/>
              <w:szCs w:val="22"/>
            </w:rPr>
          </w:rPrChange>
        </w:rPr>
        <w:t>.</w:t>
      </w:r>
    </w:p>
    <w:p w14:paraId="0300A3EF" w14:textId="77777777" w:rsidR="00BC4C64" w:rsidRDefault="00BC4C64" w:rsidP="00BC4C64">
      <w:pPr>
        <w:pStyle w:val="REF-U"/>
        <w:spacing w:line="480" w:lineRule="auto"/>
        <w:rPr>
          <w:rStyle w:val="AQ"/>
          <w:sz w:val="22"/>
          <w:szCs w:val="22"/>
        </w:rPr>
      </w:pPr>
      <w:r>
        <w:rPr>
          <w:rStyle w:val="bibsurname"/>
          <w:sz w:val="22"/>
          <w:szCs w:val="22"/>
        </w:rPr>
        <w:t>Von Humboldt</w:t>
      </w:r>
      <w:r>
        <w:rPr>
          <w:rStyle w:val="AQ"/>
          <w:sz w:val="22"/>
          <w:szCs w:val="22"/>
        </w:rPr>
        <w:t xml:space="preserve">, </w:t>
      </w:r>
      <w:r>
        <w:rPr>
          <w:rStyle w:val="bibfname"/>
          <w:sz w:val="22"/>
          <w:szCs w:val="22"/>
        </w:rPr>
        <w:t>S.</w:t>
      </w:r>
      <w:r>
        <w:rPr>
          <w:rStyle w:val="AQ"/>
          <w:sz w:val="22"/>
          <w:szCs w:val="22"/>
        </w:rPr>
        <w:t xml:space="preserve">, &amp; </w:t>
      </w:r>
      <w:r>
        <w:rPr>
          <w:rStyle w:val="bibsurname"/>
          <w:sz w:val="22"/>
          <w:szCs w:val="22"/>
        </w:rPr>
        <w:t>Leal</w:t>
      </w:r>
      <w:r>
        <w:rPr>
          <w:rStyle w:val="AQ"/>
          <w:sz w:val="22"/>
          <w:szCs w:val="22"/>
        </w:rPr>
        <w:t xml:space="preserve">, </w:t>
      </w:r>
      <w:r>
        <w:rPr>
          <w:rStyle w:val="bibfname"/>
          <w:sz w:val="22"/>
          <w:szCs w:val="22"/>
        </w:rPr>
        <w:t>I.</w:t>
      </w:r>
      <w:r>
        <w:rPr>
          <w:rStyle w:val="AQ"/>
          <w:sz w:val="22"/>
          <w:szCs w:val="22"/>
        </w:rPr>
        <w:t xml:space="preserve"> (</w:t>
      </w:r>
      <w:commentRangeStart w:id="1907"/>
      <w:r>
        <w:rPr>
          <w:rStyle w:val="bibyear"/>
          <w:sz w:val="22"/>
          <w:szCs w:val="22"/>
        </w:rPr>
        <w:t>2013</w:t>
      </w:r>
      <w:commentRangeEnd w:id="1907"/>
      <w:r w:rsidR="0099569C">
        <w:rPr>
          <w:rStyle w:val="CommentReference"/>
          <w:rFonts w:asciiTheme="minorHAnsi" w:eastAsiaTheme="minorEastAsia" w:hAnsiTheme="minorHAnsi" w:cstheme="minorBidi"/>
          <w:lang w:val="en-IN" w:eastAsia="en-IN"/>
        </w:rPr>
        <w:commentReference w:id="1907"/>
      </w:r>
      <w:r>
        <w:rPr>
          <w:rStyle w:val="AQ"/>
          <w:sz w:val="22"/>
          <w:szCs w:val="22"/>
        </w:rPr>
        <w:t xml:space="preserve">). </w:t>
      </w:r>
      <w:r>
        <w:rPr>
          <w:rStyle w:val="bibarticle"/>
          <w:sz w:val="22"/>
          <w:szCs w:val="22"/>
        </w:rPr>
        <w:t>The promotion of older adults’ sense of coherence through person-centered therapy: A randomized controlled pilot study</w:t>
      </w:r>
      <w:r>
        <w:rPr>
          <w:rStyle w:val="AQ"/>
          <w:sz w:val="22"/>
          <w:szCs w:val="22"/>
        </w:rPr>
        <w:t xml:space="preserve">. </w:t>
      </w:r>
      <w:proofErr w:type="spellStart"/>
      <w:r>
        <w:rPr>
          <w:rStyle w:val="bibjournal"/>
          <w:sz w:val="22"/>
          <w:szCs w:val="22"/>
        </w:rPr>
        <w:t>Interdisciplinaria</w:t>
      </w:r>
      <w:proofErr w:type="spellEnd"/>
      <w:r>
        <w:rPr>
          <w:sz w:val="22"/>
          <w:szCs w:val="22"/>
        </w:rPr>
        <w:t xml:space="preserve">, </w:t>
      </w:r>
      <w:r>
        <w:rPr>
          <w:rStyle w:val="bibvolume"/>
          <w:sz w:val="22"/>
          <w:szCs w:val="22"/>
        </w:rPr>
        <w:t>30</w:t>
      </w:r>
      <w:r>
        <w:rPr>
          <w:sz w:val="22"/>
          <w:szCs w:val="22"/>
        </w:rPr>
        <w:t>(</w:t>
      </w:r>
      <w:r>
        <w:rPr>
          <w:rStyle w:val="bibissue"/>
          <w:sz w:val="22"/>
          <w:szCs w:val="22"/>
        </w:rPr>
        <w:t>2</w:t>
      </w:r>
      <w:r>
        <w:rPr>
          <w:sz w:val="22"/>
          <w:szCs w:val="22"/>
        </w:rPr>
        <w:t xml:space="preserve">), </w:t>
      </w:r>
      <w:r>
        <w:rPr>
          <w:rStyle w:val="bibfpage"/>
          <w:sz w:val="22"/>
          <w:szCs w:val="22"/>
        </w:rPr>
        <w:t>235</w:t>
      </w:r>
      <w:r>
        <w:rPr>
          <w:sz w:val="22"/>
          <w:szCs w:val="22"/>
        </w:rPr>
        <w:t>–</w:t>
      </w:r>
      <w:r>
        <w:rPr>
          <w:rStyle w:val="biblpage"/>
          <w:sz w:val="22"/>
          <w:szCs w:val="22"/>
        </w:rPr>
        <w:t>251</w:t>
      </w:r>
      <w:r>
        <w:rPr>
          <w:sz w:val="22"/>
          <w:szCs w:val="22"/>
        </w:rPr>
        <w:t xml:space="preserve">. </w:t>
      </w:r>
      <w:r>
        <w:rPr>
          <w:rStyle w:val="bibdoi"/>
          <w:sz w:val="22"/>
          <w:szCs w:val="22"/>
        </w:rPr>
        <w:t>doi:10.16888/interd.2013.30.2.4</w:t>
      </w:r>
    </w:p>
    <w:p w14:paraId="4A9DB8AD" w14:textId="77777777" w:rsidR="00BC4C64" w:rsidRPr="0099569C" w:rsidRDefault="00BC4C64" w:rsidP="00BC4C64">
      <w:pPr>
        <w:pStyle w:val="REF-U"/>
        <w:spacing w:line="480" w:lineRule="auto"/>
        <w:rPr>
          <w:rStyle w:val="AQ"/>
          <w:sz w:val="22"/>
          <w:szCs w:val="22"/>
          <w:highlight w:val="green"/>
          <w:rPrChange w:id="1908" w:author="AQ" w:date="2025-08-03T08:58:00Z">
            <w:rPr>
              <w:rStyle w:val="AQ"/>
              <w:sz w:val="22"/>
              <w:szCs w:val="22"/>
            </w:rPr>
          </w:rPrChange>
        </w:rPr>
      </w:pPr>
      <w:proofErr w:type="spellStart"/>
      <w:r w:rsidRPr="0099569C">
        <w:rPr>
          <w:rStyle w:val="bibsurname"/>
          <w:sz w:val="22"/>
          <w:szCs w:val="22"/>
          <w:highlight w:val="green"/>
          <w:rPrChange w:id="1909" w:author="AQ" w:date="2025-08-03T08:58:00Z">
            <w:rPr>
              <w:rStyle w:val="bibsurname"/>
              <w:sz w:val="22"/>
              <w:szCs w:val="22"/>
            </w:rPr>
          </w:rPrChange>
        </w:rPr>
        <w:t>Wampold</w:t>
      </w:r>
      <w:proofErr w:type="spellEnd"/>
      <w:r w:rsidRPr="0099569C">
        <w:rPr>
          <w:rStyle w:val="AQ"/>
          <w:sz w:val="22"/>
          <w:szCs w:val="22"/>
          <w:highlight w:val="green"/>
          <w:rPrChange w:id="1910" w:author="AQ" w:date="2025-08-03T08:58:00Z">
            <w:rPr>
              <w:rStyle w:val="AQ"/>
              <w:sz w:val="22"/>
              <w:szCs w:val="22"/>
            </w:rPr>
          </w:rPrChange>
        </w:rPr>
        <w:t xml:space="preserve">, </w:t>
      </w:r>
      <w:r w:rsidRPr="0099569C">
        <w:rPr>
          <w:rStyle w:val="bibfname"/>
          <w:sz w:val="22"/>
          <w:szCs w:val="22"/>
          <w:highlight w:val="green"/>
          <w:rPrChange w:id="1911" w:author="AQ" w:date="2025-08-03T08:58:00Z">
            <w:rPr>
              <w:rStyle w:val="bibfname"/>
              <w:sz w:val="22"/>
              <w:szCs w:val="22"/>
            </w:rPr>
          </w:rPrChange>
        </w:rPr>
        <w:t>B. E.</w:t>
      </w:r>
      <w:r w:rsidRPr="0099569C">
        <w:rPr>
          <w:rStyle w:val="AQ"/>
          <w:sz w:val="22"/>
          <w:szCs w:val="22"/>
          <w:highlight w:val="green"/>
          <w:rPrChange w:id="1912" w:author="AQ" w:date="2025-08-03T08:58:00Z">
            <w:rPr>
              <w:rStyle w:val="AQ"/>
              <w:sz w:val="22"/>
              <w:szCs w:val="22"/>
            </w:rPr>
          </w:rPrChange>
        </w:rPr>
        <w:t xml:space="preserve"> (</w:t>
      </w:r>
      <w:r w:rsidRPr="0099569C">
        <w:rPr>
          <w:rStyle w:val="bibyear"/>
          <w:sz w:val="22"/>
          <w:szCs w:val="22"/>
          <w:highlight w:val="green"/>
          <w:rPrChange w:id="1913" w:author="AQ" w:date="2025-08-03T08:58:00Z">
            <w:rPr>
              <w:rStyle w:val="bibyear"/>
              <w:sz w:val="22"/>
              <w:szCs w:val="22"/>
            </w:rPr>
          </w:rPrChange>
        </w:rPr>
        <w:t>2001</w:t>
      </w:r>
      <w:r w:rsidRPr="0099569C">
        <w:rPr>
          <w:rStyle w:val="AQ"/>
          <w:sz w:val="22"/>
          <w:szCs w:val="22"/>
          <w:highlight w:val="green"/>
          <w:rPrChange w:id="1914" w:author="AQ" w:date="2025-08-03T08:58:00Z">
            <w:rPr>
              <w:rStyle w:val="AQ"/>
              <w:sz w:val="22"/>
              <w:szCs w:val="22"/>
            </w:rPr>
          </w:rPrChange>
        </w:rPr>
        <w:t xml:space="preserve">). </w:t>
      </w:r>
      <w:r w:rsidRPr="0099569C">
        <w:rPr>
          <w:rStyle w:val="bibbook"/>
          <w:sz w:val="22"/>
          <w:szCs w:val="22"/>
          <w:highlight w:val="green"/>
          <w:rPrChange w:id="1915" w:author="AQ" w:date="2025-08-03T08:58:00Z">
            <w:rPr>
              <w:rStyle w:val="bibbook"/>
              <w:sz w:val="22"/>
              <w:szCs w:val="22"/>
            </w:rPr>
          </w:rPrChange>
        </w:rPr>
        <w:t>The great psychotherapy debate: Models, methods, and findings</w:t>
      </w:r>
      <w:r w:rsidRPr="0099569C">
        <w:rPr>
          <w:sz w:val="22"/>
          <w:szCs w:val="22"/>
          <w:highlight w:val="green"/>
          <w:rPrChange w:id="1916" w:author="AQ" w:date="2025-08-03T08:58:00Z">
            <w:rPr>
              <w:sz w:val="22"/>
              <w:szCs w:val="22"/>
            </w:rPr>
          </w:rPrChange>
        </w:rPr>
        <w:t xml:space="preserve">. </w:t>
      </w:r>
      <w:r w:rsidRPr="0099569C">
        <w:rPr>
          <w:rStyle w:val="biblocation"/>
          <w:sz w:val="22"/>
          <w:szCs w:val="22"/>
          <w:highlight w:val="green"/>
          <w:rPrChange w:id="1917" w:author="AQ" w:date="2025-08-03T08:58:00Z">
            <w:rPr>
              <w:rStyle w:val="biblocation"/>
              <w:sz w:val="22"/>
              <w:szCs w:val="22"/>
            </w:rPr>
          </w:rPrChange>
        </w:rPr>
        <w:t>Mahwah, NJ</w:t>
      </w:r>
      <w:r w:rsidRPr="0099569C">
        <w:rPr>
          <w:sz w:val="22"/>
          <w:szCs w:val="22"/>
          <w:highlight w:val="green"/>
          <w:rPrChange w:id="1918" w:author="AQ" w:date="2025-08-03T08:58:00Z">
            <w:rPr>
              <w:sz w:val="22"/>
              <w:szCs w:val="22"/>
            </w:rPr>
          </w:rPrChange>
        </w:rPr>
        <w:t xml:space="preserve">: </w:t>
      </w:r>
      <w:r w:rsidRPr="0099569C">
        <w:rPr>
          <w:rStyle w:val="bibpublisher"/>
          <w:sz w:val="22"/>
          <w:szCs w:val="22"/>
          <w:highlight w:val="green"/>
          <w:rPrChange w:id="1919" w:author="AQ" w:date="2025-08-03T08:58:00Z">
            <w:rPr>
              <w:rStyle w:val="bibpublisher"/>
              <w:sz w:val="22"/>
              <w:szCs w:val="22"/>
            </w:rPr>
          </w:rPrChange>
        </w:rPr>
        <w:t>Lawrence Erlbaum Associates</w:t>
      </w:r>
      <w:r w:rsidRPr="0099569C">
        <w:rPr>
          <w:sz w:val="22"/>
          <w:szCs w:val="22"/>
          <w:highlight w:val="green"/>
          <w:rPrChange w:id="1920" w:author="AQ" w:date="2025-08-03T08:58:00Z">
            <w:rPr>
              <w:sz w:val="22"/>
              <w:szCs w:val="22"/>
            </w:rPr>
          </w:rPrChange>
        </w:rPr>
        <w:t>.</w:t>
      </w:r>
    </w:p>
    <w:p w14:paraId="1FC2AF2D" w14:textId="77777777" w:rsidR="00BC4C64" w:rsidRPr="0099569C" w:rsidRDefault="00BC4C64" w:rsidP="00BC4C64">
      <w:pPr>
        <w:pStyle w:val="REF-U"/>
        <w:spacing w:line="480" w:lineRule="auto"/>
        <w:rPr>
          <w:rStyle w:val="AQ"/>
          <w:sz w:val="22"/>
          <w:szCs w:val="22"/>
          <w:highlight w:val="green"/>
          <w:rPrChange w:id="1921" w:author="AQ" w:date="2025-08-03T08:58:00Z">
            <w:rPr>
              <w:rStyle w:val="AQ"/>
              <w:sz w:val="22"/>
              <w:szCs w:val="22"/>
            </w:rPr>
          </w:rPrChange>
        </w:rPr>
      </w:pPr>
      <w:r w:rsidRPr="0099569C">
        <w:rPr>
          <w:rStyle w:val="bibsurname"/>
          <w:sz w:val="22"/>
          <w:szCs w:val="22"/>
          <w:highlight w:val="green"/>
          <w:rPrChange w:id="1922" w:author="AQ" w:date="2025-08-03T08:58:00Z">
            <w:rPr>
              <w:rStyle w:val="bibsurname"/>
              <w:sz w:val="22"/>
              <w:szCs w:val="22"/>
            </w:rPr>
          </w:rPrChange>
        </w:rPr>
        <w:t>Watson</w:t>
      </w:r>
      <w:r w:rsidRPr="0099569C">
        <w:rPr>
          <w:rStyle w:val="AQ"/>
          <w:sz w:val="22"/>
          <w:szCs w:val="22"/>
          <w:highlight w:val="green"/>
          <w:rPrChange w:id="1923" w:author="AQ" w:date="2025-08-03T08:58:00Z">
            <w:rPr>
              <w:rStyle w:val="AQ"/>
              <w:sz w:val="22"/>
              <w:szCs w:val="22"/>
            </w:rPr>
          </w:rPrChange>
        </w:rPr>
        <w:t xml:space="preserve">, </w:t>
      </w:r>
      <w:r w:rsidRPr="0099569C">
        <w:rPr>
          <w:rStyle w:val="bibfname"/>
          <w:sz w:val="22"/>
          <w:szCs w:val="22"/>
          <w:highlight w:val="green"/>
          <w:rPrChange w:id="1924" w:author="AQ" w:date="2025-08-03T08:58:00Z">
            <w:rPr>
              <w:rStyle w:val="bibfname"/>
              <w:sz w:val="22"/>
              <w:szCs w:val="22"/>
            </w:rPr>
          </w:rPrChange>
        </w:rPr>
        <w:t>J.</w:t>
      </w:r>
      <w:r w:rsidRPr="0099569C">
        <w:rPr>
          <w:rStyle w:val="AQ"/>
          <w:sz w:val="22"/>
          <w:szCs w:val="22"/>
          <w:highlight w:val="green"/>
          <w:rPrChange w:id="1925" w:author="AQ" w:date="2025-08-03T08:58:00Z">
            <w:rPr>
              <w:rStyle w:val="AQ"/>
              <w:sz w:val="22"/>
              <w:szCs w:val="22"/>
            </w:rPr>
          </w:rPrChange>
        </w:rPr>
        <w:t xml:space="preserve"> (</w:t>
      </w:r>
      <w:r w:rsidRPr="0099569C">
        <w:rPr>
          <w:rStyle w:val="bibyear"/>
          <w:sz w:val="22"/>
          <w:szCs w:val="22"/>
          <w:highlight w:val="green"/>
          <w:rPrChange w:id="1926" w:author="AQ" w:date="2025-08-03T08:58:00Z">
            <w:rPr>
              <w:rStyle w:val="bibyear"/>
              <w:sz w:val="22"/>
              <w:szCs w:val="22"/>
            </w:rPr>
          </w:rPrChange>
        </w:rPr>
        <w:t>2011</w:t>
      </w:r>
      <w:r w:rsidRPr="0099569C">
        <w:rPr>
          <w:rStyle w:val="AQ"/>
          <w:sz w:val="22"/>
          <w:szCs w:val="22"/>
          <w:highlight w:val="green"/>
          <w:rPrChange w:id="1927" w:author="AQ" w:date="2025-08-03T08:58:00Z">
            <w:rPr>
              <w:rStyle w:val="AQ"/>
              <w:sz w:val="22"/>
              <w:szCs w:val="22"/>
            </w:rPr>
          </w:rPrChange>
        </w:rPr>
        <w:t xml:space="preserve">). </w:t>
      </w:r>
      <w:r w:rsidRPr="0099569C">
        <w:rPr>
          <w:rStyle w:val="bibbook"/>
          <w:sz w:val="22"/>
          <w:highlight w:val="green"/>
          <w:rPrChange w:id="1928" w:author="AQ" w:date="2025-08-03T08:58:00Z">
            <w:rPr>
              <w:rStyle w:val="bibbook"/>
              <w:sz w:val="22"/>
            </w:rPr>
          </w:rPrChange>
        </w:rPr>
        <w:t>Human caring science: A theory of nursing</w:t>
      </w:r>
      <w:r w:rsidRPr="0099569C">
        <w:rPr>
          <w:sz w:val="22"/>
          <w:szCs w:val="22"/>
          <w:highlight w:val="green"/>
          <w:rPrChange w:id="1929" w:author="AQ" w:date="2025-08-03T08:58:00Z">
            <w:rPr>
              <w:sz w:val="22"/>
              <w:szCs w:val="22"/>
            </w:rPr>
          </w:rPrChange>
        </w:rPr>
        <w:t xml:space="preserve"> (</w:t>
      </w:r>
      <w:r w:rsidRPr="0099569C">
        <w:rPr>
          <w:rStyle w:val="bibeditionno"/>
          <w:sz w:val="22"/>
          <w:szCs w:val="22"/>
          <w:highlight w:val="green"/>
          <w:rPrChange w:id="1930" w:author="AQ" w:date="2025-08-03T08:58:00Z">
            <w:rPr>
              <w:rStyle w:val="bibeditionno"/>
              <w:sz w:val="22"/>
              <w:szCs w:val="22"/>
            </w:rPr>
          </w:rPrChange>
        </w:rPr>
        <w:t xml:space="preserve">2nd </w:t>
      </w:r>
      <w:proofErr w:type="gramStart"/>
      <w:r w:rsidRPr="0099569C">
        <w:rPr>
          <w:rStyle w:val="bibeditionno"/>
          <w:sz w:val="22"/>
          <w:szCs w:val="22"/>
          <w:highlight w:val="green"/>
          <w:rPrChange w:id="1931" w:author="AQ" w:date="2025-08-03T08:58:00Z">
            <w:rPr>
              <w:rStyle w:val="bibeditionno"/>
              <w:sz w:val="22"/>
              <w:szCs w:val="22"/>
            </w:rPr>
          </w:rPrChange>
        </w:rPr>
        <w:t>ed</w:t>
      </w:r>
      <w:proofErr w:type="gramEnd"/>
      <w:r w:rsidRPr="0099569C">
        <w:rPr>
          <w:rStyle w:val="bibeditionno"/>
          <w:sz w:val="22"/>
          <w:szCs w:val="22"/>
          <w:highlight w:val="green"/>
          <w:rPrChange w:id="1932" w:author="AQ" w:date="2025-08-03T08:58:00Z">
            <w:rPr>
              <w:rStyle w:val="bibeditionno"/>
              <w:sz w:val="22"/>
              <w:szCs w:val="22"/>
            </w:rPr>
          </w:rPrChange>
        </w:rPr>
        <w:t>.</w:t>
      </w:r>
      <w:r w:rsidRPr="0099569C">
        <w:rPr>
          <w:sz w:val="22"/>
          <w:szCs w:val="22"/>
          <w:highlight w:val="green"/>
          <w:rPrChange w:id="1933" w:author="AQ" w:date="2025-08-03T08:58:00Z">
            <w:rPr>
              <w:sz w:val="22"/>
              <w:szCs w:val="22"/>
            </w:rPr>
          </w:rPrChange>
        </w:rPr>
        <w:t xml:space="preserve">). </w:t>
      </w:r>
      <w:r w:rsidRPr="0099569C">
        <w:rPr>
          <w:rStyle w:val="biblocation"/>
          <w:sz w:val="22"/>
          <w:szCs w:val="22"/>
          <w:highlight w:val="green"/>
          <w:rPrChange w:id="1934" w:author="AQ" w:date="2025-08-03T08:58:00Z">
            <w:rPr>
              <w:rStyle w:val="biblocation"/>
              <w:sz w:val="22"/>
              <w:szCs w:val="22"/>
            </w:rPr>
          </w:rPrChange>
        </w:rPr>
        <w:t>Sudbury, MA</w:t>
      </w:r>
      <w:r w:rsidRPr="0099569C">
        <w:rPr>
          <w:sz w:val="22"/>
          <w:szCs w:val="22"/>
          <w:highlight w:val="green"/>
          <w:rPrChange w:id="1935" w:author="AQ" w:date="2025-08-03T08:58:00Z">
            <w:rPr>
              <w:sz w:val="22"/>
              <w:szCs w:val="22"/>
            </w:rPr>
          </w:rPrChange>
        </w:rPr>
        <w:t xml:space="preserve">: </w:t>
      </w:r>
      <w:r w:rsidRPr="0099569C">
        <w:rPr>
          <w:rStyle w:val="bibpublisher"/>
          <w:sz w:val="22"/>
          <w:szCs w:val="22"/>
          <w:highlight w:val="green"/>
          <w:rPrChange w:id="1936" w:author="AQ" w:date="2025-08-03T08:58:00Z">
            <w:rPr>
              <w:rStyle w:val="bibpublisher"/>
              <w:sz w:val="22"/>
              <w:szCs w:val="22"/>
            </w:rPr>
          </w:rPrChange>
        </w:rPr>
        <w:t>Jones &amp; Bartlett</w:t>
      </w:r>
      <w:r w:rsidRPr="0099569C">
        <w:rPr>
          <w:sz w:val="22"/>
          <w:szCs w:val="22"/>
          <w:highlight w:val="green"/>
          <w:rPrChange w:id="1937" w:author="AQ" w:date="2025-08-03T08:58:00Z">
            <w:rPr>
              <w:sz w:val="22"/>
              <w:szCs w:val="22"/>
            </w:rPr>
          </w:rPrChange>
        </w:rPr>
        <w:t>.</w:t>
      </w:r>
    </w:p>
    <w:p w14:paraId="0AC7122A" w14:textId="77777777" w:rsidR="00BC4C64" w:rsidRDefault="00BC4C64" w:rsidP="00BC4C64">
      <w:pPr>
        <w:pStyle w:val="REF-U"/>
        <w:spacing w:line="480" w:lineRule="auto"/>
        <w:rPr>
          <w:rStyle w:val="AQ"/>
          <w:sz w:val="22"/>
          <w:szCs w:val="22"/>
        </w:rPr>
      </w:pPr>
      <w:proofErr w:type="gramStart"/>
      <w:r>
        <w:rPr>
          <w:rStyle w:val="bibsurname"/>
          <w:sz w:val="22"/>
          <w:szCs w:val="22"/>
        </w:rPr>
        <w:t>Watson</w:t>
      </w:r>
      <w:r>
        <w:rPr>
          <w:rStyle w:val="AQ"/>
          <w:sz w:val="22"/>
          <w:szCs w:val="22"/>
        </w:rPr>
        <w:t xml:space="preserve">, </w:t>
      </w:r>
      <w:r>
        <w:rPr>
          <w:rStyle w:val="bibfname"/>
          <w:sz w:val="22"/>
          <w:szCs w:val="22"/>
        </w:rPr>
        <w:t>J. C.</w:t>
      </w:r>
      <w:r>
        <w:rPr>
          <w:rStyle w:val="AQ"/>
          <w:sz w:val="22"/>
          <w:szCs w:val="22"/>
        </w:rPr>
        <w:t xml:space="preserve">, </w:t>
      </w:r>
      <w:r>
        <w:rPr>
          <w:rStyle w:val="bibsurname"/>
          <w:sz w:val="22"/>
          <w:szCs w:val="22"/>
        </w:rPr>
        <w:t>Goldman</w:t>
      </w:r>
      <w:r>
        <w:rPr>
          <w:rStyle w:val="AQ"/>
          <w:sz w:val="22"/>
          <w:szCs w:val="22"/>
        </w:rPr>
        <w:t xml:space="preserve">, </w:t>
      </w:r>
      <w:r>
        <w:rPr>
          <w:rStyle w:val="bibfname"/>
          <w:sz w:val="22"/>
          <w:szCs w:val="22"/>
        </w:rPr>
        <w:t>N.</w:t>
      </w:r>
      <w:r>
        <w:rPr>
          <w:rStyle w:val="AQ"/>
          <w:sz w:val="22"/>
          <w:szCs w:val="22"/>
        </w:rPr>
        <w:t xml:space="preserve">, &amp; </w:t>
      </w:r>
      <w:r>
        <w:rPr>
          <w:rStyle w:val="bibsurname"/>
          <w:sz w:val="22"/>
          <w:szCs w:val="22"/>
        </w:rPr>
        <w:t>Greenberg</w:t>
      </w:r>
      <w:r>
        <w:rPr>
          <w:rStyle w:val="AQ"/>
          <w:sz w:val="22"/>
          <w:szCs w:val="22"/>
        </w:rPr>
        <w:t xml:space="preserve">, </w:t>
      </w:r>
      <w:r>
        <w:rPr>
          <w:rStyle w:val="bibfname"/>
          <w:sz w:val="22"/>
          <w:szCs w:val="22"/>
        </w:rPr>
        <w:t>L. S.</w:t>
      </w:r>
      <w:r>
        <w:rPr>
          <w:rStyle w:val="AQ"/>
          <w:sz w:val="22"/>
          <w:szCs w:val="22"/>
        </w:rPr>
        <w:t xml:space="preserve"> (</w:t>
      </w:r>
      <w:r>
        <w:rPr>
          <w:rStyle w:val="bibyear"/>
          <w:sz w:val="22"/>
          <w:szCs w:val="22"/>
        </w:rPr>
        <w:t>2007</w:t>
      </w:r>
      <w:r>
        <w:rPr>
          <w:rStyle w:val="AQ"/>
          <w:sz w:val="22"/>
          <w:szCs w:val="22"/>
        </w:rPr>
        <w:t>).</w:t>
      </w:r>
      <w:proofErr w:type="gramEnd"/>
      <w:r>
        <w:rPr>
          <w:rStyle w:val="AQ"/>
          <w:sz w:val="22"/>
          <w:szCs w:val="22"/>
        </w:rPr>
        <w:t xml:space="preserve"> </w:t>
      </w:r>
      <w:r>
        <w:rPr>
          <w:rStyle w:val="bibbook"/>
          <w:sz w:val="22"/>
          <w:szCs w:val="22"/>
        </w:rPr>
        <w:t>Case studies in emotion-focused treatment of depression</w:t>
      </w:r>
      <w:r>
        <w:rPr>
          <w:sz w:val="22"/>
          <w:szCs w:val="22"/>
        </w:rPr>
        <w:t xml:space="preserve">. </w:t>
      </w:r>
      <w:r>
        <w:rPr>
          <w:rStyle w:val="biblocation"/>
          <w:sz w:val="22"/>
          <w:szCs w:val="22"/>
        </w:rPr>
        <w:t>Washington, DC</w:t>
      </w:r>
      <w:r>
        <w:rPr>
          <w:sz w:val="22"/>
          <w:szCs w:val="22"/>
        </w:rPr>
        <w:t xml:space="preserve">: </w:t>
      </w:r>
      <w:r>
        <w:rPr>
          <w:rStyle w:val="bibpublisher"/>
          <w:sz w:val="22"/>
          <w:szCs w:val="22"/>
        </w:rPr>
        <w:t>American Psychological Association</w:t>
      </w:r>
      <w:r>
        <w:rPr>
          <w:sz w:val="22"/>
          <w:szCs w:val="22"/>
        </w:rPr>
        <w:t>.</w:t>
      </w:r>
    </w:p>
    <w:p w14:paraId="12108D4F" w14:textId="77777777" w:rsidR="00BC4C64" w:rsidRDefault="00BC4C64" w:rsidP="00BC4C64">
      <w:pPr>
        <w:pStyle w:val="REF-U"/>
        <w:spacing w:line="480" w:lineRule="auto"/>
        <w:rPr>
          <w:rStyle w:val="AQ"/>
          <w:sz w:val="22"/>
          <w:szCs w:val="22"/>
        </w:rPr>
      </w:pPr>
      <w:proofErr w:type="gramStart"/>
      <w:r>
        <w:rPr>
          <w:rStyle w:val="bibsurname"/>
          <w:sz w:val="22"/>
          <w:szCs w:val="22"/>
        </w:rPr>
        <w:t>Watson</w:t>
      </w:r>
      <w:r>
        <w:rPr>
          <w:rStyle w:val="AQ"/>
          <w:sz w:val="22"/>
          <w:szCs w:val="22"/>
        </w:rPr>
        <w:t xml:space="preserve">, </w:t>
      </w:r>
      <w:r>
        <w:rPr>
          <w:rStyle w:val="bibfname"/>
          <w:sz w:val="22"/>
          <w:szCs w:val="22"/>
        </w:rPr>
        <w:t>J. C.</w:t>
      </w:r>
      <w:r>
        <w:rPr>
          <w:rStyle w:val="AQ"/>
          <w:sz w:val="22"/>
          <w:szCs w:val="22"/>
        </w:rPr>
        <w:t xml:space="preserve">, </w:t>
      </w:r>
      <w:r>
        <w:rPr>
          <w:rStyle w:val="bibsurname"/>
          <w:sz w:val="22"/>
          <w:szCs w:val="22"/>
        </w:rPr>
        <w:t>Gordon</w:t>
      </w:r>
      <w:r>
        <w:rPr>
          <w:rStyle w:val="AQ"/>
          <w:sz w:val="22"/>
          <w:szCs w:val="22"/>
        </w:rPr>
        <w:t xml:space="preserve">, </w:t>
      </w:r>
      <w:r>
        <w:rPr>
          <w:rStyle w:val="bibfname"/>
          <w:sz w:val="22"/>
          <w:szCs w:val="22"/>
        </w:rPr>
        <w:t>L. B.</w:t>
      </w:r>
      <w:r>
        <w:rPr>
          <w:rStyle w:val="AQ"/>
          <w:sz w:val="22"/>
          <w:szCs w:val="22"/>
        </w:rPr>
        <w:t xml:space="preserve">, </w:t>
      </w:r>
      <w:proofErr w:type="spellStart"/>
      <w:r>
        <w:rPr>
          <w:rStyle w:val="bibsurname"/>
          <w:sz w:val="22"/>
          <w:szCs w:val="22"/>
        </w:rPr>
        <w:t>Stermac</w:t>
      </w:r>
      <w:proofErr w:type="spellEnd"/>
      <w:r>
        <w:rPr>
          <w:rStyle w:val="AQ"/>
          <w:sz w:val="22"/>
          <w:szCs w:val="22"/>
        </w:rPr>
        <w:t xml:space="preserve">, </w:t>
      </w:r>
      <w:r>
        <w:rPr>
          <w:rStyle w:val="bibfname"/>
          <w:sz w:val="22"/>
          <w:szCs w:val="22"/>
        </w:rPr>
        <w:t>L.</w:t>
      </w:r>
      <w:r>
        <w:rPr>
          <w:rStyle w:val="AQ"/>
          <w:sz w:val="22"/>
          <w:szCs w:val="22"/>
        </w:rPr>
        <w:t xml:space="preserve">, </w:t>
      </w:r>
      <w:proofErr w:type="spellStart"/>
      <w:r>
        <w:rPr>
          <w:rStyle w:val="bibsurname"/>
          <w:sz w:val="22"/>
          <w:szCs w:val="22"/>
        </w:rPr>
        <w:t>Kalogerakos</w:t>
      </w:r>
      <w:proofErr w:type="spellEnd"/>
      <w:r>
        <w:rPr>
          <w:rStyle w:val="AQ"/>
          <w:sz w:val="22"/>
          <w:szCs w:val="22"/>
        </w:rPr>
        <w:t xml:space="preserve">, </w:t>
      </w:r>
      <w:r>
        <w:rPr>
          <w:rStyle w:val="bibfname"/>
          <w:sz w:val="22"/>
          <w:szCs w:val="22"/>
        </w:rPr>
        <w:t>F.</w:t>
      </w:r>
      <w:r>
        <w:rPr>
          <w:rStyle w:val="AQ"/>
          <w:sz w:val="22"/>
          <w:szCs w:val="22"/>
        </w:rPr>
        <w:t xml:space="preserve">, &amp; </w:t>
      </w:r>
      <w:proofErr w:type="spellStart"/>
      <w:r>
        <w:rPr>
          <w:rStyle w:val="bibsurname"/>
          <w:sz w:val="22"/>
          <w:szCs w:val="22"/>
        </w:rPr>
        <w:t>Steckley</w:t>
      </w:r>
      <w:proofErr w:type="spellEnd"/>
      <w:r>
        <w:rPr>
          <w:rStyle w:val="AQ"/>
          <w:sz w:val="22"/>
          <w:szCs w:val="22"/>
        </w:rPr>
        <w:t xml:space="preserve">, </w:t>
      </w:r>
      <w:r>
        <w:rPr>
          <w:rStyle w:val="bibfname"/>
          <w:sz w:val="22"/>
          <w:szCs w:val="22"/>
        </w:rPr>
        <w:t>P.</w:t>
      </w:r>
      <w:r>
        <w:rPr>
          <w:rStyle w:val="AQ"/>
          <w:sz w:val="22"/>
          <w:szCs w:val="22"/>
        </w:rPr>
        <w:t xml:space="preserve"> (</w:t>
      </w:r>
      <w:r>
        <w:rPr>
          <w:rStyle w:val="bibyear"/>
          <w:sz w:val="22"/>
          <w:szCs w:val="22"/>
        </w:rPr>
        <w:t>2003</w:t>
      </w:r>
      <w:r>
        <w:rPr>
          <w:rStyle w:val="AQ"/>
          <w:sz w:val="22"/>
          <w:szCs w:val="22"/>
        </w:rPr>
        <w:t>).</w:t>
      </w:r>
      <w:proofErr w:type="gramEnd"/>
      <w:r>
        <w:rPr>
          <w:rStyle w:val="AQ"/>
          <w:sz w:val="22"/>
          <w:szCs w:val="22"/>
        </w:rPr>
        <w:t xml:space="preserve"> </w:t>
      </w:r>
      <w:proofErr w:type="gramStart"/>
      <w:r>
        <w:rPr>
          <w:rStyle w:val="bibarticle"/>
          <w:sz w:val="22"/>
          <w:szCs w:val="22"/>
        </w:rPr>
        <w:t>Comparing the effectiveness of process-experiential with cognitive-behavioral psychotherapy in the treatment of depression</w:t>
      </w:r>
      <w:r>
        <w:rPr>
          <w:rStyle w:val="AQ"/>
          <w:sz w:val="22"/>
          <w:szCs w:val="22"/>
        </w:rPr>
        <w:t>.</w:t>
      </w:r>
      <w:proofErr w:type="gramEnd"/>
      <w:r>
        <w:rPr>
          <w:rStyle w:val="AQ"/>
          <w:sz w:val="22"/>
          <w:szCs w:val="22"/>
        </w:rPr>
        <w:t xml:space="preserve"> </w:t>
      </w:r>
      <w:r>
        <w:rPr>
          <w:rStyle w:val="bibjournal"/>
          <w:sz w:val="22"/>
          <w:szCs w:val="22"/>
        </w:rPr>
        <w:t>Journal of Consulting and Clinical Psychology</w:t>
      </w:r>
      <w:r>
        <w:rPr>
          <w:sz w:val="22"/>
          <w:szCs w:val="22"/>
        </w:rPr>
        <w:t xml:space="preserve">, </w:t>
      </w:r>
      <w:r>
        <w:rPr>
          <w:rStyle w:val="bibvolume"/>
          <w:sz w:val="22"/>
          <w:szCs w:val="22"/>
        </w:rPr>
        <w:t>71</w:t>
      </w:r>
      <w:r>
        <w:rPr>
          <w:sz w:val="22"/>
          <w:szCs w:val="22"/>
        </w:rPr>
        <w:t xml:space="preserve">, </w:t>
      </w:r>
      <w:r>
        <w:rPr>
          <w:rStyle w:val="bibfpage"/>
          <w:sz w:val="22"/>
          <w:szCs w:val="22"/>
        </w:rPr>
        <w:t>773</w:t>
      </w:r>
      <w:r>
        <w:rPr>
          <w:sz w:val="22"/>
          <w:szCs w:val="22"/>
        </w:rPr>
        <w:t>–</w:t>
      </w:r>
      <w:r>
        <w:rPr>
          <w:rStyle w:val="biblpage"/>
          <w:sz w:val="22"/>
          <w:szCs w:val="22"/>
        </w:rPr>
        <w:t>781</w:t>
      </w:r>
      <w:r>
        <w:rPr>
          <w:sz w:val="22"/>
          <w:szCs w:val="22"/>
        </w:rPr>
        <w:t xml:space="preserve">. </w:t>
      </w:r>
      <w:r>
        <w:rPr>
          <w:rStyle w:val="bibdoi"/>
          <w:sz w:val="22"/>
          <w:szCs w:val="22"/>
        </w:rPr>
        <w:t>doi:10.1037/0022-006X.71.4.773</w:t>
      </w:r>
    </w:p>
    <w:p w14:paraId="2009BE15" w14:textId="77777777" w:rsidR="00BC4C64" w:rsidRDefault="00BC4C64" w:rsidP="00BC4C64">
      <w:pPr>
        <w:pStyle w:val="REF-U"/>
        <w:spacing w:line="480" w:lineRule="auto"/>
        <w:rPr>
          <w:rStyle w:val="AQ"/>
          <w:sz w:val="22"/>
          <w:szCs w:val="22"/>
        </w:rPr>
      </w:pPr>
      <w:r>
        <w:rPr>
          <w:rStyle w:val="bibsurname"/>
          <w:sz w:val="22"/>
          <w:szCs w:val="22"/>
        </w:rPr>
        <w:t>Wheeler</w:t>
      </w:r>
      <w:r>
        <w:rPr>
          <w:rStyle w:val="AQ"/>
          <w:sz w:val="22"/>
          <w:szCs w:val="22"/>
        </w:rPr>
        <w:t xml:space="preserve">, </w:t>
      </w:r>
      <w:r>
        <w:rPr>
          <w:rStyle w:val="bibfname"/>
          <w:sz w:val="22"/>
          <w:szCs w:val="22"/>
        </w:rPr>
        <w:t>G.</w:t>
      </w:r>
      <w:r>
        <w:rPr>
          <w:rStyle w:val="AQ"/>
          <w:sz w:val="22"/>
          <w:szCs w:val="22"/>
        </w:rPr>
        <w:t xml:space="preserve"> (</w:t>
      </w:r>
      <w:commentRangeStart w:id="1938"/>
      <w:r>
        <w:rPr>
          <w:rStyle w:val="bibyear"/>
          <w:sz w:val="22"/>
          <w:szCs w:val="22"/>
        </w:rPr>
        <w:t>1991</w:t>
      </w:r>
      <w:commentRangeEnd w:id="1938"/>
      <w:r w:rsidR="0099569C">
        <w:rPr>
          <w:rStyle w:val="CommentReference"/>
          <w:rFonts w:asciiTheme="minorHAnsi" w:eastAsiaTheme="minorEastAsia" w:hAnsiTheme="minorHAnsi" w:cstheme="minorBidi"/>
          <w:lang w:val="en-IN" w:eastAsia="en-IN"/>
        </w:rPr>
        <w:commentReference w:id="1938"/>
      </w:r>
      <w:r>
        <w:rPr>
          <w:rStyle w:val="AQ"/>
          <w:sz w:val="22"/>
          <w:szCs w:val="22"/>
        </w:rPr>
        <w:t xml:space="preserve">). </w:t>
      </w:r>
      <w:r>
        <w:rPr>
          <w:rStyle w:val="bibbook"/>
          <w:sz w:val="22"/>
          <w:szCs w:val="22"/>
        </w:rPr>
        <w:t>Gestalt reconsidered: A new approach to contact and resistance</w:t>
      </w:r>
      <w:r>
        <w:rPr>
          <w:sz w:val="22"/>
          <w:szCs w:val="22"/>
        </w:rPr>
        <w:t xml:space="preserve">. </w:t>
      </w:r>
      <w:r>
        <w:rPr>
          <w:rStyle w:val="biblocation"/>
          <w:sz w:val="22"/>
          <w:szCs w:val="22"/>
        </w:rPr>
        <w:t>New York, NY</w:t>
      </w:r>
      <w:r>
        <w:rPr>
          <w:sz w:val="22"/>
          <w:szCs w:val="22"/>
        </w:rPr>
        <w:t xml:space="preserve">: </w:t>
      </w:r>
      <w:r>
        <w:rPr>
          <w:rStyle w:val="bibpublisher"/>
          <w:sz w:val="22"/>
          <w:szCs w:val="22"/>
        </w:rPr>
        <w:t>Gardner Press</w:t>
      </w:r>
      <w:r>
        <w:rPr>
          <w:sz w:val="22"/>
          <w:szCs w:val="22"/>
        </w:rPr>
        <w:t>.</w:t>
      </w:r>
    </w:p>
    <w:p w14:paraId="30CDEFD1" w14:textId="77777777" w:rsidR="00BC4C64" w:rsidRPr="0099569C" w:rsidRDefault="00BC4C64" w:rsidP="00BC4C64">
      <w:pPr>
        <w:pStyle w:val="REF-U"/>
        <w:spacing w:line="480" w:lineRule="auto"/>
        <w:rPr>
          <w:rStyle w:val="AQ"/>
          <w:sz w:val="22"/>
          <w:szCs w:val="22"/>
          <w:highlight w:val="green"/>
          <w:rPrChange w:id="1939" w:author="AQ" w:date="2025-08-03T08:58:00Z">
            <w:rPr>
              <w:rStyle w:val="AQ"/>
              <w:sz w:val="22"/>
              <w:szCs w:val="22"/>
            </w:rPr>
          </w:rPrChange>
        </w:rPr>
      </w:pPr>
      <w:r w:rsidRPr="0099569C">
        <w:rPr>
          <w:rStyle w:val="bibsurname"/>
          <w:sz w:val="22"/>
          <w:szCs w:val="22"/>
          <w:highlight w:val="green"/>
          <w:rPrChange w:id="1940" w:author="AQ" w:date="2025-08-03T08:58:00Z">
            <w:rPr>
              <w:rStyle w:val="bibsurname"/>
              <w:sz w:val="22"/>
              <w:szCs w:val="22"/>
            </w:rPr>
          </w:rPrChange>
        </w:rPr>
        <w:t>Wiseman</w:t>
      </w:r>
      <w:r w:rsidRPr="0099569C">
        <w:rPr>
          <w:rStyle w:val="AQ"/>
          <w:sz w:val="22"/>
          <w:szCs w:val="22"/>
          <w:highlight w:val="green"/>
          <w:rPrChange w:id="1941" w:author="AQ" w:date="2025-08-03T08:58:00Z">
            <w:rPr>
              <w:rStyle w:val="AQ"/>
              <w:sz w:val="22"/>
              <w:szCs w:val="22"/>
            </w:rPr>
          </w:rPrChange>
        </w:rPr>
        <w:t xml:space="preserve">, </w:t>
      </w:r>
      <w:r w:rsidRPr="0099569C">
        <w:rPr>
          <w:rStyle w:val="bibfname"/>
          <w:sz w:val="22"/>
          <w:szCs w:val="22"/>
          <w:highlight w:val="green"/>
          <w:rPrChange w:id="1942" w:author="AQ" w:date="2025-08-03T08:58:00Z">
            <w:rPr>
              <w:rStyle w:val="bibfname"/>
              <w:sz w:val="22"/>
              <w:szCs w:val="22"/>
            </w:rPr>
          </w:rPrChange>
        </w:rPr>
        <w:t>H.</w:t>
      </w:r>
      <w:r w:rsidRPr="0099569C">
        <w:rPr>
          <w:rStyle w:val="AQ"/>
          <w:sz w:val="22"/>
          <w:szCs w:val="22"/>
          <w:highlight w:val="green"/>
          <w:rPrChange w:id="1943" w:author="AQ" w:date="2025-08-03T08:58:00Z">
            <w:rPr>
              <w:rStyle w:val="AQ"/>
              <w:sz w:val="22"/>
              <w:szCs w:val="22"/>
            </w:rPr>
          </w:rPrChange>
        </w:rPr>
        <w:t xml:space="preserve"> (</w:t>
      </w:r>
      <w:r w:rsidRPr="0099569C">
        <w:rPr>
          <w:rStyle w:val="bibyear"/>
          <w:sz w:val="22"/>
          <w:szCs w:val="22"/>
          <w:highlight w:val="green"/>
          <w:rPrChange w:id="1944" w:author="AQ" w:date="2025-08-03T08:58:00Z">
            <w:rPr>
              <w:rStyle w:val="bibyear"/>
              <w:sz w:val="22"/>
              <w:szCs w:val="22"/>
            </w:rPr>
          </w:rPrChange>
        </w:rPr>
        <w:t>1998</w:t>
      </w:r>
      <w:r w:rsidRPr="0099569C">
        <w:rPr>
          <w:rStyle w:val="AQ"/>
          <w:sz w:val="22"/>
          <w:szCs w:val="22"/>
          <w:highlight w:val="green"/>
          <w:rPrChange w:id="1945" w:author="AQ" w:date="2025-08-03T08:58:00Z">
            <w:rPr>
              <w:rStyle w:val="AQ"/>
              <w:sz w:val="22"/>
              <w:szCs w:val="22"/>
            </w:rPr>
          </w:rPrChange>
        </w:rPr>
        <w:t xml:space="preserve">). </w:t>
      </w:r>
      <w:proofErr w:type="gramStart"/>
      <w:r w:rsidRPr="0099569C">
        <w:rPr>
          <w:rStyle w:val="bibarticle"/>
          <w:sz w:val="22"/>
          <w:szCs w:val="22"/>
          <w:highlight w:val="green"/>
          <w:rPrChange w:id="1946" w:author="AQ" w:date="2025-08-03T08:58:00Z">
            <w:rPr>
              <w:rStyle w:val="bibarticle"/>
              <w:sz w:val="22"/>
              <w:szCs w:val="22"/>
            </w:rPr>
          </w:rPrChange>
        </w:rPr>
        <w:t>Training counselors in the process-experiential approach</w:t>
      </w:r>
      <w:r w:rsidRPr="0099569C">
        <w:rPr>
          <w:rStyle w:val="AQ"/>
          <w:sz w:val="22"/>
          <w:szCs w:val="22"/>
          <w:highlight w:val="green"/>
          <w:rPrChange w:id="1947" w:author="AQ" w:date="2025-08-03T08:58:00Z">
            <w:rPr>
              <w:rStyle w:val="AQ"/>
              <w:sz w:val="22"/>
              <w:szCs w:val="22"/>
            </w:rPr>
          </w:rPrChange>
        </w:rPr>
        <w:t>.</w:t>
      </w:r>
      <w:proofErr w:type="gramEnd"/>
      <w:r w:rsidRPr="0099569C">
        <w:rPr>
          <w:rStyle w:val="AQ"/>
          <w:sz w:val="22"/>
          <w:szCs w:val="22"/>
          <w:highlight w:val="green"/>
          <w:rPrChange w:id="1948" w:author="AQ" w:date="2025-08-03T08:58:00Z">
            <w:rPr>
              <w:rStyle w:val="AQ"/>
              <w:sz w:val="22"/>
              <w:szCs w:val="22"/>
            </w:rPr>
          </w:rPrChange>
        </w:rPr>
        <w:t xml:space="preserve"> </w:t>
      </w:r>
      <w:r w:rsidRPr="0099569C">
        <w:rPr>
          <w:rStyle w:val="bibjournal"/>
          <w:sz w:val="22"/>
          <w:szCs w:val="22"/>
          <w:highlight w:val="green"/>
          <w:rPrChange w:id="1949" w:author="AQ" w:date="2025-08-03T08:58:00Z">
            <w:rPr>
              <w:rStyle w:val="bibjournal"/>
              <w:sz w:val="22"/>
              <w:szCs w:val="22"/>
            </w:rPr>
          </w:rPrChange>
        </w:rPr>
        <w:t xml:space="preserve">British Journal of Guidance &amp; </w:t>
      </w:r>
      <w:proofErr w:type="spellStart"/>
      <w:r w:rsidRPr="0099569C">
        <w:rPr>
          <w:rStyle w:val="bibjournal"/>
          <w:sz w:val="22"/>
          <w:szCs w:val="22"/>
          <w:highlight w:val="green"/>
          <w:rPrChange w:id="1950" w:author="AQ" w:date="2025-08-03T08:58:00Z">
            <w:rPr>
              <w:rStyle w:val="bibjournal"/>
              <w:sz w:val="22"/>
              <w:szCs w:val="22"/>
            </w:rPr>
          </w:rPrChange>
        </w:rPr>
        <w:t>Counselling</w:t>
      </w:r>
      <w:proofErr w:type="spellEnd"/>
      <w:r w:rsidRPr="0099569C">
        <w:rPr>
          <w:sz w:val="22"/>
          <w:szCs w:val="22"/>
          <w:highlight w:val="green"/>
          <w:rPrChange w:id="1951" w:author="AQ" w:date="2025-08-03T08:58:00Z">
            <w:rPr>
              <w:sz w:val="22"/>
              <w:szCs w:val="22"/>
            </w:rPr>
          </w:rPrChange>
        </w:rPr>
        <w:t xml:space="preserve">, </w:t>
      </w:r>
      <w:r w:rsidRPr="0099569C">
        <w:rPr>
          <w:rStyle w:val="bibvolume"/>
          <w:sz w:val="22"/>
          <w:szCs w:val="22"/>
          <w:highlight w:val="green"/>
          <w:rPrChange w:id="1952" w:author="AQ" w:date="2025-08-03T08:58:00Z">
            <w:rPr>
              <w:rStyle w:val="bibvolume"/>
              <w:sz w:val="22"/>
              <w:szCs w:val="22"/>
            </w:rPr>
          </w:rPrChange>
        </w:rPr>
        <w:t>26</w:t>
      </w:r>
      <w:r w:rsidRPr="0099569C">
        <w:rPr>
          <w:sz w:val="22"/>
          <w:szCs w:val="22"/>
          <w:highlight w:val="green"/>
          <w:rPrChange w:id="1953" w:author="AQ" w:date="2025-08-03T08:58:00Z">
            <w:rPr>
              <w:sz w:val="22"/>
              <w:szCs w:val="22"/>
            </w:rPr>
          </w:rPrChange>
        </w:rPr>
        <w:t xml:space="preserve">, </w:t>
      </w:r>
      <w:r w:rsidRPr="0099569C">
        <w:rPr>
          <w:rStyle w:val="bibfpage"/>
          <w:sz w:val="22"/>
          <w:szCs w:val="22"/>
          <w:highlight w:val="green"/>
          <w:rPrChange w:id="1954" w:author="AQ" w:date="2025-08-03T08:58:00Z">
            <w:rPr>
              <w:rStyle w:val="bibfpage"/>
              <w:sz w:val="22"/>
              <w:szCs w:val="22"/>
            </w:rPr>
          </w:rPrChange>
        </w:rPr>
        <w:t>105</w:t>
      </w:r>
      <w:r w:rsidRPr="0099569C">
        <w:rPr>
          <w:sz w:val="22"/>
          <w:szCs w:val="22"/>
          <w:highlight w:val="green"/>
          <w:rPrChange w:id="1955" w:author="AQ" w:date="2025-08-03T08:58:00Z">
            <w:rPr>
              <w:sz w:val="22"/>
              <w:szCs w:val="22"/>
            </w:rPr>
          </w:rPrChange>
        </w:rPr>
        <w:t>–</w:t>
      </w:r>
      <w:r w:rsidRPr="0099569C">
        <w:rPr>
          <w:rStyle w:val="biblpage"/>
          <w:sz w:val="22"/>
          <w:szCs w:val="22"/>
          <w:highlight w:val="green"/>
          <w:rPrChange w:id="1956" w:author="AQ" w:date="2025-08-03T08:58:00Z">
            <w:rPr>
              <w:rStyle w:val="biblpage"/>
              <w:sz w:val="22"/>
              <w:szCs w:val="22"/>
            </w:rPr>
          </w:rPrChange>
        </w:rPr>
        <w:t>118</w:t>
      </w:r>
      <w:r w:rsidRPr="0099569C">
        <w:rPr>
          <w:sz w:val="22"/>
          <w:szCs w:val="22"/>
          <w:highlight w:val="green"/>
          <w:rPrChange w:id="1957" w:author="AQ" w:date="2025-08-03T08:58:00Z">
            <w:rPr>
              <w:sz w:val="22"/>
              <w:szCs w:val="22"/>
            </w:rPr>
          </w:rPrChange>
        </w:rPr>
        <w:t xml:space="preserve">. </w:t>
      </w:r>
      <w:proofErr w:type="gramStart"/>
      <w:r w:rsidRPr="0099569C">
        <w:rPr>
          <w:rStyle w:val="bibdoi"/>
          <w:sz w:val="22"/>
          <w:szCs w:val="22"/>
          <w:highlight w:val="green"/>
          <w:rPrChange w:id="1958" w:author="AQ" w:date="2025-08-03T08:58:00Z">
            <w:rPr>
              <w:rStyle w:val="bibdoi"/>
              <w:sz w:val="22"/>
              <w:szCs w:val="22"/>
            </w:rPr>
          </w:rPrChange>
        </w:rPr>
        <w:t>doi:</w:t>
      </w:r>
      <w:proofErr w:type="gramEnd"/>
      <w:r w:rsidRPr="0099569C">
        <w:rPr>
          <w:rStyle w:val="bibdoi"/>
          <w:sz w:val="22"/>
          <w:szCs w:val="22"/>
          <w:highlight w:val="green"/>
          <w:rPrChange w:id="1959" w:author="AQ" w:date="2025-08-03T08:58:00Z">
            <w:rPr>
              <w:rStyle w:val="bibdoi"/>
              <w:sz w:val="22"/>
              <w:szCs w:val="22"/>
            </w:rPr>
          </w:rPrChange>
        </w:rPr>
        <w:t>10.1080/03069889808253842</w:t>
      </w:r>
    </w:p>
    <w:p w14:paraId="6775E3A4" w14:textId="77777777" w:rsidR="00BC4C64" w:rsidRPr="0099569C" w:rsidRDefault="00BC4C64" w:rsidP="00BC4C64">
      <w:pPr>
        <w:pStyle w:val="REF-U"/>
        <w:spacing w:line="480" w:lineRule="auto"/>
        <w:rPr>
          <w:rStyle w:val="AQ"/>
          <w:sz w:val="22"/>
          <w:szCs w:val="22"/>
          <w:highlight w:val="green"/>
          <w:rPrChange w:id="1960" w:author="AQ" w:date="2025-08-03T08:58:00Z">
            <w:rPr>
              <w:rStyle w:val="AQ"/>
              <w:sz w:val="22"/>
              <w:szCs w:val="22"/>
            </w:rPr>
          </w:rPrChange>
        </w:rPr>
      </w:pPr>
      <w:proofErr w:type="spellStart"/>
      <w:r w:rsidRPr="0099569C">
        <w:rPr>
          <w:rStyle w:val="bibsurname"/>
          <w:sz w:val="22"/>
          <w:szCs w:val="22"/>
          <w:highlight w:val="green"/>
          <w:rPrChange w:id="1961" w:author="AQ" w:date="2025-08-03T08:58:00Z">
            <w:rPr>
              <w:rStyle w:val="bibsurname"/>
              <w:sz w:val="22"/>
              <w:szCs w:val="22"/>
            </w:rPr>
          </w:rPrChange>
        </w:rPr>
        <w:t>Yalom</w:t>
      </w:r>
      <w:proofErr w:type="spellEnd"/>
      <w:r w:rsidRPr="0099569C">
        <w:rPr>
          <w:rStyle w:val="AQ"/>
          <w:sz w:val="22"/>
          <w:szCs w:val="22"/>
          <w:highlight w:val="green"/>
          <w:rPrChange w:id="1962" w:author="AQ" w:date="2025-08-03T08:58:00Z">
            <w:rPr>
              <w:rStyle w:val="AQ"/>
              <w:sz w:val="22"/>
              <w:szCs w:val="22"/>
            </w:rPr>
          </w:rPrChange>
        </w:rPr>
        <w:t xml:space="preserve">, </w:t>
      </w:r>
      <w:r w:rsidRPr="0099569C">
        <w:rPr>
          <w:rStyle w:val="bibfname"/>
          <w:sz w:val="22"/>
          <w:szCs w:val="22"/>
          <w:highlight w:val="green"/>
          <w:rPrChange w:id="1963" w:author="AQ" w:date="2025-08-03T08:58:00Z">
            <w:rPr>
              <w:rStyle w:val="bibfname"/>
              <w:sz w:val="22"/>
              <w:szCs w:val="22"/>
            </w:rPr>
          </w:rPrChange>
        </w:rPr>
        <w:t>I. D.</w:t>
      </w:r>
      <w:r w:rsidRPr="0099569C">
        <w:rPr>
          <w:rStyle w:val="AQ"/>
          <w:sz w:val="22"/>
          <w:szCs w:val="22"/>
          <w:highlight w:val="green"/>
          <w:rPrChange w:id="1964" w:author="AQ" w:date="2025-08-03T08:58:00Z">
            <w:rPr>
              <w:rStyle w:val="AQ"/>
              <w:sz w:val="22"/>
              <w:szCs w:val="22"/>
            </w:rPr>
          </w:rPrChange>
        </w:rPr>
        <w:t xml:space="preserve"> (</w:t>
      </w:r>
      <w:r w:rsidRPr="0099569C">
        <w:rPr>
          <w:rStyle w:val="bibyear"/>
          <w:sz w:val="22"/>
          <w:szCs w:val="22"/>
          <w:highlight w:val="green"/>
          <w:rPrChange w:id="1965" w:author="AQ" w:date="2025-08-03T08:58:00Z">
            <w:rPr>
              <w:rStyle w:val="bibyear"/>
              <w:sz w:val="22"/>
              <w:szCs w:val="22"/>
            </w:rPr>
          </w:rPrChange>
        </w:rPr>
        <w:t>1980</w:t>
      </w:r>
      <w:r w:rsidRPr="0099569C">
        <w:rPr>
          <w:rStyle w:val="AQ"/>
          <w:sz w:val="22"/>
          <w:szCs w:val="22"/>
          <w:highlight w:val="green"/>
          <w:rPrChange w:id="1966" w:author="AQ" w:date="2025-08-03T08:58:00Z">
            <w:rPr>
              <w:rStyle w:val="AQ"/>
              <w:sz w:val="22"/>
              <w:szCs w:val="22"/>
            </w:rPr>
          </w:rPrChange>
        </w:rPr>
        <w:t xml:space="preserve">). </w:t>
      </w:r>
      <w:proofErr w:type="gramStart"/>
      <w:r w:rsidRPr="0099569C">
        <w:rPr>
          <w:rStyle w:val="bibbook"/>
          <w:sz w:val="22"/>
          <w:szCs w:val="22"/>
          <w:highlight w:val="green"/>
          <w:rPrChange w:id="1967" w:author="AQ" w:date="2025-08-03T08:58:00Z">
            <w:rPr>
              <w:rStyle w:val="bibbook"/>
              <w:sz w:val="22"/>
              <w:szCs w:val="22"/>
            </w:rPr>
          </w:rPrChange>
        </w:rPr>
        <w:t>Existential psychotherapy</w:t>
      </w:r>
      <w:r w:rsidRPr="0099569C">
        <w:rPr>
          <w:sz w:val="22"/>
          <w:szCs w:val="22"/>
          <w:highlight w:val="green"/>
          <w:rPrChange w:id="1968" w:author="AQ" w:date="2025-08-03T08:58:00Z">
            <w:rPr>
              <w:sz w:val="22"/>
              <w:szCs w:val="22"/>
            </w:rPr>
          </w:rPrChange>
        </w:rPr>
        <w:t>.</w:t>
      </w:r>
      <w:proofErr w:type="gramEnd"/>
      <w:r w:rsidRPr="0099569C">
        <w:rPr>
          <w:sz w:val="22"/>
          <w:szCs w:val="22"/>
          <w:highlight w:val="green"/>
          <w:rPrChange w:id="1969" w:author="AQ" w:date="2025-08-03T08:58:00Z">
            <w:rPr>
              <w:sz w:val="22"/>
              <w:szCs w:val="22"/>
            </w:rPr>
          </w:rPrChange>
        </w:rPr>
        <w:t xml:space="preserve"> </w:t>
      </w:r>
      <w:r w:rsidRPr="0099569C">
        <w:rPr>
          <w:rStyle w:val="biblocation"/>
          <w:sz w:val="22"/>
          <w:szCs w:val="22"/>
          <w:highlight w:val="green"/>
          <w:rPrChange w:id="1970" w:author="AQ" w:date="2025-08-03T08:58:00Z">
            <w:rPr>
              <w:rStyle w:val="biblocation"/>
              <w:sz w:val="22"/>
              <w:szCs w:val="22"/>
            </w:rPr>
          </w:rPrChange>
        </w:rPr>
        <w:t>New York, NY</w:t>
      </w:r>
      <w:r w:rsidRPr="0099569C">
        <w:rPr>
          <w:sz w:val="22"/>
          <w:szCs w:val="22"/>
          <w:highlight w:val="green"/>
          <w:rPrChange w:id="1971" w:author="AQ" w:date="2025-08-03T08:58:00Z">
            <w:rPr>
              <w:sz w:val="22"/>
              <w:szCs w:val="22"/>
            </w:rPr>
          </w:rPrChange>
        </w:rPr>
        <w:t xml:space="preserve">: </w:t>
      </w:r>
      <w:r w:rsidRPr="0099569C">
        <w:rPr>
          <w:rStyle w:val="bibpublisher"/>
          <w:sz w:val="22"/>
          <w:szCs w:val="22"/>
          <w:highlight w:val="green"/>
          <w:rPrChange w:id="1972" w:author="AQ" w:date="2025-08-03T08:58:00Z">
            <w:rPr>
              <w:rStyle w:val="bibpublisher"/>
              <w:sz w:val="22"/>
              <w:szCs w:val="22"/>
            </w:rPr>
          </w:rPrChange>
        </w:rPr>
        <w:t>Basic Books</w:t>
      </w:r>
      <w:r w:rsidRPr="0099569C">
        <w:rPr>
          <w:sz w:val="22"/>
          <w:szCs w:val="22"/>
          <w:highlight w:val="green"/>
          <w:rPrChange w:id="1973" w:author="AQ" w:date="2025-08-03T08:58:00Z">
            <w:rPr>
              <w:sz w:val="22"/>
              <w:szCs w:val="22"/>
            </w:rPr>
          </w:rPrChange>
        </w:rPr>
        <w:t>.</w:t>
      </w:r>
    </w:p>
    <w:p w14:paraId="30AAE5B1" w14:textId="77777777" w:rsidR="00BC4C64" w:rsidRPr="0099569C" w:rsidRDefault="00BC4C64" w:rsidP="00BC4C64">
      <w:pPr>
        <w:pStyle w:val="REF-U"/>
        <w:spacing w:line="480" w:lineRule="auto"/>
        <w:rPr>
          <w:rStyle w:val="AQ"/>
          <w:sz w:val="22"/>
          <w:szCs w:val="22"/>
          <w:highlight w:val="green"/>
          <w:rPrChange w:id="1974" w:author="AQ" w:date="2025-08-03T08:58:00Z">
            <w:rPr>
              <w:rStyle w:val="AQ"/>
              <w:sz w:val="22"/>
              <w:szCs w:val="22"/>
            </w:rPr>
          </w:rPrChange>
        </w:rPr>
      </w:pPr>
      <w:proofErr w:type="spellStart"/>
      <w:proofErr w:type="gramStart"/>
      <w:r w:rsidRPr="0099569C">
        <w:rPr>
          <w:rStyle w:val="bibsurname"/>
          <w:sz w:val="22"/>
          <w:szCs w:val="22"/>
          <w:highlight w:val="green"/>
          <w:rPrChange w:id="1975" w:author="AQ" w:date="2025-08-03T08:58:00Z">
            <w:rPr>
              <w:rStyle w:val="bibsurname"/>
              <w:sz w:val="22"/>
              <w:szCs w:val="22"/>
            </w:rPr>
          </w:rPrChange>
        </w:rPr>
        <w:t>Yalom</w:t>
      </w:r>
      <w:proofErr w:type="spellEnd"/>
      <w:r w:rsidRPr="0099569C">
        <w:rPr>
          <w:rStyle w:val="AQ"/>
          <w:sz w:val="22"/>
          <w:szCs w:val="22"/>
          <w:highlight w:val="green"/>
          <w:rPrChange w:id="1976" w:author="AQ" w:date="2025-08-03T08:58:00Z">
            <w:rPr>
              <w:rStyle w:val="AQ"/>
              <w:sz w:val="22"/>
              <w:szCs w:val="22"/>
            </w:rPr>
          </w:rPrChange>
        </w:rPr>
        <w:t xml:space="preserve">, </w:t>
      </w:r>
      <w:r w:rsidRPr="0099569C">
        <w:rPr>
          <w:rStyle w:val="bibfname"/>
          <w:sz w:val="22"/>
          <w:szCs w:val="22"/>
          <w:highlight w:val="green"/>
          <w:rPrChange w:id="1977" w:author="AQ" w:date="2025-08-03T08:58:00Z">
            <w:rPr>
              <w:rStyle w:val="bibfname"/>
              <w:sz w:val="22"/>
              <w:szCs w:val="22"/>
            </w:rPr>
          </w:rPrChange>
        </w:rPr>
        <w:t>I.</w:t>
      </w:r>
      <w:r w:rsidRPr="0099569C">
        <w:rPr>
          <w:rStyle w:val="AQ"/>
          <w:sz w:val="22"/>
          <w:szCs w:val="22"/>
          <w:highlight w:val="green"/>
          <w:rPrChange w:id="1978" w:author="AQ" w:date="2025-08-03T08:58:00Z">
            <w:rPr>
              <w:rStyle w:val="AQ"/>
              <w:sz w:val="22"/>
              <w:szCs w:val="22"/>
            </w:rPr>
          </w:rPrChange>
        </w:rPr>
        <w:t xml:space="preserve"> &amp; </w:t>
      </w:r>
      <w:proofErr w:type="spellStart"/>
      <w:r w:rsidRPr="0099569C">
        <w:rPr>
          <w:rStyle w:val="bibsurname"/>
          <w:sz w:val="22"/>
          <w:szCs w:val="22"/>
          <w:highlight w:val="green"/>
          <w:rPrChange w:id="1979" w:author="AQ" w:date="2025-08-03T08:58:00Z">
            <w:rPr>
              <w:rStyle w:val="bibsurname"/>
              <w:sz w:val="22"/>
              <w:szCs w:val="22"/>
            </w:rPr>
          </w:rPrChange>
        </w:rPr>
        <w:t>Leszcz</w:t>
      </w:r>
      <w:proofErr w:type="spellEnd"/>
      <w:r w:rsidRPr="0099569C">
        <w:rPr>
          <w:rStyle w:val="AQ"/>
          <w:sz w:val="22"/>
          <w:szCs w:val="22"/>
          <w:highlight w:val="green"/>
          <w:rPrChange w:id="1980" w:author="AQ" w:date="2025-08-03T08:58:00Z">
            <w:rPr>
              <w:rStyle w:val="AQ"/>
              <w:sz w:val="22"/>
              <w:szCs w:val="22"/>
            </w:rPr>
          </w:rPrChange>
        </w:rPr>
        <w:t xml:space="preserve">, </w:t>
      </w:r>
      <w:r w:rsidRPr="0099569C">
        <w:rPr>
          <w:rStyle w:val="bibfname"/>
          <w:sz w:val="22"/>
          <w:szCs w:val="22"/>
          <w:highlight w:val="green"/>
          <w:rPrChange w:id="1981" w:author="AQ" w:date="2025-08-03T08:58:00Z">
            <w:rPr>
              <w:rStyle w:val="bibfname"/>
              <w:sz w:val="22"/>
              <w:szCs w:val="22"/>
            </w:rPr>
          </w:rPrChange>
        </w:rPr>
        <w:t>M.</w:t>
      </w:r>
      <w:r w:rsidRPr="0099569C">
        <w:rPr>
          <w:rStyle w:val="AQ"/>
          <w:sz w:val="22"/>
          <w:szCs w:val="22"/>
          <w:highlight w:val="green"/>
          <w:rPrChange w:id="1982" w:author="AQ" w:date="2025-08-03T08:58:00Z">
            <w:rPr>
              <w:rStyle w:val="AQ"/>
              <w:sz w:val="22"/>
              <w:szCs w:val="22"/>
            </w:rPr>
          </w:rPrChange>
        </w:rPr>
        <w:t xml:space="preserve"> (</w:t>
      </w:r>
      <w:r w:rsidRPr="0099569C">
        <w:rPr>
          <w:rStyle w:val="bibyear"/>
          <w:sz w:val="22"/>
          <w:szCs w:val="22"/>
          <w:highlight w:val="green"/>
          <w:rPrChange w:id="1983" w:author="AQ" w:date="2025-08-03T08:58:00Z">
            <w:rPr>
              <w:rStyle w:val="bibyear"/>
              <w:sz w:val="22"/>
              <w:szCs w:val="22"/>
            </w:rPr>
          </w:rPrChange>
        </w:rPr>
        <w:t>2020</w:t>
      </w:r>
      <w:r w:rsidRPr="0099569C">
        <w:rPr>
          <w:rStyle w:val="AQ"/>
          <w:sz w:val="22"/>
          <w:szCs w:val="22"/>
          <w:highlight w:val="green"/>
          <w:rPrChange w:id="1984" w:author="AQ" w:date="2025-08-03T08:58:00Z">
            <w:rPr>
              <w:rStyle w:val="AQ"/>
              <w:sz w:val="22"/>
              <w:szCs w:val="22"/>
            </w:rPr>
          </w:rPrChange>
        </w:rPr>
        <w:t>).</w:t>
      </w:r>
      <w:proofErr w:type="gramEnd"/>
      <w:r w:rsidRPr="0099569C">
        <w:rPr>
          <w:rStyle w:val="AQ"/>
          <w:sz w:val="22"/>
          <w:szCs w:val="22"/>
          <w:highlight w:val="green"/>
          <w:rPrChange w:id="1985" w:author="AQ" w:date="2025-08-03T08:58:00Z">
            <w:rPr>
              <w:rStyle w:val="AQ"/>
              <w:sz w:val="22"/>
              <w:szCs w:val="22"/>
            </w:rPr>
          </w:rPrChange>
        </w:rPr>
        <w:t xml:space="preserve"> </w:t>
      </w:r>
      <w:r w:rsidRPr="0099569C">
        <w:rPr>
          <w:rStyle w:val="bibbook"/>
          <w:sz w:val="22"/>
          <w:highlight w:val="green"/>
          <w:rPrChange w:id="1986" w:author="AQ" w:date="2025-08-03T08:58:00Z">
            <w:rPr>
              <w:rStyle w:val="bibbook"/>
              <w:sz w:val="22"/>
            </w:rPr>
          </w:rPrChange>
        </w:rPr>
        <w:t>The theory and practice of group psychotherapy</w:t>
      </w:r>
      <w:r w:rsidRPr="0099569C">
        <w:rPr>
          <w:sz w:val="22"/>
          <w:szCs w:val="22"/>
          <w:highlight w:val="green"/>
          <w:rPrChange w:id="1987" w:author="AQ" w:date="2025-08-03T08:58:00Z">
            <w:rPr>
              <w:sz w:val="22"/>
              <w:szCs w:val="22"/>
            </w:rPr>
          </w:rPrChange>
        </w:rPr>
        <w:t xml:space="preserve"> (</w:t>
      </w:r>
      <w:r w:rsidRPr="0099569C">
        <w:rPr>
          <w:rStyle w:val="bibeditionno"/>
          <w:sz w:val="22"/>
          <w:szCs w:val="22"/>
          <w:highlight w:val="green"/>
          <w:rPrChange w:id="1988" w:author="AQ" w:date="2025-08-03T08:58:00Z">
            <w:rPr>
              <w:rStyle w:val="bibeditionno"/>
              <w:sz w:val="22"/>
              <w:szCs w:val="22"/>
            </w:rPr>
          </w:rPrChange>
        </w:rPr>
        <w:t xml:space="preserve">6th </w:t>
      </w:r>
      <w:proofErr w:type="gramStart"/>
      <w:r w:rsidRPr="0099569C">
        <w:rPr>
          <w:rStyle w:val="bibeditionno"/>
          <w:sz w:val="22"/>
          <w:szCs w:val="22"/>
          <w:highlight w:val="green"/>
          <w:rPrChange w:id="1989" w:author="AQ" w:date="2025-08-03T08:58:00Z">
            <w:rPr>
              <w:rStyle w:val="bibeditionno"/>
              <w:sz w:val="22"/>
              <w:szCs w:val="22"/>
            </w:rPr>
          </w:rPrChange>
        </w:rPr>
        <w:t>ed</w:t>
      </w:r>
      <w:proofErr w:type="gramEnd"/>
      <w:r w:rsidRPr="0099569C">
        <w:rPr>
          <w:rStyle w:val="bibeditionno"/>
          <w:sz w:val="22"/>
          <w:szCs w:val="22"/>
          <w:highlight w:val="green"/>
          <w:rPrChange w:id="1990" w:author="AQ" w:date="2025-08-03T08:58:00Z">
            <w:rPr>
              <w:rStyle w:val="bibeditionno"/>
              <w:sz w:val="22"/>
              <w:szCs w:val="22"/>
            </w:rPr>
          </w:rPrChange>
        </w:rPr>
        <w:t>.</w:t>
      </w:r>
      <w:r w:rsidRPr="0099569C">
        <w:rPr>
          <w:sz w:val="22"/>
          <w:szCs w:val="22"/>
          <w:highlight w:val="green"/>
          <w:rPrChange w:id="1991" w:author="AQ" w:date="2025-08-03T08:58:00Z">
            <w:rPr>
              <w:sz w:val="22"/>
              <w:szCs w:val="22"/>
            </w:rPr>
          </w:rPrChange>
        </w:rPr>
        <w:t xml:space="preserve">). </w:t>
      </w:r>
      <w:r w:rsidRPr="0099569C">
        <w:rPr>
          <w:rStyle w:val="biblocation"/>
          <w:sz w:val="22"/>
          <w:szCs w:val="22"/>
          <w:highlight w:val="green"/>
          <w:rPrChange w:id="1992" w:author="AQ" w:date="2025-08-03T08:58:00Z">
            <w:rPr>
              <w:rStyle w:val="biblocation"/>
              <w:sz w:val="22"/>
              <w:szCs w:val="22"/>
            </w:rPr>
          </w:rPrChange>
        </w:rPr>
        <w:t>New York, NY</w:t>
      </w:r>
      <w:r w:rsidRPr="0099569C">
        <w:rPr>
          <w:sz w:val="22"/>
          <w:szCs w:val="22"/>
          <w:highlight w:val="green"/>
          <w:rPrChange w:id="1993" w:author="AQ" w:date="2025-08-03T08:58:00Z">
            <w:rPr>
              <w:sz w:val="22"/>
              <w:szCs w:val="22"/>
            </w:rPr>
          </w:rPrChange>
        </w:rPr>
        <w:t xml:space="preserve">: </w:t>
      </w:r>
      <w:r w:rsidRPr="0099569C">
        <w:rPr>
          <w:rStyle w:val="bibpublisher"/>
          <w:sz w:val="22"/>
          <w:szCs w:val="22"/>
          <w:highlight w:val="green"/>
          <w:rPrChange w:id="1994" w:author="AQ" w:date="2025-08-03T08:58:00Z">
            <w:rPr>
              <w:rStyle w:val="bibpublisher"/>
              <w:sz w:val="22"/>
              <w:szCs w:val="22"/>
            </w:rPr>
          </w:rPrChange>
        </w:rPr>
        <w:t>Basic Books</w:t>
      </w:r>
      <w:r w:rsidRPr="0099569C">
        <w:rPr>
          <w:sz w:val="22"/>
          <w:szCs w:val="22"/>
          <w:highlight w:val="green"/>
          <w:rPrChange w:id="1995" w:author="AQ" w:date="2025-08-03T08:58:00Z">
            <w:rPr>
              <w:sz w:val="22"/>
              <w:szCs w:val="22"/>
            </w:rPr>
          </w:rPrChange>
        </w:rPr>
        <w:t>.</w:t>
      </w:r>
    </w:p>
    <w:p w14:paraId="273A8C59" w14:textId="77777777" w:rsidR="00BC4C64" w:rsidRPr="0099569C" w:rsidRDefault="00BC4C64" w:rsidP="00BC4C64">
      <w:pPr>
        <w:pStyle w:val="REF-U"/>
        <w:spacing w:line="480" w:lineRule="auto"/>
        <w:rPr>
          <w:rStyle w:val="AQ"/>
          <w:sz w:val="22"/>
          <w:szCs w:val="22"/>
          <w:highlight w:val="green"/>
          <w:rPrChange w:id="1996" w:author="AQ" w:date="2025-08-03T08:58:00Z">
            <w:rPr>
              <w:rStyle w:val="AQ"/>
              <w:sz w:val="22"/>
              <w:szCs w:val="22"/>
            </w:rPr>
          </w:rPrChange>
        </w:rPr>
      </w:pPr>
      <w:proofErr w:type="spellStart"/>
      <w:r w:rsidRPr="0099569C">
        <w:rPr>
          <w:rStyle w:val="bibsurname"/>
          <w:sz w:val="22"/>
          <w:szCs w:val="22"/>
          <w:highlight w:val="green"/>
          <w:rPrChange w:id="1997" w:author="AQ" w:date="2025-08-03T08:58:00Z">
            <w:rPr>
              <w:rStyle w:val="bibsurname"/>
              <w:sz w:val="22"/>
              <w:szCs w:val="22"/>
            </w:rPr>
          </w:rPrChange>
        </w:rPr>
        <w:lastRenderedPageBreak/>
        <w:t>Yontef</w:t>
      </w:r>
      <w:proofErr w:type="spellEnd"/>
      <w:r w:rsidRPr="0099569C">
        <w:rPr>
          <w:rStyle w:val="AQ"/>
          <w:sz w:val="22"/>
          <w:szCs w:val="22"/>
          <w:highlight w:val="green"/>
          <w:rPrChange w:id="1998" w:author="AQ" w:date="2025-08-03T08:58:00Z">
            <w:rPr>
              <w:rStyle w:val="AQ"/>
              <w:sz w:val="22"/>
              <w:szCs w:val="22"/>
            </w:rPr>
          </w:rPrChange>
        </w:rPr>
        <w:t xml:space="preserve">, </w:t>
      </w:r>
      <w:r w:rsidRPr="0099569C">
        <w:rPr>
          <w:rStyle w:val="bibfname"/>
          <w:sz w:val="22"/>
          <w:szCs w:val="22"/>
          <w:highlight w:val="green"/>
          <w:rPrChange w:id="1999" w:author="AQ" w:date="2025-08-03T08:58:00Z">
            <w:rPr>
              <w:rStyle w:val="bibfname"/>
              <w:sz w:val="22"/>
              <w:szCs w:val="22"/>
            </w:rPr>
          </w:rPrChange>
        </w:rPr>
        <w:t>G. M.</w:t>
      </w:r>
      <w:r w:rsidRPr="0099569C">
        <w:rPr>
          <w:rStyle w:val="AQ"/>
          <w:sz w:val="22"/>
          <w:szCs w:val="22"/>
          <w:highlight w:val="green"/>
          <w:rPrChange w:id="2000" w:author="AQ" w:date="2025-08-03T08:58:00Z">
            <w:rPr>
              <w:rStyle w:val="AQ"/>
              <w:sz w:val="22"/>
              <w:szCs w:val="22"/>
            </w:rPr>
          </w:rPrChange>
        </w:rPr>
        <w:t xml:space="preserve"> (</w:t>
      </w:r>
      <w:r w:rsidRPr="0099569C">
        <w:rPr>
          <w:rStyle w:val="bibyear"/>
          <w:sz w:val="22"/>
          <w:szCs w:val="22"/>
          <w:highlight w:val="green"/>
          <w:rPrChange w:id="2001" w:author="AQ" w:date="2025-08-03T08:58:00Z">
            <w:rPr>
              <w:rStyle w:val="bibyear"/>
              <w:sz w:val="22"/>
              <w:szCs w:val="22"/>
            </w:rPr>
          </w:rPrChange>
        </w:rPr>
        <w:t>1993</w:t>
      </w:r>
      <w:r w:rsidRPr="0099569C">
        <w:rPr>
          <w:rStyle w:val="AQ"/>
          <w:sz w:val="22"/>
          <w:szCs w:val="22"/>
          <w:highlight w:val="green"/>
          <w:rPrChange w:id="2002" w:author="AQ" w:date="2025-08-03T08:58:00Z">
            <w:rPr>
              <w:rStyle w:val="AQ"/>
              <w:sz w:val="22"/>
              <w:szCs w:val="22"/>
            </w:rPr>
          </w:rPrChange>
        </w:rPr>
        <w:t xml:space="preserve">). </w:t>
      </w:r>
      <w:r w:rsidRPr="0099569C">
        <w:rPr>
          <w:rStyle w:val="bibbook"/>
          <w:sz w:val="22"/>
          <w:highlight w:val="green"/>
          <w:rPrChange w:id="2003" w:author="AQ" w:date="2025-08-03T08:58:00Z">
            <w:rPr>
              <w:rStyle w:val="bibbook"/>
              <w:sz w:val="22"/>
            </w:rPr>
          </w:rPrChange>
        </w:rPr>
        <w:t>Awareness, process and dialogue: Essays on gestalt therapy</w:t>
      </w:r>
      <w:r w:rsidRPr="0099569C">
        <w:rPr>
          <w:sz w:val="22"/>
          <w:szCs w:val="22"/>
          <w:highlight w:val="green"/>
          <w:rPrChange w:id="2004" w:author="AQ" w:date="2025-08-03T08:58:00Z">
            <w:rPr>
              <w:sz w:val="22"/>
              <w:szCs w:val="22"/>
            </w:rPr>
          </w:rPrChange>
        </w:rPr>
        <w:t xml:space="preserve">. </w:t>
      </w:r>
      <w:r w:rsidRPr="0099569C">
        <w:rPr>
          <w:rStyle w:val="biblocation"/>
          <w:highlight w:val="green"/>
          <w:rPrChange w:id="2005" w:author="AQ" w:date="2025-08-03T08:58:00Z">
            <w:rPr>
              <w:rStyle w:val="biblocation"/>
            </w:rPr>
          </w:rPrChange>
        </w:rPr>
        <w:t>Highland, NY</w:t>
      </w:r>
      <w:r w:rsidRPr="0099569C">
        <w:rPr>
          <w:sz w:val="22"/>
          <w:szCs w:val="22"/>
          <w:highlight w:val="green"/>
          <w:rPrChange w:id="2006" w:author="AQ" w:date="2025-08-03T08:58:00Z">
            <w:rPr>
              <w:sz w:val="22"/>
              <w:szCs w:val="22"/>
            </w:rPr>
          </w:rPrChange>
        </w:rPr>
        <w:t xml:space="preserve">: </w:t>
      </w:r>
      <w:r w:rsidRPr="0099569C">
        <w:rPr>
          <w:rStyle w:val="bibjournal"/>
          <w:sz w:val="22"/>
          <w:szCs w:val="22"/>
          <w:highlight w:val="green"/>
          <w:rPrChange w:id="2007" w:author="AQ" w:date="2025-08-03T08:58:00Z">
            <w:rPr>
              <w:rStyle w:val="bibjournal"/>
              <w:sz w:val="22"/>
              <w:szCs w:val="22"/>
            </w:rPr>
          </w:rPrChange>
        </w:rPr>
        <w:t>Gestalt Journal Press</w:t>
      </w:r>
      <w:r w:rsidRPr="0099569C">
        <w:rPr>
          <w:sz w:val="22"/>
          <w:szCs w:val="22"/>
          <w:highlight w:val="green"/>
          <w:rPrChange w:id="2008" w:author="AQ" w:date="2025-08-03T08:58:00Z">
            <w:rPr>
              <w:sz w:val="22"/>
              <w:szCs w:val="22"/>
            </w:rPr>
          </w:rPrChange>
        </w:rPr>
        <w:t>.</w:t>
      </w:r>
    </w:p>
    <w:p w14:paraId="0C26EC08" w14:textId="693CA1B3" w:rsidR="00BC4C64" w:rsidRDefault="00BC4C64" w:rsidP="00BC4C64">
      <w:pPr>
        <w:pStyle w:val="REF-U"/>
        <w:spacing w:line="480" w:lineRule="auto"/>
        <w:rPr>
          <w:sz w:val="22"/>
          <w:szCs w:val="22"/>
        </w:rPr>
      </w:pPr>
      <w:proofErr w:type="spellStart"/>
      <w:r>
        <w:rPr>
          <w:rStyle w:val="bibsurname"/>
          <w:sz w:val="22"/>
          <w:szCs w:val="22"/>
        </w:rPr>
        <w:t>Zafarghandi</w:t>
      </w:r>
      <w:proofErr w:type="spellEnd"/>
      <w:r>
        <w:rPr>
          <w:sz w:val="22"/>
          <w:szCs w:val="22"/>
        </w:rPr>
        <w:t xml:space="preserve">, </w:t>
      </w:r>
      <w:r>
        <w:rPr>
          <w:rStyle w:val="bibfname"/>
          <w:sz w:val="22"/>
          <w:szCs w:val="22"/>
        </w:rPr>
        <w:t>S. H.</w:t>
      </w:r>
      <w:r>
        <w:rPr>
          <w:sz w:val="22"/>
          <w:szCs w:val="22"/>
        </w:rPr>
        <w:t xml:space="preserve">, </w:t>
      </w:r>
      <w:proofErr w:type="spellStart"/>
      <w:r>
        <w:rPr>
          <w:rStyle w:val="bibsurname"/>
          <w:sz w:val="22"/>
          <w:szCs w:val="22"/>
        </w:rPr>
        <w:t>Emamipour</w:t>
      </w:r>
      <w:proofErr w:type="spellEnd"/>
      <w:r>
        <w:rPr>
          <w:sz w:val="22"/>
          <w:szCs w:val="22"/>
        </w:rPr>
        <w:t xml:space="preserve">, </w:t>
      </w:r>
      <w:r>
        <w:rPr>
          <w:rStyle w:val="bibfname"/>
          <w:sz w:val="22"/>
          <w:szCs w:val="22"/>
        </w:rPr>
        <w:t>S.</w:t>
      </w:r>
      <w:r>
        <w:rPr>
          <w:sz w:val="22"/>
          <w:szCs w:val="22"/>
        </w:rPr>
        <w:t xml:space="preserve">, &amp; </w:t>
      </w:r>
      <w:proofErr w:type="spellStart"/>
      <w:r>
        <w:rPr>
          <w:rStyle w:val="bibsurname"/>
          <w:sz w:val="22"/>
          <w:szCs w:val="22"/>
        </w:rPr>
        <w:t>Rafiepoor</w:t>
      </w:r>
      <w:proofErr w:type="spellEnd"/>
      <w:r>
        <w:rPr>
          <w:sz w:val="22"/>
          <w:szCs w:val="22"/>
        </w:rPr>
        <w:t xml:space="preserve">, </w:t>
      </w:r>
      <w:r>
        <w:rPr>
          <w:rStyle w:val="bibfname"/>
          <w:sz w:val="22"/>
          <w:szCs w:val="22"/>
        </w:rPr>
        <w:t>A.</w:t>
      </w:r>
      <w:r>
        <w:rPr>
          <w:sz w:val="22"/>
          <w:szCs w:val="22"/>
        </w:rPr>
        <w:t xml:space="preserve"> (</w:t>
      </w:r>
      <w:r>
        <w:rPr>
          <w:rStyle w:val="bibyear"/>
          <w:sz w:val="22"/>
          <w:szCs w:val="22"/>
        </w:rPr>
        <w:t>2022</w:t>
      </w:r>
      <w:r>
        <w:rPr>
          <w:sz w:val="22"/>
          <w:szCs w:val="22"/>
        </w:rPr>
        <w:t xml:space="preserve">). </w:t>
      </w:r>
      <w:proofErr w:type="gramStart"/>
      <w:r>
        <w:rPr>
          <w:rStyle w:val="bibarticle"/>
          <w:sz w:val="22"/>
          <w:szCs w:val="22"/>
        </w:rPr>
        <w:t>A comparative study of the effectiveness of the solution-focused brief therapy and mindfulness-based therapy to reduce educational stress in junior high school students in Tehran</w:t>
      </w:r>
      <w:r>
        <w:rPr>
          <w:sz w:val="22"/>
          <w:szCs w:val="22"/>
        </w:rPr>
        <w:t>.</w:t>
      </w:r>
      <w:proofErr w:type="gramEnd"/>
      <w:r>
        <w:rPr>
          <w:sz w:val="22"/>
          <w:szCs w:val="22"/>
        </w:rPr>
        <w:t xml:space="preserve"> </w:t>
      </w:r>
      <w:proofErr w:type="spellStart"/>
      <w:r>
        <w:rPr>
          <w:rStyle w:val="bibjournal"/>
          <w:i/>
          <w:iCs/>
          <w:sz w:val="22"/>
          <w:szCs w:val="22"/>
        </w:rPr>
        <w:t>Shenakht</w:t>
      </w:r>
      <w:proofErr w:type="spellEnd"/>
      <w:r>
        <w:rPr>
          <w:rStyle w:val="bibjournal"/>
          <w:i/>
          <w:iCs/>
          <w:sz w:val="22"/>
          <w:szCs w:val="22"/>
        </w:rPr>
        <w:t xml:space="preserve"> Journal of Psychology and Psychiatry</w:t>
      </w:r>
      <w:r w:rsidRPr="004B2FA8">
        <w:t xml:space="preserve">, </w:t>
      </w:r>
      <w:r>
        <w:rPr>
          <w:rStyle w:val="bibvolume"/>
          <w:i/>
          <w:iCs/>
          <w:sz w:val="22"/>
          <w:szCs w:val="22"/>
        </w:rPr>
        <w:t>9</w:t>
      </w:r>
      <w:r>
        <w:rPr>
          <w:sz w:val="22"/>
          <w:szCs w:val="22"/>
        </w:rPr>
        <w:t>(</w:t>
      </w:r>
      <w:r>
        <w:rPr>
          <w:rStyle w:val="bibissue"/>
          <w:sz w:val="22"/>
          <w:szCs w:val="22"/>
        </w:rPr>
        <w:t>3</w:t>
      </w:r>
      <w:r>
        <w:rPr>
          <w:sz w:val="22"/>
          <w:szCs w:val="22"/>
        </w:rPr>
        <w:t xml:space="preserve">), </w:t>
      </w:r>
      <w:r>
        <w:rPr>
          <w:rStyle w:val="bibfpage"/>
          <w:sz w:val="22"/>
          <w:szCs w:val="22"/>
        </w:rPr>
        <w:t>123</w:t>
      </w:r>
      <w:r>
        <w:rPr>
          <w:sz w:val="22"/>
          <w:szCs w:val="22"/>
        </w:rPr>
        <w:t>-</w:t>
      </w:r>
      <w:r>
        <w:rPr>
          <w:rStyle w:val="biblpage"/>
          <w:sz w:val="22"/>
          <w:szCs w:val="22"/>
        </w:rPr>
        <w:t>135</w:t>
      </w:r>
      <w:r>
        <w:rPr>
          <w:sz w:val="22"/>
          <w:szCs w:val="22"/>
        </w:rPr>
        <w:t>.</w:t>
      </w:r>
    </w:p>
    <w:p w14:paraId="4C399D23" w14:textId="77777777" w:rsidR="00BC4C64" w:rsidRPr="0099569C" w:rsidRDefault="00BC4C64" w:rsidP="00BC4C64">
      <w:pPr>
        <w:pStyle w:val="REF-U"/>
        <w:spacing w:line="480" w:lineRule="auto"/>
        <w:rPr>
          <w:sz w:val="22"/>
          <w:szCs w:val="22"/>
          <w:highlight w:val="green"/>
          <w:rPrChange w:id="2009" w:author="AQ" w:date="2025-08-03T08:58:00Z">
            <w:rPr>
              <w:sz w:val="22"/>
              <w:szCs w:val="22"/>
            </w:rPr>
          </w:rPrChange>
        </w:rPr>
      </w:pPr>
      <w:proofErr w:type="spellStart"/>
      <w:r w:rsidRPr="0099569C">
        <w:rPr>
          <w:rStyle w:val="bibsurname"/>
          <w:sz w:val="22"/>
          <w:szCs w:val="22"/>
          <w:highlight w:val="green"/>
          <w:rPrChange w:id="2010" w:author="AQ" w:date="2025-08-03T08:58:00Z">
            <w:rPr>
              <w:rStyle w:val="bibsurname"/>
              <w:sz w:val="22"/>
              <w:szCs w:val="22"/>
            </w:rPr>
          </w:rPrChange>
        </w:rPr>
        <w:t>Zinker</w:t>
      </w:r>
      <w:proofErr w:type="spellEnd"/>
      <w:r w:rsidRPr="0099569C">
        <w:rPr>
          <w:rStyle w:val="AQ"/>
          <w:sz w:val="22"/>
          <w:szCs w:val="22"/>
          <w:highlight w:val="green"/>
          <w:rPrChange w:id="2011" w:author="AQ" w:date="2025-08-03T08:58:00Z">
            <w:rPr>
              <w:rStyle w:val="AQ"/>
              <w:sz w:val="22"/>
              <w:szCs w:val="22"/>
            </w:rPr>
          </w:rPrChange>
        </w:rPr>
        <w:t xml:space="preserve">, </w:t>
      </w:r>
      <w:r w:rsidRPr="0099569C">
        <w:rPr>
          <w:rStyle w:val="bibfname"/>
          <w:sz w:val="22"/>
          <w:szCs w:val="22"/>
          <w:highlight w:val="green"/>
          <w:rPrChange w:id="2012" w:author="AQ" w:date="2025-08-03T08:58:00Z">
            <w:rPr>
              <w:rStyle w:val="bibfname"/>
              <w:sz w:val="22"/>
              <w:szCs w:val="22"/>
            </w:rPr>
          </w:rPrChange>
        </w:rPr>
        <w:t>J.</w:t>
      </w:r>
      <w:r w:rsidRPr="0099569C">
        <w:rPr>
          <w:rStyle w:val="AQ"/>
          <w:sz w:val="22"/>
          <w:szCs w:val="22"/>
          <w:highlight w:val="green"/>
          <w:rPrChange w:id="2013" w:author="AQ" w:date="2025-08-03T08:58:00Z">
            <w:rPr>
              <w:rStyle w:val="AQ"/>
              <w:sz w:val="22"/>
              <w:szCs w:val="22"/>
            </w:rPr>
          </w:rPrChange>
        </w:rPr>
        <w:t xml:space="preserve"> (</w:t>
      </w:r>
      <w:r w:rsidRPr="0099569C">
        <w:rPr>
          <w:rStyle w:val="bibyear"/>
          <w:sz w:val="22"/>
          <w:szCs w:val="22"/>
          <w:highlight w:val="green"/>
          <w:rPrChange w:id="2014" w:author="AQ" w:date="2025-08-03T08:58:00Z">
            <w:rPr>
              <w:rStyle w:val="bibyear"/>
              <w:sz w:val="22"/>
              <w:szCs w:val="22"/>
            </w:rPr>
          </w:rPrChange>
        </w:rPr>
        <w:t>1977</w:t>
      </w:r>
      <w:r w:rsidRPr="0099569C">
        <w:rPr>
          <w:rStyle w:val="AQ"/>
          <w:sz w:val="22"/>
          <w:szCs w:val="22"/>
          <w:highlight w:val="green"/>
          <w:rPrChange w:id="2015" w:author="AQ" w:date="2025-08-03T08:58:00Z">
            <w:rPr>
              <w:rStyle w:val="AQ"/>
              <w:sz w:val="22"/>
              <w:szCs w:val="22"/>
            </w:rPr>
          </w:rPrChange>
        </w:rPr>
        <w:t xml:space="preserve">). </w:t>
      </w:r>
      <w:proofErr w:type="gramStart"/>
      <w:r w:rsidRPr="0099569C">
        <w:rPr>
          <w:rStyle w:val="bibbook"/>
          <w:sz w:val="22"/>
          <w:szCs w:val="22"/>
          <w:highlight w:val="green"/>
          <w:rPrChange w:id="2016" w:author="AQ" w:date="2025-08-03T08:58:00Z">
            <w:rPr>
              <w:rStyle w:val="bibbook"/>
              <w:sz w:val="22"/>
              <w:szCs w:val="22"/>
            </w:rPr>
          </w:rPrChange>
        </w:rPr>
        <w:t>Creative process in gestalt therapy</w:t>
      </w:r>
      <w:r w:rsidRPr="0099569C">
        <w:rPr>
          <w:sz w:val="22"/>
          <w:szCs w:val="22"/>
          <w:highlight w:val="green"/>
          <w:rPrChange w:id="2017" w:author="AQ" w:date="2025-08-03T08:58:00Z">
            <w:rPr>
              <w:sz w:val="22"/>
              <w:szCs w:val="22"/>
            </w:rPr>
          </w:rPrChange>
        </w:rPr>
        <w:t>.</w:t>
      </w:r>
      <w:proofErr w:type="gramEnd"/>
      <w:r w:rsidRPr="0099569C">
        <w:rPr>
          <w:sz w:val="22"/>
          <w:szCs w:val="22"/>
          <w:highlight w:val="green"/>
          <w:rPrChange w:id="2018" w:author="AQ" w:date="2025-08-03T08:58:00Z">
            <w:rPr>
              <w:sz w:val="22"/>
              <w:szCs w:val="22"/>
            </w:rPr>
          </w:rPrChange>
        </w:rPr>
        <w:t xml:space="preserve"> </w:t>
      </w:r>
      <w:r w:rsidRPr="0099569C">
        <w:rPr>
          <w:rStyle w:val="biblocation"/>
          <w:sz w:val="22"/>
          <w:szCs w:val="22"/>
          <w:highlight w:val="green"/>
          <w:rPrChange w:id="2019" w:author="AQ" w:date="2025-08-03T08:58:00Z">
            <w:rPr>
              <w:rStyle w:val="biblocation"/>
              <w:sz w:val="22"/>
              <w:szCs w:val="22"/>
            </w:rPr>
          </w:rPrChange>
        </w:rPr>
        <w:t>New York, NY</w:t>
      </w:r>
      <w:r w:rsidRPr="0099569C">
        <w:rPr>
          <w:sz w:val="22"/>
          <w:szCs w:val="22"/>
          <w:highlight w:val="green"/>
          <w:rPrChange w:id="2020" w:author="AQ" w:date="2025-08-03T08:58:00Z">
            <w:rPr>
              <w:sz w:val="22"/>
              <w:szCs w:val="22"/>
            </w:rPr>
          </w:rPrChange>
        </w:rPr>
        <w:t xml:space="preserve">: </w:t>
      </w:r>
      <w:r w:rsidRPr="0099569C">
        <w:rPr>
          <w:rStyle w:val="bibpublisher"/>
          <w:sz w:val="22"/>
          <w:szCs w:val="22"/>
          <w:highlight w:val="green"/>
          <w:rPrChange w:id="2021" w:author="AQ" w:date="2025-08-03T08:58:00Z">
            <w:rPr>
              <w:rStyle w:val="bibpublisher"/>
              <w:sz w:val="22"/>
              <w:szCs w:val="22"/>
            </w:rPr>
          </w:rPrChange>
        </w:rPr>
        <w:t>Vintage Books</w:t>
      </w:r>
      <w:r w:rsidRPr="0099569C">
        <w:rPr>
          <w:sz w:val="22"/>
          <w:szCs w:val="22"/>
          <w:highlight w:val="green"/>
          <w:rPrChange w:id="2022" w:author="AQ" w:date="2025-08-03T08:58:00Z">
            <w:rPr>
              <w:sz w:val="22"/>
              <w:szCs w:val="22"/>
            </w:rPr>
          </w:rPrChange>
        </w:rPr>
        <w:t>.</w:t>
      </w:r>
    </w:p>
    <w:p w14:paraId="328C89AC" w14:textId="548A61BA" w:rsidR="0036069E" w:rsidRPr="0036069E" w:rsidRDefault="0036069E">
      <w:pPr>
        <w:rPr>
          <w:rFonts w:ascii="Times New Roman" w:hAnsi="Times New Roman" w:cs="Times New Roman"/>
          <w:lang w:val="en-US"/>
        </w:rPr>
      </w:pPr>
      <w:r w:rsidRPr="0036069E">
        <w:rPr>
          <w:rFonts w:ascii="Times New Roman" w:hAnsi="Times New Roman" w:cs="Times New Roman"/>
        </w:rPr>
        <w:br w:type="page"/>
      </w:r>
    </w:p>
    <w:p w14:paraId="0D8A8C89" w14:textId="77777777" w:rsidR="008C0C1B" w:rsidRPr="00D71899" w:rsidRDefault="008C0C1B" w:rsidP="008C0C1B">
      <w:pPr>
        <w:pStyle w:val="Box-01-BoxTitle"/>
        <w:spacing w:before="0" w:line="480" w:lineRule="auto"/>
        <w:rPr>
          <w:rStyle w:val="Box-01-Number"/>
          <w:rFonts w:ascii="Times New Roman" w:hAnsi="Times New Roman" w:cs="Times New Roman"/>
          <w:b w:val="0"/>
          <w:bCs w:val="0"/>
          <w:color w:val="auto"/>
          <w:sz w:val="22"/>
          <w:szCs w:val="22"/>
        </w:rPr>
      </w:pPr>
      <w:r w:rsidRPr="00D71899">
        <w:rPr>
          <w:rStyle w:val="Box-01-Number"/>
          <w:rFonts w:ascii="Times New Roman" w:hAnsi="Times New Roman" w:cs="Times New Roman"/>
          <w:color w:val="auto"/>
          <w:sz w:val="22"/>
          <w:szCs w:val="22"/>
        </w:rPr>
        <w:lastRenderedPageBreak/>
        <w:t xml:space="preserve">BOX 8.1 </w:t>
      </w:r>
      <w:r w:rsidRPr="00D71899">
        <w:rPr>
          <w:rFonts w:ascii="Times New Roman" w:hAnsi="Times New Roman" w:cs="Times New Roman"/>
          <w:b/>
          <w:bCs/>
          <w:color w:val="auto"/>
          <w:sz w:val="22"/>
          <w:szCs w:val="22"/>
        </w:rPr>
        <w:t>Characteristics of Humanistic–Existential Psychotherapy</w:t>
      </w:r>
    </w:p>
    <w:p w14:paraId="51761154" w14:textId="65704219" w:rsidR="00A60BFA" w:rsidRPr="00D71899" w:rsidRDefault="0065130C" w:rsidP="0065130C">
      <w:pPr>
        <w:pStyle w:val="Box-01-BulletList1first"/>
        <w:pBdr>
          <w:top w:val="single" w:sz="4" w:space="1" w:color="auto"/>
          <w:left w:val="single" w:sz="4" w:space="4" w:color="auto"/>
          <w:bottom w:val="single" w:sz="4" w:space="1" w:color="auto"/>
          <w:right w:val="single" w:sz="4" w:space="4" w:color="auto"/>
        </w:pBdr>
        <w:spacing w:before="0" w:line="480" w:lineRule="auto"/>
        <w:ind w:left="360" w:hanging="360"/>
        <w:jc w:val="left"/>
        <w:rPr>
          <w:rFonts w:cs="Times New Roman"/>
          <w:color w:val="auto"/>
          <w:sz w:val="22"/>
          <w:szCs w:val="22"/>
        </w:rPr>
      </w:pPr>
      <w:r w:rsidRPr="00D71899">
        <w:rPr>
          <w:rFonts w:cs="Times New Roman"/>
          <w:b/>
          <w:color w:val="auto"/>
          <w:sz w:val="22"/>
          <w:szCs w:val="22"/>
        </w:rPr>
        <w:t>•</w:t>
      </w:r>
      <w:r w:rsidRPr="00D71899">
        <w:rPr>
          <w:rFonts w:cs="Times New Roman"/>
          <w:b/>
          <w:color w:val="auto"/>
          <w:sz w:val="22"/>
          <w:szCs w:val="22"/>
        </w:rPr>
        <w:tab/>
      </w:r>
      <w:r w:rsidR="00A60BFA" w:rsidRPr="00D71899">
        <w:rPr>
          <w:rFonts w:cs="Times New Roman"/>
          <w:color w:val="auto"/>
          <w:sz w:val="22"/>
          <w:szCs w:val="22"/>
        </w:rPr>
        <w:t>Commitment to the phenomenological perspective</w:t>
      </w:r>
    </w:p>
    <w:p w14:paraId="3983AAB1" w14:textId="504AECEE"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b/>
          <w:color w:val="auto"/>
          <w:sz w:val="22"/>
          <w:szCs w:val="22"/>
        </w:rPr>
        <w:t>•</w:t>
      </w:r>
      <w:r w:rsidRPr="00D71899">
        <w:rPr>
          <w:rFonts w:cs="Times New Roman"/>
          <w:b/>
          <w:color w:val="auto"/>
          <w:sz w:val="22"/>
          <w:szCs w:val="22"/>
        </w:rPr>
        <w:tab/>
      </w:r>
      <w:r w:rsidR="00A60BFA" w:rsidRPr="00D71899">
        <w:rPr>
          <w:rFonts w:cs="Times New Roman"/>
          <w:color w:val="auto"/>
          <w:sz w:val="22"/>
          <w:szCs w:val="22"/>
        </w:rPr>
        <w:t>Centrality of the therapeutic relationship</w:t>
      </w:r>
    </w:p>
    <w:p w14:paraId="0B3826B7" w14:textId="0BE44C2C"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b/>
          <w:color w:val="auto"/>
          <w:sz w:val="22"/>
          <w:szCs w:val="22"/>
        </w:rPr>
        <w:t>•</w:t>
      </w:r>
      <w:r w:rsidRPr="00D71899">
        <w:rPr>
          <w:rFonts w:cs="Times New Roman"/>
          <w:b/>
          <w:color w:val="auto"/>
          <w:sz w:val="22"/>
          <w:szCs w:val="22"/>
        </w:rPr>
        <w:tab/>
      </w:r>
      <w:r w:rsidR="00A60BFA" w:rsidRPr="00D71899">
        <w:rPr>
          <w:rFonts w:cs="Times New Roman"/>
          <w:color w:val="auto"/>
          <w:sz w:val="22"/>
          <w:szCs w:val="22"/>
        </w:rPr>
        <w:t>Belief in holism</w:t>
      </w:r>
    </w:p>
    <w:p w14:paraId="0431E8DD" w14:textId="3388384A"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b/>
          <w:color w:val="auto"/>
          <w:sz w:val="22"/>
          <w:szCs w:val="22"/>
        </w:rPr>
        <w:t>•</w:t>
      </w:r>
      <w:r w:rsidRPr="00D71899">
        <w:rPr>
          <w:rFonts w:cs="Times New Roman"/>
          <w:b/>
          <w:color w:val="auto"/>
          <w:sz w:val="22"/>
          <w:szCs w:val="22"/>
        </w:rPr>
        <w:tab/>
      </w:r>
      <w:r w:rsidR="00A60BFA" w:rsidRPr="00D71899">
        <w:rPr>
          <w:rFonts w:cs="Times New Roman"/>
          <w:color w:val="auto"/>
          <w:sz w:val="22"/>
          <w:szCs w:val="22"/>
        </w:rPr>
        <w:t>Focus on the here and now</w:t>
      </w:r>
    </w:p>
    <w:p w14:paraId="09BF2A79" w14:textId="05128BC2"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b/>
          <w:color w:val="auto"/>
          <w:sz w:val="22"/>
          <w:szCs w:val="22"/>
        </w:rPr>
        <w:t>•</w:t>
      </w:r>
      <w:r w:rsidRPr="00D71899">
        <w:rPr>
          <w:rFonts w:cs="Times New Roman"/>
          <w:b/>
          <w:color w:val="auto"/>
          <w:sz w:val="22"/>
          <w:szCs w:val="22"/>
        </w:rPr>
        <w:tab/>
      </w:r>
      <w:r w:rsidR="00A60BFA" w:rsidRPr="00D71899">
        <w:rPr>
          <w:rFonts w:cs="Times New Roman"/>
          <w:color w:val="auto"/>
          <w:sz w:val="22"/>
          <w:szCs w:val="22"/>
        </w:rPr>
        <w:t>Emphasis on humanistic–existential themes</w:t>
      </w:r>
    </w:p>
    <w:p w14:paraId="05CD22AD" w14:textId="60DFCEEF"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b/>
          <w:color w:val="auto"/>
          <w:sz w:val="22"/>
          <w:szCs w:val="22"/>
        </w:rPr>
        <w:t>•</w:t>
      </w:r>
      <w:r w:rsidRPr="00D71899">
        <w:rPr>
          <w:rFonts w:cs="Times New Roman"/>
          <w:b/>
          <w:color w:val="auto"/>
          <w:sz w:val="22"/>
          <w:szCs w:val="22"/>
        </w:rPr>
        <w:tab/>
      </w:r>
      <w:r w:rsidR="00A60BFA" w:rsidRPr="00D71899">
        <w:rPr>
          <w:rFonts w:cs="Times New Roman"/>
          <w:color w:val="auto"/>
          <w:sz w:val="22"/>
          <w:szCs w:val="22"/>
        </w:rPr>
        <w:t>Prominence of process</w:t>
      </w:r>
    </w:p>
    <w:p w14:paraId="29B7FB99" w14:textId="6FAD27E1" w:rsidR="00A60BFA" w:rsidRPr="00D71899" w:rsidRDefault="0065130C" w:rsidP="0065130C">
      <w:pPr>
        <w:pStyle w:val="Box-01-BulletList1last"/>
        <w:pBdr>
          <w:top w:val="single" w:sz="4" w:space="1" w:color="auto"/>
          <w:left w:val="single" w:sz="4" w:space="4" w:color="auto"/>
          <w:bottom w:val="single" w:sz="4" w:space="1" w:color="auto"/>
          <w:right w:val="single" w:sz="4" w:space="4" w:color="auto"/>
        </w:pBdr>
        <w:spacing w:after="0" w:line="480" w:lineRule="auto"/>
        <w:ind w:left="360" w:hanging="360"/>
        <w:jc w:val="left"/>
        <w:rPr>
          <w:rFonts w:cs="Times New Roman"/>
          <w:color w:val="auto"/>
          <w:sz w:val="22"/>
          <w:szCs w:val="22"/>
        </w:rPr>
      </w:pPr>
      <w:r w:rsidRPr="00D71899">
        <w:rPr>
          <w:rFonts w:ascii="Symbol" w:hAnsi="Symbol" w:cs="Times New Roman"/>
          <w:color w:val="auto"/>
          <w:sz w:val="22"/>
          <w:szCs w:val="22"/>
        </w:rPr>
        <w:t></w:t>
      </w:r>
      <w:r w:rsidRPr="00D71899">
        <w:rPr>
          <w:rFonts w:ascii="Symbol" w:hAnsi="Symbol" w:cs="Times New Roman"/>
          <w:color w:val="auto"/>
          <w:sz w:val="22"/>
          <w:szCs w:val="22"/>
        </w:rPr>
        <w:tab/>
      </w:r>
      <w:r w:rsidR="00A60BFA" w:rsidRPr="00D71899">
        <w:rPr>
          <w:rFonts w:cs="Times New Roman"/>
          <w:color w:val="auto"/>
          <w:sz w:val="22"/>
          <w:szCs w:val="22"/>
        </w:rPr>
        <w:t>Use of experiential techniques</w:t>
      </w:r>
    </w:p>
    <w:p w14:paraId="4ACE236A" w14:textId="00725B16" w:rsidR="008C0C1B" w:rsidRPr="00A47E69" w:rsidRDefault="00A47E69" w:rsidP="008C0C1B">
      <w:pPr>
        <w:rPr>
          <w:rFonts w:ascii="Times New Roman" w:hAnsi="Times New Roman" w:cs="Times New Roman"/>
        </w:rPr>
      </w:pPr>
      <w:bookmarkStart w:id="2023" w:name="_Hlk200725291"/>
      <w:r w:rsidRPr="00A47E69">
        <w:rPr>
          <w:rFonts w:ascii="Times New Roman" w:hAnsi="Times New Roman" w:cs="Times New Roman"/>
          <w:highlight w:val="yellow"/>
        </w:rPr>
        <w:t>&lt;original to author&gt;</w:t>
      </w:r>
      <w:bookmarkEnd w:id="2023"/>
    </w:p>
    <w:p w14:paraId="6F0267A6" w14:textId="77777777" w:rsidR="00A47E69" w:rsidRDefault="00A47E69">
      <w:pPr>
        <w:rPr>
          <w:rStyle w:val="Box-01-Number"/>
          <w:rFonts w:ascii="Times New Roman" w:hAnsi="Times New Roman" w:cs="Times New Roman"/>
          <w:sz w:val="22"/>
          <w:szCs w:val="22"/>
          <w:lang w:val="en-US"/>
        </w:rPr>
      </w:pPr>
      <w:r>
        <w:rPr>
          <w:rStyle w:val="Box-01-Number"/>
          <w:rFonts w:ascii="Times New Roman" w:hAnsi="Times New Roman" w:cs="Times New Roman"/>
          <w:sz w:val="22"/>
          <w:szCs w:val="22"/>
        </w:rPr>
        <w:br w:type="page"/>
      </w:r>
    </w:p>
    <w:p w14:paraId="61316B1A" w14:textId="1BF3B20D" w:rsidR="008C0C1B" w:rsidRPr="00AA7C04" w:rsidRDefault="008C0C1B" w:rsidP="008C0C1B">
      <w:pPr>
        <w:pStyle w:val="Box-01-BoxTitle"/>
        <w:spacing w:before="0" w:line="480" w:lineRule="auto"/>
        <w:rPr>
          <w:rFonts w:ascii="Times New Roman" w:hAnsi="Times New Roman" w:cs="Times New Roman"/>
          <w:b/>
          <w:bCs/>
          <w:color w:val="auto"/>
          <w:sz w:val="22"/>
          <w:szCs w:val="22"/>
        </w:rPr>
      </w:pPr>
      <w:r w:rsidRPr="00D71899">
        <w:rPr>
          <w:rStyle w:val="Box-01-Number"/>
          <w:rFonts w:ascii="Times New Roman" w:hAnsi="Times New Roman" w:cs="Times New Roman"/>
          <w:color w:val="auto"/>
          <w:sz w:val="22"/>
          <w:szCs w:val="22"/>
        </w:rPr>
        <w:lastRenderedPageBreak/>
        <w:t xml:space="preserve">BOX </w:t>
      </w:r>
      <w:r>
        <w:rPr>
          <w:rStyle w:val="Box-01-Number"/>
          <w:rFonts w:ascii="Times New Roman" w:hAnsi="Times New Roman" w:cs="Times New Roman"/>
          <w:color w:val="auto"/>
          <w:sz w:val="22"/>
          <w:szCs w:val="22"/>
        </w:rPr>
        <w:t>8</w:t>
      </w:r>
      <w:r w:rsidRPr="00D71899">
        <w:rPr>
          <w:rStyle w:val="Box-01-Number"/>
          <w:rFonts w:ascii="Times New Roman" w:hAnsi="Times New Roman" w:cs="Times New Roman"/>
          <w:color w:val="auto"/>
          <w:sz w:val="22"/>
          <w:szCs w:val="22"/>
        </w:rPr>
        <w:t xml:space="preserve">.2 </w:t>
      </w:r>
      <w:r w:rsidRPr="00AA7C04">
        <w:rPr>
          <w:rFonts w:ascii="Times New Roman" w:hAnsi="Times New Roman" w:cs="Times New Roman"/>
          <w:b/>
          <w:bCs/>
          <w:color w:val="auto"/>
          <w:sz w:val="22"/>
          <w:szCs w:val="22"/>
        </w:rPr>
        <w:t xml:space="preserve">Humanistic–Existential Beliefs </w:t>
      </w:r>
      <w:proofErr w:type="gramStart"/>
      <w:r w:rsidRPr="00AA7C04">
        <w:rPr>
          <w:rFonts w:ascii="Times New Roman" w:hAnsi="Times New Roman" w:cs="Times New Roman"/>
          <w:b/>
          <w:bCs/>
          <w:color w:val="auto"/>
          <w:sz w:val="22"/>
          <w:szCs w:val="22"/>
        </w:rPr>
        <w:t>About</w:t>
      </w:r>
      <w:proofErr w:type="gramEnd"/>
      <w:r w:rsidRPr="00AA7C04">
        <w:rPr>
          <w:rFonts w:ascii="Times New Roman" w:hAnsi="Times New Roman" w:cs="Times New Roman"/>
          <w:b/>
          <w:bCs/>
          <w:color w:val="auto"/>
          <w:sz w:val="22"/>
          <w:szCs w:val="22"/>
        </w:rPr>
        <w:t xml:space="preserve"> Patients</w:t>
      </w:r>
    </w:p>
    <w:p w14:paraId="1C235505" w14:textId="77777777" w:rsidR="00A60BFA" w:rsidRPr="00D71899" w:rsidRDefault="00A60BFA" w:rsidP="008A0391">
      <w:pPr>
        <w:pStyle w:val="Box-01-Para-FL"/>
      </w:pPr>
      <w:r w:rsidRPr="00D71899">
        <w:rPr>
          <w:rStyle w:val="65Bold"/>
        </w:rPr>
        <w:t>Patients are:</w:t>
      </w:r>
    </w:p>
    <w:p w14:paraId="128168E7" w14:textId="55927C08"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ascii="Symbol" w:hAnsi="Symbol" w:cs="Times New Roman"/>
          <w:color w:val="auto"/>
          <w:sz w:val="22"/>
          <w:szCs w:val="22"/>
        </w:rPr>
        <w:t></w:t>
      </w:r>
      <w:r w:rsidRPr="00D71899">
        <w:rPr>
          <w:rFonts w:ascii="Symbol" w:hAnsi="Symbol" w:cs="Times New Roman"/>
          <w:color w:val="auto"/>
          <w:sz w:val="22"/>
          <w:szCs w:val="22"/>
        </w:rPr>
        <w:tab/>
      </w:r>
      <w:proofErr w:type="gramStart"/>
      <w:r w:rsidR="00A60BFA" w:rsidRPr="00D71899">
        <w:rPr>
          <w:rFonts w:cs="Times New Roman"/>
          <w:color w:val="auto"/>
          <w:sz w:val="22"/>
          <w:szCs w:val="22"/>
        </w:rPr>
        <w:t>Endowed</w:t>
      </w:r>
      <w:proofErr w:type="gramEnd"/>
      <w:r w:rsidR="00A60BFA" w:rsidRPr="00D71899">
        <w:rPr>
          <w:rFonts w:cs="Times New Roman"/>
          <w:color w:val="auto"/>
          <w:sz w:val="22"/>
          <w:szCs w:val="22"/>
        </w:rPr>
        <w:t xml:space="preserve"> with an inherent tendency to develop their potential</w:t>
      </w:r>
    </w:p>
    <w:p w14:paraId="09A20F5B" w14:textId="06ED3838"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ascii="Symbol" w:hAnsi="Symbol" w:cs="Times New Roman"/>
          <w:color w:val="auto"/>
          <w:sz w:val="22"/>
          <w:szCs w:val="22"/>
        </w:rPr>
        <w:t></w:t>
      </w:r>
      <w:r w:rsidRPr="00D71899">
        <w:rPr>
          <w:rFonts w:ascii="Symbol" w:hAnsi="Symbol" w:cs="Times New Roman"/>
          <w:color w:val="auto"/>
          <w:sz w:val="22"/>
          <w:szCs w:val="22"/>
        </w:rPr>
        <w:tab/>
      </w:r>
      <w:r w:rsidR="00A60BFA" w:rsidRPr="00D71899">
        <w:rPr>
          <w:rFonts w:cs="Times New Roman"/>
          <w:color w:val="auto"/>
          <w:sz w:val="22"/>
          <w:szCs w:val="22"/>
        </w:rPr>
        <w:t>Resourceful and have the capacity to draw on inner and outer resources</w:t>
      </w:r>
    </w:p>
    <w:p w14:paraId="2933DAB2" w14:textId="5E232FCA"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ascii="Symbol" w:hAnsi="Symbol" w:cs="Times New Roman"/>
          <w:color w:val="auto"/>
          <w:sz w:val="22"/>
          <w:szCs w:val="22"/>
        </w:rPr>
        <w:t></w:t>
      </w:r>
      <w:r w:rsidRPr="00D71899">
        <w:rPr>
          <w:rFonts w:ascii="Symbol" w:hAnsi="Symbol" w:cs="Times New Roman"/>
          <w:color w:val="auto"/>
          <w:sz w:val="22"/>
          <w:szCs w:val="22"/>
        </w:rPr>
        <w:tab/>
      </w:r>
      <w:proofErr w:type="gramStart"/>
      <w:r w:rsidR="00A60BFA" w:rsidRPr="00D71899">
        <w:rPr>
          <w:rFonts w:cs="Times New Roman"/>
          <w:color w:val="auto"/>
          <w:sz w:val="22"/>
          <w:szCs w:val="22"/>
        </w:rPr>
        <w:t>Free</w:t>
      </w:r>
      <w:proofErr w:type="gramEnd"/>
      <w:r w:rsidR="00A60BFA" w:rsidRPr="00D71899">
        <w:rPr>
          <w:rFonts w:cs="Times New Roman"/>
          <w:color w:val="auto"/>
          <w:sz w:val="22"/>
          <w:szCs w:val="22"/>
        </w:rPr>
        <w:t xml:space="preserve"> to choose how to live and are responsible for the choices made</w:t>
      </w:r>
    </w:p>
    <w:p w14:paraId="4559A0D3" w14:textId="461CE8FE"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ascii="Symbol" w:hAnsi="Symbol" w:cs="Times New Roman"/>
          <w:color w:val="auto"/>
          <w:sz w:val="22"/>
          <w:szCs w:val="22"/>
        </w:rPr>
        <w:t></w:t>
      </w:r>
      <w:r w:rsidRPr="00D71899">
        <w:rPr>
          <w:rFonts w:ascii="Symbol" w:hAnsi="Symbol" w:cs="Times New Roman"/>
          <w:color w:val="auto"/>
          <w:sz w:val="22"/>
          <w:szCs w:val="22"/>
        </w:rPr>
        <w:tab/>
      </w:r>
      <w:r w:rsidR="00A60BFA" w:rsidRPr="00D71899">
        <w:rPr>
          <w:rFonts w:cs="Times New Roman"/>
          <w:color w:val="auto"/>
          <w:sz w:val="22"/>
          <w:szCs w:val="22"/>
        </w:rPr>
        <w:t>Resilient in manifesting their natural inclination to survive and grow</w:t>
      </w:r>
    </w:p>
    <w:p w14:paraId="1A7BA768" w14:textId="40819423"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ascii="Symbol" w:hAnsi="Symbol" w:cs="Times New Roman"/>
          <w:color w:val="auto"/>
          <w:sz w:val="22"/>
          <w:szCs w:val="22"/>
        </w:rPr>
        <w:t></w:t>
      </w:r>
      <w:r w:rsidRPr="00D71899">
        <w:rPr>
          <w:rFonts w:ascii="Symbol" w:hAnsi="Symbol" w:cs="Times New Roman"/>
          <w:color w:val="auto"/>
          <w:sz w:val="22"/>
          <w:szCs w:val="22"/>
        </w:rPr>
        <w:tab/>
      </w:r>
      <w:r w:rsidR="00A60BFA" w:rsidRPr="00D71899">
        <w:rPr>
          <w:rFonts w:cs="Times New Roman"/>
          <w:color w:val="auto"/>
          <w:sz w:val="22"/>
          <w:szCs w:val="22"/>
        </w:rPr>
        <w:t>Holistic and not reducible to the sum of their parts</w:t>
      </w:r>
    </w:p>
    <w:p w14:paraId="14D1F1B6" w14:textId="4463B773"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ascii="Symbol" w:hAnsi="Symbol" w:cs="Times New Roman"/>
          <w:color w:val="auto"/>
          <w:sz w:val="22"/>
          <w:szCs w:val="22"/>
        </w:rPr>
        <w:t></w:t>
      </w:r>
      <w:r w:rsidRPr="00D71899">
        <w:rPr>
          <w:rFonts w:ascii="Symbol" w:hAnsi="Symbol" w:cs="Times New Roman"/>
          <w:color w:val="auto"/>
          <w:sz w:val="22"/>
          <w:szCs w:val="22"/>
        </w:rPr>
        <w:tab/>
      </w:r>
      <w:r w:rsidR="00A60BFA" w:rsidRPr="00D71899">
        <w:rPr>
          <w:rFonts w:cs="Times New Roman"/>
          <w:color w:val="auto"/>
          <w:sz w:val="22"/>
          <w:szCs w:val="22"/>
        </w:rPr>
        <w:t>Contextual and best understood in relationship to others and their environment</w:t>
      </w:r>
    </w:p>
    <w:p w14:paraId="55329E0B" w14:textId="551C93EC"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ascii="Symbol" w:hAnsi="Symbol" w:cs="Times New Roman"/>
          <w:color w:val="auto"/>
          <w:sz w:val="22"/>
          <w:szCs w:val="22"/>
        </w:rPr>
        <w:t></w:t>
      </w:r>
      <w:r w:rsidRPr="00D71899">
        <w:rPr>
          <w:rFonts w:ascii="Symbol" w:hAnsi="Symbol" w:cs="Times New Roman"/>
          <w:color w:val="auto"/>
          <w:sz w:val="22"/>
          <w:szCs w:val="22"/>
        </w:rPr>
        <w:tab/>
      </w:r>
      <w:r w:rsidR="00A60BFA" w:rsidRPr="00D71899">
        <w:rPr>
          <w:rFonts w:cs="Times New Roman"/>
          <w:color w:val="auto"/>
          <w:sz w:val="22"/>
          <w:szCs w:val="22"/>
        </w:rPr>
        <w:t>Meaning making and find meaning by creating and constructing realities from experience</w:t>
      </w:r>
    </w:p>
    <w:p w14:paraId="11E5FE6A" w14:textId="703C51D7"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ascii="Symbol" w:hAnsi="Symbol" w:cs="Times New Roman"/>
          <w:color w:val="auto"/>
          <w:sz w:val="22"/>
          <w:szCs w:val="22"/>
        </w:rPr>
        <w:t></w:t>
      </w:r>
      <w:r w:rsidRPr="00D71899">
        <w:rPr>
          <w:rFonts w:ascii="Symbol" w:hAnsi="Symbol" w:cs="Times New Roman"/>
          <w:color w:val="auto"/>
          <w:sz w:val="22"/>
          <w:szCs w:val="22"/>
        </w:rPr>
        <w:tab/>
      </w:r>
      <w:r w:rsidR="00A60BFA" w:rsidRPr="00D71899">
        <w:rPr>
          <w:rFonts w:cs="Times New Roman"/>
          <w:color w:val="auto"/>
          <w:sz w:val="22"/>
          <w:szCs w:val="22"/>
        </w:rPr>
        <w:t>Social beings and have a powerful need to feel valued and belong</w:t>
      </w:r>
    </w:p>
    <w:p w14:paraId="3F5DE9FF" w14:textId="67C0F322"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ascii="Symbol" w:hAnsi="Symbol" w:cs="Times New Roman"/>
          <w:color w:val="auto"/>
          <w:sz w:val="22"/>
          <w:szCs w:val="22"/>
        </w:rPr>
        <w:t></w:t>
      </w:r>
      <w:r w:rsidRPr="00D71899">
        <w:rPr>
          <w:rFonts w:ascii="Symbol" w:hAnsi="Symbol" w:cs="Times New Roman"/>
          <w:color w:val="auto"/>
          <w:sz w:val="22"/>
          <w:szCs w:val="22"/>
        </w:rPr>
        <w:tab/>
      </w:r>
      <w:r w:rsidR="00A60BFA" w:rsidRPr="00D71899">
        <w:rPr>
          <w:rFonts w:cs="Times New Roman"/>
          <w:color w:val="auto"/>
          <w:sz w:val="22"/>
          <w:szCs w:val="22"/>
        </w:rPr>
        <w:t>Diverse in worldviews and viable lifestyles that result in satisfying lives</w:t>
      </w:r>
    </w:p>
    <w:p w14:paraId="65DFFF15" w14:textId="1FF99749" w:rsidR="00A47E69" w:rsidRDefault="00A47E69" w:rsidP="008C0C1B">
      <w:pPr>
        <w:rPr>
          <w:rFonts w:ascii="Times New Roman" w:hAnsi="Times New Roman" w:cs="Times New Roman"/>
          <w:highlight w:val="yellow"/>
        </w:rPr>
      </w:pPr>
      <w:r w:rsidRPr="00A47E69">
        <w:rPr>
          <w:rFonts w:ascii="Times New Roman" w:hAnsi="Times New Roman" w:cs="Times New Roman"/>
          <w:highlight w:val="yellow"/>
        </w:rPr>
        <w:t>&lt;original to author&gt;</w:t>
      </w:r>
    </w:p>
    <w:p w14:paraId="452D8AC2" w14:textId="77777777" w:rsidR="00A47E69" w:rsidRPr="00A47E69" w:rsidRDefault="00A47E69">
      <w:pPr>
        <w:rPr>
          <w:rFonts w:ascii="Times New Roman" w:hAnsi="Times New Roman" w:cs="Times New Roman"/>
        </w:rPr>
      </w:pPr>
      <w:r w:rsidRPr="00A47E69">
        <w:rPr>
          <w:rFonts w:ascii="Times New Roman" w:hAnsi="Times New Roman" w:cs="Times New Roman"/>
        </w:rPr>
        <w:br w:type="page"/>
      </w:r>
    </w:p>
    <w:p w14:paraId="5D49AD7B" w14:textId="77777777" w:rsidR="008C0C1B" w:rsidRPr="00E16AAD" w:rsidRDefault="008C0C1B" w:rsidP="008C0C1B">
      <w:pPr>
        <w:pStyle w:val="Box-01-BoxTitle"/>
        <w:spacing w:before="0" w:line="480" w:lineRule="auto"/>
        <w:rPr>
          <w:rFonts w:ascii="Times New Roman" w:hAnsi="Times New Roman" w:cs="Times New Roman"/>
          <w:b/>
          <w:bCs/>
          <w:color w:val="auto"/>
          <w:sz w:val="22"/>
          <w:szCs w:val="22"/>
        </w:rPr>
      </w:pPr>
      <w:r w:rsidRPr="00D71899">
        <w:rPr>
          <w:rStyle w:val="Box-01-Number"/>
          <w:rFonts w:ascii="Times New Roman" w:hAnsi="Times New Roman" w:cs="Times New Roman"/>
          <w:color w:val="auto"/>
          <w:sz w:val="22"/>
          <w:szCs w:val="22"/>
        </w:rPr>
        <w:lastRenderedPageBreak/>
        <w:t xml:space="preserve">BOX </w:t>
      </w:r>
      <w:r>
        <w:rPr>
          <w:rStyle w:val="Box-01-Number"/>
          <w:rFonts w:ascii="Times New Roman" w:hAnsi="Times New Roman" w:cs="Times New Roman"/>
          <w:color w:val="auto"/>
          <w:sz w:val="22"/>
          <w:szCs w:val="22"/>
        </w:rPr>
        <w:t>8</w:t>
      </w:r>
      <w:r w:rsidRPr="00D71899">
        <w:rPr>
          <w:rStyle w:val="Box-01-Number"/>
          <w:rFonts w:ascii="Times New Roman" w:hAnsi="Times New Roman" w:cs="Times New Roman"/>
          <w:color w:val="auto"/>
          <w:sz w:val="22"/>
          <w:szCs w:val="22"/>
        </w:rPr>
        <w:t xml:space="preserve">.3 </w:t>
      </w:r>
      <w:r w:rsidRPr="00E16AAD">
        <w:rPr>
          <w:rFonts w:ascii="Times New Roman" w:hAnsi="Times New Roman" w:cs="Times New Roman"/>
          <w:b/>
          <w:bCs/>
          <w:color w:val="auto"/>
          <w:sz w:val="22"/>
          <w:szCs w:val="22"/>
        </w:rPr>
        <w:t>Existential Themes</w:t>
      </w:r>
    </w:p>
    <w:p w14:paraId="1FDCA4D8" w14:textId="17DF2CA8" w:rsidR="00A60BFA" w:rsidRPr="00D71899" w:rsidRDefault="0065130C" w:rsidP="0065130C">
      <w:pPr>
        <w:pStyle w:val="Box-01-BulletList1first"/>
        <w:pBdr>
          <w:top w:val="single" w:sz="4" w:space="1" w:color="auto"/>
          <w:left w:val="single" w:sz="4" w:space="4" w:color="auto"/>
          <w:bottom w:val="single" w:sz="4" w:space="1" w:color="auto"/>
          <w:right w:val="single" w:sz="4" w:space="4" w:color="auto"/>
        </w:pBdr>
        <w:spacing w:before="0"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Choice</w:t>
      </w:r>
    </w:p>
    <w:p w14:paraId="6EACA32B" w14:textId="33ECA0BC"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Freedom</w:t>
      </w:r>
    </w:p>
    <w:p w14:paraId="6FFCAB5E" w14:textId="4BF2928A"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Responsibility</w:t>
      </w:r>
    </w:p>
    <w:p w14:paraId="4B473400" w14:textId="02C147F7"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Awareness</w:t>
      </w:r>
    </w:p>
    <w:p w14:paraId="05A2D1C6" w14:textId="438FE7ED"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Aloneness</w:t>
      </w:r>
    </w:p>
    <w:p w14:paraId="52565060" w14:textId="1BA5D2AD"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Meaning</w:t>
      </w:r>
    </w:p>
    <w:p w14:paraId="54565C99" w14:textId="77087CBA"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Anxiety</w:t>
      </w:r>
    </w:p>
    <w:p w14:paraId="102B3EBD" w14:textId="4ECF053B"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Death</w:t>
      </w:r>
    </w:p>
    <w:p w14:paraId="66129460" w14:textId="05E8CB61"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Authenticity</w:t>
      </w:r>
    </w:p>
    <w:p w14:paraId="71D31E28" w14:textId="4314896C" w:rsidR="00A60BFA" w:rsidRPr="00D71899" w:rsidRDefault="0065130C" w:rsidP="0065130C">
      <w:pPr>
        <w:pStyle w:val="Box-01-BulletList1last"/>
        <w:pBdr>
          <w:top w:val="single" w:sz="4" w:space="1" w:color="auto"/>
          <w:left w:val="single" w:sz="4" w:space="4" w:color="auto"/>
          <w:bottom w:val="single" w:sz="4" w:space="1" w:color="auto"/>
          <w:right w:val="single" w:sz="4" w:space="4" w:color="auto"/>
        </w:pBdr>
        <w:spacing w:after="0"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Awe</w:t>
      </w:r>
    </w:p>
    <w:p w14:paraId="6407634F" w14:textId="4D15DB67" w:rsidR="00A47E69" w:rsidRDefault="00A47E69" w:rsidP="008C0C1B">
      <w:pPr>
        <w:pStyle w:val="Para-FL"/>
        <w:jc w:val="left"/>
        <w:rPr>
          <w:rFonts w:cs="Times New Roman"/>
          <w:sz w:val="22"/>
          <w:szCs w:val="22"/>
          <w:highlight w:val="yellow"/>
        </w:rPr>
      </w:pPr>
      <w:r w:rsidRPr="00A47E69">
        <w:rPr>
          <w:rFonts w:cs="Times New Roman"/>
          <w:sz w:val="22"/>
          <w:szCs w:val="22"/>
          <w:highlight w:val="yellow"/>
        </w:rPr>
        <w:t>&lt;original to author&gt;</w:t>
      </w:r>
    </w:p>
    <w:p w14:paraId="5A8ECEAA" w14:textId="77777777" w:rsidR="00A47E69" w:rsidRPr="00A47E69" w:rsidRDefault="00A47E69">
      <w:pPr>
        <w:rPr>
          <w:rFonts w:ascii="Times New Roman" w:hAnsi="Times New Roman" w:cs="Times New Roman"/>
          <w:color w:val="000000"/>
          <w:lang w:val="en-US"/>
        </w:rPr>
      </w:pPr>
      <w:r w:rsidRPr="00A47E69">
        <w:rPr>
          <w:rFonts w:ascii="Times New Roman" w:hAnsi="Times New Roman" w:cs="Times New Roman"/>
        </w:rPr>
        <w:br w:type="page"/>
      </w:r>
    </w:p>
    <w:p w14:paraId="0A79CB95" w14:textId="77777777" w:rsidR="008C0C1B" w:rsidRPr="00794B56" w:rsidRDefault="008C0C1B" w:rsidP="008C0C1B">
      <w:pPr>
        <w:pStyle w:val="Box-01-BoxTitle"/>
        <w:spacing w:before="0" w:line="480" w:lineRule="auto"/>
        <w:rPr>
          <w:rFonts w:ascii="Times New Roman" w:hAnsi="Times New Roman" w:cs="Times New Roman"/>
          <w:b/>
          <w:bCs/>
          <w:color w:val="auto"/>
          <w:sz w:val="22"/>
          <w:szCs w:val="22"/>
        </w:rPr>
      </w:pPr>
      <w:r w:rsidRPr="00D71899">
        <w:rPr>
          <w:rStyle w:val="Box-01-Number"/>
          <w:rFonts w:ascii="Times New Roman" w:hAnsi="Times New Roman" w:cs="Times New Roman"/>
          <w:color w:val="auto"/>
          <w:sz w:val="22"/>
          <w:szCs w:val="22"/>
        </w:rPr>
        <w:lastRenderedPageBreak/>
        <w:t xml:space="preserve">BOX </w:t>
      </w:r>
      <w:r>
        <w:rPr>
          <w:rStyle w:val="Box-01-Number"/>
          <w:rFonts w:ascii="Times New Roman" w:hAnsi="Times New Roman" w:cs="Times New Roman"/>
          <w:color w:val="auto"/>
          <w:sz w:val="22"/>
          <w:szCs w:val="22"/>
        </w:rPr>
        <w:t>8</w:t>
      </w:r>
      <w:r w:rsidRPr="00D71899">
        <w:rPr>
          <w:rStyle w:val="Box-01-Number"/>
          <w:rFonts w:ascii="Times New Roman" w:hAnsi="Times New Roman" w:cs="Times New Roman"/>
          <w:color w:val="auto"/>
          <w:sz w:val="22"/>
          <w:szCs w:val="22"/>
        </w:rPr>
        <w:t xml:space="preserve">.4 </w:t>
      </w:r>
      <w:r w:rsidRPr="00794B56">
        <w:rPr>
          <w:rFonts w:ascii="Times New Roman" w:hAnsi="Times New Roman" w:cs="Times New Roman"/>
          <w:b/>
          <w:bCs/>
          <w:color w:val="auto"/>
          <w:sz w:val="22"/>
          <w:szCs w:val="22"/>
        </w:rPr>
        <w:t>Common Emotion-Focused Therapy Markers</w:t>
      </w:r>
    </w:p>
    <w:p w14:paraId="63C44F7A" w14:textId="76AF6DCF" w:rsidR="00A60BFA" w:rsidRPr="00D71899" w:rsidRDefault="0065130C" w:rsidP="0065130C">
      <w:pPr>
        <w:pStyle w:val="Box-01-BulletList1first"/>
        <w:pBdr>
          <w:top w:val="single" w:sz="4" w:space="1" w:color="auto"/>
          <w:left w:val="single" w:sz="4" w:space="4" w:color="auto"/>
          <w:bottom w:val="single" w:sz="4" w:space="1" w:color="auto"/>
          <w:right w:val="single" w:sz="4" w:space="4" w:color="auto"/>
        </w:pBdr>
        <w:spacing w:before="0"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Problematic reactions</w:t>
      </w:r>
    </w:p>
    <w:p w14:paraId="7D29F693" w14:textId="582AA2AB"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Unclear felt sense</w:t>
      </w:r>
    </w:p>
    <w:p w14:paraId="4DE55DE3" w14:textId="4E957EB4"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Conflict splits</w:t>
      </w:r>
    </w:p>
    <w:p w14:paraId="734FAA4C" w14:textId="1CD5BBE2"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Self-interruptive splits</w:t>
      </w:r>
    </w:p>
    <w:p w14:paraId="524527D5" w14:textId="12F003FD"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Unfinished business</w:t>
      </w:r>
    </w:p>
    <w:p w14:paraId="42160ABE" w14:textId="168BF984"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Vulnerability</w:t>
      </w:r>
    </w:p>
    <w:p w14:paraId="62A6F83C" w14:textId="5BCB0502" w:rsidR="00A60BFA" w:rsidRPr="00D71899" w:rsidRDefault="0065130C" w:rsidP="0065130C">
      <w:pPr>
        <w:pStyle w:val="Box-01-BulletList1last"/>
        <w:pBdr>
          <w:top w:val="single" w:sz="4" w:space="1" w:color="auto"/>
          <w:left w:val="single" w:sz="4" w:space="4" w:color="auto"/>
          <w:bottom w:val="single" w:sz="4" w:space="1" w:color="auto"/>
          <w:right w:val="single" w:sz="4" w:space="4" w:color="auto"/>
        </w:pBdr>
        <w:spacing w:after="0" w:line="480" w:lineRule="auto"/>
        <w:ind w:left="360" w:hanging="360"/>
        <w:jc w:val="left"/>
        <w:rPr>
          <w:rStyle w:val="BoxItalic"/>
          <w:rFonts w:cs="Times New Roman"/>
          <w:i w:val="0"/>
          <w:iCs w:val="0"/>
          <w:color w:val="auto"/>
          <w:sz w:val="22"/>
          <w:szCs w:val="22"/>
        </w:rPr>
      </w:pPr>
      <w:r w:rsidRPr="00D71899">
        <w:rPr>
          <w:rStyle w:val="BoxItalic"/>
          <w:rFonts w:cs="Times New Roman"/>
          <w:i w:val="0"/>
          <w:iCs w:val="0"/>
          <w:color w:val="auto"/>
          <w:sz w:val="22"/>
          <w:szCs w:val="22"/>
        </w:rPr>
        <w:t>•</w:t>
      </w:r>
      <w:r w:rsidRPr="00D71899">
        <w:rPr>
          <w:rStyle w:val="BoxItalic"/>
          <w:rFonts w:cs="Times New Roman"/>
          <w:i w:val="0"/>
          <w:iCs w:val="0"/>
          <w:color w:val="auto"/>
          <w:sz w:val="22"/>
          <w:szCs w:val="22"/>
        </w:rPr>
        <w:tab/>
      </w:r>
      <w:r w:rsidR="00A60BFA" w:rsidRPr="00D71899">
        <w:rPr>
          <w:rFonts w:cs="Times New Roman"/>
          <w:color w:val="auto"/>
          <w:sz w:val="22"/>
          <w:szCs w:val="22"/>
        </w:rPr>
        <w:t>Trauma narrative</w:t>
      </w:r>
    </w:p>
    <w:p w14:paraId="7191C40A" w14:textId="7B65B2EB" w:rsidR="00A47E69" w:rsidRDefault="00A47E69" w:rsidP="008C0C1B">
      <w:pPr>
        <w:rPr>
          <w:rFonts w:ascii="Times New Roman" w:hAnsi="Times New Roman" w:cs="Times New Roman"/>
          <w:highlight w:val="yellow"/>
        </w:rPr>
      </w:pPr>
      <w:r w:rsidRPr="00A47E69">
        <w:rPr>
          <w:rFonts w:ascii="Times New Roman" w:hAnsi="Times New Roman" w:cs="Times New Roman"/>
          <w:highlight w:val="yellow"/>
        </w:rPr>
        <w:t>&lt;original to author&gt;</w:t>
      </w:r>
    </w:p>
    <w:p w14:paraId="078DD2AB" w14:textId="77777777" w:rsidR="00A47E69" w:rsidRPr="00A47E69" w:rsidRDefault="00A47E69">
      <w:pPr>
        <w:rPr>
          <w:rFonts w:ascii="Times New Roman" w:hAnsi="Times New Roman" w:cs="Times New Roman"/>
        </w:rPr>
      </w:pPr>
      <w:r w:rsidRPr="00A47E69">
        <w:rPr>
          <w:rFonts w:ascii="Times New Roman" w:hAnsi="Times New Roman" w:cs="Times New Roman"/>
        </w:rPr>
        <w:br w:type="page"/>
      </w:r>
    </w:p>
    <w:p w14:paraId="001A9651" w14:textId="77777777" w:rsidR="008C0C1B" w:rsidRPr="00D71899" w:rsidRDefault="008C0C1B" w:rsidP="008C0C1B">
      <w:pPr>
        <w:pStyle w:val="Box-01-BoxTitle"/>
        <w:spacing w:before="0" w:line="480" w:lineRule="auto"/>
        <w:rPr>
          <w:rFonts w:ascii="Times New Roman" w:hAnsi="Times New Roman" w:cs="Times New Roman"/>
          <w:color w:val="auto"/>
          <w:sz w:val="22"/>
          <w:szCs w:val="22"/>
        </w:rPr>
      </w:pPr>
      <w:r w:rsidRPr="00D71899">
        <w:rPr>
          <w:rStyle w:val="Box-01-Number"/>
          <w:rFonts w:ascii="Times New Roman" w:hAnsi="Times New Roman" w:cs="Times New Roman"/>
          <w:color w:val="auto"/>
          <w:sz w:val="22"/>
          <w:szCs w:val="22"/>
        </w:rPr>
        <w:lastRenderedPageBreak/>
        <w:t xml:space="preserve">BOX </w:t>
      </w:r>
      <w:r>
        <w:rPr>
          <w:rStyle w:val="Box-01-Number"/>
          <w:rFonts w:ascii="Times New Roman" w:hAnsi="Times New Roman" w:cs="Times New Roman"/>
          <w:color w:val="auto"/>
          <w:sz w:val="22"/>
          <w:szCs w:val="22"/>
        </w:rPr>
        <w:t>8</w:t>
      </w:r>
      <w:r w:rsidRPr="00D71899">
        <w:rPr>
          <w:rStyle w:val="Box-01-Number"/>
          <w:rFonts w:ascii="Times New Roman" w:hAnsi="Times New Roman" w:cs="Times New Roman"/>
          <w:color w:val="auto"/>
          <w:sz w:val="22"/>
          <w:szCs w:val="22"/>
        </w:rPr>
        <w:t xml:space="preserve">.5 </w:t>
      </w:r>
      <w:r w:rsidRPr="00420F43">
        <w:rPr>
          <w:rFonts w:ascii="Times New Roman" w:hAnsi="Times New Roman" w:cs="Times New Roman"/>
          <w:b/>
          <w:bCs/>
          <w:color w:val="auto"/>
          <w:sz w:val="22"/>
          <w:szCs w:val="22"/>
        </w:rPr>
        <w:t>Basic Premises of Postmodernism and Social Constructionism</w:t>
      </w:r>
    </w:p>
    <w:p w14:paraId="5DCAC341" w14:textId="6B028C3E" w:rsidR="00A60BFA" w:rsidRPr="00D71899" w:rsidRDefault="0065130C" w:rsidP="0065130C">
      <w:pPr>
        <w:pStyle w:val="Box-01-BulletList1first"/>
        <w:pBdr>
          <w:top w:val="single" w:sz="4" w:space="1" w:color="auto"/>
          <w:left w:val="single" w:sz="4" w:space="4" w:color="auto"/>
          <w:bottom w:val="single" w:sz="4" w:space="1" w:color="auto"/>
          <w:right w:val="single" w:sz="4" w:space="4" w:color="auto"/>
        </w:pBdr>
        <w:spacing w:before="0"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The subjective experience of the patient is most important and valued</w:t>
      </w:r>
    </w:p>
    <w:p w14:paraId="46B18FA5" w14:textId="4FB19734"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Problems and solutions take shape and have meaning within a dialogic context.</w:t>
      </w:r>
    </w:p>
    <w:p w14:paraId="24E09086" w14:textId="181744A8"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Patients are viewed as experts about their own lives.</w:t>
      </w:r>
    </w:p>
    <w:p w14:paraId="56152784" w14:textId="64BF406B"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 xml:space="preserve">Patients are </w:t>
      </w:r>
      <w:proofErr w:type="spellStart"/>
      <w:r w:rsidR="00A60BFA" w:rsidRPr="00D71899">
        <w:rPr>
          <w:rFonts w:cs="Times New Roman"/>
          <w:color w:val="auto"/>
          <w:sz w:val="22"/>
          <w:szCs w:val="22"/>
        </w:rPr>
        <w:t>cocreators</w:t>
      </w:r>
      <w:proofErr w:type="spellEnd"/>
      <w:r w:rsidR="00A60BFA" w:rsidRPr="00D71899">
        <w:rPr>
          <w:rFonts w:cs="Times New Roman"/>
          <w:color w:val="auto"/>
          <w:sz w:val="22"/>
          <w:szCs w:val="22"/>
        </w:rPr>
        <w:t xml:space="preserve"> and </w:t>
      </w:r>
      <w:proofErr w:type="spellStart"/>
      <w:r w:rsidR="00A60BFA" w:rsidRPr="00D71899">
        <w:rPr>
          <w:rFonts w:cs="Times New Roman"/>
          <w:color w:val="auto"/>
          <w:sz w:val="22"/>
          <w:szCs w:val="22"/>
        </w:rPr>
        <w:t>cofacilitators</w:t>
      </w:r>
      <w:proofErr w:type="spellEnd"/>
      <w:r w:rsidR="00A60BFA" w:rsidRPr="00D71899">
        <w:rPr>
          <w:rFonts w:cs="Times New Roman"/>
          <w:color w:val="auto"/>
          <w:sz w:val="22"/>
          <w:szCs w:val="22"/>
        </w:rPr>
        <w:t xml:space="preserve"> of the therapy process.</w:t>
      </w:r>
    </w:p>
    <w:p w14:paraId="0499CDB2" w14:textId="6070DC46"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Hierarchy and power differential increase the potential for exploitation.</w:t>
      </w:r>
    </w:p>
    <w:p w14:paraId="1B74D7DE" w14:textId="7CD70893"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Therapist and patient are collaborative in the psychotherapy structure and process.</w:t>
      </w:r>
    </w:p>
    <w:p w14:paraId="6C8A2DF2" w14:textId="048BA8CA"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Knowledge and skill of the therapist are not as paramount as the relationship.</w:t>
      </w:r>
    </w:p>
    <w:p w14:paraId="0C119600" w14:textId="66707D81"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Therapists disavow the role of expert.</w:t>
      </w:r>
    </w:p>
    <w:p w14:paraId="19B445DC" w14:textId="6B458E49"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proofErr w:type="spellStart"/>
      <w:r w:rsidR="00A60BFA" w:rsidRPr="00D71899">
        <w:rPr>
          <w:rFonts w:cs="Times New Roman"/>
          <w:color w:val="auto"/>
          <w:sz w:val="22"/>
          <w:szCs w:val="22"/>
        </w:rPr>
        <w:t>Manualized</w:t>
      </w:r>
      <w:proofErr w:type="spellEnd"/>
      <w:r w:rsidR="00A60BFA" w:rsidRPr="00D71899">
        <w:rPr>
          <w:rFonts w:cs="Times New Roman"/>
          <w:color w:val="auto"/>
          <w:sz w:val="22"/>
          <w:szCs w:val="22"/>
        </w:rPr>
        <w:t xml:space="preserve"> and empirically supportive treatments (EST) are flawed.</w:t>
      </w:r>
    </w:p>
    <w:p w14:paraId="33E8C3D1" w14:textId="2FD3CBFE" w:rsidR="00A60BFA" w:rsidRPr="00D71899" w:rsidRDefault="0065130C" w:rsidP="0065130C">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 xml:space="preserve">Diagnosing and </w:t>
      </w:r>
      <w:proofErr w:type="spellStart"/>
      <w:r w:rsidR="00A60BFA" w:rsidRPr="00D71899">
        <w:rPr>
          <w:rFonts w:cs="Times New Roman"/>
          <w:color w:val="auto"/>
          <w:sz w:val="22"/>
          <w:szCs w:val="22"/>
        </w:rPr>
        <w:t>pathologizing</w:t>
      </w:r>
      <w:proofErr w:type="spellEnd"/>
      <w:r w:rsidR="00A60BFA" w:rsidRPr="00D71899">
        <w:rPr>
          <w:rFonts w:cs="Times New Roman"/>
          <w:color w:val="auto"/>
          <w:sz w:val="22"/>
          <w:szCs w:val="22"/>
        </w:rPr>
        <w:t xml:space="preserve"> patients should be avoided.</w:t>
      </w:r>
    </w:p>
    <w:p w14:paraId="03ACF9ED" w14:textId="66ED11E1" w:rsidR="00A60BFA" w:rsidRPr="00D71899" w:rsidRDefault="0065130C" w:rsidP="0065130C">
      <w:pPr>
        <w:pStyle w:val="Box-01-BulletList1last"/>
        <w:pBdr>
          <w:top w:val="single" w:sz="4" w:space="1" w:color="auto"/>
          <w:left w:val="single" w:sz="4" w:space="4" w:color="auto"/>
          <w:bottom w:val="single" w:sz="4" w:space="1" w:color="auto"/>
          <w:right w:val="single" w:sz="4" w:space="4" w:color="auto"/>
        </w:pBdr>
        <w:spacing w:after="0"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Self-report ratings of dysfunction are inadequate interventions.</w:t>
      </w:r>
    </w:p>
    <w:p w14:paraId="0621B107" w14:textId="3421BF59" w:rsidR="00A47E69" w:rsidRDefault="00A47E69" w:rsidP="008C0C1B">
      <w:pPr>
        <w:widowControl w:val="0"/>
        <w:autoSpaceDE w:val="0"/>
        <w:autoSpaceDN w:val="0"/>
        <w:adjustRightInd w:val="0"/>
        <w:spacing w:after="0" w:line="480" w:lineRule="auto"/>
        <w:textAlignment w:val="center"/>
        <w:rPr>
          <w:rFonts w:ascii="Times New Roman" w:hAnsi="Times New Roman" w:cs="Times New Roman"/>
          <w:highlight w:val="yellow"/>
        </w:rPr>
      </w:pPr>
      <w:r w:rsidRPr="00A47E69">
        <w:rPr>
          <w:rFonts w:ascii="Times New Roman" w:hAnsi="Times New Roman" w:cs="Times New Roman"/>
          <w:highlight w:val="yellow"/>
        </w:rPr>
        <w:t>&lt;original to author&gt;</w:t>
      </w:r>
    </w:p>
    <w:p w14:paraId="0DB67BA6" w14:textId="77777777" w:rsidR="00A47E69" w:rsidRPr="00A47E69" w:rsidRDefault="00A47E69">
      <w:pPr>
        <w:rPr>
          <w:rFonts w:ascii="Times New Roman" w:hAnsi="Times New Roman" w:cs="Times New Roman"/>
        </w:rPr>
      </w:pPr>
      <w:r w:rsidRPr="00A47E69">
        <w:rPr>
          <w:rFonts w:ascii="Times New Roman" w:hAnsi="Times New Roman" w:cs="Times New Roman"/>
        </w:rPr>
        <w:br w:type="page"/>
      </w:r>
    </w:p>
    <w:p w14:paraId="559119E8" w14:textId="7DC4325A" w:rsidR="008C0C1B" w:rsidRPr="00106E6E" w:rsidRDefault="008C0C1B" w:rsidP="008C0C1B">
      <w:pPr>
        <w:pStyle w:val="Box-01-BoxTitle"/>
        <w:spacing w:before="0" w:line="480" w:lineRule="auto"/>
        <w:rPr>
          <w:rStyle w:val="Box-01-Number"/>
          <w:rFonts w:ascii="Times New Roman" w:hAnsi="Times New Roman" w:cs="Times New Roman"/>
          <w:b w:val="0"/>
          <w:bCs w:val="0"/>
          <w:color w:val="auto"/>
          <w:sz w:val="22"/>
          <w:szCs w:val="22"/>
        </w:rPr>
      </w:pPr>
      <w:r w:rsidRPr="00D71899">
        <w:rPr>
          <w:rStyle w:val="Box-01-Number"/>
          <w:rFonts w:ascii="Times New Roman" w:hAnsi="Times New Roman" w:cs="Times New Roman"/>
          <w:color w:val="auto"/>
          <w:sz w:val="22"/>
          <w:szCs w:val="22"/>
        </w:rPr>
        <w:lastRenderedPageBreak/>
        <w:t xml:space="preserve">BOX </w:t>
      </w:r>
      <w:r w:rsidR="00A47E69">
        <w:rPr>
          <w:rStyle w:val="Box-01-Number"/>
          <w:rFonts w:ascii="Times New Roman" w:hAnsi="Times New Roman" w:cs="Times New Roman"/>
          <w:color w:val="auto"/>
          <w:sz w:val="22"/>
          <w:szCs w:val="22"/>
        </w:rPr>
        <w:t>8</w:t>
      </w:r>
      <w:r w:rsidRPr="00D71899">
        <w:rPr>
          <w:rStyle w:val="Box-01-Number"/>
          <w:rFonts w:ascii="Times New Roman" w:hAnsi="Times New Roman" w:cs="Times New Roman"/>
          <w:color w:val="auto"/>
          <w:sz w:val="22"/>
          <w:szCs w:val="22"/>
        </w:rPr>
        <w:t xml:space="preserve">.6 </w:t>
      </w:r>
      <w:r w:rsidRPr="00106E6E">
        <w:rPr>
          <w:rFonts w:ascii="Times New Roman" w:hAnsi="Times New Roman" w:cs="Times New Roman"/>
          <w:b/>
          <w:bCs/>
          <w:color w:val="auto"/>
          <w:sz w:val="22"/>
          <w:szCs w:val="22"/>
        </w:rPr>
        <w:t>Leading Humanistic–Existential and Solution-Focused Therapy Institutes</w:t>
      </w:r>
    </w:p>
    <w:p w14:paraId="70887914" w14:textId="3BEF506C" w:rsidR="00A60BFA" w:rsidRPr="0065130C" w:rsidRDefault="0065130C" w:rsidP="008A0391">
      <w:pPr>
        <w:pStyle w:val="Box-01-BulletList1first"/>
        <w:pBdr>
          <w:top w:val="single" w:sz="4" w:space="1" w:color="auto"/>
          <w:left w:val="single" w:sz="4" w:space="4" w:color="auto"/>
          <w:bottom w:val="single" w:sz="4" w:space="1" w:color="auto"/>
          <w:right w:val="single" w:sz="4" w:space="4" w:color="auto"/>
        </w:pBdr>
        <w:spacing w:before="0" w:line="480" w:lineRule="auto"/>
        <w:ind w:left="360" w:hanging="360"/>
        <w:jc w:val="left"/>
        <w:rPr>
          <w:rFonts w:cs="Times New Roman"/>
        </w:rPr>
      </w:pPr>
      <w:r w:rsidRPr="00D71899">
        <w:rPr>
          <w:rFonts w:cs="Times New Roman"/>
        </w:rPr>
        <w:t>•</w:t>
      </w:r>
      <w:r w:rsidRPr="00D71899">
        <w:rPr>
          <w:rFonts w:cs="Times New Roman"/>
        </w:rPr>
        <w:tab/>
      </w:r>
      <w:r w:rsidR="00A60BFA" w:rsidRPr="0065130C">
        <w:rPr>
          <w:rFonts w:cs="Times New Roman"/>
        </w:rPr>
        <w:t>Association for the Development of the Person Centered Approach, Chicago, IL, www.adpca.org</w:t>
      </w:r>
    </w:p>
    <w:p w14:paraId="3E99EE79" w14:textId="302BC25D" w:rsidR="00A60BFA" w:rsidRPr="0065130C" w:rsidRDefault="0065130C" w:rsidP="008A0391">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rPr>
      </w:pPr>
      <w:r w:rsidRPr="00D71899">
        <w:rPr>
          <w:rFonts w:cs="Times New Roman"/>
        </w:rPr>
        <w:t>•</w:t>
      </w:r>
      <w:r w:rsidRPr="00D71899">
        <w:rPr>
          <w:rFonts w:cs="Times New Roman"/>
        </w:rPr>
        <w:tab/>
      </w:r>
      <w:r w:rsidR="00A60BFA" w:rsidRPr="0065130C">
        <w:rPr>
          <w:rFonts w:cs="Times New Roman"/>
        </w:rPr>
        <w:t xml:space="preserve">Center for the Studies of the Person (CSP), La Jolla, CA, </w:t>
      </w:r>
      <w:proofErr w:type="gramStart"/>
      <w:r w:rsidR="00A60BFA" w:rsidRPr="0065130C">
        <w:rPr>
          <w:rFonts w:cs="Times New Roman"/>
        </w:rPr>
        <w:t>www.centerfortheperson.org</w:t>
      </w:r>
      <w:proofErr w:type="gramEnd"/>
    </w:p>
    <w:p w14:paraId="325E7BB0" w14:textId="40425BDB" w:rsidR="00A60BFA" w:rsidRPr="0065130C" w:rsidRDefault="0065130C" w:rsidP="008A0391">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rPr>
      </w:pPr>
      <w:r w:rsidRPr="00D71899">
        <w:rPr>
          <w:rFonts w:cs="Times New Roman"/>
        </w:rPr>
        <w:t>•</w:t>
      </w:r>
      <w:r w:rsidRPr="00D71899">
        <w:rPr>
          <w:rFonts w:cs="Times New Roman"/>
        </w:rPr>
        <w:tab/>
      </w:r>
      <w:r w:rsidR="00A60BFA" w:rsidRPr="0065130C">
        <w:rPr>
          <w:rFonts w:cs="Times New Roman"/>
        </w:rPr>
        <w:t>World Association for Person Centered &amp; Experiential Psychotherapy &amp; Counseling, Monmouth, UK, www.pce-world.org</w:t>
      </w:r>
    </w:p>
    <w:p w14:paraId="6DBBDFB5" w14:textId="4188D11C" w:rsidR="00A60BFA" w:rsidRPr="0065130C" w:rsidRDefault="0065130C" w:rsidP="008A0391">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rPr>
      </w:pPr>
      <w:r w:rsidRPr="00D71899">
        <w:rPr>
          <w:rFonts w:cs="Times New Roman"/>
        </w:rPr>
        <w:t>•</w:t>
      </w:r>
      <w:r w:rsidRPr="00D71899">
        <w:rPr>
          <w:rFonts w:cs="Times New Roman"/>
        </w:rPr>
        <w:tab/>
      </w:r>
      <w:r w:rsidR="00A60BFA" w:rsidRPr="0065130C">
        <w:rPr>
          <w:rFonts w:cs="Times New Roman"/>
        </w:rPr>
        <w:t>Focusing Institute, Spring Valley, NY, www.focusing.org</w:t>
      </w:r>
    </w:p>
    <w:p w14:paraId="5B821B9D" w14:textId="4333CD24" w:rsidR="00A60BFA" w:rsidRPr="0065130C" w:rsidRDefault="0065130C" w:rsidP="008A0391">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rPr>
      </w:pPr>
      <w:r w:rsidRPr="00D71899">
        <w:rPr>
          <w:rFonts w:cs="Times New Roman"/>
        </w:rPr>
        <w:t>•</w:t>
      </w:r>
      <w:r w:rsidRPr="00D71899">
        <w:rPr>
          <w:rFonts w:cs="Times New Roman"/>
        </w:rPr>
        <w:tab/>
      </w:r>
      <w:r w:rsidR="00A60BFA" w:rsidRPr="0065130C">
        <w:rPr>
          <w:rFonts w:cs="Times New Roman"/>
        </w:rPr>
        <w:t>New York Person-Centered Resource Center New York, NY, https://www.nypcrc.org</w:t>
      </w:r>
    </w:p>
    <w:p w14:paraId="296A2F6D" w14:textId="27864141" w:rsidR="00A60BFA" w:rsidRPr="0065130C" w:rsidRDefault="0065130C" w:rsidP="008A0391">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rPr>
      </w:pPr>
      <w:r w:rsidRPr="00D71899">
        <w:rPr>
          <w:rFonts w:cs="Times New Roman"/>
        </w:rPr>
        <w:t>•</w:t>
      </w:r>
      <w:r w:rsidRPr="00D71899">
        <w:rPr>
          <w:rFonts w:cs="Times New Roman"/>
        </w:rPr>
        <w:tab/>
      </w:r>
      <w:r w:rsidR="00A60BFA" w:rsidRPr="0065130C">
        <w:rPr>
          <w:rFonts w:cs="Times New Roman"/>
        </w:rPr>
        <w:t>Gestalt Institute of Cleveland, Cleveland, OH, www.gestaltcleveland.org</w:t>
      </w:r>
    </w:p>
    <w:p w14:paraId="69AA36D2" w14:textId="2E86E301" w:rsidR="00A60BFA" w:rsidRPr="0065130C" w:rsidRDefault="0065130C" w:rsidP="008A0391">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rPr>
      </w:pPr>
      <w:r w:rsidRPr="00D71899">
        <w:rPr>
          <w:rFonts w:cs="Times New Roman"/>
        </w:rPr>
        <w:t>•</w:t>
      </w:r>
      <w:r w:rsidRPr="00D71899">
        <w:rPr>
          <w:rFonts w:cs="Times New Roman"/>
        </w:rPr>
        <w:tab/>
      </w:r>
      <w:r w:rsidR="00A60BFA" w:rsidRPr="0065130C">
        <w:rPr>
          <w:rFonts w:cs="Times New Roman"/>
        </w:rPr>
        <w:t>Gestalt Center for Psychotherapy and Training, New York, NY, www.gestaltnyc.org</w:t>
      </w:r>
    </w:p>
    <w:p w14:paraId="42060868" w14:textId="5184C879" w:rsidR="00A60BFA" w:rsidRPr="0065130C" w:rsidRDefault="0065130C" w:rsidP="008A0391">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rPr>
      </w:pPr>
      <w:r w:rsidRPr="00D71899">
        <w:rPr>
          <w:rFonts w:cs="Times New Roman"/>
        </w:rPr>
        <w:t>•</w:t>
      </w:r>
      <w:r w:rsidRPr="00D71899">
        <w:rPr>
          <w:rFonts w:cs="Times New Roman"/>
        </w:rPr>
        <w:tab/>
      </w:r>
      <w:r w:rsidR="00A60BFA" w:rsidRPr="0065130C">
        <w:rPr>
          <w:rFonts w:cs="Times New Roman"/>
        </w:rPr>
        <w:t>Gestalt Training Institute of Philadelphia, Philadelphia, PA, https://www.gtip.org/</w:t>
      </w:r>
    </w:p>
    <w:p w14:paraId="7C7D49C1" w14:textId="6C318178" w:rsidR="00A60BFA" w:rsidRPr="0065130C" w:rsidRDefault="0065130C" w:rsidP="008A0391">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lang w:val="es-ES"/>
        </w:rPr>
      </w:pPr>
      <w:r w:rsidRPr="00D71899">
        <w:rPr>
          <w:rFonts w:cs="Times New Roman"/>
          <w:lang w:val="es-ES"/>
        </w:rPr>
        <w:t>•</w:t>
      </w:r>
      <w:r w:rsidRPr="00D71899">
        <w:rPr>
          <w:rFonts w:cs="Times New Roman"/>
          <w:lang w:val="es-ES"/>
        </w:rPr>
        <w:tab/>
      </w:r>
      <w:r w:rsidR="00A60BFA" w:rsidRPr="0065130C">
        <w:rPr>
          <w:rFonts w:cs="Times New Roman"/>
          <w:lang w:val="es-ES"/>
        </w:rPr>
        <w:t xml:space="preserve">Gestalt </w:t>
      </w:r>
      <w:proofErr w:type="spellStart"/>
      <w:r w:rsidR="00A60BFA" w:rsidRPr="0065130C">
        <w:rPr>
          <w:rFonts w:cs="Times New Roman"/>
          <w:lang w:val="es-ES"/>
        </w:rPr>
        <w:t>Therapy</w:t>
      </w:r>
      <w:proofErr w:type="spellEnd"/>
      <w:r w:rsidR="00A60BFA" w:rsidRPr="0065130C">
        <w:rPr>
          <w:rFonts w:cs="Times New Roman"/>
          <w:lang w:val="es-ES"/>
        </w:rPr>
        <w:t xml:space="preserve"> </w:t>
      </w:r>
      <w:proofErr w:type="spellStart"/>
      <w:r w:rsidR="00A60BFA" w:rsidRPr="0065130C">
        <w:rPr>
          <w:rFonts w:cs="Times New Roman"/>
          <w:lang w:val="es-ES"/>
        </w:rPr>
        <w:t>Institute</w:t>
      </w:r>
      <w:proofErr w:type="spellEnd"/>
      <w:r w:rsidR="00A60BFA" w:rsidRPr="0065130C">
        <w:rPr>
          <w:rFonts w:cs="Times New Roman"/>
          <w:lang w:val="es-ES"/>
        </w:rPr>
        <w:t xml:space="preserve"> of Los </w:t>
      </w:r>
      <w:proofErr w:type="spellStart"/>
      <w:r w:rsidR="00A60BFA" w:rsidRPr="0065130C">
        <w:rPr>
          <w:rFonts w:cs="Times New Roman"/>
          <w:lang w:val="es-ES"/>
        </w:rPr>
        <w:t>Angeles</w:t>
      </w:r>
      <w:proofErr w:type="spellEnd"/>
      <w:r w:rsidR="00A60BFA" w:rsidRPr="0065130C">
        <w:rPr>
          <w:rFonts w:cs="Times New Roman"/>
          <w:lang w:val="es-ES"/>
        </w:rPr>
        <w:t xml:space="preserve">, Los </w:t>
      </w:r>
      <w:proofErr w:type="spellStart"/>
      <w:r w:rsidR="00A60BFA" w:rsidRPr="0065130C">
        <w:rPr>
          <w:rFonts w:cs="Times New Roman"/>
          <w:lang w:val="es-ES"/>
        </w:rPr>
        <w:t>Angeles</w:t>
      </w:r>
      <w:proofErr w:type="spellEnd"/>
      <w:r w:rsidR="00A60BFA" w:rsidRPr="0065130C">
        <w:rPr>
          <w:rFonts w:cs="Times New Roman"/>
          <w:lang w:val="es-ES"/>
        </w:rPr>
        <w:t>, CA, www.gatla.org</w:t>
      </w:r>
    </w:p>
    <w:p w14:paraId="6D83785B" w14:textId="4DDA81DE" w:rsidR="00A60BFA" w:rsidRPr="0065130C" w:rsidRDefault="0065130C" w:rsidP="008A0391">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rPr>
      </w:pPr>
      <w:r w:rsidRPr="00D71899">
        <w:rPr>
          <w:rFonts w:cs="Times New Roman"/>
        </w:rPr>
        <w:t>•</w:t>
      </w:r>
      <w:r w:rsidRPr="00D71899">
        <w:rPr>
          <w:rFonts w:cs="Times New Roman"/>
        </w:rPr>
        <w:tab/>
      </w:r>
      <w:r w:rsidR="00A60BFA" w:rsidRPr="0065130C">
        <w:rPr>
          <w:rFonts w:cs="Times New Roman"/>
        </w:rPr>
        <w:t>New York Institute for Gestalt Therapy, New York, NY, www.newyorkgestalt.org</w:t>
      </w:r>
    </w:p>
    <w:p w14:paraId="67AD3604" w14:textId="6B60B285" w:rsidR="00A60BFA" w:rsidRPr="0065130C" w:rsidRDefault="0065130C" w:rsidP="008A0391">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rPr>
      </w:pPr>
      <w:r w:rsidRPr="00D71899">
        <w:rPr>
          <w:rFonts w:cs="Times New Roman"/>
        </w:rPr>
        <w:t>•</w:t>
      </w:r>
      <w:r w:rsidRPr="00D71899">
        <w:rPr>
          <w:rFonts w:cs="Times New Roman"/>
        </w:rPr>
        <w:tab/>
      </w:r>
      <w:r w:rsidR="00A60BFA" w:rsidRPr="0065130C">
        <w:rPr>
          <w:rFonts w:cs="Times New Roman"/>
        </w:rPr>
        <w:t>Existential-Humanistic Institute, San Francisco, CA, https://ehinstitute.org/</w:t>
      </w:r>
    </w:p>
    <w:p w14:paraId="7AFE1423" w14:textId="6D61BD5D" w:rsidR="00A60BFA" w:rsidRPr="0065130C" w:rsidRDefault="0065130C" w:rsidP="008A0391">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rPr>
      </w:pPr>
      <w:r w:rsidRPr="00D71899">
        <w:rPr>
          <w:rFonts w:cs="Times New Roman"/>
        </w:rPr>
        <w:t>•</w:t>
      </w:r>
      <w:r w:rsidRPr="00D71899">
        <w:rPr>
          <w:rFonts w:cs="Times New Roman"/>
        </w:rPr>
        <w:tab/>
      </w:r>
      <w:r w:rsidR="00A60BFA" w:rsidRPr="0065130C">
        <w:rPr>
          <w:rFonts w:cs="Times New Roman"/>
        </w:rPr>
        <w:t>International Institute for Humanistic Studies, Petaluma, CA, http://www.human-studies.com</w:t>
      </w:r>
    </w:p>
    <w:p w14:paraId="00577702" w14:textId="2A821CD1" w:rsidR="00A60BFA" w:rsidRPr="0065130C" w:rsidRDefault="0065130C" w:rsidP="008A0391">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rPr>
      </w:pPr>
      <w:r w:rsidRPr="00D71899">
        <w:rPr>
          <w:rFonts w:cs="Times New Roman"/>
        </w:rPr>
        <w:t>•</w:t>
      </w:r>
      <w:r w:rsidRPr="00D71899">
        <w:rPr>
          <w:rFonts w:cs="Times New Roman"/>
        </w:rPr>
        <w:tab/>
      </w:r>
      <w:r w:rsidR="00A60BFA" w:rsidRPr="0065130C">
        <w:rPr>
          <w:rFonts w:cs="Times New Roman"/>
        </w:rPr>
        <w:t>Emotion-Focused Therapy Clinic, Toronto, Ont., Canada, www.emotionfocusedclinic.org</w:t>
      </w:r>
    </w:p>
    <w:p w14:paraId="367D379B" w14:textId="5F4CF2C8" w:rsidR="00A60BFA" w:rsidRPr="0065130C" w:rsidRDefault="0065130C" w:rsidP="008A0391">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rPr>
      </w:pPr>
      <w:r w:rsidRPr="00D71899">
        <w:rPr>
          <w:rFonts w:cs="Times New Roman"/>
        </w:rPr>
        <w:t>•</w:t>
      </w:r>
      <w:r w:rsidRPr="00D71899">
        <w:rPr>
          <w:rFonts w:cs="Times New Roman"/>
        </w:rPr>
        <w:tab/>
      </w:r>
      <w:r w:rsidR="00A60BFA" w:rsidRPr="0065130C">
        <w:rPr>
          <w:rFonts w:cs="Times New Roman"/>
        </w:rPr>
        <w:t>Institute for Solution Focused Therapy, Chicago, IL, and Sturgeon Bay, WI, www.solutionfocusedinstitute.com</w:t>
      </w:r>
    </w:p>
    <w:p w14:paraId="7CCB11C5" w14:textId="75EA299D" w:rsidR="00A60BFA" w:rsidRPr="00D71899" w:rsidRDefault="0065130C" w:rsidP="008A0391">
      <w:pPr>
        <w:pStyle w:val="Box-01-BulletList1"/>
        <w:pBdr>
          <w:top w:val="single" w:sz="4" w:space="1" w:color="auto"/>
          <w:left w:val="single" w:sz="4" w:space="4" w:color="auto"/>
          <w:bottom w:val="single" w:sz="4" w:space="1" w:color="auto"/>
          <w:right w:val="single" w:sz="4" w:space="4" w:color="auto"/>
        </w:pBdr>
        <w:spacing w:line="480" w:lineRule="auto"/>
        <w:ind w:left="360" w:hanging="360"/>
        <w:jc w:val="left"/>
        <w:rPr>
          <w:rFonts w:cs="Times New Roman"/>
          <w:color w:val="auto"/>
          <w:sz w:val="22"/>
          <w:szCs w:val="22"/>
        </w:rPr>
      </w:pPr>
      <w:r w:rsidRPr="00D71899">
        <w:rPr>
          <w:rFonts w:cs="Times New Roman"/>
          <w:color w:val="auto"/>
          <w:sz w:val="22"/>
          <w:szCs w:val="22"/>
        </w:rPr>
        <w:t>•</w:t>
      </w:r>
      <w:r w:rsidRPr="00D71899">
        <w:rPr>
          <w:rFonts w:cs="Times New Roman"/>
          <w:color w:val="auto"/>
          <w:sz w:val="22"/>
          <w:szCs w:val="22"/>
        </w:rPr>
        <w:tab/>
      </w:r>
      <w:r w:rsidR="00A60BFA" w:rsidRPr="00D71899">
        <w:rPr>
          <w:rFonts w:cs="Times New Roman"/>
          <w:color w:val="auto"/>
          <w:sz w:val="22"/>
          <w:szCs w:val="22"/>
        </w:rPr>
        <w:t>Solution-Focused Brief Therapy Association, www.sfbta.org</w:t>
      </w:r>
    </w:p>
    <w:p w14:paraId="7E8BB113" w14:textId="68A3770A" w:rsidR="00A47E69" w:rsidRDefault="00A47E69" w:rsidP="008C0C1B">
      <w:pPr>
        <w:widowControl w:val="0"/>
        <w:autoSpaceDE w:val="0"/>
        <w:autoSpaceDN w:val="0"/>
        <w:adjustRightInd w:val="0"/>
        <w:spacing w:after="0" w:line="480" w:lineRule="auto"/>
        <w:textAlignment w:val="center"/>
        <w:rPr>
          <w:rFonts w:ascii="Times New Roman" w:hAnsi="Times New Roman" w:cs="Times New Roman"/>
          <w:highlight w:val="yellow"/>
        </w:rPr>
      </w:pPr>
      <w:r w:rsidRPr="00A47E69">
        <w:rPr>
          <w:rFonts w:ascii="Times New Roman" w:hAnsi="Times New Roman" w:cs="Times New Roman"/>
          <w:highlight w:val="yellow"/>
        </w:rPr>
        <w:t>&lt;original to author&gt;</w:t>
      </w:r>
    </w:p>
    <w:p w14:paraId="621ABA29" w14:textId="77777777" w:rsidR="00A47E69" w:rsidRPr="00A47E69" w:rsidRDefault="00A47E69">
      <w:pPr>
        <w:rPr>
          <w:rFonts w:ascii="Times New Roman" w:hAnsi="Times New Roman" w:cs="Times New Roman"/>
        </w:rPr>
      </w:pPr>
      <w:r w:rsidRPr="00A47E69">
        <w:rPr>
          <w:rFonts w:ascii="Times New Roman" w:hAnsi="Times New Roman" w:cs="Times New Roman"/>
        </w:rPr>
        <w:br w:type="page"/>
      </w:r>
    </w:p>
    <w:tbl>
      <w:tblPr>
        <w:tblW w:w="5000" w:type="pct"/>
        <w:tblCellMar>
          <w:left w:w="0" w:type="dxa"/>
          <w:right w:w="0" w:type="dxa"/>
        </w:tblCellMar>
        <w:tblLook w:val="0000" w:firstRow="0" w:lastRow="0" w:firstColumn="0" w:lastColumn="0" w:noHBand="0" w:noVBand="0"/>
      </w:tblPr>
      <w:tblGrid>
        <w:gridCol w:w="5882"/>
        <w:gridCol w:w="3958"/>
      </w:tblGrid>
      <w:tr w:rsidR="008C0C1B" w:rsidRPr="00434F58" w14:paraId="56806A43" w14:textId="77777777" w:rsidTr="00D5103E">
        <w:trPr>
          <w:trHeight w:val="60"/>
        </w:trPr>
        <w:tc>
          <w:tcPr>
            <w:tcW w:w="5000" w:type="pct"/>
            <w:gridSpan w:val="2"/>
            <w:tcBorders>
              <w:top w:val="single" w:sz="4" w:space="0" w:color="000000"/>
              <w:left w:val="single" w:sz="4" w:space="0" w:color="000000"/>
              <w:bottom w:val="single" w:sz="4" w:space="0" w:color="000000"/>
              <w:right w:val="single" w:sz="4" w:space="0" w:color="000000"/>
            </w:tcBorders>
            <w:tcMar>
              <w:top w:w="120" w:type="dxa"/>
              <w:left w:w="240" w:type="dxa"/>
              <w:bottom w:w="120" w:type="dxa"/>
              <w:right w:w="240" w:type="dxa"/>
            </w:tcMar>
          </w:tcPr>
          <w:p w14:paraId="501526DA" w14:textId="77777777" w:rsidR="008C0C1B" w:rsidRPr="00434F58" w:rsidRDefault="008C0C1B" w:rsidP="008A0391">
            <w:pPr>
              <w:pStyle w:val="TableCaption"/>
              <w:rPr>
                <w:rFonts w:eastAsia="Times New Roman"/>
              </w:rPr>
            </w:pPr>
            <w:r w:rsidRPr="00434F58">
              <w:rPr>
                <w:rFonts w:eastAsia="Times New Roman"/>
              </w:rPr>
              <w:lastRenderedPageBreak/>
              <w:t>TABLE 8.1 SELECTED HUMANISTIC–EXISTENTIAL AND SOLUTION-FOCUSED THERAPY RESEARCH</w:t>
            </w:r>
          </w:p>
        </w:tc>
      </w:tr>
      <w:tr w:rsidR="008C0C1B" w:rsidRPr="00434F58" w14:paraId="226201A3" w14:textId="77777777" w:rsidTr="00D5103E">
        <w:trPr>
          <w:trHeight w:val="500"/>
        </w:trPr>
        <w:tc>
          <w:tcPr>
            <w:tcW w:w="2989" w:type="pct"/>
            <w:tcBorders>
              <w:top w:val="single" w:sz="4" w:space="0" w:color="auto"/>
              <w:left w:val="single" w:sz="4" w:space="0" w:color="000000"/>
              <w:bottom w:val="single" w:sz="4" w:space="0" w:color="auto"/>
              <w:right w:val="single" w:sz="4" w:space="0" w:color="000000"/>
            </w:tcBorders>
            <w:tcMar>
              <w:top w:w="120" w:type="dxa"/>
              <w:left w:w="240" w:type="dxa"/>
              <w:bottom w:w="120" w:type="dxa"/>
              <w:right w:w="240" w:type="dxa"/>
            </w:tcMar>
          </w:tcPr>
          <w:p w14:paraId="177969DA" w14:textId="77777777" w:rsidR="008C0C1B" w:rsidRPr="00434F58" w:rsidRDefault="008C0C1B" w:rsidP="008A0391">
            <w:pPr>
              <w:pStyle w:val="TableBody"/>
              <w:rPr>
                <w:rFonts w:eastAsia="Times New Roman"/>
                <w:u w:color="000000"/>
              </w:rPr>
            </w:pPr>
            <w:r w:rsidRPr="00434F58">
              <w:rPr>
                <w:rFonts w:eastAsia="Times New Roman"/>
                <w:u w:color="000000"/>
              </w:rPr>
              <w:t xml:space="preserve">Person-centered therapy effective in reducing trauma with adolescents experiencing relationship trauma </w:t>
            </w:r>
          </w:p>
        </w:tc>
        <w:tc>
          <w:tcPr>
            <w:tcW w:w="2011" w:type="pct"/>
            <w:tcBorders>
              <w:top w:val="single" w:sz="4" w:space="0" w:color="auto"/>
              <w:left w:val="single" w:sz="4" w:space="0" w:color="000000"/>
              <w:bottom w:val="single" w:sz="4" w:space="0" w:color="auto"/>
              <w:right w:val="single" w:sz="4" w:space="0" w:color="000000"/>
            </w:tcBorders>
            <w:tcMar>
              <w:top w:w="120" w:type="dxa"/>
              <w:left w:w="240" w:type="dxa"/>
              <w:bottom w:w="120" w:type="dxa"/>
              <w:right w:w="240" w:type="dxa"/>
            </w:tcMar>
          </w:tcPr>
          <w:p w14:paraId="27DE9E0C" w14:textId="77777777" w:rsidR="008C0C1B" w:rsidRPr="00434F58" w:rsidRDefault="008C0C1B" w:rsidP="008A0391">
            <w:pPr>
              <w:pStyle w:val="TableBody"/>
              <w:rPr>
                <w:rFonts w:eastAsia="Times New Roman"/>
                <w:u w:color="000000"/>
              </w:rPr>
            </w:pPr>
            <w:proofErr w:type="spellStart"/>
            <w:r w:rsidRPr="00434F58">
              <w:rPr>
                <w:rFonts w:eastAsia="Times New Roman"/>
                <w:u w:color="000000"/>
              </w:rPr>
              <w:t>Fazar</w:t>
            </w:r>
            <w:proofErr w:type="spellEnd"/>
            <w:r w:rsidRPr="00434F58">
              <w:rPr>
                <w:rFonts w:eastAsia="Times New Roman"/>
                <w:u w:color="000000"/>
              </w:rPr>
              <w:t xml:space="preserve"> and </w:t>
            </w:r>
            <w:proofErr w:type="spellStart"/>
            <w:r w:rsidRPr="00434F58">
              <w:rPr>
                <w:rFonts w:eastAsia="Times New Roman"/>
                <w:u w:color="000000"/>
              </w:rPr>
              <w:t>Sinaga</w:t>
            </w:r>
            <w:proofErr w:type="spellEnd"/>
            <w:r w:rsidRPr="00434F58">
              <w:rPr>
                <w:rFonts w:eastAsia="Times New Roman"/>
                <w:u w:color="000000"/>
              </w:rPr>
              <w:t xml:space="preserve"> (2024)</w:t>
            </w:r>
          </w:p>
        </w:tc>
      </w:tr>
      <w:tr w:rsidR="008C0C1B" w:rsidRPr="00434F58" w14:paraId="3CA02402" w14:textId="77777777" w:rsidTr="00D5103E">
        <w:trPr>
          <w:trHeight w:val="465"/>
        </w:trPr>
        <w:tc>
          <w:tcPr>
            <w:tcW w:w="2989"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24E58470" w14:textId="77777777" w:rsidR="008C0C1B" w:rsidRPr="00434F58" w:rsidRDefault="008C0C1B" w:rsidP="008A0391">
            <w:pPr>
              <w:pStyle w:val="TableBody"/>
              <w:rPr>
                <w:rFonts w:eastAsia="Times New Roman"/>
              </w:rPr>
            </w:pPr>
            <w:r w:rsidRPr="00434F58">
              <w:rPr>
                <w:rFonts w:eastAsia="Times New Roman"/>
                <w:lang w:eastAsia="en-US"/>
              </w:rPr>
              <w:t>Effective use of therapists’ person-centered values with gender affirming therapy</w:t>
            </w:r>
          </w:p>
        </w:tc>
        <w:tc>
          <w:tcPr>
            <w:tcW w:w="2011"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14167556" w14:textId="77777777" w:rsidR="008C0C1B" w:rsidRPr="00434F58" w:rsidRDefault="008C0C1B" w:rsidP="008A0391">
            <w:pPr>
              <w:pStyle w:val="TableBody"/>
              <w:rPr>
                <w:rFonts w:eastAsia="Times New Roman"/>
              </w:rPr>
            </w:pPr>
            <w:r w:rsidRPr="00434F58">
              <w:rPr>
                <w:rFonts w:eastAsia="Times New Roman"/>
                <w:lang w:eastAsia="en-US"/>
              </w:rPr>
              <w:t>Cornelius-White (2024)</w:t>
            </w:r>
          </w:p>
        </w:tc>
      </w:tr>
      <w:tr w:rsidR="008C0C1B" w:rsidRPr="00434F58" w14:paraId="6160D372" w14:textId="77777777" w:rsidTr="00D5103E">
        <w:trPr>
          <w:trHeight w:val="60"/>
        </w:trPr>
        <w:tc>
          <w:tcPr>
            <w:tcW w:w="2989" w:type="pct"/>
            <w:tcBorders>
              <w:top w:val="single" w:sz="4" w:space="0" w:color="000000"/>
              <w:left w:val="single" w:sz="4" w:space="0" w:color="000000"/>
              <w:bottom w:val="single" w:sz="4" w:space="0" w:color="000000"/>
              <w:right w:val="single" w:sz="4" w:space="0" w:color="000000"/>
            </w:tcBorders>
            <w:tcMar>
              <w:top w:w="120" w:type="dxa"/>
              <w:left w:w="240" w:type="dxa"/>
              <w:bottom w:w="120" w:type="dxa"/>
              <w:right w:w="240" w:type="dxa"/>
            </w:tcMar>
          </w:tcPr>
          <w:p w14:paraId="66922A4E" w14:textId="77777777" w:rsidR="008C0C1B" w:rsidRPr="00434F58" w:rsidRDefault="008C0C1B" w:rsidP="008A0391">
            <w:pPr>
              <w:pStyle w:val="TableBody"/>
              <w:rPr>
                <w:rFonts w:eastAsia="Times New Roman"/>
              </w:rPr>
            </w:pPr>
            <w:r w:rsidRPr="00434F58">
              <w:rPr>
                <w:rFonts w:eastAsia="Times New Roman"/>
              </w:rPr>
              <w:t>Person-centered therapy effective in the treatment of eating distress</w:t>
            </w:r>
          </w:p>
        </w:tc>
        <w:tc>
          <w:tcPr>
            <w:tcW w:w="2011" w:type="pct"/>
            <w:tcBorders>
              <w:top w:val="single" w:sz="4" w:space="0" w:color="000000"/>
              <w:left w:val="single" w:sz="4" w:space="0" w:color="000000"/>
              <w:bottom w:val="single" w:sz="4" w:space="0" w:color="000000"/>
              <w:right w:val="single" w:sz="4" w:space="0" w:color="000000"/>
            </w:tcBorders>
            <w:tcMar>
              <w:top w:w="120" w:type="dxa"/>
              <w:left w:w="240" w:type="dxa"/>
              <w:bottom w:w="120" w:type="dxa"/>
              <w:right w:w="240" w:type="dxa"/>
            </w:tcMar>
          </w:tcPr>
          <w:p w14:paraId="106DDA6A" w14:textId="77777777" w:rsidR="008C0C1B" w:rsidRPr="00434F58" w:rsidRDefault="008C0C1B" w:rsidP="008A0391">
            <w:pPr>
              <w:pStyle w:val="TableBody"/>
              <w:rPr>
                <w:rFonts w:eastAsia="Times New Roman"/>
              </w:rPr>
            </w:pPr>
            <w:proofErr w:type="spellStart"/>
            <w:r w:rsidRPr="00434F58">
              <w:rPr>
                <w:rFonts w:eastAsia="Times New Roman"/>
              </w:rPr>
              <w:t>Lakin</w:t>
            </w:r>
            <w:proofErr w:type="spellEnd"/>
            <w:r w:rsidRPr="00434F58">
              <w:rPr>
                <w:rFonts w:eastAsia="Times New Roman"/>
              </w:rPr>
              <w:t xml:space="preserve"> and Murphy (2024)</w:t>
            </w:r>
          </w:p>
        </w:tc>
      </w:tr>
      <w:tr w:rsidR="008C0C1B" w:rsidRPr="00434F58" w14:paraId="769DF28B" w14:textId="77777777" w:rsidTr="00D5103E">
        <w:trPr>
          <w:trHeight w:val="60"/>
        </w:trPr>
        <w:tc>
          <w:tcPr>
            <w:tcW w:w="2989" w:type="pct"/>
            <w:tcBorders>
              <w:top w:val="single" w:sz="4" w:space="0" w:color="000000"/>
              <w:left w:val="single" w:sz="4" w:space="0" w:color="000000"/>
              <w:bottom w:val="single" w:sz="4" w:space="0" w:color="000000"/>
              <w:right w:val="single" w:sz="4" w:space="0" w:color="000000"/>
            </w:tcBorders>
            <w:tcMar>
              <w:top w:w="120" w:type="dxa"/>
              <w:left w:w="240" w:type="dxa"/>
              <w:bottom w:w="120" w:type="dxa"/>
              <w:right w:w="240" w:type="dxa"/>
            </w:tcMar>
          </w:tcPr>
          <w:p w14:paraId="5A9CAC6E" w14:textId="77777777" w:rsidR="008C0C1B" w:rsidRPr="00434F58" w:rsidRDefault="008C0C1B" w:rsidP="008A0391">
            <w:pPr>
              <w:pStyle w:val="TableBody"/>
              <w:rPr>
                <w:rFonts w:eastAsia="Times New Roman"/>
              </w:rPr>
            </w:pPr>
            <w:r w:rsidRPr="00434F58">
              <w:rPr>
                <w:rFonts w:eastAsia="Times New Roman"/>
              </w:rPr>
              <w:t>Person-centered therapy effective with patients with Alzheimer disease in decreasing distress</w:t>
            </w:r>
          </w:p>
        </w:tc>
        <w:tc>
          <w:tcPr>
            <w:tcW w:w="2011" w:type="pct"/>
            <w:tcBorders>
              <w:top w:val="single" w:sz="4" w:space="0" w:color="000000"/>
              <w:left w:val="single" w:sz="4" w:space="0" w:color="000000"/>
              <w:bottom w:val="single" w:sz="4" w:space="0" w:color="000000"/>
              <w:right w:val="single" w:sz="4" w:space="0" w:color="000000"/>
            </w:tcBorders>
            <w:tcMar>
              <w:top w:w="120" w:type="dxa"/>
              <w:left w:w="240" w:type="dxa"/>
              <w:bottom w:w="120" w:type="dxa"/>
              <w:right w:w="240" w:type="dxa"/>
            </w:tcMar>
          </w:tcPr>
          <w:p w14:paraId="478FE701" w14:textId="45C6FA05" w:rsidR="008C0C1B" w:rsidRPr="00434F58" w:rsidRDefault="008C0C1B" w:rsidP="008A0391">
            <w:pPr>
              <w:pStyle w:val="TableBody"/>
              <w:rPr>
                <w:rFonts w:eastAsia="Times New Roman"/>
                <w:lang w:val="fr-FR"/>
              </w:rPr>
            </w:pPr>
            <w:proofErr w:type="spellStart"/>
            <w:r w:rsidRPr="00434F58">
              <w:rPr>
                <w:rFonts w:eastAsia="Times New Roman"/>
                <w:lang w:val="fr-FR"/>
              </w:rPr>
              <w:t>Kuo</w:t>
            </w:r>
            <w:proofErr w:type="spellEnd"/>
            <w:r w:rsidRPr="00434F58">
              <w:rPr>
                <w:rFonts w:eastAsia="Times New Roman"/>
                <w:lang w:val="fr-FR"/>
              </w:rPr>
              <w:t xml:space="preserve"> (2020); </w:t>
            </w:r>
            <w:customXmlInsRangeStart w:id="2024" w:author="AQ" w:date="2025-08-03T08:56:00Z"/>
            <w:sdt>
              <w:sdtPr>
                <w:rPr>
                  <w:rFonts w:eastAsia="Times New Roman"/>
                  <w:lang w:val="fr-FR"/>
                </w:rPr>
                <w:alias w:val="BibCitation"/>
                <w:tag w:val="BibRef74"/>
                <w:id w:val="1210002296"/>
                <w:placeholder>
                  <w:docPart w:val="DefaultPlaceholder_1082065158"/>
                </w:placeholder>
              </w:sdtPr>
              <w:sdtEndPr/>
              <w:sdtContent>
                <w:customXmlInsRangeEnd w:id="2024"/>
                <w:customXmlInsRangeStart w:id="2025" w:author="AQ" w:date="2025-08-03T08:56:00Z"/>
                <w:sdt>
                  <w:sdtPr>
                    <w:rPr>
                      <w:rFonts w:eastAsia="Times New Roman"/>
                      <w:lang w:val="fr-FR"/>
                    </w:rPr>
                    <w:alias w:val="BibCitation"/>
                    <w:tag w:val="BibRef74"/>
                    <w:id w:val="-85765166"/>
                    <w:placeholder>
                      <w:docPart w:val="DefaultPlaceholder_1082065158"/>
                    </w:placeholder>
                  </w:sdtPr>
                  <w:sdtEndPr>
                    <w:rPr>
                      <w:highlight w:val="green"/>
                    </w:rPr>
                  </w:sdtEndPr>
                  <w:sdtContent>
                    <w:customXmlInsRangeEnd w:id="2025"/>
                    <w:proofErr w:type="spellStart"/>
                    <w:r w:rsidRPr="0099569C">
                      <w:rPr>
                        <w:rFonts w:eastAsia="Times New Roman"/>
                        <w:highlight w:val="green"/>
                        <w:lang w:val="fr-FR"/>
                        <w:rPrChange w:id="2026" w:author="AQ" w:date="2025-08-03T08:56:00Z">
                          <w:rPr>
                            <w:rFonts w:eastAsia="Times New Roman"/>
                            <w:lang w:val="fr-FR"/>
                          </w:rPr>
                        </w:rPrChange>
                      </w:rPr>
                      <w:t>Reisberg</w:t>
                    </w:r>
                    <w:proofErr w:type="spellEnd"/>
                    <w:r w:rsidRPr="0099569C">
                      <w:rPr>
                        <w:rFonts w:eastAsia="Times New Roman"/>
                        <w:highlight w:val="green"/>
                        <w:lang w:val="fr-FR"/>
                        <w:rPrChange w:id="2027" w:author="AQ" w:date="2025-08-03T08:56:00Z">
                          <w:rPr>
                            <w:rFonts w:eastAsia="Times New Roman"/>
                            <w:lang w:val="fr-FR"/>
                          </w:rPr>
                        </w:rPrChange>
                      </w:rPr>
                      <w:t xml:space="preserve"> et al. (2017)</w:t>
                    </w:r>
                    <w:customXmlInsRangeStart w:id="2028" w:author="AQ" w:date="2025-08-03T08:56:00Z"/>
                  </w:sdtContent>
                </w:sdt>
                <w:customXmlInsRangeEnd w:id="2028"/>
                <w:customXmlInsRangeStart w:id="2029" w:author="AQ" w:date="2025-08-03T08:56:00Z"/>
              </w:sdtContent>
            </w:sdt>
            <w:customXmlInsRangeEnd w:id="2029"/>
          </w:p>
        </w:tc>
      </w:tr>
      <w:tr w:rsidR="008C0C1B" w:rsidRPr="00434F58" w14:paraId="6AF5B24F" w14:textId="77777777" w:rsidTr="00D5103E">
        <w:trPr>
          <w:trHeight w:val="960"/>
        </w:trPr>
        <w:tc>
          <w:tcPr>
            <w:tcW w:w="2989" w:type="pct"/>
            <w:tcBorders>
              <w:top w:val="single" w:sz="4" w:space="0" w:color="000000"/>
              <w:left w:val="single" w:sz="4" w:space="0" w:color="000000"/>
              <w:bottom w:val="single" w:sz="4" w:space="0" w:color="auto"/>
              <w:right w:val="single" w:sz="4" w:space="0" w:color="000000"/>
            </w:tcBorders>
            <w:tcMar>
              <w:top w:w="120" w:type="dxa"/>
              <w:left w:w="240" w:type="dxa"/>
              <w:bottom w:w="120" w:type="dxa"/>
              <w:right w:w="240" w:type="dxa"/>
            </w:tcMar>
          </w:tcPr>
          <w:p w14:paraId="246EAEE4" w14:textId="77777777" w:rsidR="008C0C1B" w:rsidRPr="00434F58" w:rsidRDefault="008C0C1B" w:rsidP="008A0391">
            <w:pPr>
              <w:pStyle w:val="TableBody"/>
              <w:rPr>
                <w:rFonts w:eastAsia="Times New Roman"/>
              </w:rPr>
            </w:pPr>
            <w:r w:rsidRPr="00434F58">
              <w:rPr>
                <w:rFonts w:eastAsia="Times New Roman"/>
              </w:rPr>
              <w:t>Existential therapy effective with patients facing death and grief</w:t>
            </w:r>
          </w:p>
        </w:tc>
        <w:tc>
          <w:tcPr>
            <w:tcW w:w="2011" w:type="pct"/>
            <w:tcBorders>
              <w:top w:val="single" w:sz="4" w:space="0" w:color="000000"/>
              <w:left w:val="single" w:sz="4" w:space="0" w:color="000000"/>
              <w:bottom w:val="single" w:sz="4" w:space="0" w:color="auto"/>
              <w:right w:val="single" w:sz="4" w:space="0" w:color="000000"/>
            </w:tcBorders>
            <w:tcMar>
              <w:top w:w="120" w:type="dxa"/>
              <w:left w:w="240" w:type="dxa"/>
              <w:bottom w:w="120" w:type="dxa"/>
              <w:right w:w="240" w:type="dxa"/>
            </w:tcMar>
          </w:tcPr>
          <w:p w14:paraId="453825FD" w14:textId="26A6DF70" w:rsidR="008C0C1B" w:rsidRPr="00434F58" w:rsidRDefault="008C0C1B" w:rsidP="008A0391">
            <w:pPr>
              <w:pStyle w:val="TableBody"/>
              <w:rPr>
                <w:rFonts w:eastAsia="Times New Roman"/>
                <w:u w:color="000000"/>
                <w:lang w:val="pt-BR"/>
              </w:rPr>
            </w:pPr>
            <w:r w:rsidRPr="00434F58">
              <w:rPr>
                <w:rFonts w:eastAsia="Times New Roman"/>
                <w:u w:color="000000"/>
                <w:lang w:val="pt-BR"/>
              </w:rPr>
              <w:t>Temiz</w:t>
            </w:r>
            <w:del w:id="2030" w:author="AQ" w:date="2025-08-03T08:54:00Z">
              <w:r w:rsidRPr="00434F58" w:rsidDel="004037D0">
                <w:rPr>
                  <w:rFonts w:eastAsia="Times New Roman"/>
                  <w:u w:color="000000"/>
                  <w:lang w:val="pt-BR"/>
                </w:rPr>
                <w:delText>,</w:delText>
              </w:r>
            </w:del>
            <w:r w:rsidRPr="00434F58">
              <w:rPr>
                <w:rFonts w:eastAsia="Times New Roman"/>
                <w:u w:color="000000"/>
                <w:lang w:val="pt-BR"/>
              </w:rPr>
              <w:t xml:space="preserve"> (2024) </w:t>
            </w:r>
          </w:p>
          <w:p w14:paraId="1616277D" w14:textId="77777777" w:rsidR="008C0C1B" w:rsidRPr="00434F58" w:rsidRDefault="008C0C1B" w:rsidP="008A0391">
            <w:pPr>
              <w:pStyle w:val="TableBody"/>
              <w:rPr>
                <w:rFonts w:eastAsia="Times New Roman"/>
              </w:rPr>
            </w:pPr>
          </w:p>
        </w:tc>
      </w:tr>
      <w:tr w:rsidR="008C0C1B" w:rsidRPr="00434F58" w14:paraId="7A79B735" w14:textId="77777777" w:rsidTr="00D5103E">
        <w:trPr>
          <w:trHeight w:val="770"/>
        </w:trPr>
        <w:tc>
          <w:tcPr>
            <w:tcW w:w="2989"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6EC680F9" w14:textId="77777777" w:rsidR="008C0C1B" w:rsidRPr="00434F58" w:rsidRDefault="008C0C1B" w:rsidP="008A0391">
            <w:pPr>
              <w:pStyle w:val="TableBody"/>
              <w:rPr>
                <w:rFonts w:eastAsia="Times New Roman"/>
              </w:rPr>
            </w:pPr>
            <w:r w:rsidRPr="00434F58">
              <w:rPr>
                <w:rFonts w:eastAsia="Times New Roman"/>
              </w:rPr>
              <w:t xml:space="preserve"> Suffering should be viewed as an existential dimension of health</w:t>
            </w:r>
          </w:p>
        </w:tc>
        <w:tc>
          <w:tcPr>
            <w:tcW w:w="2011"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customXmlInsRangeStart w:id="2031" w:author="AQ" w:date="2025-08-03T08:55:00Z"/>
          <w:sdt>
            <w:sdtPr>
              <w:rPr>
                <w:rFonts w:eastAsia="Times New Roman"/>
                <w:lang w:eastAsia="en-US"/>
              </w:rPr>
              <w:alias w:val="BibCitation"/>
              <w:tag w:val="BibRef4"/>
              <w:id w:val="621962878"/>
              <w:placeholder>
                <w:docPart w:val="DefaultPlaceholder_1082065158"/>
              </w:placeholder>
            </w:sdtPr>
            <w:sdtEndPr/>
            <w:sdtContent>
              <w:customXmlInsRangeEnd w:id="2031"/>
              <w:customXmlInsRangeStart w:id="2032" w:author="AQ" w:date="2025-08-03T08:55:00Z"/>
              <w:sdt>
                <w:sdtPr>
                  <w:rPr>
                    <w:rFonts w:eastAsia="Times New Roman"/>
                    <w:lang w:eastAsia="en-US"/>
                  </w:rPr>
                  <w:alias w:val="BibCitation"/>
                  <w:tag w:val="BibRef4"/>
                  <w:id w:val="-1190992723"/>
                  <w:placeholder>
                    <w:docPart w:val="DefaultPlaceholder_1082065158"/>
                  </w:placeholder>
                </w:sdtPr>
                <w:sdtEndPr>
                  <w:rPr>
                    <w:highlight w:val="green"/>
                  </w:rPr>
                </w:sdtEndPr>
                <w:sdtContent>
                  <w:customXmlInsRangeEnd w:id="2032"/>
                  <w:p w14:paraId="504ECF76" w14:textId="3A369F14" w:rsidR="008C0C1B" w:rsidRPr="00434F58" w:rsidRDefault="008C0C1B" w:rsidP="008A0391">
                    <w:pPr>
                      <w:pStyle w:val="TableBody"/>
                      <w:rPr>
                        <w:rFonts w:eastAsia="Times New Roman"/>
                        <w:u w:color="000000"/>
                        <w:lang w:val="pt-BR"/>
                      </w:rPr>
                    </w:pPr>
                    <w:r w:rsidRPr="0099569C">
                      <w:rPr>
                        <w:rFonts w:eastAsia="Times New Roman"/>
                        <w:highlight w:val="green"/>
                        <w:lang w:eastAsia="en-US"/>
                        <w:rPrChange w:id="2033" w:author="AQ" w:date="2025-08-03T08:55:00Z">
                          <w:rPr>
                            <w:rFonts w:eastAsia="Times New Roman"/>
                            <w:lang w:eastAsia="en-US"/>
                          </w:rPr>
                        </w:rPrChange>
                      </w:rPr>
                      <w:t>Binder (2022)</w:t>
                    </w:r>
                  </w:p>
                  <w:customXmlInsRangeStart w:id="2034" w:author="AQ" w:date="2025-08-03T08:55:00Z"/>
                </w:sdtContent>
              </w:sdt>
              <w:customXmlInsRangeEnd w:id="2034"/>
              <w:customXmlInsRangeStart w:id="2035" w:author="AQ" w:date="2025-08-03T08:55:00Z"/>
            </w:sdtContent>
          </w:sdt>
          <w:customXmlInsRangeEnd w:id="2035"/>
        </w:tc>
      </w:tr>
      <w:tr w:rsidR="008C0C1B" w:rsidRPr="00434F58" w14:paraId="418541B6" w14:textId="77777777" w:rsidTr="00D5103E">
        <w:trPr>
          <w:trHeight w:val="770"/>
        </w:trPr>
        <w:tc>
          <w:tcPr>
            <w:tcW w:w="2989" w:type="pct"/>
            <w:tcBorders>
              <w:top w:val="single" w:sz="4" w:space="0" w:color="auto"/>
              <w:left w:val="single" w:sz="4" w:space="0" w:color="000000"/>
              <w:bottom w:val="single" w:sz="4" w:space="0" w:color="auto"/>
              <w:right w:val="single" w:sz="4" w:space="0" w:color="000000"/>
            </w:tcBorders>
            <w:tcMar>
              <w:top w:w="120" w:type="dxa"/>
              <w:left w:w="240" w:type="dxa"/>
              <w:bottom w:w="120" w:type="dxa"/>
              <w:right w:w="240" w:type="dxa"/>
            </w:tcMar>
          </w:tcPr>
          <w:p w14:paraId="2A766830" w14:textId="77777777" w:rsidR="008C0C1B" w:rsidRPr="00434F58" w:rsidRDefault="008C0C1B" w:rsidP="008A0391">
            <w:pPr>
              <w:pStyle w:val="TableBody"/>
              <w:rPr>
                <w:rFonts w:eastAsia="Times New Roman"/>
              </w:rPr>
            </w:pPr>
            <w:r w:rsidRPr="00434F58">
              <w:rPr>
                <w:rFonts w:eastAsia="Times New Roman"/>
                <w:lang w:eastAsia="en-US"/>
              </w:rPr>
              <w:t xml:space="preserve">Existential therapy is useful in social justice work and particularly in dismantling White privilege </w:t>
            </w:r>
          </w:p>
        </w:tc>
        <w:tc>
          <w:tcPr>
            <w:tcW w:w="2011" w:type="pct"/>
            <w:tcBorders>
              <w:top w:val="single" w:sz="4" w:space="0" w:color="auto"/>
              <w:left w:val="single" w:sz="4" w:space="0" w:color="000000"/>
              <w:bottom w:val="single" w:sz="4" w:space="0" w:color="auto"/>
              <w:right w:val="single" w:sz="4" w:space="0" w:color="000000"/>
            </w:tcBorders>
            <w:tcMar>
              <w:top w:w="120" w:type="dxa"/>
              <w:left w:w="240" w:type="dxa"/>
              <w:bottom w:w="120" w:type="dxa"/>
              <w:right w:w="240" w:type="dxa"/>
            </w:tcMar>
          </w:tcPr>
          <w:p w14:paraId="1B87BDB3" w14:textId="77777777" w:rsidR="008C0C1B" w:rsidRPr="00434F58" w:rsidRDefault="008C0C1B" w:rsidP="008A0391">
            <w:pPr>
              <w:pStyle w:val="TableBody"/>
              <w:rPr>
                <w:rFonts w:eastAsia="Times New Roman"/>
              </w:rPr>
            </w:pPr>
            <w:r w:rsidRPr="00434F58">
              <w:rPr>
                <w:rFonts w:eastAsia="Times New Roman"/>
                <w:lang w:eastAsia="en-US"/>
              </w:rPr>
              <w:t>Hoffman (2023)</w:t>
            </w:r>
          </w:p>
        </w:tc>
      </w:tr>
      <w:tr w:rsidR="008C0C1B" w:rsidRPr="00434F58" w14:paraId="7FA71263" w14:textId="77777777" w:rsidTr="00D5103E">
        <w:trPr>
          <w:trHeight w:val="360"/>
        </w:trPr>
        <w:tc>
          <w:tcPr>
            <w:tcW w:w="2989"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3036BA1C" w14:textId="77777777" w:rsidR="008C0C1B" w:rsidRPr="00434F58" w:rsidRDefault="008C0C1B" w:rsidP="008A0391">
            <w:pPr>
              <w:pStyle w:val="TableBody"/>
              <w:rPr>
                <w:rFonts w:eastAsia="Times New Roman"/>
                <w:lang w:eastAsia="en-US"/>
              </w:rPr>
            </w:pPr>
            <w:r w:rsidRPr="00434F58">
              <w:rPr>
                <w:rFonts w:eastAsia="Times New Roman"/>
                <w:lang w:eastAsia="en-US"/>
              </w:rPr>
              <w:t xml:space="preserve">Themes of successful existential supervision with relational aspects as most significant </w:t>
            </w:r>
          </w:p>
        </w:tc>
        <w:tc>
          <w:tcPr>
            <w:tcW w:w="2011"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customXmlInsRangeStart w:id="2036" w:author="AQ" w:date="2025-08-03T08:57:00Z"/>
          <w:sdt>
            <w:sdtPr>
              <w:rPr>
                <w:rFonts w:eastAsia="Times New Roman"/>
                <w:lang w:eastAsia="en-US"/>
              </w:rPr>
              <w:alias w:val="BibCitation"/>
              <w:tag w:val="BibRef88"/>
              <w:id w:val="1516035900"/>
              <w:placeholder>
                <w:docPart w:val="DefaultPlaceholder_1082065158"/>
              </w:placeholder>
            </w:sdtPr>
            <w:sdtEndPr/>
            <w:sdtContent>
              <w:customXmlInsRangeEnd w:id="2036"/>
              <w:customXmlInsRangeStart w:id="2037" w:author="AQ" w:date="2025-08-03T08:57:00Z"/>
              <w:sdt>
                <w:sdtPr>
                  <w:rPr>
                    <w:rFonts w:eastAsia="Times New Roman"/>
                    <w:lang w:eastAsia="en-US"/>
                  </w:rPr>
                  <w:alias w:val="BibCitation"/>
                  <w:tag w:val="BibRef88"/>
                  <w:id w:val="683413780"/>
                  <w:placeholder>
                    <w:docPart w:val="DefaultPlaceholder_1082065158"/>
                  </w:placeholder>
                </w:sdtPr>
                <w:sdtEndPr>
                  <w:rPr>
                    <w:highlight w:val="green"/>
                  </w:rPr>
                </w:sdtEndPr>
                <w:sdtContent>
                  <w:customXmlInsRangeEnd w:id="2037"/>
                  <w:p w14:paraId="3E8E9997" w14:textId="11C02BD7" w:rsidR="008C0C1B" w:rsidRPr="00434F58" w:rsidRDefault="008C0C1B" w:rsidP="008A0391">
                    <w:pPr>
                      <w:pStyle w:val="TableBody"/>
                      <w:rPr>
                        <w:rFonts w:eastAsia="Times New Roman"/>
                        <w:lang w:eastAsia="en-US"/>
                      </w:rPr>
                    </w:pPr>
                    <w:r w:rsidRPr="0099569C">
                      <w:rPr>
                        <w:rFonts w:eastAsia="Times New Roman"/>
                        <w:highlight w:val="green"/>
                        <w:lang w:eastAsia="en-US"/>
                        <w:rPrChange w:id="2038" w:author="AQ" w:date="2025-08-03T08:57:00Z">
                          <w:rPr>
                            <w:rFonts w:eastAsia="Times New Roman"/>
                            <w:lang w:eastAsia="en-US"/>
                          </w:rPr>
                        </w:rPrChange>
                      </w:rPr>
                      <w:t>Silva and Sousa (2022)</w:t>
                    </w:r>
                  </w:p>
                  <w:customXmlInsRangeStart w:id="2039" w:author="AQ" w:date="2025-08-03T08:57:00Z"/>
                </w:sdtContent>
              </w:sdt>
              <w:customXmlInsRangeEnd w:id="2039"/>
              <w:customXmlInsRangeStart w:id="2040" w:author="AQ" w:date="2025-08-03T08:57:00Z"/>
            </w:sdtContent>
          </w:sdt>
          <w:customXmlInsRangeEnd w:id="2040"/>
        </w:tc>
      </w:tr>
      <w:tr w:rsidR="008C0C1B" w:rsidRPr="00434F58" w14:paraId="172AA11F" w14:textId="77777777" w:rsidTr="00D5103E">
        <w:trPr>
          <w:trHeight w:val="120"/>
        </w:trPr>
        <w:tc>
          <w:tcPr>
            <w:tcW w:w="2989" w:type="pct"/>
            <w:tcBorders>
              <w:top w:val="single" w:sz="4" w:space="0" w:color="auto"/>
              <w:left w:val="single" w:sz="4" w:space="0" w:color="000000"/>
              <w:bottom w:val="single" w:sz="4" w:space="0" w:color="auto"/>
              <w:right w:val="single" w:sz="4" w:space="0" w:color="000000"/>
            </w:tcBorders>
            <w:tcMar>
              <w:top w:w="120" w:type="dxa"/>
              <w:left w:w="240" w:type="dxa"/>
              <w:bottom w:w="120" w:type="dxa"/>
              <w:right w:w="240" w:type="dxa"/>
            </w:tcMar>
          </w:tcPr>
          <w:p w14:paraId="47796CAE" w14:textId="77777777" w:rsidR="008C0C1B" w:rsidRPr="00434F58" w:rsidRDefault="008C0C1B" w:rsidP="008A0391">
            <w:pPr>
              <w:pStyle w:val="TableBody"/>
              <w:rPr>
                <w:rFonts w:eastAsia="Times New Roman"/>
              </w:rPr>
            </w:pPr>
            <w:r w:rsidRPr="00434F58">
              <w:rPr>
                <w:rFonts w:eastAsia="Times New Roman"/>
              </w:rPr>
              <w:t>Themes of personal therapy in training Gestalt therapists revealing personal therapy is an important part of training</w:t>
            </w:r>
          </w:p>
        </w:tc>
        <w:tc>
          <w:tcPr>
            <w:tcW w:w="2011" w:type="pct"/>
            <w:tcBorders>
              <w:top w:val="single" w:sz="4" w:space="0" w:color="auto"/>
              <w:left w:val="single" w:sz="4" w:space="0" w:color="000000"/>
              <w:bottom w:val="single" w:sz="4" w:space="0" w:color="auto"/>
              <w:right w:val="single" w:sz="4" w:space="0" w:color="000000"/>
            </w:tcBorders>
            <w:tcMar>
              <w:top w:w="120" w:type="dxa"/>
              <w:left w:w="240" w:type="dxa"/>
              <w:bottom w:w="120" w:type="dxa"/>
              <w:right w:w="240" w:type="dxa"/>
            </w:tcMar>
          </w:tcPr>
          <w:p w14:paraId="184B2DD9" w14:textId="69EEB046" w:rsidR="008C0C1B" w:rsidRPr="00434F58" w:rsidRDefault="008C0C1B" w:rsidP="004037D0">
            <w:pPr>
              <w:pStyle w:val="TableBody"/>
              <w:rPr>
                <w:rFonts w:eastAsia="Times New Roman"/>
                <w:lang w:eastAsia="en-US"/>
              </w:rPr>
            </w:pPr>
            <w:r w:rsidRPr="00434F58">
              <w:rPr>
                <w:rFonts w:eastAsia="Times New Roman"/>
                <w:lang w:eastAsia="en-US"/>
              </w:rPr>
              <w:t>Cavanagh</w:t>
            </w:r>
            <w:del w:id="2041" w:author="AQ" w:date="2025-08-03T08:54:00Z">
              <w:r w:rsidRPr="00434F58" w:rsidDel="004037D0">
                <w:rPr>
                  <w:rFonts w:eastAsia="Times New Roman"/>
                  <w:lang w:eastAsia="en-US"/>
                </w:rPr>
                <w:delText>, Root, and Ouzia</w:delText>
              </w:r>
            </w:del>
            <w:ins w:id="2042" w:author="AQ" w:date="2025-08-03T08:54:00Z">
              <w:r w:rsidR="004037D0">
                <w:rPr>
                  <w:rFonts w:eastAsia="Times New Roman"/>
                  <w:lang w:eastAsia="en-US"/>
                </w:rPr>
                <w:t xml:space="preserve"> et al.</w:t>
              </w:r>
            </w:ins>
            <w:r w:rsidRPr="00434F58">
              <w:rPr>
                <w:rFonts w:eastAsia="Times New Roman"/>
                <w:lang w:eastAsia="en-US"/>
              </w:rPr>
              <w:t xml:space="preserve"> (2024)</w:t>
            </w:r>
          </w:p>
        </w:tc>
      </w:tr>
      <w:tr w:rsidR="008C0C1B" w:rsidRPr="00434F58" w14:paraId="5A7D3C0D" w14:textId="77777777" w:rsidTr="00D5103E">
        <w:trPr>
          <w:trHeight w:val="1110"/>
        </w:trPr>
        <w:tc>
          <w:tcPr>
            <w:tcW w:w="2989"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4C823DD5" w14:textId="7F126EE3" w:rsidR="008C0C1B" w:rsidRPr="00434F58" w:rsidRDefault="008C0C1B" w:rsidP="008A0391">
            <w:pPr>
              <w:pStyle w:val="TableBody"/>
              <w:rPr>
                <w:rFonts w:eastAsia="Times New Roman"/>
                <w:lang w:eastAsia="en-US"/>
              </w:rPr>
            </w:pPr>
            <w:r w:rsidRPr="00434F58">
              <w:rPr>
                <w:rFonts w:eastAsia="Times New Roman"/>
                <w:lang w:eastAsia="en-US"/>
              </w:rPr>
              <w:t xml:space="preserve">The usefulness of case formulation in Gestalt therapy for practice, training and supervision </w:t>
            </w:r>
          </w:p>
        </w:tc>
        <w:tc>
          <w:tcPr>
            <w:tcW w:w="2011"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3B8AE4ED" w14:textId="61477D6B" w:rsidR="008C0C1B" w:rsidRPr="00434F58" w:rsidRDefault="008C0C1B" w:rsidP="008A0391">
            <w:pPr>
              <w:pStyle w:val="TableBody"/>
              <w:rPr>
                <w:rFonts w:eastAsia="Times New Roman"/>
                <w:lang w:eastAsia="en-US"/>
              </w:rPr>
            </w:pPr>
            <w:r w:rsidRPr="00434F58">
              <w:rPr>
                <w:rFonts w:eastAsia="Times New Roman"/>
                <w:lang w:eastAsia="en-US"/>
              </w:rPr>
              <w:t>(</w:t>
            </w:r>
            <w:proofErr w:type="spellStart"/>
            <w:customXmlInsRangeStart w:id="2043" w:author="AQ" w:date="2025-08-03T08:57:00Z"/>
            <w:sdt>
              <w:sdtPr>
                <w:rPr>
                  <w:rFonts w:eastAsia="Times New Roman"/>
                  <w:lang w:eastAsia="en-US"/>
                </w:rPr>
                <w:alias w:val="BibCitation"/>
                <w:tag w:val="BibRef90"/>
                <w:id w:val="-2114504404"/>
                <w:placeholder>
                  <w:docPart w:val="DefaultPlaceholder_1082065158"/>
                </w:placeholder>
              </w:sdtPr>
              <w:sdtEndPr/>
              <w:sdtContent>
                <w:customXmlInsRangeEnd w:id="2043"/>
                <w:customXmlInsRangeStart w:id="2044" w:author="AQ" w:date="2025-08-03T08:57:00Z"/>
                <w:sdt>
                  <w:sdtPr>
                    <w:rPr>
                      <w:rFonts w:eastAsia="Times New Roman"/>
                      <w:lang w:eastAsia="en-US"/>
                    </w:rPr>
                    <w:alias w:val="BibCitation"/>
                    <w:tag w:val="BibRef90"/>
                    <w:id w:val="491148973"/>
                    <w:placeholder>
                      <w:docPart w:val="DefaultPlaceholder_1082065158"/>
                    </w:placeholder>
                  </w:sdtPr>
                  <w:sdtEndPr>
                    <w:rPr>
                      <w:highlight w:val="green"/>
                    </w:rPr>
                  </w:sdtEndPr>
                  <w:sdtContent>
                    <w:customXmlInsRangeEnd w:id="2044"/>
                    <w:r w:rsidRPr="0099569C">
                      <w:rPr>
                        <w:rFonts w:eastAsia="Times New Roman"/>
                        <w:highlight w:val="green"/>
                        <w:rPrChange w:id="2045" w:author="AQ" w:date="2025-08-03T08:57:00Z">
                          <w:rPr>
                            <w:rFonts w:eastAsia="Times New Roman"/>
                          </w:rPr>
                        </w:rPrChange>
                      </w:rPr>
                      <w:t>Šromová</w:t>
                    </w:r>
                    <w:proofErr w:type="spellEnd"/>
                    <w:r w:rsidRPr="0099569C">
                      <w:rPr>
                        <w:rFonts w:eastAsia="Times New Roman"/>
                        <w:highlight w:val="green"/>
                        <w:rPrChange w:id="2046" w:author="AQ" w:date="2025-08-03T08:57:00Z">
                          <w:rPr>
                            <w:rFonts w:eastAsia="Times New Roman"/>
                          </w:rPr>
                        </w:rPrChange>
                      </w:rPr>
                      <w:t xml:space="preserve"> &amp; </w:t>
                    </w:r>
                    <w:proofErr w:type="spellStart"/>
                    <w:r w:rsidRPr="0099569C">
                      <w:rPr>
                        <w:rFonts w:eastAsia="Times New Roman"/>
                        <w:highlight w:val="green"/>
                        <w:lang w:eastAsia="en-US"/>
                        <w:rPrChange w:id="2047" w:author="AQ" w:date="2025-08-03T08:57:00Z">
                          <w:rPr>
                            <w:rFonts w:eastAsia="Times New Roman"/>
                            <w:lang w:eastAsia="en-US"/>
                          </w:rPr>
                        </w:rPrChange>
                      </w:rPr>
                      <w:t>Roubal</w:t>
                    </w:r>
                    <w:proofErr w:type="spellEnd"/>
                    <w:r w:rsidRPr="0099569C">
                      <w:rPr>
                        <w:rFonts w:eastAsia="Times New Roman"/>
                        <w:highlight w:val="green"/>
                        <w:lang w:eastAsia="en-US"/>
                        <w:rPrChange w:id="2048" w:author="AQ" w:date="2025-08-03T08:57:00Z">
                          <w:rPr>
                            <w:rFonts w:eastAsia="Times New Roman"/>
                            <w:lang w:eastAsia="en-US"/>
                          </w:rPr>
                        </w:rPrChange>
                      </w:rPr>
                      <w:t>, 2022</w:t>
                    </w:r>
                    <w:customXmlInsRangeStart w:id="2049" w:author="AQ" w:date="2025-08-03T08:57:00Z"/>
                  </w:sdtContent>
                </w:sdt>
                <w:customXmlInsRangeEnd w:id="2049"/>
                <w:customXmlInsRangeStart w:id="2050" w:author="AQ" w:date="2025-08-03T08:57:00Z"/>
              </w:sdtContent>
            </w:sdt>
            <w:customXmlInsRangeEnd w:id="2050"/>
            <w:r w:rsidRPr="00434F58">
              <w:rPr>
                <w:rFonts w:eastAsia="Times New Roman"/>
                <w:lang w:eastAsia="en-US"/>
              </w:rPr>
              <w:t>)</w:t>
            </w:r>
          </w:p>
        </w:tc>
      </w:tr>
      <w:tr w:rsidR="008C0C1B" w:rsidRPr="00434F58" w14:paraId="14733674" w14:textId="77777777" w:rsidTr="00D5103E">
        <w:trPr>
          <w:trHeight w:val="465"/>
        </w:trPr>
        <w:tc>
          <w:tcPr>
            <w:tcW w:w="2989"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1175A467" w14:textId="77777777" w:rsidR="008C0C1B" w:rsidRPr="00434F58" w:rsidRDefault="008C0C1B" w:rsidP="008A0391">
            <w:pPr>
              <w:pStyle w:val="TableBody"/>
              <w:rPr>
                <w:rFonts w:eastAsia="Times New Roman"/>
              </w:rPr>
            </w:pPr>
            <w:r w:rsidRPr="00434F58">
              <w:rPr>
                <w:rFonts w:eastAsia="Times New Roman"/>
                <w:u w:color="000000"/>
              </w:rPr>
              <w:t>EFT effective with difficult patients diagnosed with anorexia</w:t>
            </w:r>
          </w:p>
        </w:tc>
        <w:tc>
          <w:tcPr>
            <w:tcW w:w="2011"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6930C98C" w14:textId="272F8633" w:rsidR="008C0C1B" w:rsidRPr="00434F58" w:rsidRDefault="008C0C1B" w:rsidP="008A0391">
            <w:pPr>
              <w:pStyle w:val="TableBody"/>
              <w:rPr>
                <w:rFonts w:eastAsia="Times New Roman"/>
                <w:lang w:eastAsia="en-US"/>
              </w:rPr>
            </w:pPr>
            <w:proofErr w:type="spellStart"/>
            <w:r w:rsidRPr="0099569C">
              <w:rPr>
                <w:rFonts w:eastAsia="Times New Roman"/>
                <w:highlight w:val="green"/>
                <w:u w:color="000000"/>
                <w:rPrChange w:id="2051" w:author="AQ" w:date="2025-08-03T08:58:00Z">
                  <w:rPr>
                    <w:rFonts w:eastAsia="Times New Roman"/>
                    <w:u w:color="000000"/>
                  </w:rPr>
                </w:rPrChange>
              </w:rPr>
              <w:t>Tschan</w:t>
            </w:r>
            <w:proofErr w:type="spellEnd"/>
            <w:r w:rsidRPr="0099569C">
              <w:rPr>
                <w:rFonts w:eastAsia="Times New Roman"/>
                <w:highlight w:val="green"/>
                <w:u w:color="000000"/>
                <w:rPrChange w:id="2052" w:author="AQ" w:date="2025-08-03T08:58:00Z">
                  <w:rPr>
                    <w:rFonts w:eastAsia="Times New Roman"/>
                    <w:u w:color="000000"/>
                  </w:rPr>
                </w:rPrChange>
              </w:rPr>
              <w:t xml:space="preserve"> &amp; </w:t>
            </w:r>
            <w:customXmlInsRangeStart w:id="2053" w:author="AQ" w:date="2025-08-03T08:56:00Z"/>
            <w:sdt>
              <w:sdtPr>
                <w:rPr>
                  <w:rFonts w:eastAsia="Times New Roman"/>
                  <w:highlight w:val="green"/>
                  <w:u w:color="000000"/>
                </w:rPr>
                <w:alias w:val="BibCitation"/>
                <w:tag w:val="BibRef38"/>
                <w:id w:val="1716081026"/>
                <w:placeholder>
                  <w:docPart w:val="DefaultPlaceholder_1082065158"/>
                </w:placeholder>
              </w:sdtPr>
              <w:sdtEndPr>
                <w:rPr>
                  <w:highlight w:val="none"/>
                </w:rPr>
              </w:sdtEndPr>
              <w:sdtContent>
                <w:customXmlInsRangeEnd w:id="2053"/>
                <w:customXmlInsRangeStart w:id="2054" w:author="AQ" w:date="2025-08-03T08:56:00Z"/>
                <w:sdt>
                  <w:sdtPr>
                    <w:rPr>
                      <w:rFonts w:eastAsia="Times New Roman"/>
                      <w:highlight w:val="green"/>
                      <w:u w:color="000000"/>
                    </w:rPr>
                    <w:alias w:val="BibCitation"/>
                    <w:tag w:val="BibRef38"/>
                    <w:id w:val="-898131576"/>
                    <w:placeholder>
                      <w:docPart w:val="DefaultPlaceholder_1082065158"/>
                    </w:placeholder>
                  </w:sdtPr>
                  <w:sdtEndPr/>
                  <w:sdtContent>
                    <w:customXmlInsRangeEnd w:id="2054"/>
                    <w:r w:rsidRPr="0099569C">
                      <w:rPr>
                        <w:rFonts w:eastAsia="Times New Roman"/>
                        <w:highlight w:val="green"/>
                        <w:u w:color="000000"/>
                        <w:rPrChange w:id="2055" w:author="AQ" w:date="2025-08-03T08:58:00Z">
                          <w:rPr>
                            <w:rFonts w:eastAsia="Times New Roman"/>
                            <w:u w:color="000000"/>
                          </w:rPr>
                        </w:rPrChange>
                      </w:rPr>
                      <w:t>Goldman (2024)</w:t>
                    </w:r>
                    <w:customXmlInsRangeStart w:id="2056" w:author="AQ" w:date="2025-08-03T08:56:00Z"/>
                  </w:sdtContent>
                </w:sdt>
                <w:customXmlInsRangeEnd w:id="2056"/>
                <w:customXmlInsRangeStart w:id="2057" w:author="AQ" w:date="2025-08-03T08:56:00Z"/>
              </w:sdtContent>
            </w:sdt>
            <w:customXmlInsRangeEnd w:id="2057"/>
          </w:p>
          <w:p w14:paraId="0FB100AA" w14:textId="77777777" w:rsidR="008C0C1B" w:rsidRPr="00434F58" w:rsidRDefault="008C0C1B" w:rsidP="008A0391">
            <w:pPr>
              <w:pStyle w:val="TableBody"/>
              <w:rPr>
                <w:rFonts w:eastAsia="Times New Roman"/>
              </w:rPr>
            </w:pPr>
          </w:p>
        </w:tc>
      </w:tr>
      <w:tr w:rsidR="008C0C1B" w:rsidRPr="00434F58" w14:paraId="65E286B6" w14:textId="77777777" w:rsidTr="00D5103E">
        <w:trPr>
          <w:trHeight w:val="770"/>
        </w:trPr>
        <w:tc>
          <w:tcPr>
            <w:tcW w:w="2989" w:type="pct"/>
            <w:tcBorders>
              <w:top w:val="single" w:sz="4" w:space="0" w:color="auto"/>
              <w:left w:val="single" w:sz="4" w:space="0" w:color="000000"/>
              <w:bottom w:val="single" w:sz="4" w:space="0" w:color="auto"/>
              <w:right w:val="single" w:sz="4" w:space="0" w:color="000000"/>
            </w:tcBorders>
            <w:tcMar>
              <w:top w:w="120" w:type="dxa"/>
              <w:left w:w="240" w:type="dxa"/>
              <w:bottom w:w="120" w:type="dxa"/>
              <w:right w:w="240" w:type="dxa"/>
            </w:tcMar>
          </w:tcPr>
          <w:p w14:paraId="22FCB890" w14:textId="77777777" w:rsidR="008C0C1B" w:rsidRPr="00434F58" w:rsidRDefault="008C0C1B" w:rsidP="008A0391">
            <w:pPr>
              <w:pStyle w:val="TableBody"/>
              <w:rPr>
                <w:rFonts w:eastAsia="Times New Roman"/>
                <w:u w:color="000000"/>
              </w:rPr>
            </w:pPr>
            <w:r w:rsidRPr="00434F58">
              <w:rPr>
                <w:rFonts w:eastAsia="Times New Roman"/>
                <w:u w:color="000000"/>
              </w:rPr>
              <w:t>The importance of the therapist’s self-awareness in the process of using the self in EFT</w:t>
            </w:r>
          </w:p>
        </w:tc>
        <w:tc>
          <w:tcPr>
            <w:tcW w:w="2011" w:type="pct"/>
            <w:tcBorders>
              <w:top w:val="single" w:sz="4" w:space="0" w:color="auto"/>
              <w:left w:val="single" w:sz="4" w:space="0" w:color="000000"/>
              <w:bottom w:val="single" w:sz="4" w:space="0" w:color="auto"/>
              <w:right w:val="single" w:sz="4" w:space="0" w:color="000000"/>
            </w:tcBorders>
            <w:tcMar>
              <w:top w:w="120" w:type="dxa"/>
              <w:left w:w="240" w:type="dxa"/>
              <w:bottom w:w="120" w:type="dxa"/>
              <w:right w:w="240" w:type="dxa"/>
            </w:tcMar>
          </w:tcPr>
          <w:p w14:paraId="54413D89" w14:textId="46BB44AC" w:rsidR="008C0C1B" w:rsidRPr="0099569C" w:rsidRDefault="008C0C1B" w:rsidP="004037D0">
            <w:pPr>
              <w:pStyle w:val="TableBody"/>
              <w:rPr>
                <w:rStyle w:val="citebib"/>
              </w:rPr>
            </w:pPr>
            <w:proofErr w:type="spellStart"/>
            <w:r w:rsidRPr="0099569C">
              <w:rPr>
                <w:rStyle w:val="citebib"/>
              </w:rPr>
              <w:t>Taghipour</w:t>
            </w:r>
            <w:proofErr w:type="spellEnd"/>
            <w:del w:id="2058" w:author="AQ" w:date="2025-08-03T08:54:00Z">
              <w:r w:rsidRPr="0099569C" w:rsidDel="004037D0">
                <w:rPr>
                  <w:rStyle w:val="citebib"/>
                </w:rPr>
                <w:delText>, Sooreshjani, and Salehi</w:delText>
              </w:r>
            </w:del>
            <w:ins w:id="2059" w:author="AQ" w:date="2025-08-03T08:54:00Z">
              <w:r w:rsidR="004037D0" w:rsidRPr="0099569C">
                <w:rPr>
                  <w:rStyle w:val="citebib"/>
                </w:rPr>
                <w:t xml:space="preserve"> et al.</w:t>
              </w:r>
            </w:ins>
            <w:r w:rsidRPr="0099569C">
              <w:rPr>
                <w:rStyle w:val="citebib"/>
              </w:rPr>
              <w:t xml:space="preserve"> (2025)</w:t>
            </w:r>
          </w:p>
        </w:tc>
      </w:tr>
      <w:tr w:rsidR="008C0C1B" w:rsidRPr="00434F58" w14:paraId="32F7861B" w14:textId="77777777" w:rsidTr="00D5103E">
        <w:trPr>
          <w:trHeight w:val="345"/>
        </w:trPr>
        <w:tc>
          <w:tcPr>
            <w:tcW w:w="2989"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3E56DB12" w14:textId="0134ED8F" w:rsidR="008C0C1B" w:rsidRPr="00434F58" w:rsidRDefault="008C0C1B" w:rsidP="008A0391">
            <w:pPr>
              <w:pStyle w:val="TableBody"/>
              <w:rPr>
                <w:rFonts w:eastAsia="Times New Roman"/>
              </w:rPr>
            </w:pPr>
            <w:r w:rsidRPr="00434F58">
              <w:rPr>
                <w:rFonts w:eastAsia="Times New Roman"/>
                <w:u w:color="000000"/>
              </w:rPr>
              <w:lastRenderedPageBreak/>
              <w:t>Effective solution-focused approaches for treating self-injurious thoughts and behaviors</w:t>
            </w:r>
          </w:p>
        </w:tc>
        <w:tc>
          <w:tcPr>
            <w:tcW w:w="2011"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251F0B0C" w14:textId="6DDB6592" w:rsidR="008C0C1B" w:rsidRPr="00434F58" w:rsidRDefault="008C0C1B" w:rsidP="004037D0">
            <w:pPr>
              <w:pStyle w:val="TableBody"/>
              <w:rPr>
                <w:rFonts w:eastAsia="Times New Roman"/>
                <w:lang w:eastAsia="en-US"/>
              </w:rPr>
            </w:pPr>
            <w:r w:rsidRPr="00434F58">
              <w:rPr>
                <w:rFonts w:eastAsia="Times New Roman"/>
                <w:u w:color="000000"/>
              </w:rPr>
              <w:t>Jerome</w:t>
            </w:r>
            <w:del w:id="2060" w:author="AQ" w:date="2025-08-03T08:54:00Z">
              <w:r w:rsidRPr="00434F58" w:rsidDel="004037D0">
                <w:rPr>
                  <w:rFonts w:eastAsia="Times New Roman"/>
                  <w:u w:color="000000"/>
                </w:rPr>
                <w:delText>, Masood, Henden, Bird,  and Ougrin</w:delText>
              </w:r>
            </w:del>
            <w:ins w:id="2061" w:author="AQ" w:date="2025-08-03T08:55:00Z">
              <w:r w:rsidR="004037D0">
                <w:rPr>
                  <w:rFonts w:eastAsia="Times New Roman"/>
                  <w:u w:color="000000"/>
                </w:rPr>
                <w:t xml:space="preserve"> </w:t>
              </w:r>
            </w:ins>
            <w:del w:id="2062" w:author="AQ" w:date="2025-08-03T08:54:00Z">
              <w:r w:rsidRPr="00434F58" w:rsidDel="004037D0">
                <w:rPr>
                  <w:rFonts w:eastAsia="Times New Roman"/>
                  <w:u w:color="000000"/>
                </w:rPr>
                <w:delText xml:space="preserve"> </w:delText>
              </w:r>
            </w:del>
            <w:ins w:id="2063" w:author="AQ" w:date="2025-08-03T08:55:00Z">
              <w:r w:rsidR="004037D0">
                <w:rPr>
                  <w:rFonts w:eastAsia="Times New Roman"/>
                  <w:u w:color="000000"/>
                </w:rPr>
                <w:t>et al.</w:t>
              </w:r>
            </w:ins>
            <w:ins w:id="2064" w:author="AQ" w:date="2025-08-03T08:54:00Z">
              <w:r w:rsidR="004037D0">
                <w:rPr>
                  <w:rFonts w:eastAsia="Times New Roman"/>
                  <w:u w:color="000000"/>
                </w:rPr>
                <w:t xml:space="preserve"> </w:t>
              </w:r>
            </w:ins>
            <w:r w:rsidRPr="00434F58">
              <w:rPr>
                <w:rFonts w:eastAsia="Times New Roman"/>
                <w:u w:color="000000"/>
              </w:rPr>
              <w:t>(2024)</w:t>
            </w:r>
          </w:p>
        </w:tc>
      </w:tr>
      <w:tr w:rsidR="008C0C1B" w:rsidRPr="00434F58" w14:paraId="02664974" w14:textId="77777777" w:rsidTr="00D5103E">
        <w:trPr>
          <w:trHeight w:val="870"/>
        </w:trPr>
        <w:tc>
          <w:tcPr>
            <w:tcW w:w="2989" w:type="pct"/>
            <w:tcBorders>
              <w:top w:val="single" w:sz="4" w:space="0" w:color="000000"/>
              <w:left w:val="single" w:sz="4" w:space="0" w:color="000000"/>
              <w:bottom w:val="single" w:sz="4" w:space="0" w:color="auto"/>
              <w:right w:val="single" w:sz="4" w:space="0" w:color="000000"/>
            </w:tcBorders>
            <w:tcMar>
              <w:top w:w="120" w:type="dxa"/>
              <w:left w:w="240" w:type="dxa"/>
              <w:bottom w:w="120" w:type="dxa"/>
              <w:right w:w="240" w:type="dxa"/>
            </w:tcMar>
          </w:tcPr>
          <w:p w14:paraId="5CE07CDE" w14:textId="77777777" w:rsidR="008C0C1B" w:rsidRPr="00434F58" w:rsidRDefault="008C0C1B" w:rsidP="008A0391">
            <w:pPr>
              <w:pStyle w:val="TableBody"/>
              <w:rPr>
                <w:rFonts w:eastAsia="Times New Roman"/>
              </w:rPr>
            </w:pPr>
            <w:r w:rsidRPr="00434F58">
              <w:rPr>
                <w:rFonts w:eastAsia="Times New Roman"/>
              </w:rPr>
              <w:t>Solution-focused therapy for adults recovering from child sexual abuse</w:t>
            </w:r>
          </w:p>
        </w:tc>
        <w:tc>
          <w:tcPr>
            <w:tcW w:w="2011" w:type="pct"/>
            <w:tcBorders>
              <w:top w:val="single" w:sz="4" w:space="0" w:color="000000"/>
              <w:left w:val="single" w:sz="4" w:space="0" w:color="000000"/>
              <w:bottom w:val="single" w:sz="4" w:space="0" w:color="auto"/>
              <w:right w:val="single" w:sz="4" w:space="0" w:color="000000"/>
            </w:tcBorders>
            <w:tcMar>
              <w:top w:w="120" w:type="dxa"/>
              <w:left w:w="240" w:type="dxa"/>
              <w:bottom w:w="120" w:type="dxa"/>
              <w:right w:w="240" w:type="dxa"/>
            </w:tcMar>
          </w:tcPr>
          <w:p w14:paraId="2B23404B" w14:textId="77777777" w:rsidR="008C0C1B" w:rsidRPr="00434F58" w:rsidRDefault="008C0C1B" w:rsidP="008A0391">
            <w:pPr>
              <w:pStyle w:val="TableBody"/>
              <w:rPr>
                <w:rFonts w:eastAsia="Times New Roman"/>
              </w:rPr>
            </w:pPr>
            <w:r w:rsidRPr="00434F58">
              <w:rPr>
                <w:rFonts w:eastAsia="Times New Roman"/>
              </w:rPr>
              <w:t>Gonzalez (2017)</w:t>
            </w:r>
          </w:p>
        </w:tc>
      </w:tr>
      <w:tr w:rsidR="008C0C1B" w:rsidRPr="00434F58" w14:paraId="4D173121" w14:textId="77777777" w:rsidTr="00D5103E">
        <w:trPr>
          <w:trHeight w:val="360"/>
        </w:trPr>
        <w:tc>
          <w:tcPr>
            <w:tcW w:w="2989"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291C9034" w14:textId="77777777" w:rsidR="008C0C1B" w:rsidRPr="00434F58" w:rsidRDefault="008C0C1B" w:rsidP="008A0391">
            <w:pPr>
              <w:pStyle w:val="TableBody"/>
              <w:rPr>
                <w:rFonts w:eastAsia="Times New Roman"/>
              </w:rPr>
            </w:pPr>
            <w:r w:rsidRPr="00434F58">
              <w:rPr>
                <w:rFonts w:eastAsia="Times New Roman"/>
              </w:rPr>
              <w:t>Benefits of using both solution-focused therapy and mindfulness-based therapy to reduce educational stress</w:t>
            </w:r>
          </w:p>
        </w:tc>
        <w:tc>
          <w:tcPr>
            <w:tcW w:w="2011"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47D4E30C" w14:textId="5F92F45F" w:rsidR="008C0C1B" w:rsidRPr="0099569C" w:rsidRDefault="008C0C1B">
            <w:pPr>
              <w:pStyle w:val="TableBody"/>
              <w:rPr>
                <w:rStyle w:val="citebib"/>
              </w:rPr>
            </w:pPr>
            <w:proofErr w:type="spellStart"/>
            <w:r w:rsidRPr="0099569C">
              <w:rPr>
                <w:rStyle w:val="citebib"/>
              </w:rPr>
              <w:t>Zafarghandi</w:t>
            </w:r>
            <w:proofErr w:type="spellEnd"/>
            <w:del w:id="2065" w:author="AQ" w:date="2025-08-03T08:55:00Z">
              <w:r w:rsidRPr="0099569C" w:rsidDel="004037D0">
                <w:rPr>
                  <w:rStyle w:val="citebib"/>
                </w:rPr>
                <w:delText>, Emamipour, and Rafiepoor</w:delText>
              </w:r>
            </w:del>
            <w:ins w:id="2066" w:author="AQ" w:date="2025-08-03T08:55:00Z">
              <w:r w:rsidR="004037D0" w:rsidRPr="0099569C">
                <w:rPr>
                  <w:rStyle w:val="citebib"/>
                </w:rPr>
                <w:t xml:space="preserve"> et al.</w:t>
              </w:r>
            </w:ins>
            <w:r w:rsidRPr="0099569C">
              <w:rPr>
                <w:rStyle w:val="citebib"/>
              </w:rPr>
              <w:t xml:space="preserve"> (2022)</w:t>
            </w:r>
          </w:p>
        </w:tc>
      </w:tr>
    </w:tbl>
    <w:p w14:paraId="0DC49CCD" w14:textId="77777777" w:rsidR="008C0C1B" w:rsidRPr="00434F58" w:rsidRDefault="008C0C1B" w:rsidP="008A0391">
      <w:pPr>
        <w:pStyle w:val="TableNote"/>
      </w:pPr>
      <w:r w:rsidRPr="00434F58">
        <w:rPr>
          <w:i/>
          <w:iCs/>
        </w:rPr>
        <w:t>Note:</w:t>
      </w:r>
      <w:r w:rsidRPr="00434F58">
        <w:t xml:space="preserve"> Authors listed in this table can be found in the references at the end of the chapter. </w:t>
      </w:r>
    </w:p>
    <w:p w14:paraId="5BD3F908" w14:textId="1E91529C" w:rsidR="0036069E" w:rsidRPr="00E429ED" w:rsidRDefault="00A47E69" w:rsidP="00E429ED">
      <w:r w:rsidRPr="00A47E69">
        <w:rPr>
          <w:rFonts w:ascii="Times New Roman" w:hAnsi="Times New Roman" w:cs="Times New Roman"/>
          <w:highlight w:val="yellow"/>
        </w:rPr>
        <w:t>&lt;original to author&gt;</w:t>
      </w:r>
    </w:p>
    <w:sectPr w:rsidR="0036069E" w:rsidRPr="00E429ED" w:rsidSect="007877EC">
      <w:headerReference w:type="even" r:id="rId14"/>
      <w:headerReference w:type="default" r:id="rId15"/>
      <w:footerReference w:type="default" r:id="rId16"/>
      <w:pgSz w:w="12240" w:h="15840"/>
      <w:pgMar w:top="1440" w:right="1440" w:bottom="1440" w:left="1440" w:header="720" w:footer="720" w:gutter="0"/>
      <w:cols w:space="720"/>
      <w:noEndnote/>
      <w:rtlGutter/>
      <w:docGrid w:linePitch="29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46" w:author="AQ" w:date="2025-08-03T09:04:00Z" w:initials="AQ">
    <w:p w14:paraId="151F8E32" w14:textId="1136C48D" w:rsidR="00967DA8" w:rsidRPr="0099569C" w:rsidRDefault="00967DA8" w:rsidP="0099569C">
      <w:pPr>
        <w:rPr>
          <w:rFonts w:ascii="Times New Roman" w:eastAsia="Times New Roman" w:hAnsi="Times New Roman" w:cs="Times New Roman"/>
          <w:sz w:val="24"/>
          <w:szCs w:val="24"/>
        </w:rPr>
      </w:pPr>
      <w:r>
        <w:rPr>
          <w:rStyle w:val="CommentReference"/>
        </w:rPr>
        <w:annotationRef/>
      </w:r>
      <w:r w:rsidRPr="0099569C">
        <w:rPr>
          <w:rFonts w:ascii="Calibri" w:eastAsia="Times New Roman" w:hAnsi="Calibri" w:cs="Calibri"/>
          <w:color w:val="000000"/>
          <w:sz w:val="24"/>
          <w:szCs w:val="24"/>
        </w:rPr>
        <w:t>AQ: The reference “</w:t>
      </w:r>
      <w:r w:rsidRPr="00D71899">
        <w:rPr>
          <w:rFonts w:cs="Times New Roman"/>
        </w:rPr>
        <w:t>Schneider &amp; May, 1995</w:t>
      </w:r>
      <w:r>
        <w:rPr>
          <w:rStyle w:val="CommentReference"/>
        </w:rPr>
        <w:annotationRef/>
      </w:r>
      <w:r w:rsidRPr="0099569C">
        <w:rPr>
          <w:rFonts w:ascii="Calibri" w:eastAsia="Times New Roman" w:hAnsi="Calibri" w:cs="Calibri"/>
          <w:color w:val="000000"/>
          <w:sz w:val="24"/>
          <w:szCs w:val="24"/>
        </w:rPr>
        <w:t>” is cited in the text but not given in the list. Please provide complete publication details of this reference in the list or delete the citation from the text.</w:t>
      </w:r>
    </w:p>
    <w:p w14:paraId="38AD8316" w14:textId="738AB08A" w:rsidR="00967DA8" w:rsidRDefault="00967DA8">
      <w:pPr>
        <w:pStyle w:val="CommentText"/>
      </w:pPr>
    </w:p>
  </w:comment>
  <w:comment w:id="371" w:author="AQ" w:date="2025-08-03T12:35:00Z" w:initials="AQ">
    <w:p w14:paraId="16D8F00E" w14:textId="1FF5096F" w:rsidR="00FD25A6" w:rsidRPr="00FD25A6" w:rsidRDefault="00FD25A6" w:rsidP="00FD25A6">
      <w:pPr>
        <w:rPr>
          <w:rFonts w:ascii="Times New Roman" w:eastAsia="Times New Roman" w:hAnsi="Times New Roman" w:cs="Times New Roman"/>
          <w:sz w:val="24"/>
          <w:szCs w:val="24"/>
        </w:rPr>
      </w:pPr>
      <w:r>
        <w:rPr>
          <w:rStyle w:val="CommentReference"/>
        </w:rPr>
        <w:annotationRef/>
      </w:r>
      <w:r w:rsidRPr="00FD25A6">
        <w:rPr>
          <w:rFonts w:ascii="Calibri" w:eastAsia="Times New Roman" w:hAnsi="Calibri" w:cs="Calibri"/>
          <w:color w:val="000000"/>
          <w:sz w:val="24"/>
          <w:szCs w:val="24"/>
        </w:rPr>
        <w:t>AQ: The reference “</w:t>
      </w:r>
      <w:r w:rsidRPr="00D71899">
        <w:rPr>
          <w:rFonts w:cs="Times New Roman"/>
        </w:rPr>
        <w:t>Berg &amp; Miller, 1992</w:t>
      </w:r>
      <w:r>
        <w:rPr>
          <w:rStyle w:val="CommentReference"/>
        </w:rPr>
        <w:annotationRef/>
      </w:r>
      <w:r w:rsidRPr="00FD25A6">
        <w:rPr>
          <w:rFonts w:ascii="Calibri" w:eastAsia="Times New Roman" w:hAnsi="Calibri" w:cs="Calibri"/>
          <w:color w:val="000000"/>
          <w:sz w:val="24"/>
          <w:szCs w:val="24"/>
        </w:rPr>
        <w:t>” is cited in the text but not given in the list. Please provide complete publication details of this reference in the list or delete the citation from the text.</w:t>
      </w:r>
    </w:p>
    <w:p w14:paraId="41655931" w14:textId="681B7A46" w:rsidR="00FD25A6" w:rsidRDefault="00FD25A6">
      <w:pPr>
        <w:pStyle w:val="CommentText"/>
      </w:pPr>
    </w:p>
  </w:comment>
  <w:comment w:id="472" w:author="AQ" w:date="2025-08-03T12:36:00Z" w:initials="AQ">
    <w:p w14:paraId="6A4482E9" w14:textId="68E08B36" w:rsidR="00CB0511" w:rsidRPr="00CB0511" w:rsidRDefault="00CB0511" w:rsidP="00CB0511">
      <w:pPr>
        <w:rPr>
          <w:rFonts w:ascii="Times New Roman" w:eastAsia="Times New Roman" w:hAnsi="Times New Roman" w:cs="Times New Roman"/>
          <w:sz w:val="24"/>
          <w:szCs w:val="24"/>
        </w:rPr>
      </w:pPr>
      <w:r>
        <w:rPr>
          <w:rStyle w:val="CommentReference"/>
        </w:rPr>
        <w:annotationRef/>
      </w:r>
      <w:r w:rsidRPr="00CB0511">
        <w:rPr>
          <w:rFonts w:ascii="Calibri" w:eastAsia="Times New Roman" w:hAnsi="Calibri" w:cs="Calibri"/>
          <w:color w:val="000000"/>
          <w:sz w:val="24"/>
          <w:szCs w:val="24"/>
        </w:rPr>
        <w:t>AQ: The reference “</w:t>
      </w:r>
      <w:proofErr w:type="spellStart"/>
      <w:r w:rsidRPr="00D71899">
        <w:rPr>
          <w:lang w:eastAsia="en-US"/>
        </w:rPr>
        <w:t>Reisbert</w:t>
      </w:r>
      <w:proofErr w:type="spellEnd"/>
      <w:r w:rsidRPr="00D71899">
        <w:rPr>
          <w:lang w:eastAsia="en-US"/>
        </w:rPr>
        <w:t>, et al. 2017</w:t>
      </w:r>
      <w:r>
        <w:rPr>
          <w:rStyle w:val="CommentReference"/>
        </w:rPr>
        <w:annotationRef/>
      </w:r>
      <w:r w:rsidRPr="00CB0511">
        <w:rPr>
          <w:rFonts w:ascii="Calibri" w:eastAsia="Times New Roman" w:hAnsi="Calibri" w:cs="Calibri"/>
          <w:color w:val="000000"/>
          <w:sz w:val="24"/>
          <w:szCs w:val="24"/>
        </w:rPr>
        <w:t>” is cited in the text but not given in the list. Please provide complete publication details of this reference in the list or delete the citation from the text.</w:t>
      </w:r>
    </w:p>
    <w:p w14:paraId="7C542962" w14:textId="43C489F0" w:rsidR="00CB0511" w:rsidRDefault="00CB0511">
      <w:pPr>
        <w:pStyle w:val="CommentText"/>
      </w:pPr>
    </w:p>
  </w:comment>
  <w:comment w:id="475" w:author="AQ" w:date="2025-08-03T12:37:00Z" w:initials="AQ">
    <w:p w14:paraId="2A72D335" w14:textId="64D1885B" w:rsidR="00B07C6A" w:rsidRPr="00B07C6A" w:rsidRDefault="00B07C6A" w:rsidP="00B07C6A">
      <w:pPr>
        <w:rPr>
          <w:rFonts w:ascii="Times New Roman" w:eastAsia="Times New Roman" w:hAnsi="Times New Roman" w:cs="Times New Roman"/>
          <w:sz w:val="24"/>
          <w:szCs w:val="24"/>
        </w:rPr>
      </w:pPr>
      <w:r>
        <w:rPr>
          <w:rStyle w:val="CommentReference"/>
        </w:rPr>
        <w:annotationRef/>
      </w:r>
      <w:r w:rsidRPr="00B07C6A">
        <w:rPr>
          <w:rFonts w:ascii="Calibri" w:eastAsia="Times New Roman" w:hAnsi="Calibri" w:cs="Calibri"/>
          <w:color w:val="000000"/>
          <w:sz w:val="24"/>
          <w:szCs w:val="24"/>
        </w:rPr>
        <w:t>AQ: The reference “</w:t>
      </w:r>
      <w:r w:rsidRPr="00D71899">
        <w:rPr>
          <w:lang w:eastAsia="en-US"/>
        </w:rPr>
        <w:t>Farber, 2009</w:t>
      </w:r>
      <w:r w:rsidRPr="00B07C6A">
        <w:rPr>
          <w:rFonts w:ascii="Calibri" w:eastAsia="Times New Roman" w:hAnsi="Calibri" w:cs="Calibri"/>
          <w:color w:val="000000"/>
          <w:sz w:val="24"/>
          <w:szCs w:val="24"/>
        </w:rPr>
        <w:t>” is cited in the text but not given in the list. Please provide complete publication details of this reference in the list or delete the citation from the text.</w:t>
      </w:r>
    </w:p>
    <w:p w14:paraId="0EF87A7F" w14:textId="6D8002F8" w:rsidR="00B07C6A" w:rsidRDefault="00B07C6A">
      <w:pPr>
        <w:pStyle w:val="CommentText"/>
      </w:pPr>
    </w:p>
  </w:comment>
  <w:comment w:id="486" w:author="AQ" w:date="2025-08-03T12:38:00Z" w:initials="AQ">
    <w:p w14:paraId="43DAEF33" w14:textId="501AB195" w:rsidR="00033FDD" w:rsidRPr="00033FDD" w:rsidRDefault="00033FDD" w:rsidP="00033FDD">
      <w:pPr>
        <w:rPr>
          <w:rFonts w:ascii="Times New Roman" w:eastAsia="Times New Roman" w:hAnsi="Times New Roman" w:cs="Times New Roman"/>
          <w:sz w:val="24"/>
          <w:szCs w:val="24"/>
        </w:rPr>
      </w:pPr>
      <w:r>
        <w:rPr>
          <w:rStyle w:val="CommentReference"/>
        </w:rPr>
        <w:annotationRef/>
      </w:r>
      <w:r w:rsidRPr="00033FDD">
        <w:rPr>
          <w:rFonts w:ascii="Calibri" w:eastAsia="Times New Roman" w:hAnsi="Calibri" w:cs="Calibri"/>
          <w:color w:val="000000"/>
          <w:sz w:val="24"/>
          <w:szCs w:val="24"/>
        </w:rPr>
        <w:t>AQ: The reference “</w:t>
      </w:r>
      <w:r w:rsidRPr="00D71899">
        <w:rPr>
          <w:lang w:eastAsia="en-US"/>
        </w:rPr>
        <w:t>Binder, 2024</w:t>
      </w:r>
      <w:r>
        <w:rPr>
          <w:rStyle w:val="CommentReference"/>
        </w:rPr>
        <w:annotationRef/>
      </w:r>
      <w:r w:rsidRPr="00033FDD">
        <w:rPr>
          <w:rFonts w:ascii="Calibri" w:eastAsia="Times New Roman" w:hAnsi="Calibri" w:cs="Calibri"/>
          <w:color w:val="000000"/>
          <w:sz w:val="24"/>
          <w:szCs w:val="24"/>
        </w:rPr>
        <w:t>” is cited in the text but not given in the list. Please provide complete publication details of this reference in the list or delete the citation from the text.</w:t>
      </w:r>
    </w:p>
    <w:p w14:paraId="69F80D54" w14:textId="6C244021" w:rsidR="00033FDD" w:rsidRDefault="00033FDD">
      <w:pPr>
        <w:pStyle w:val="CommentText"/>
      </w:pPr>
    </w:p>
  </w:comment>
  <w:comment w:id="487" w:author="AQ" w:date="2025-08-03T12:38:00Z" w:initials="AQ">
    <w:p w14:paraId="7D229F95" w14:textId="0586002F" w:rsidR="00E8449F" w:rsidRPr="00E8449F" w:rsidRDefault="00E8449F" w:rsidP="00E8449F">
      <w:pPr>
        <w:rPr>
          <w:rFonts w:ascii="Times New Roman" w:eastAsia="Times New Roman" w:hAnsi="Times New Roman" w:cs="Times New Roman"/>
          <w:sz w:val="24"/>
          <w:szCs w:val="24"/>
        </w:rPr>
      </w:pPr>
      <w:r>
        <w:rPr>
          <w:rStyle w:val="CommentReference"/>
        </w:rPr>
        <w:annotationRef/>
      </w:r>
      <w:r w:rsidRPr="00E8449F">
        <w:rPr>
          <w:rFonts w:ascii="Calibri" w:eastAsia="Times New Roman" w:hAnsi="Calibri" w:cs="Calibri"/>
          <w:color w:val="000000"/>
          <w:sz w:val="24"/>
          <w:szCs w:val="24"/>
        </w:rPr>
        <w:t>AQ: The reference “</w:t>
      </w:r>
      <w:r w:rsidRPr="00D71899">
        <w:rPr>
          <w:lang w:eastAsia="en-US"/>
        </w:rPr>
        <w:t>Hoffman, 2023</w:t>
      </w:r>
      <w:r>
        <w:rPr>
          <w:rStyle w:val="CommentReference"/>
        </w:rPr>
        <w:annotationRef/>
      </w:r>
      <w:r w:rsidRPr="00E8449F">
        <w:rPr>
          <w:rFonts w:ascii="Calibri" w:eastAsia="Times New Roman" w:hAnsi="Calibri" w:cs="Calibri"/>
          <w:color w:val="000000"/>
          <w:sz w:val="24"/>
          <w:szCs w:val="24"/>
        </w:rPr>
        <w:t>” is cited in the text but not given in the list. Please provide complete publication details of this reference in the list or delete the citation from the text.</w:t>
      </w:r>
    </w:p>
    <w:p w14:paraId="56E257A5" w14:textId="44494482" w:rsidR="00E8449F" w:rsidRDefault="00E8449F">
      <w:pPr>
        <w:pStyle w:val="CommentText"/>
      </w:pPr>
    </w:p>
  </w:comment>
  <w:comment w:id="529" w:author="AQ" w:date="2025-08-03T12:39:00Z" w:initials="AQ">
    <w:p w14:paraId="3AC0779B" w14:textId="6B639824" w:rsidR="00465847" w:rsidRPr="00465847" w:rsidRDefault="00465847" w:rsidP="00465847">
      <w:pPr>
        <w:rPr>
          <w:rFonts w:ascii="Times New Roman" w:eastAsia="Times New Roman" w:hAnsi="Times New Roman" w:cs="Times New Roman"/>
          <w:sz w:val="24"/>
          <w:szCs w:val="24"/>
        </w:rPr>
      </w:pPr>
      <w:r>
        <w:rPr>
          <w:rStyle w:val="CommentReference"/>
        </w:rPr>
        <w:annotationRef/>
      </w:r>
      <w:r w:rsidRPr="00465847">
        <w:rPr>
          <w:rFonts w:ascii="Calibri" w:eastAsia="Times New Roman" w:hAnsi="Calibri" w:cs="Calibri"/>
          <w:color w:val="000000"/>
          <w:sz w:val="24"/>
          <w:szCs w:val="24"/>
        </w:rPr>
        <w:t>AQ: The reference “</w:t>
      </w:r>
      <w:proofErr w:type="spellStart"/>
      <w:r w:rsidRPr="00D71899">
        <w:rPr>
          <w:lang w:eastAsia="en-US"/>
        </w:rPr>
        <w:t>Matzko</w:t>
      </w:r>
      <w:proofErr w:type="spellEnd"/>
      <w:r w:rsidRPr="00D71899">
        <w:rPr>
          <w:lang w:eastAsia="en-US"/>
        </w:rPr>
        <w:t>, 1997</w:t>
      </w:r>
      <w:r>
        <w:rPr>
          <w:rStyle w:val="CommentReference"/>
        </w:rPr>
        <w:annotationRef/>
      </w:r>
      <w:r w:rsidRPr="00465847">
        <w:rPr>
          <w:rFonts w:ascii="Calibri" w:eastAsia="Times New Roman" w:hAnsi="Calibri" w:cs="Calibri"/>
          <w:color w:val="000000"/>
          <w:sz w:val="24"/>
          <w:szCs w:val="24"/>
        </w:rPr>
        <w:t>” is cited in the text but not given in the list. Please provide complete publication details of this reference in the list or delete the citation from the text.</w:t>
      </w:r>
    </w:p>
    <w:p w14:paraId="5F28BCD4" w14:textId="38E0F173" w:rsidR="00465847" w:rsidRDefault="00465847">
      <w:pPr>
        <w:pStyle w:val="CommentText"/>
      </w:pPr>
    </w:p>
  </w:comment>
  <w:comment w:id="535" w:author="AQ" w:date="2025-08-03T12:39:00Z" w:initials="AQ">
    <w:p w14:paraId="57516CD6" w14:textId="6489B67B" w:rsidR="005C68A5" w:rsidRPr="005C68A5" w:rsidRDefault="005C68A5" w:rsidP="005C68A5">
      <w:pPr>
        <w:rPr>
          <w:rFonts w:ascii="Times New Roman" w:eastAsia="Times New Roman" w:hAnsi="Times New Roman" w:cs="Times New Roman"/>
          <w:sz w:val="24"/>
          <w:szCs w:val="24"/>
        </w:rPr>
      </w:pPr>
      <w:r>
        <w:rPr>
          <w:rStyle w:val="CommentReference"/>
        </w:rPr>
        <w:annotationRef/>
      </w:r>
      <w:r w:rsidRPr="005C68A5">
        <w:rPr>
          <w:rFonts w:ascii="Calibri" w:eastAsia="Times New Roman" w:hAnsi="Calibri" w:cs="Calibri"/>
          <w:color w:val="000000"/>
          <w:sz w:val="24"/>
          <w:szCs w:val="24"/>
        </w:rPr>
        <w:t>AQ: The reference “</w:t>
      </w:r>
      <w:proofErr w:type="spellStart"/>
      <w:r w:rsidRPr="00D71899">
        <w:rPr>
          <w:lang w:eastAsia="en-US"/>
        </w:rPr>
        <w:t>Serok</w:t>
      </w:r>
      <w:proofErr w:type="spellEnd"/>
      <w:r w:rsidRPr="00D71899">
        <w:rPr>
          <w:lang w:eastAsia="en-US"/>
        </w:rPr>
        <w:t>, 1985</w:t>
      </w:r>
      <w:r>
        <w:rPr>
          <w:rStyle w:val="CommentReference"/>
        </w:rPr>
        <w:annotationRef/>
      </w:r>
      <w:r w:rsidRPr="005C68A5">
        <w:rPr>
          <w:rFonts w:ascii="Calibri" w:eastAsia="Times New Roman" w:hAnsi="Calibri" w:cs="Calibri"/>
          <w:color w:val="000000"/>
          <w:sz w:val="24"/>
          <w:szCs w:val="24"/>
        </w:rPr>
        <w:t>” is cited in the text but not given in the list. Please provide complete publication details of this reference in the list or delete the citation from the text.</w:t>
      </w:r>
    </w:p>
    <w:p w14:paraId="466CBEE0" w14:textId="54E36B72" w:rsidR="005C68A5" w:rsidRDefault="005C68A5">
      <w:pPr>
        <w:pStyle w:val="CommentText"/>
      </w:pPr>
    </w:p>
  </w:comment>
  <w:comment w:id="582" w:author="AQ" w:date="2025-08-03T09:09:00Z" w:initials="AQ">
    <w:p w14:paraId="2CD3E341" w14:textId="642F520A" w:rsidR="00967DA8" w:rsidRPr="006F2841" w:rsidRDefault="00967DA8" w:rsidP="006F2841">
      <w:pPr>
        <w:rPr>
          <w:rFonts w:ascii="Times New Roman" w:eastAsia="Times New Roman" w:hAnsi="Times New Roman" w:cs="Times New Roman"/>
          <w:sz w:val="24"/>
          <w:szCs w:val="24"/>
        </w:rPr>
      </w:pPr>
      <w:r>
        <w:rPr>
          <w:rStyle w:val="CommentReference"/>
        </w:rPr>
        <w:annotationRef/>
      </w:r>
      <w:r w:rsidRPr="006F2841">
        <w:rPr>
          <w:rFonts w:ascii="Calibri" w:eastAsia="Times New Roman" w:hAnsi="Calibri" w:cs="Calibri"/>
          <w:color w:val="000000"/>
          <w:sz w:val="24"/>
          <w:szCs w:val="24"/>
        </w:rPr>
        <w:t>AQ: The reference “</w:t>
      </w:r>
      <w:r w:rsidRPr="006F2841">
        <w:t>Miller</w:t>
      </w:r>
      <w:r>
        <w:t xml:space="preserve"> et al. 1996</w:t>
      </w:r>
      <w:r w:rsidRPr="006F2841">
        <w:rPr>
          <w:rFonts w:ascii="Calibri" w:eastAsia="Times New Roman" w:hAnsi="Calibri" w:cs="Calibri"/>
          <w:color w:val="000000"/>
          <w:sz w:val="24"/>
          <w:szCs w:val="24"/>
        </w:rPr>
        <w:t>” is cited in the text but not given in the list. Please provide complete publication details of this reference in the list or delete the citation from the text.</w:t>
      </w:r>
    </w:p>
    <w:p w14:paraId="6C265192" w14:textId="15143837" w:rsidR="00967DA8" w:rsidRDefault="00967DA8">
      <w:pPr>
        <w:pStyle w:val="CommentText"/>
      </w:pPr>
    </w:p>
  </w:comment>
  <w:comment w:id="583" w:author="AQ" w:date="2025-08-03T12:40:00Z" w:initials="AQ">
    <w:p w14:paraId="32115EE8" w14:textId="3600B8BC" w:rsidR="00BC203F" w:rsidRPr="00BC203F" w:rsidRDefault="00BC203F" w:rsidP="00BC203F">
      <w:pPr>
        <w:rPr>
          <w:rFonts w:ascii="Times New Roman" w:eastAsia="Times New Roman" w:hAnsi="Times New Roman" w:cs="Times New Roman"/>
          <w:sz w:val="24"/>
          <w:szCs w:val="24"/>
        </w:rPr>
      </w:pPr>
      <w:r>
        <w:rPr>
          <w:rStyle w:val="CommentReference"/>
        </w:rPr>
        <w:annotationRef/>
      </w:r>
      <w:r w:rsidRPr="00BC203F">
        <w:rPr>
          <w:rFonts w:ascii="Calibri" w:eastAsia="Times New Roman" w:hAnsi="Calibri" w:cs="Calibri"/>
          <w:color w:val="000000"/>
          <w:sz w:val="24"/>
          <w:szCs w:val="24"/>
        </w:rPr>
        <w:t>AQ: The reference “</w:t>
      </w:r>
      <w:proofErr w:type="spellStart"/>
      <w:r w:rsidRPr="00D71899">
        <w:rPr>
          <w:rFonts w:cs="Times New Roman"/>
          <w:lang w:eastAsia="en-US"/>
        </w:rPr>
        <w:t>Gingerich</w:t>
      </w:r>
      <w:proofErr w:type="spellEnd"/>
      <w:r w:rsidRPr="00D71899">
        <w:rPr>
          <w:rFonts w:cs="Times New Roman"/>
          <w:lang w:eastAsia="en-US"/>
        </w:rPr>
        <w:t xml:space="preserve"> and </w:t>
      </w:r>
      <w:proofErr w:type="spellStart"/>
      <w:r w:rsidRPr="00D71899">
        <w:rPr>
          <w:rFonts w:cs="Times New Roman"/>
          <w:lang w:eastAsia="en-US"/>
        </w:rPr>
        <w:t>Eisengart</w:t>
      </w:r>
      <w:proofErr w:type="spellEnd"/>
      <w:r w:rsidRPr="00D71899">
        <w:rPr>
          <w:rFonts w:cs="Times New Roman"/>
          <w:lang w:eastAsia="en-US"/>
        </w:rPr>
        <w:t xml:space="preserve"> (2000</w:t>
      </w:r>
      <w:r>
        <w:rPr>
          <w:rStyle w:val="CommentReference"/>
        </w:rPr>
        <w:annotationRef/>
      </w:r>
      <w:r w:rsidRPr="00BC203F">
        <w:rPr>
          <w:rFonts w:ascii="Calibri" w:eastAsia="Times New Roman" w:hAnsi="Calibri" w:cs="Calibri"/>
          <w:color w:val="000000"/>
          <w:sz w:val="24"/>
          <w:szCs w:val="24"/>
        </w:rPr>
        <w:t>” is cited in the text but not given in the list. Please provide complete publication details of this reference in the list or delete the citation from the text.</w:t>
      </w:r>
    </w:p>
    <w:p w14:paraId="672C2A63" w14:textId="246316F8" w:rsidR="00BC203F" w:rsidRDefault="00BC203F">
      <w:pPr>
        <w:pStyle w:val="CommentText"/>
      </w:pPr>
    </w:p>
  </w:comment>
  <w:comment w:id="639" w:author="AQ" w:date="2025-08-03T12:09:00Z" w:initials="AQ">
    <w:p w14:paraId="50FDDD6A" w14:textId="208BE662" w:rsidR="00AA173B" w:rsidRDefault="00AA173B">
      <w:pPr>
        <w:pStyle w:val="CommentText"/>
      </w:pPr>
      <w:r>
        <w:rPr>
          <w:rStyle w:val="CommentReference"/>
        </w:rPr>
        <w:annotationRef/>
      </w:r>
      <w:r>
        <w:t>AQ: The reference "</w:t>
      </w:r>
      <w:proofErr w:type="spellStart"/>
      <w:r>
        <w:t>Axline</w:t>
      </w:r>
      <w:proofErr w:type="spellEnd"/>
      <w:r>
        <w:t>, 1947/1992" is given in the list but not cited in the text. Please cite the reference in the text or delete from the list.</w:t>
      </w:r>
    </w:p>
  </w:comment>
  <w:comment w:id="787" w:author="AQ" w:date="2025-08-03T12:18:00Z" w:initials="AQ">
    <w:p w14:paraId="66236B47" w14:textId="1E53EA25" w:rsidR="002F38A4" w:rsidRDefault="002F38A4">
      <w:pPr>
        <w:pStyle w:val="CommentText"/>
      </w:pPr>
      <w:r>
        <w:rPr>
          <w:rStyle w:val="CommentReference"/>
        </w:rPr>
        <w:annotationRef/>
      </w:r>
      <w:r>
        <w:t>AQ: The reference "</w:t>
      </w:r>
      <w:proofErr w:type="spellStart"/>
      <w:r>
        <w:t>Bugental</w:t>
      </w:r>
      <w:proofErr w:type="spellEnd"/>
      <w:r>
        <w:t>, 1965" is given in the list but not cited in the text. Please cite the reference in the text or delete from the list.</w:t>
      </w:r>
    </w:p>
  </w:comment>
  <w:comment w:id="802" w:author="AQ" w:date="2025-08-03T12:20:00Z" w:initials="AQ">
    <w:p w14:paraId="614EB079" w14:textId="60BF5C3E" w:rsidR="002F38A4" w:rsidRDefault="002F38A4">
      <w:pPr>
        <w:pStyle w:val="CommentText"/>
      </w:pPr>
      <w:r>
        <w:rPr>
          <w:rStyle w:val="CommentReference"/>
        </w:rPr>
        <w:annotationRef/>
      </w:r>
      <w:r>
        <w:t>AQ: The reference "</w:t>
      </w:r>
      <w:proofErr w:type="spellStart"/>
      <w:r>
        <w:t>Bugental</w:t>
      </w:r>
      <w:proofErr w:type="spellEnd"/>
      <w:r>
        <w:t>, 1996" is given in the list but not cited in the text. Please cite the reference in the text or delete from the list.</w:t>
      </w:r>
    </w:p>
  </w:comment>
  <w:comment w:id="817" w:author="AQ" w:date="2025-08-03T12:21:00Z" w:initials="AQ">
    <w:p w14:paraId="5CC77461" w14:textId="2D11F7FD" w:rsidR="002F38A4" w:rsidRDefault="002F38A4">
      <w:pPr>
        <w:pStyle w:val="CommentText"/>
      </w:pPr>
      <w:r>
        <w:rPr>
          <w:rStyle w:val="CommentReference"/>
        </w:rPr>
        <w:annotationRef/>
      </w:r>
      <w:r>
        <w:t>AQ: The reference "Carrera et al., 2016" is given in the list but not cited in the text. Please cite the reference in the text or delete from the list.</w:t>
      </w:r>
    </w:p>
  </w:comment>
  <w:comment w:id="1006" w:author="AQ" w:date="2025-08-03T12:25:00Z" w:initials="AQ">
    <w:p w14:paraId="7A0163FC" w14:textId="30C90B62" w:rsidR="002F38A4" w:rsidRDefault="002F38A4">
      <w:pPr>
        <w:pStyle w:val="CommentText"/>
      </w:pPr>
      <w:r>
        <w:rPr>
          <w:rStyle w:val="CommentReference"/>
        </w:rPr>
        <w:annotationRef/>
      </w:r>
      <w:r>
        <w:t>AQ: The reference "</w:t>
      </w:r>
      <w:proofErr w:type="spellStart"/>
      <w:r>
        <w:t>Gergen</w:t>
      </w:r>
      <w:proofErr w:type="spellEnd"/>
      <w:r>
        <w:t>, 1985" is given in the list but not cited in the text. Please cite the reference in the text or delete from the list.</w:t>
      </w:r>
    </w:p>
  </w:comment>
  <w:comment w:id="1007" w:author="AQ" w:date="2025-08-03T12:25:00Z" w:initials="AQ">
    <w:p w14:paraId="072736CA" w14:textId="3680593D" w:rsidR="002F38A4" w:rsidRDefault="002F38A4">
      <w:pPr>
        <w:pStyle w:val="CommentText"/>
      </w:pPr>
      <w:r>
        <w:rPr>
          <w:rStyle w:val="CommentReference"/>
        </w:rPr>
        <w:annotationRef/>
      </w:r>
      <w:r>
        <w:t>AQ: The reference "</w:t>
      </w:r>
      <w:proofErr w:type="spellStart"/>
      <w:r>
        <w:t>Gergen</w:t>
      </w:r>
      <w:proofErr w:type="spellEnd"/>
      <w:r>
        <w:t>, 1999" is given in the list but not cited in the text. Please cite the reference in the text or delete from the list.</w:t>
      </w:r>
    </w:p>
  </w:comment>
  <w:comment w:id="1226" w:author="AQ" w:date="2025-08-03T09:14:00Z" w:initials="AQ">
    <w:p w14:paraId="21851C23" w14:textId="183232C4" w:rsidR="00967DA8" w:rsidRDefault="00967DA8">
      <w:pPr>
        <w:pStyle w:val="CommentText"/>
      </w:pPr>
      <w:r>
        <w:rPr>
          <w:rStyle w:val="CommentReference"/>
        </w:rPr>
        <w:annotationRef/>
      </w:r>
      <w:r>
        <w:t>AQ: The reference "Heidegger, 1962" is given in the list but not cited in the text. Please cite the reference in the text or delete from the list.</w:t>
      </w:r>
    </w:p>
  </w:comment>
  <w:comment w:id="1347" w:author="AQ" w:date="2025-08-03T09:13:00Z" w:initials="AQ">
    <w:p w14:paraId="20904309" w14:textId="197BD1E0" w:rsidR="00967DA8" w:rsidRDefault="00967DA8">
      <w:pPr>
        <w:pStyle w:val="CommentText"/>
      </w:pPr>
      <w:r>
        <w:rPr>
          <w:rStyle w:val="CommentReference"/>
        </w:rPr>
        <w:annotationRef/>
      </w:r>
      <w:r>
        <w:t>AQ: The reference "</w:t>
      </w:r>
      <w:proofErr w:type="spellStart"/>
      <w:r>
        <w:t>Kvale</w:t>
      </w:r>
      <w:proofErr w:type="spellEnd"/>
      <w:r>
        <w:t>, 1992" is given in the list but not cited in the text. Please cite the reference in the text or delete from the list.</w:t>
      </w:r>
    </w:p>
  </w:comment>
  <w:comment w:id="1377" w:author="AQ" w:date="2025-08-03T09:12:00Z" w:initials="AQ">
    <w:p w14:paraId="0A56C938" w14:textId="3944676C" w:rsidR="00967DA8" w:rsidRDefault="00967DA8">
      <w:pPr>
        <w:pStyle w:val="CommentText"/>
      </w:pPr>
      <w:r>
        <w:rPr>
          <w:rStyle w:val="CommentReference"/>
        </w:rPr>
        <w:annotationRef/>
      </w:r>
      <w:r>
        <w:t>AQ: The reference "Maslow, 1962" is given in the list but not cited in the text. Please cite the reference in the text or delete from the list.</w:t>
      </w:r>
    </w:p>
  </w:comment>
  <w:comment w:id="1378" w:author="AQ" w:date="2025-08-03T09:12:00Z" w:initials="AQ">
    <w:p w14:paraId="2A74982E" w14:textId="2F4E4787" w:rsidR="00967DA8" w:rsidRDefault="00967DA8">
      <w:pPr>
        <w:pStyle w:val="CommentText"/>
      </w:pPr>
      <w:r>
        <w:rPr>
          <w:rStyle w:val="CommentReference"/>
        </w:rPr>
        <w:annotationRef/>
      </w:r>
      <w:r>
        <w:t>AQ: The reference "May et al., 1958" is given in the list but not cited in the text. Please cite the reference in the text or delete from the list.</w:t>
      </w:r>
    </w:p>
  </w:comment>
  <w:comment w:id="1379" w:author="AQ" w:date="2025-08-03T09:11:00Z" w:initials="AQ">
    <w:p w14:paraId="19C4149E" w14:textId="47B6130A" w:rsidR="00967DA8" w:rsidRDefault="00967DA8">
      <w:pPr>
        <w:pStyle w:val="CommentText"/>
      </w:pPr>
      <w:r>
        <w:rPr>
          <w:rStyle w:val="CommentReference"/>
        </w:rPr>
        <w:annotationRef/>
      </w:r>
      <w:r>
        <w:t xml:space="preserve">AQ: The reference "Miller &amp; </w:t>
      </w:r>
      <w:proofErr w:type="spellStart"/>
      <w:r>
        <w:t>Rollnick</w:t>
      </w:r>
      <w:proofErr w:type="spellEnd"/>
      <w:r>
        <w:t>, 2023" is given in the list but not cited in the text. Please cite the reference in the text or delete from the list.</w:t>
      </w:r>
    </w:p>
  </w:comment>
  <w:comment w:id="1405" w:author="AQ" w:date="2025-08-03T09:08:00Z" w:initials="AQ">
    <w:p w14:paraId="723F88EA" w14:textId="2E1663ED" w:rsidR="00967DA8" w:rsidRDefault="00967DA8">
      <w:pPr>
        <w:pStyle w:val="CommentText"/>
      </w:pPr>
      <w:r>
        <w:rPr>
          <w:rStyle w:val="CommentReference"/>
        </w:rPr>
        <w:annotationRef/>
      </w:r>
      <w:r>
        <w:t>AQ: The reference "</w:t>
      </w:r>
      <w:proofErr w:type="spellStart"/>
      <w:r>
        <w:t>Nazari</w:t>
      </w:r>
      <w:proofErr w:type="spellEnd"/>
      <w:r>
        <w:t xml:space="preserve"> et al., 2014" is given in the list but not cited in the text. Please cite the reference in the text or delete from the list.</w:t>
      </w:r>
    </w:p>
  </w:comment>
  <w:comment w:id="1536" w:author="AQ" w:date="2025-08-03T09:08:00Z" w:initials="AQ">
    <w:p w14:paraId="3B5E1062" w14:textId="09B1AF21" w:rsidR="00967DA8" w:rsidRDefault="00967DA8">
      <w:pPr>
        <w:pStyle w:val="CommentText"/>
      </w:pPr>
      <w:r>
        <w:rPr>
          <w:rStyle w:val="CommentReference"/>
        </w:rPr>
        <w:annotationRef/>
      </w:r>
      <w:r>
        <w:t>AQ: The reference "</w:t>
      </w:r>
      <w:proofErr w:type="spellStart"/>
      <w:r>
        <w:t>Perls</w:t>
      </w:r>
      <w:proofErr w:type="spellEnd"/>
      <w:r>
        <w:t xml:space="preserve"> et al., 1951" is given in the list but not cited in the text. Please cite the reference in the text or delete from the list.</w:t>
      </w:r>
    </w:p>
  </w:comment>
  <w:comment w:id="1761" w:author="AQ" w:date="2025-08-03T09:07:00Z" w:initials="AQ">
    <w:p w14:paraId="18474CD8" w14:textId="1152786B" w:rsidR="00967DA8" w:rsidRDefault="00967DA8">
      <w:pPr>
        <w:pStyle w:val="CommentText"/>
      </w:pPr>
      <w:r>
        <w:rPr>
          <w:rStyle w:val="CommentReference"/>
        </w:rPr>
        <w:annotationRef/>
      </w:r>
      <w:r>
        <w:t>AQ: The reference "Schneider, 2009" is given in the list but not cited in the text. Please cite the reference in the text or delete from the list.</w:t>
      </w:r>
    </w:p>
  </w:comment>
  <w:comment w:id="1907" w:author="AQ" w:date="2025-08-03T09:01:00Z" w:initials="AQ">
    <w:p w14:paraId="2E6CF90B" w14:textId="42903FDB" w:rsidR="00967DA8" w:rsidRDefault="00967DA8">
      <w:pPr>
        <w:pStyle w:val="CommentText"/>
      </w:pPr>
      <w:r>
        <w:rPr>
          <w:rStyle w:val="CommentReference"/>
        </w:rPr>
        <w:annotationRef/>
      </w:r>
      <w:r>
        <w:t>AQ: The reference "Von Humboldt &amp; Leal, 2013" is given in the list but not cited in the text. Please cite the reference in the text or delete from the list.</w:t>
      </w:r>
    </w:p>
  </w:comment>
  <w:comment w:id="1938" w:author="AQ" w:date="2025-08-03T09:00:00Z" w:initials="AQ">
    <w:p w14:paraId="45F23365" w14:textId="63036FE5" w:rsidR="00967DA8" w:rsidRDefault="00967DA8">
      <w:pPr>
        <w:pStyle w:val="CommentText"/>
      </w:pPr>
      <w:r>
        <w:rPr>
          <w:rStyle w:val="CommentReference"/>
        </w:rPr>
        <w:annotationRef/>
      </w:r>
      <w:r>
        <w:t>AQ: The reference "Wheeler, 1991" is given in the list but not cited in the text. Please cite the reference in the text or delete from the list.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3B27EB" w14:textId="77777777" w:rsidR="00AD7249" w:rsidRDefault="00AD7249" w:rsidP="007877EC">
      <w:pPr>
        <w:spacing w:after="0" w:line="240" w:lineRule="auto"/>
      </w:pPr>
      <w:r>
        <w:separator/>
      </w:r>
    </w:p>
  </w:endnote>
  <w:endnote w:type="continuationSeparator" w:id="0">
    <w:p w14:paraId="62519A38" w14:textId="77777777" w:rsidR="00AD7249" w:rsidRDefault="00AD7249" w:rsidP="00787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utiger LT Std 45 Light">
    <w:altName w:val="Calibri"/>
    <w:panose1 w:val="00000000000000000000"/>
    <w:charset w:val="00"/>
    <w:family w:val="auto"/>
    <w:notTrueType/>
    <w:pitch w:val="default"/>
    <w:sig w:usb0="00000003" w:usb1="00000000" w:usb2="00000000" w:usb3="00000000" w:csb0="00000001" w:csb1="00000000"/>
  </w:font>
  <w:font w:name="Palatino LT Std">
    <w:altName w:val="Segoe UI Historic"/>
    <w:panose1 w:val="00000000000000000000"/>
    <w:charset w:val="00"/>
    <w:family w:val="auto"/>
    <w:notTrueType/>
    <w:pitch w:val="default"/>
    <w:sig w:usb0="00000003" w:usb1="00000000" w:usb2="00000000" w:usb3="00000000" w:csb0="00000001" w:csb1="00000000"/>
  </w:font>
  <w:font w:name="Frutiger LT Std 75 Black">
    <w:altName w:val="Calibri"/>
    <w:panose1 w:val="00000000000000000000"/>
    <w:charset w:val="00"/>
    <w:family w:val="auto"/>
    <w:notTrueType/>
    <w:pitch w:val="default"/>
    <w:sig w:usb0="00000003" w:usb1="00000000" w:usb2="00000000" w:usb3="00000000" w:csb0="00000001" w:csb1="00000000"/>
  </w:font>
  <w:font w:name="Frutiger LT Std 55 Roman">
    <w:altName w:val="Calibri"/>
    <w:panose1 w:val="00000000000000000000"/>
    <w:charset w:val="00"/>
    <w:family w:val="auto"/>
    <w:notTrueType/>
    <w:pitch w:val="default"/>
    <w:sig w:usb0="00000003" w:usb1="00000000" w:usb2="00000000" w:usb3="00000000" w:csb0="00000001" w:csb1="00000000"/>
  </w:font>
  <w:font w:name="Frutiger LT Std 56 Italic">
    <w:panose1 w:val="00000000000000000000"/>
    <w:charset w:val="00"/>
    <w:family w:val="auto"/>
    <w:notTrueType/>
    <w:pitch w:val="default"/>
    <w:sig w:usb0="00000003" w:usb1="00000000" w:usb2="00000000" w:usb3="00000000" w:csb0="00000001" w:csb1="00000000"/>
  </w:font>
  <w:font w:name="Frutiger LT Std 57 Cn">
    <w:altName w:val="Calibri"/>
    <w:panose1 w:val="00000000000000000000"/>
    <w:charset w:val="00"/>
    <w:family w:val="auto"/>
    <w:notTrueType/>
    <w:pitch w:val="default"/>
    <w:sig w:usb0="00000003" w:usb1="00000000" w:usb2="00000000" w:usb3="00000000" w:csb0="00000001" w:csb1="00000000"/>
  </w:font>
  <w:font w:name="Frutiger LT Std 67 Bold Condens">
    <w:altName w:val="Calibri"/>
    <w:panose1 w:val="00000000000000000000"/>
    <w:charset w:val="00"/>
    <w:family w:val="auto"/>
    <w:notTrueType/>
    <w:pitch w:val="default"/>
    <w:sig w:usb0="00000003" w:usb1="00000000" w:usb2="00000000" w:usb3="00000000" w:csb0="00000001" w:csb1="00000000"/>
  </w:font>
  <w:font w:name="ITC Zapf Dingbats Std">
    <w:panose1 w:val="00000000000000000000"/>
    <w:charset w:val="02"/>
    <w:family w:val="auto"/>
    <w:notTrueType/>
    <w:pitch w:val="default"/>
  </w:font>
  <w:font w:name="Palatino Bold">
    <w:altName w:val="Palatino Linotype"/>
    <w:panose1 w:val="00000000000000000000"/>
    <w:charset w:val="00"/>
    <w:family w:val="auto"/>
    <w:notTrueType/>
    <w:pitch w:val="default"/>
    <w:sig w:usb0="00000003" w:usb1="00000000" w:usb2="00000000" w:usb3="00000000" w:csb0="00000001" w:csb1="00000000"/>
  </w:font>
  <w:font w:name="Myriad Pro SemiCond">
    <w:altName w:val="Myriad Pro SemiCond"/>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99ED9F" w14:textId="7C8C2A62" w:rsidR="00967DA8" w:rsidRDefault="00967DA8" w:rsidP="007877EC">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F3E9A7" w14:textId="77777777" w:rsidR="00AD7249" w:rsidRDefault="00AD7249" w:rsidP="007877EC">
      <w:pPr>
        <w:spacing w:after="0" w:line="240" w:lineRule="auto"/>
      </w:pPr>
      <w:r>
        <w:separator/>
      </w:r>
    </w:p>
  </w:footnote>
  <w:footnote w:type="continuationSeparator" w:id="0">
    <w:p w14:paraId="6E629AAE" w14:textId="77777777" w:rsidR="00AD7249" w:rsidRDefault="00AD7249" w:rsidP="007877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740017436"/>
      <w:docPartObj>
        <w:docPartGallery w:val="Page Numbers (Top of Page)"/>
        <w:docPartUnique/>
      </w:docPartObj>
    </w:sdtPr>
    <w:sdtEndPr>
      <w:rPr>
        <w:rStyle w:val="PageNumber"/>
      </w:rPr>
    </w:sdtEndPr>
    <w:sdtContent>
      <w:p w14:paraId="02222E1B" w14:textId="2647EF39" w:rsidR="00967DA8" w:rsidRDefault="00967DA8" w:rsidP="00D5103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A98A10" w14:textId="77777777" w:rsidR="00967DA8" w:rsidRDefault="00967DA8" w:rsidP="006308B4">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CCF7E" w14:textId="0C56CB74" w:rsidR="00967DA8" w:rsidRDefault="00967DA8" w:rsidP="00D5103E">
    <w:pPr>
      <w:pStyle w:val="Header"/>
      <w:framePr w:wrap="none" w:vAnchor="text" w:hAnchor="margin" w:xAlign="right" w:y="1"/>
      <w:rPr>
        <w:rStyle w:val="PageNumber"/>
      </w:rPr>
    </w:pPr>
  </w:p>
  <w:p w14:paraId="60EDCD60" w14:textId="77777777" w:rsidR="00967DA8" w:rsidRDefault="00967DA8" w:rsidP="006308B4">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B7F96"/>
    <w:multiLevelType w:val="hybridMultilevel"/>
    <w:tmpl w:val="DE5275D8"/>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E95200"/>
    <w:multiLevelType w:val="hybridMultilevel"/>
    <w:tmpl w:val="291EEE0A"/>
    <w:lvl w:ilvl="0" w:tplc="0409000F">
      <w:start w:val="1"/>
      <w:numFmt w:val="decimal"/>
      <w:lvlText w:val="%1."/>
      <w:lvlJc w:val="left"/>
      <w:pPr>
        <w:ind w:left="720" w:hanging="360"/>
      </w:pPr>
      <w:rPr>
        <w:rFonts w:hint="default"/>
      </w:rPr>
    </w:lvl>
    <w:lvl w:ilvl="1" w:tplc="857C6AC0">
      <w:start w:val="1"/>
      <w:numFmt w:val="lowerLetter"/>
      <w:lvlText w:val="%2."/>
      <w:lvlJc w:val="left"/>
      <w:pPr>
        <w:ind w:left="1440" w:hanging="360"/>
      </w:pPr>
      <w:rPr>
        <w:rFonts w:ascii="Times New Roman" w:eastAsiaTheme="minorHAnsi" w:hAnsi="Times New Roman"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E327B0"/>
    <w:multiLevelType w:val="multilevel"/>
    <w:tmpl w:val="9BDA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CC0FE3"/>
    <w:multiLevelType w:val="hybridMultilevel"/>
    <w:tmpl w:val="5B403758"/>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DE53D57"/>
    <w:multiLevelType w:val="hybridMultilevel"/>
    <w:tmpl w:val="F0A46552"/>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ECD7CA1"/>
    <w:multiLevelType w:val="hybridMultilevel"/>
    <w:tmpl w:val="DDA212DE"/>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0096C9B"/>
    <w:multiLevelType w:val="hybridMultilevel"/>
    <w:tmpl w:val="263A00D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1E12883"/>
    <w:multiLevelType w:val="hybridMultilevel"/>
    <w:tmpl w:val="BA40C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1A0C94"/>
    <w:multiLevelType w:val="hybridMultilevel"/>
    <w:tmpl w:val="7340E522"/>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5685913"/>
    <w:multiLevelType w:val="hybridMultilevel"/>
    <w:tmpl w:val="075815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B7D3750"/>
    <w:multiLevelType w:val="hybridMultilevel"/>
    <w:tmpl w:val="6582A7FC"/>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C5E7AEA"/>
    <w:multiLevelType w:val="hybridMultilevel"/>
    <w:tmpl w:val="4C42DF66"/>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D642F0E"/>
    <w:multiLevelType w:val="hybridMultilevel"/>
    <w:tmpl w:val="7062C4C2"/>
    <w:lvl w:ilvl="0" w:tplc="0409000F">
      <w:start w:val="1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E735D9D"/>
    <w:multiLevelType w:val="hybridMultilevel"/>
    <w:tmpl w:val="26F842A6"/>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55310F8"/>
    <w:multiLevelType w:val="hybridMultilevel"/>
    <w:tmpl w:val="3B6ADA24"/>
    <w:lvl w:ilvl="0" w:tplc="0409000F">
      <w:start w:val="1"/>
      <w:numFmt w:val="decimal"/>
      <w:lvlText w:val="%1."/>
      <w:lvlJc w:val="left"/>
      <w:pPr>
        <w:ind w:left="720" w:hanging="360"/>
      </w:pPr>
      <w:rPr>
        <w:rFonts w:hint="default"/>
      </w:rPr>
    </w:lvl>
    <w:lvl w:ilvl="1" w:tplc="6402FBA4">
      <w:start w:val="1"/>
      <w:numFmt w:val="lowerLetter"/>
      <w:lvlText w:val="%2."/>
      <w:lvlJc w:val="left"/>
      <w:pPr>
        <w:ind w:left="1440" w:hanging="360"/>
      </w:pPr>
      <w:rPr>
        <w:rFonts w:ascii="Times New Roman" w:eastAsia="Times New Roman" w:hAnsi="Times New Roman"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675F43"/>
    <w:multiLevelType w:val="hybridMultilevel"/>
    <w:tmpl w:val="B48E5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C8770B0"/>
    <w:multiLevelType w:val="multilevel"/>
    <w:tmpl w:val="9ED6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267871"/>
    <w:multiLevelType w:val="hybridMultilevel"/>
    <w:tmpl w:val="A18265E6"/>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2F94A66"/>
    <w:multiLevelType w:val="hybridMultilevel"/>
    <w:tmpl w:val="AAF27F6A"/>
    <w:lvl w:ilvl="0" w:tplc="509E584A">
      <w:numFmt w:val="bullet"/>
      <w:lvlText w:val="•"/>
      <w:lvlJc w:val="left"/>
      <w:pPr>
        <w:ind w:left="720" w:hanging="360"/>
      </w:pPr>
      <w:rPr>
        <w:rFonts w:ascii="Times New Roman" w:eastAsiaTheme="minorEastAsia"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3136B53"/>
    <w:multiLevelType w:val="hybridMultilevel"/>
    <w:tmpl w:val="4ABEAE18"/>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D0444E4"/>
    <w:multiLevelType w:val="hybridMultilevel"/>
    <w:tmpl w:val="74B82642"/>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F6C1AF2"/>
    <w:multiLevelType w:val="multilevel"/>
    <w:tmpl w:val="BDBA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157354B"/>
    <w:multiLevelType w:val="hybridMultilevel"/>
    <w:tmpl w:val="737AB0AA"/>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2AD08F4"/>
    <w:multiLevelType w:val="hybridMultilevel"/>
    <w:tmpl w:val="E49A8F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5A3A22E1"/>
    <w:multiLevelType w:val="hybridMultilevel"/>
    <w:tmpl w:val="31DE5F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CF7470E"/>
    <w:multiLevelType w:val="hybridMultilevel"/>
    <w:tmpl w:val="58D2E712"/>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0F72792"/>
    <w:multiLevelType w:val="multilevel"/>
    <w:tmpl w:val="7CE0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4817315"/>
    <w:multiLevelType w:val="hybridMultilevel"/>
    <w:tmpl w:val="610A3664"/>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63F591D"/>
    <w:multiLevelType w:val="hybridMultilevel"/>
    <w:tmpl w:val="263A00D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6B88171D"/>
    <w:multiLevelType w:val="multilevel"/>
    <w:tmpl w:val="CD1C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F043E62"/>
    <w:multiLevelType w:val="hybridMultilevel"/>
    <w:tmpl w:val="29921B7E"/>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71576E9B"/>
    <w:multiLevelType w:val="hybridMultilevel"/>
    <w:tmpl w:val="13BEC3D2"/>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741A5FE0"/>
    <w:multiLevelType w:val="hybridMultilevel"/>
    <w:tmpl w:val="D5301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7E607336"/>
    <w:multiLevelType w:val="multilevel"/>
    <w:tmpl w:val="58F0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0"/>
  </w:num>
  <w:num w:numId="3">
    <w:abstractNumId w:val="4"/>
  </w:num>
  <w:num w:numId="4">
    <w:abstractNumId w:val="20"/>
  </w:num>
  <w:num w:numId="5">
    <w:abstractNumId w:val="11"/>
  </w:num>
  <w:num w:numId="6">
    <w:abstractNumId w:val="27"/>
  </w:num>
  <w:num w:numId="7">
    <w:abstractNumId w:val="0"/>
  </w:num>
  <w:num w:numId="8">
    <w:abstractNumId w:val="17"/>
  </w:num>
  <w:num w:numId="9">
    <w:abstractNumId w:val="19"/>
  </w:num>
  <w:num w:numId="10">
    <w:abstractNumId w:val="22"/>
  </w:num>
  <w:num w:numId="11">
    <w:abstractNumId w:val="10"/>
  </w:num>
  <w:num w:numId="12">
    <w:abstractNumId w:val="3"/>
  </w:num>
  <w:num w:numId="13">
    <w:abstractNumId w:val="25"/>
  </w:num>
  <w:num w:numId="14">
    <w:abstractNumId w:val="13"/>
  </w:num>
  <w:num w:numId="15">
    <w:abstractNumId w:val="8"/>
  </w:num>
  <w:num w:numId="16">
    <w:abstractNumId w:val="31"/>
  </w:num>
  <w:num w:numId="17">
    <w:abstractNumId w:val="5"/>
  </w:num>
  <w:num w:numId="18">
    <w:abstractNumId w:val="9"/>
  </w:num>
  <w:num w:numId="19">
    <w:abstractNumId w:val="23"/>
  </w:num>
  <w:num w:numId="20">
    <w:abstractNumId w:val="32"/>
  </w:num>
  <w:num w:numId="21">
    <w:abstractNumId w:val="18"/>
  </w:num>
  <w:num w:numId="22">
    <w:abstractNumId w:val="1"/>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num>
  <w:num w:numId="25">
    <w:abstractNumId w:val="14"/>
  </w:num>
  <w:num w:numId="26">
    <w:abstractNumId w:val="12"/>
  </w:num>
  <w:num w:numId="27">
    <w:abstractNumId w:val="6"/>
  </w:num>
  <w:num w:numId="28">
    <w:abstractNumId w:val="7"/>
  </w:num>
  <w:num w:numId="29">
    <w:abstractNumId w:val="21"/>
  </w:num>
  <w:num w:numId="30">
    <w:abstractNumId w:val="29"/>
  </w:num>
  <w:num w:numId="31">
    <w:abstractNumId w:val="2"/>
  </w:num>
  <w:num w:numId="32">
    <w:abstractNumId w:val="16"/>
  </w:num>
  <w:num w:numId="33">
    <w:abstractNumId w:val="33"/>
  </w:num>
  <w:num w:numId="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noLineBreaksAfter w:lang="ja-JP" w:val="([{£§‘“"/>
  <w:noLineBreaksBefore w:lang="ja-JP" w:val="!),.:;?]}¢—’”‰"/>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2B4"/>
    <w:rsid w:val="00023824"/>
    <w:rsid w:val="000256C5"/>
    <w:rsid w:val="0003112F"/>
    <w:rsid w:val="00033FDD"/>
    <w:rsid w:val="00050549"/>
    <w:rsid w:val="00066C74"/>
    <w:rsid w:val="00070D96"/>
    <w:rsid w:val="000775C3"/>
    <w:rsid w:val="0008653D"/>
    <w:rsid w:val="000901B1"/>
    <w:rsid w:val="00097CD8"/>
    <w:rsid w:val="000B14E4"/>
    <w:rsid w:val="000B4954"/>
    <w:rsid w:val="000C3A76"/>
    <w:rsid w:val="000C460B"/>
    <w:rsid w:val="000D4C7E"/>
    <w:rsid w:val="000E2A95"/>
    <w:rsid w:val="000F1625"/>
    <w:rsid w:val="00106E6E"/>
    <w:rsid w:val="00114709"/>
    <w:rsid w:val="001156F1"/>
    <w:rsid w:val="001300CF"/>
    <w:rsid w:val="00135298"/>
    <w:rsid w:val="00141EB0"/>
    <w:rsid w:val="001437F6"/>
    <w:rsid w:val="00154B6D"/>
    <w:rsid w:val="00164BA6"/>
    <w:rsid w:val="00171B9B"/>
    <w:rsid w:val="0017698B"/>
    <w:rsid w:val="0018317E"/>
    <w:rsid w:val="00183514"/>
    <w:rsid w:val="001A2038"/>
    <w:rsid w:val="001A593F"/>
    <w:rsid w:val="001C4311"/>
    <w:rsid w:val="001D6C82"/>
    <w:rsid w:val="001E6463"/>
    <w:rsid w:val="002037C4"/>
    <w:rsid w:val="00203D92"/>
    <w:rsid w:val="00205BD6"/>
    <w:rsid w:val="0021601B"/>
    <w:rsid w:val="002226BA"/>
    <w:rsid w:val="00226554"/>
    <w:rsid w:val="0024062A"/>
    <w:rsid w:val="00244667"/>
    <w:rsid w:val="0024759F"/>
    <w:rsid w:val="0024770D"/>
    <w:rsid w:val="00293D43"/>
    <w:rsid w:val="002A1C67"/>
    <w:rsid w:val="002A3BE8"/>
    <w:rsid w:val="002B522B"/>
    <w:rsid w:val="002E1388"/>
    <w:rsid w:val="002E492F"/>
    <w:rsid w:val="002E4A10"/>
    <w:rsid w:val="002E5054"/>
    <w:rsid w:val="002E69F0"/>
    <w:rsid w:val="002F33A4"/>
    <w:rsid w:val="002F38A4"/>
    <w:rsid w:val="002F5917"/>
    <w:rsid w:val="00305533"/>
    <w:rsid w:val="00317DBF"/>
    <w:rsid w:val="00326DE7"/>
    <w:rsid w:val="003352CA"/>
    <w:rsid w:val="003439D8"/>
    <w:rsid w:val="003525DD"/>
    <w:rsid w:val="00360206"/>
    <w:rsid w:val="0036069E"/>
    <w:rsid w:val="003670D7"/>
    <w:rsid w:val="00380C28"/>
    <w:rsid w:val="003958B8"/>
    <w:rsid w:val="003976FF"/>
    <w:rsid w:val="003A3A9E"/>
    <w:rsid w:val="003A50AF"/>
    <w:rsid w:val="003D0975"/>
    <w:rsid w:val="003D1EF0"/>
    <w:rsid w:val="003D3257"/>
    <w:rsid w:val="003E5B4A"/>
    <w:rsid w:val="003E777E"/>
    <w:rsid w:val="003E77C6"/>
    <w:rsid w:val="004037D0"/>
    <w:rsid w:val="00414A1C"/>
    <w:rsid w:val="004163DF"/>
    <w:rsid w:val="00420F43"/>
    <w:rsid w:val="00425052"/>
    <w:rsid w:val="00425217"/>
    <w:rsid w:val="004333D8"/>
    <w:rsid w:val="00446F9F"/>
    <w:rsid w:val="00451747"/>
    <w:rsid w:val="0045581B"/>
    <w:rsid w:val="00465847"/>
    <w:rsid w:val="004665C7"/>
    <w:rsid w:val="004674F9"/>
    <w:rsid w:val="00467D77"/>
    <w:rsid w:val="00470818"/>
    <w:rsid w:val="00470DD8"/>
    <w:rsid w:val="00487B4B"/>
    <w:rsid w:val="0049128E"/>
    <w:rsid w:val="004B2C01"/>
    <w:rsid w:val="004B2FA8"/>
    <w:rsid w:val="004F2790"/>
    <w:rsid w:val="004F6791"/>
    <w:rsid w:val="004F6EFC"/>
    <w:rsid w:val="00505A12"/>
    <w:rsid w:val="00505BD4"/>
    <w:rsid w:val="005116E9"/>
    <w:rsid w:val="00512D23"/>
    <w:rsid w:val="0052302A"/>
    <w:rsid w:val="00523A0A"/>
    <w:rsid w:val="005400CA"/>
    <w:rsid w:val="005508E7"/>
    <w:rsid w:val="00554296"/>
    <w:rsid w:val="005569D1"/>
    <w:rsid w:val="00575AFA"/>
    <w:rsid w:val="00591791"/>
    <w:rsid w:val="005929A3"/>
    <w:rsid w:val="005A1957"/>
    <w:rsid w:val="005B0C74"/>
    <w:rsid w:val="005B4770"/>
    <w:rsid w:val="005C68A5"/>
    <w:rsid w:val="005D06F7"/>
    <w:rsid w:val="005D1F77"/>
    <w:rsid w:val="005D400F"/>
    <w:rsid w:val="005D7EC1"/>
    <w:rsid w:val="005E4197"/>
    <w:rsid w:val="005F0D58"/>
    <w:rsid w:val="0060641C"/>
    <w:rsid w:val="00606A4E"/>
    <w:rsid w:val="00610423"/>
    <w:rsid w:val="0061594E"/>
    <w:rsid w:val="006308B4"/>
    <w:rsid w:val="006315F1"/>
    <w:rsid w:val="0063671C"/>
    <w:rsid w:val="0065130C"/>
    <w:rsid w:val="006542AE"/>
    <w:rsid w:val="00657F55"/>
    <w:rsid w:val="00665560"/>
    <w:rsid w:val="006655EC"/>
    <w:rsid w:val="00685BAA"/>
    <w:rsid w:val="00687CB5"/>
    <w:rsid w:val="00692717"/>
    <w:rsid w:val="006A483A"/>
    <w:rsid w:val="006A7F57"/>
    <w:rsid w:val="006B66AF"/>
    <w:rsid w:val="006C1140"/>
    <w:rsid w:val="006C2943"/>
    <w:rsid w:val="006D45DC"/>
    <w:rsid w:val="006E35EE"/>
    <w:rsid w:val="006F250A"/>
    <w:rsid w:val="006F2841"/>
    <w:rsid w:val="00720D0B"/>
    <w:rsid w:val="007230E5"/>
    <w:rsid w:val="0072503F"/>
    <w:rsid w:val="00766500"/>
    <w:rsid w:val="0078166A"/>
    <w:rsid w:val="0078454A"/>
    <w:rsid w:val="00785552"/>
    <w:rsid w:val="00786327"/>
    <w:rsid w:val="007877EC"/>
    <w:rsid w:val="00794B56"/>
    <w:rsid w:val="007B44B0"/>
    <w:rsid w:val="007C45CC"/>
    <w:rsid w:val="007C4616"/>
    <w:rsid w:val="007C5F56"/>
    <w:rsid w:val="007C64C7"/>
    <w:rsid w:val="007D0DBA"/>
    <w:rsid w:val="007E737B"/>
    <w:rsid w:val="0082432A"/>
    <w:rsid w:val="0082459E"/>
    <w:rsid w:val="008258F3"/>
    <w:rsid w:val="00827F25"/>
    <w:rsid w:val="008313CA"/>
    <w:rsid w:val="008572B4"/>
    <w:rsid w:val="00866D82"/>
    <w:rsid w:val="008941EC"/>
    <w:rsid w:val="00895EF6"/>
    <w:rsid w:val="008A0391"/>
    <w:rsid w:val="008A1B3A"/>
    <w:rsid w:val="008A2B41"/>
    <w:rsid w:val="008B3D31"/>
    <w:rsid w:val="008C05A7"/>
    <w:rsid w:val="008C0789"/>
    <w:rsid w:val="008C0C1B"/>
    <w:rsid w:val="008C1082"/>
    <w:rsid w:val="008D4625"/>
    <w:rsid w:val="008E4C37"/>
    <w:rsid w:val="008F363C"/>
    <w:rsid w:val="009040C2"/>
    <w:rsid w:val="00910CD6"/>
    <w:rsid w:val="00924139"/>
    <w:rsid w:val="0093736B"/>
    <w:rsid w:val="00943E6F"/>
    <w:rsid w:val="009626A9"/>
    <w:rsid w:val="00967DA8"/>
    <w:rsid w:val="0099569C"/>
    <w:rsid w:val="009A4053"/>
    <w:rsid w:val="009A50E2"/>
    <w:rsid w:val="009A51A8"/>
    <w:rsid w:val="009B2446"/>
    <w:rsid w:val="009C2267"/>
    <w:rsid w:val="009D5A09"/>
    <w:rsid w:val="009D696E"/>
    <w:rsid w:val="009E1267"/>
    <w:rsid w:val="009E6376"/>
    <w:rsid w:val="009F0E8E"/>
    <w:rsid w:val="009F234B"/>
    <w:rsid w:val="00A02A37"/>
    <w:rsid w:val="00A10498"/>
    <w:rsid w:val="00A15B12"/>
    <w:rsid w:val="00A43713"/>
    <w:rsid w:val="00A44CAF"/>
    <w:rsid w:val="00A47E69"/>
    <w:rsid w:val="00A556A9"/>
    <w:rsid w:val="00A56FD9"/>
    <w:rsid w:val="00A60BFA"/>
    <w:rsid w:val="00A66AAE"/>
    <w:rsid w:val="00A71F6B"/>
    <w:rsid w:val="00A909B5"/>
    <w:rsid w:val="00A97254"/>
    <w:rsid w:val="00A9776B"/>
    <w:rsid w:val="00AA173B"/>
    <w:rsid w:val="00AA321E"/>
    <w:rsid w:val="00AA7C04"/>
    <w:rsid w:val="00AB08C8"/>
    <w:rsid w:val="00AB15FC"/>
    <w:rsid w:val="00AB25A7"/>
    <w:rsid w:val="00AB3A86"/>
    <w:rsid w:val="00AD7249"/>
    <w:rsid w:val="00AE22F1"/>
    <w:rsid w:val="00AE3B11"/>
    <w:rsid w:val="00B03C58"/>
    <w:rsid w:val="00B07C6A"/>
    <w:rsid w:val="00B141F4"/>
    <w:rsid w:val="00B20E44"/>
    <w:rsid w:val="00B35A6E"/>
    <w:rsid w:val="00B37844"/>
    <w:rsid w:val="00B4282E"/>
    <w:rsid w:val="00B429C6"/>
    <w:rsid w:val="00B4723C"/>
    <w:rsid w:val="00B80397"/>
    <w:rsid w:val="00B81446"/>
    <w:rsid w:val="00B90B77"/>
    <w:rsid w:val="00BA5D8E"/>
    <w:rsid w:val="00BB3A59"/>
    <w:rsid w:val="00BC203F"/>
    <w:rsid w:val="00BC2CDD"/>
    <w:rsid w:val="00BC4C64"/>
    <w:rsid w:val="00BD4242"/>
    <w:rsid w:val="00BD47BE"/>
    <w:rsid w:val="00BE2F3B"/>
    <w:rsid w:val="00BE3224"/>
    <w:rsid w:val="00BE3BF2"/>
    <w:rsid w:val="00BE7D03"/>
    <w:rsid w:val="00BF185B"/>
    <w:rsid w:val="00BF3F76"/>
    <w:rsid w:val="00C13A5F"/>
    <w:rsid w:val="00C231D0"/>
    <w:rsid w:val="00C42E05"/>
    <w:rsid w:val="00C471CE"/>
    <w:rsid w:val="00C574C0"/>
    <w:rsid w:val="00C61492"/>
    <w:rsid w:val="00C7274A"/>
    <w:rsid w:val="00C76AB7"/>
    <w:rsid w:val="00C81FE3"/>
    <w:rsid w:val="00C927CB"/>
    <w:rsid w:val="00CA018D"/>
    <w:rsid w:val="00CB0511"/>
    <w:rsid w:val="00CB2B54"/>
    <w:rsid w:val="00CC7C3F"/>
    <w:rsid w:val="00CD423C"/>
    <w:rsid w:val="00CD4AA3"/>
    <w:rsid w:val="00CE2401"/>
    <w:rsid w:val="00CF08B0"/>
    <w:rsid w:val="00CF5F02"/>
    <w:rsid w:val="00D04FD1"/>
    <w:rsid w:val="00D077F5"/>
    <w:rsid w:val="00D11702"/>
    <w:rsid w:val="00D44B54"/>
    <w:rsid w:val="00D46DE9"/>
    <w:rsid w:val="00D46F26"/>
    <w:rsid w:val="00D5103E"/>
    <w:rsid w:val="00D651AA"/>
    <w:rsid w:val="00D71899"/>
    <w:rsid w:val="00D73AB8"/>
    <w:rsid w:val="00D93469"/>
    <w:rsid w:val="00DA2172"/>
    <w:rsid w:val="00DB373A"/>
    <w:rsid w:val="00DB589F"/>
    <w:rsid w:val="00DC22B4"/>
    <w:rsid w:val="00DC3464"/>
    <w:rsid w:val="00DF4BE0"/>
    <w:rsid w:val="00DF57E8"/>
    <w:rsid w:val="00E02822"/>
    <w:rsid w:val="00E16AAD"/>
    <w:rsid w:val="00E16F80"/>
    <w:rsid w:val="00E23DBF"/>
    <w:rsid w:val="00E25B17"/>
    <w:rsid w:val="00E30B96"/>
    <w:rsid w:val="00E33001"/>
    <w:rsid w:val="00E36913"/>
    <w:rsid w:val="00E4070B"/>
    <w:rsid w:val="00E40C94"/>
    <w:rsid w:val="00E429ED"/>
    <w:rsid w:val="00E52E74"/>
    <w:rsid w:val="00E5592E"/>
    <w:rsid w:val="00E7419F"/>
    <w:rsid w:val="00E76537"/>
    <w:rsid w:val="00E8449F"/>
    <w:rsid w:val="00EA2D6B"/>
    <w:rsid w:val="00EC76F7"/>
    <w:rsid w:val="00ED2CB4"/>
    <w:rsid w:val="00EE17B4"/>
    <w:rsid w:val="00EF2972"/>
    <w:rsid w:val="00F36201"/>
    <w:rsid w:val="00F417BC"/>
    <w:rsid w:val="00F42F48"/>
    <w:rsid w:val="00F575B5"/>
    <w:rsid w:val="00F60DCA"/>
    <w:rsid w:val="00F623EA"/>
    <w:rsid w:val="00F90590"/>
    <w:rsid w:val="00F90E94"/>
    <w:rsid w:val="00FA04BB"/>
    <w:rsid w:val="00FB1A83"/>
    <w:rsid w:val="00FC055B"/>
    <w:rsid w:val="00FD25A6"/>
    <w:rsid w:val="00FD3623"/>
    <w:rsid w:val="00FD7BFB"/>
    <w:rsid w:val="00FF7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517CD4"/>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customStyle="1" w:styleId="ChapterNumber">
    <w:name w:val="ChapterNumber"/>
    <w:basedOn w:val="NoParagraphStyle"/>
    <w:uiPriority w:val="99"/>
    <w:rsid w:val="008C05A7"/>
    <w:pPr>
      <w:spacing w:line="480" w:lineRule="auto"/>
      <w:ind w:left="23"/>
    </w:pPr>
    <w:rPr>
      <w:rFonts w:cs="Frutiger LT Std 45 Light"/>
      <w:szCs w:val="118"/>
    </w:rPr>
  </w:style>
  <w:style w:type="paragraph" w:customStyle="1" w:styleId="ChapterTitle">
    <w:name w:val="ChapterTitle"/>
    <w:basedOn w:val="NoParagraphStyle"/>
    <w:uiPriority w:val="99"/>
    <w:rsid w:val="008C05A7"/>
    <w:pPr>
      <w:suppressAutoHyphens/>
      <w:spacing w:line="480" w:lineRule="auto"/>
    </w:pPr>
    <w:rPr>
      <w:rFonts w:cs="Palatino LT Std"/>
      <w:szCs w:val="56"/>
    </w:rPr>
  </w:style>
  <w:style w:type="paragraph" w:customStyle="1" w:styleId="BasicParagraph">
    <w:name w:val="[Basic Paragraph]"/>
    <w:basedOn w:val="NoParagraphStyle"/>
    <w:uiPriority w:val="99"/>
    <w:pPr>
      <w:spacing w:line="240" w:lineRule="atLeast"/>
    </w:pPr>
    <w:rPr>
      <w:rFonts w:ascii="Palatino LT Std" w:hAnsi="Palatino LT Std" w:cs="Palatino LT Std"/>
      <w:sz w:val="20"/>
      <w:szCs w:val="20"/>
    </w:rPr>
  </w:style>
  <w:style w:type="paragraph" w:customStyle="1" w:styleId="ChapterAuthor">
    <w:name w:val="ChapterAuthor"/>
    <w:basedOn w:val="BasicParagraph"/>
    <w:uiPriority w:val="99"/>
    <w:rsid w:val="008C05A7"/>
    <w:pPr>
      <w:suppressAutoHyphens/>
      <w:spacing w:line="340" w:lineRule="atLeast"/>
    </w:pPr>
    <w:rPr>
      <w:rFonts w:ascii="Times New Roman" w:hAnsi="Times New Roman"/>
      <w:iCs/>
      <w:sz w:val="24"/>
      <w:szCs w:val="28"/>
    </w:rPr>
  </w:style>
  <w:style w:type="paragraph" w:customStyle="1" w:styleId="Para-FL">
    <w:name w:val="Para-FL"/>
    <w:basedOn w:val="NoParagraphStyle"/>
    <w:uiPriority w:val="99"/>
    <w:rsid w:val="003E5B4A"/>
    <w:pPr>
      <w:spacing w:line="480" w:lineRule="auto"/>
      <w:jc w:val="both"/>
    </w:pPr>
    <w:rPr>
      <w:rFonts w:cs="Palatino LT Std"/>
      <w:szCs w:val="20"/>
    </w:rPr>
  </w:style>
  <w:style w:type="paragraph" w:customStyle="1" w:styleId="Head1">
    <w:name w:val="Head1"/>
    <w:basedOn w:val="NoParagraphStyle"/>
    <w:uiPriority w:val="99"/>
    <w:rsid w:val="006B66AF"/>
    <w:pPr>
      <w:keepNext/>
      <w:keepLines/>
      <w:suppressAutoHyphens/>
      <w:spacing w:before="540" w:after="260" w:line="260" w:lineRule="atLeast"/>
      <w:ind w:left="320" w:hanging="320"/>
    </w:pPr>
    <w:rPr>
      <w:rFonts w:cs="Frutiger LT Std 75 Black"/>
      <w:b/>
      <w:caps/>
      <w:sz w:val="22"/>
      <w:szCs w:val="20"/>
      <w:u w:val="single"/>
    </w:rPr>
  </w:style>
  <w:style w:type="paragraph" w:customStyle="1" w:styleId="ParaFirstLine-Ind">
    <w:name w:val="ParaFirstLine-Ind"/>
    <w:basedOn w:val="NoParagraphStyle"/>
    <w:uiPriority w:val="99"/>
    <w:rsid w:val="003E5B4A"/>
    <w:pPr>
      <w:spacing w:line="480" w:lineRule="auto"/>
      <w:ind w:firstLine="261"/>
      <w:jc w:val="both"/>
    </w:pPr>
    <w:rPr>
      <w:rFonts w:cs="Palatino LT Std"/>
      <w:szCs w:val="20"/>
    </w:rPr>
  </w:style>
  <w:style w:type="paragraph" w:customStyle="1" w:styleId="Head2">
    <w:name w:val="Head2"/>
    <w:basedOn w:val="NoParagraphStyle"/>
    <w:uiPriority w:val="99"/>
    <w:rsid w:val="006B66AF"/>
    <w:pPr>
      <w:keepNext/>
      <w:keepLines/>
      <w:suppressAutoHyphens/>
      <w:spacing w:before="300" w:after="200" w:line="260" w:lineRule="atLeast"/>
    </w:pPr>
    <w:rPr>
      <w:rFonts w:cs="Frutiger LT Std 45 Light"/>
      <w:b/>
      <w:bCs/>
      <w:caps/>
      <w:spacing w:val="4"/>
      <w:sz w:val="22"/>
      <w:szCs w:val="22"/>
    </w:rPr>
  </w:style>
  <w:style w:type="paragraph" w:customStyle="1" w:styleId="Head2blwH1">
    <w:name w:val="Head2 blw H1"/>
    <w:basedOn w:val="NoParagraphStyle"/>
    <w:uiPriority w:val="99"/>
    <w:pPr>
      <w:keepNext/>
      <w:keepLines/>
      <w:suppressAutoHyphens/>
      <w:spacing w:after="200" w:line="260" w:lineRule="atLeast"/>
    </w:pPr>
    <w:rPr>
      <w:rFonts w:ascii="Frutiger LT Std 45 Light" w:hAnsi="Frutiger LT Std 45 Light" w:cs="Frutiger LT Std 45 Light"/>
      <w:b/>
      <w:bCs/>
      <w:spacing w:val="4"/>
      <w:sz w:val="22"/>
      <w:szCs w:val="22"/>
    </w:rPr>
  </w:style>
  <w:style w:type="paragraph" w:customStyle="1" w:styleId="Head3">
    <w:name w:val="Head3"/>
    <w:basedOn w:val="Head2blwH1"/>
    <w:uiPriority w:val="99"/>
    <w:rsid w:val="006B66AF"/>
    <w:pPr>
      <w:spacing w:before="300" w:after="80"/>
    </w:pPr>
    <w:rPr>
      <w:rFonts w:ascii="Times New Roman" w:hAnsi="Times New Roman" w:cs="Frutiger LT Std 55 Roman"/>
      <w:szCs w:val="18"/>
    </w:rPr>
  </w:style>
  <w:style w:type="paragraph" w:customStyle="1" w:styleId="Dialogue">
    <w:name w:val="Dialogue"/>
    <w:basedOn w:val="ParaFirstLine-Ind"/>
    <w:uiPriority w:val="99"/>
    <w:pPr>
      <w:spacing w:before="120"/>
      <w:ind w:left="1440" w:hanging="1440"/>
    </w:pPr>
  </w:style>
  <w:style w:type="paragraph" w:customStyle="1" w:styleId="DialogueFirst">
    <w:name w:val="Dialogue First"/>
    <w:basedOn w:val="Dialogue"/>
    <w:uiPriority w:val="99"/>
    <w:pPr>
      <w:spacing w:before="240"/>
    </w:pPr>
  </w:style>
  <w:style w:type="paragraph" w:customStyle="1" w:styleId="Head3blwh2">
    <w:name w:val="Head3_blw_h2"/>
    <w:basedOn w:val="Head3"/>
    <w:uiPriority w:val="99"/>
    <w:pPr>
      <w:spacing w:before="0"/>
    </w:pPr>
  </w:style>
  <w:style w:type="paragraph" w:customStyle="1" w:styleId="BulletList1first">
    <w:name w:val="BulletList1_first"/>
    <w:basedOn w:val="NoParagraphStyle"/>
    <w:uiPriority w:val="99"/>
    <w:pPr>
      <w:tabs>
        <w:tab w:val="left" w:pos="240"/>
      </w:tabs>
      <w:spacing w:before="260" w:line="240" w:lineRule="atLeast"/>
      <w:ind w:left="240" w:hanging="240"/>
      <w:jc w:val="both"/>
    </w:pPr>
    <w:rPr>
      <w:rFonts w:ascii="Palatino LT Std" w:hAnsi="Palatino LT Std" w:cs="Palatino LT Std"/>
      <w:sz w:val="20"/>
      <w:szCs w:val="20"/>
    </w:rPr>
  </w:style>
  <w:style w:type="paragraph" w:customStyle="1" w:styleId="BulletList1">
    <w:name w:val="BulletList1"/>
    <w:basedOn w:val="NoParagraphStyle"/>
    <w:uiPriority w:val="99"/>
    <w:rsid w:val="00C231D0"/>
    <w:pPr>
      <w:tabs>
        <w:tab w:val="left" w:pos="240"/>
      </w:tabs>
      <w:spacing w:line="480" w:lineRule="auto"/>
      <w:ind w:left="238" w:hanging="238"/>
      <w:jc w:val="both"/>
    </w:pPr>
    <w:rPr>
      <w:rFonts w:cs="Palatino LT Std"/>
      <w:szCs w:val="20"/>
    </w:rPr>
  </w:style>
  <w:style w:type="paragraph" w:customStyle="1" w:styleId="BulletList1last">
    <w:name w:val="BulletList1_last"/>
    <w:basedOn w:val="BulletList1"/>
    <w:uiPriority w:val="99"/>
    <w:pPr>
      <w:spacing w:after="260"/>
    </w:pPr>
  </w:style>
  <w:style w:type="paragraph" w:customStyle="1" w:styleId="DialogueFirstunderBL">
    <w:name w:val="Dialogue First_under BL"/>
    <w:basedOn w:val="DialogueFirst"/>
    <w:uiPriority w:val="99"/>
    <w:pPr>
      <w:ind w:left="1680"/>
    </w:pPr>
  </w:style>
  <w:style w:type="paragraph" w:customStyle="1" w:styleId="Dialogueunderbl">
    <w:name w:val="Dialogue_under bl"/>
    <w:basedOn w:val="Dialogue"/>
    <w:uiPriority w:val="99"/>
    <w:pPr>
      <w:ind w:left="1680"/>
    </w:pPr>
  </w:style>
  <w:style w:type="paragraph" w:customStyle="1" w:styleId="Dialoguelast">
    <w:name w:val="Dialogue last"/>
    <w:basedOn w:val="Dialogue"/>
    <w:uiPriority w:val="99"/>
    <w:pPr>
      <w:spacing w:after="240"/>
    </w:pPr>
  </w:style>
  <w:style w:type="paragraph" w:customStyle="1" w:styleId="Dialoguelastunderbl">
    <w:name w:val="Dialogue last_under bl"/>
    <w:basedOn w:val="Dialoguelast"/>
    <w:uiPriority w:val="99"/>
    <w:pPr>
      <w:ind w:left="1680"/>
    </w:pPr>
  </w:style>
  <w:style w:type="paragraph" w:customStyle="1" w:styleId="Head4blwh3">
    <w:name w:val="Head4_blw_h3"/>
    <w:basedOn w:val="Head3blwh2"/>
    <w:uiPriority w:val="99"/>
    <w:rPr>
      <w:rFonts w:ascii="Frutiger LT Std 56 Italic" w:hAnsi="Frutiger LT Std 56 Italic" w:cs="Frutiger LT Std 56 Italic"/>
      <w:b w:val="0"/>
      <w:bCs w:val="0"/>
      <w:i/>
      <w:iCs/>
      <w:sz w:val="20"/>
      <w:szCs w:val="20"/>
    </w:rPr>
  </w:style>
  <w:style w:type="paragraph" w:customStyle="1" w:styleId="Head4">
    <w:name w:val="Head4"/>
    <w:basedOn w:val="Head4blwh3"/>
    <w:uiPriority w:val="99"/>
    <w:pPr>
      <w:spacing w:before="240"/>
    </w:pPr>
  </w:style>
  <w:style w:type="paragraph" w:customStyle="1" w:styleId="ReferencesHeading">
    <w:name w:val="ReferencesHeading"/>
    <w:basedOn w:val="NoParagraphStyle"/>
    <w:uiPriority w:val="99"/>
    <w:pPr>
      <w:keepNext/>
      <w:keepLines/>
      <w:shd w:val="clear" w:color="auto" w:fill="000000"/>
      <w:suppressAutoHyphens/>
      <w:spacing w:before="540" w:after="260" w:line="260" w:lineRule="atLeast"/>
      <w:ind w:left="240" w:right="240"/>
    </w:pPr>
    <w:rPr>
      <w:rFonts w:ascii="Frutiger LT Std 75 Black" w:hAnsi="Frutiger LT Std 75 Black" w:cs="Frutiger LT Std 75 Black"/>
      <w:caps/>
      <w:sz w:val="20"/>
      <w:szCs w:val="20"/>
    </w:rPr>
  </w:style>
  <w:style w:type="paragraph" w:customStyle="1" w:styleId="NumberList12digit">
    <w:name w:val="NumberList1_2digit"/>
    <w:basedOn w:val="NoParagraphStyle"/>
    <w:uiPriority w:val="99"/>
    <w:pPr>
      <w:spacing w:line="240" w:lineRule="atLeast"/>
      <w:ind w:left="364" w:hanging="120"/>
      <w:jc w:val="both"/>
    </w:pPr>
    <w:rPr>
      <w:rFonts w:ascii="Palatino LT Std" w:hAnsi="Palatino LT Std" w:cs="Palatino LT Std"/>
      <w:sz w:val="20"/>
      <w:szCs w:val="20"/>
    </w:rPr>
  </w:style>
  <w:style w:type="paragraph" w:customStyle="1" w:styleId="NumberList1first2digit">
    <w:name w:val="NumberList1_first_2digit"/>
    <w:basedOn w:val="NumberList12digit"/>
    <w:uiPriority w:val="99"/>
    <w:pPr>
      <w:spacing w:before="240"/>
    </w:pPr>
  </w:style>
  <w:style w:type="paragraph" w:customStyle="1" w:styleId="NumberList1First">
    <w:name w:val="NumberList1_First"/>
    <w:basedOn w:val="NumberList1first2digit"/>
    <w:uiPriority w:val="99"/>
    <w:pPr>
      <w:ind w:left="240" w:hanging="240"/>
    </w:pPr>
  </w:style>
  <w:style w:type="paragraph" w:customStyle="1" w:styleId="NumberList1">
    <w:name w:val="NumberList1"/>
    <w:basedOn w:val="NumberList1first2digit"/>
    <w:uiPriority w:val="99"/>
    <w:pPr>
      <w:spacing w:before="0"/>
      <w:ind w:left="240" w:hanging="240"/>
    </w:pPr>
  </w:style>
  <w:style w:type="paragraph" w:customStyle="1" w:styleId="Reference-Alphabetical">
    <w:name w:val="Reference-Alphabetical"/>
    <w:basedOn w:val="NoParagraphStyle"/>
    <w:uiPriority w:val="99"/>
    <w:pPr>
      <w:suppressAutoHyphens/>
      <w:spacing w:line="220" w:lineRule="atLeast"/>
      <w:ind w:left="240" w:hanging="240"/>
    </w:pPr>
    <w:rPr>
      <w:rFonts w:ascii="Palatino LT Std" w:hAnsi="Palatino LT Std" w:cs="Palatino LT Std"/>
      <w:sz w:val="18"/>
      <w:szCs w:val="18"/>
    </w:rPr>
  </w:style>
  <w:style w:type="paragraph" w:customStyle="1" w:styleId="Box-01-BoxTitle">
    <w:name w:val="Box-01-BoxTitle"/>
    <w:basedOn w:val="NoParagraphStyle"/>
    <w:uiPriority w:val="99"/>
    <w:pPr>
      <w:suppressAutoHyphens/>
      <w:spacing w:before="288" w:line="200" w:lineRule="atLeast"/>
    </w:pPr>
    <w:rPr>
      <w:rFonts w:ascii="Frutiger LT Std 55 Roman" w:hAnsi="Frutiger LT Std 55 Roman" w:cs="Frutiger LT Std 55 Roman"/>
      <w:sz w:val="18"/>
      <w:szCs w:val="18"/>
    </w:rPr>
  </w:style>
  <w:style w:type="paragraph" w:customStyle="1" w:styleId="Box-01-BulletList1">
    <w:name w:val="Box-01-BulletList1"/>
    <w:basedOn w:val="BulletList1"/>
    <w:uiPriority w:val="99"/>
    <w:rsid w:val="008A0391"/>
    <w:pPr>
      <w:spacing w:line="220" w:lineRule="atLeast"/>
    </w:pPr>
    <w:rPr>
      <w:rFonts w:cs="Frutiger LT Std 55 Roman"/>
      <w:szCs w:val="18"/>
    </w:rPr>
  </w:style>
  <w:style w:type="paragraph" w:customStyle="1" w:styleId="Box-01-BulletList1first">
    <w:name w:val="Box-01-BulletList1_first"/>
    <w:basedOn w:val="Box-01-BulletList1"/>
    <w:uiPriority w:val="99"/>
    <w:rsid w:val="008A0391"/>
    <w:pPr>
      <w:spacing w:before="220"/>
    </w:pPr>
  </w:style>
  <w:style w:type="paragraph" w:customStyle="1" w:styleId="Box-01-BulletList1last">
    <w:name w:val="Box-01-BulletList1_last"/>
    <w:basedOn w:val="Box-01-BulletList1"/>
    <w:uiPriority w:val="99"/>
    <w:pPr>
      <w:spacing w:after="220"/>
    </w:pPr>
  </w:style>
  <w:style w:type="paragraph" w:customStyle="1" w:styleId="Box-01-Para-FLabv">
    <w:name w:val="Box-01-Para-FL #abv"/>
    <w:basedOn w:val="NoParagraphStyle"/>
    <w:uiPriority w:val="99"/>
    <w:pPr>
      <w:spacing w:before="120" w:line="220" w:lineRule="atLeast"/>
      <w:jc w:val="both"/>
    </w:pPr>
    <w:rPr>
      <w:rFonts w:ascii="Frutiger LT Std 55 Roman" w:hAnsi="Frutiger LT Std 55 Roman" w:cs="Frutiger LT Std 55 Roman"/>
      <w:sz w:val="18"/>
      <w:szCs w:val="18"/>
    </w:rPr>
  </w:style>
  <w:style w:type="paragraph" w:customStyle="1" w:styleId="Box-01-FE-Source">
    <w:name w:val="Box-01-FE-Source"/>
    <w:basedOn w:val="NoParagraphStyle"/>
    <w:uiPriority w:val="99"/>
    <w:pPr>
      <w:suppressAutoHyphens/>
      <w:spacing w:before="60" w:line="200" w:lineRule="atLeast"/>
    </w:pPr>
    <w:rPr>
      <w:rFonts w:ascii="Frutiger LT Std 55 Roman" w:hAnsi="Frutiger LT Std 55 Roman" w:cs="Frutiger LT Std 55 Roman"/>
      <w:sz w:val="16"/>
      <w:szCs w:val="16"/>
    </w:rPr>
  </w:style>
  <w:style w:type="paragraph" w:customStyle="1" w:styleId="TableBody">
    <w:name w:val="TableBody"/>
    <w:basedOn w:val="NoParagraphStyle"/>
    <w:uiPriority w:val="99"/>
    <w:pPr>
      <w:tabs>
        <w:tab w:val="left" w:pos="2660"/>
      </w:tabs>
      <w:suppressAutoHyphens/>
      <w:spacing w:line="230" w:lineRule="atLeast"/>
      <w:ind w:left="240" w:hanging="240"/>
    </w:pPr>
    <w:rPr>
      <w:rFonts w:ascii="Frutiger LT Std 57 Cn" w:hAnsi="Frutiger LT Std 57 Cn" w:cs="Frutiger LT Std 57 Cn"/>
      <w:spacing w:val="4"/>
      <w:sz w:val="19"/>
      <w:szCs w:val="19"/>
    </w:rPr>
  </w:style>
  <w:style w:type="paragraph" w:customStyle="1" w:styleId="Tablecontinued">
    <w:name w:val="Table_continued"/>
    <w:basedOn w:val="TableBody"/>
    <w:uiPriority w:val="99"/>
    <w:pPr>
      <w:jc w:val="right"/>
    </w:pPr>
    <w:rPr>
      <w:spacing w:val="3"/>
      <w:sz w:val="17"/>
      <w:szCs w:val="17"/>
    </w:rPr>
  </w:style>
  <w:style w:type="paragraph" w:customStyle="1" w:styleId="TableCaption">
    <w:name w:val="TableCaption"/>
    <w:basedOn w:val="NoParagraphStyle"/>
    <w:uiPriority w:val="99"/>
    <w:rsid w:val="008A0391"/>
    <w:pPr>
      <w:pBdr>
        <w:top w:val="single" w:sz="8" w:space="17" w:color="000000"/>
      </w:pBdr>
      <w:tabs>
        <w:tab w:val="left" w:pos="2660"/>
      </w:tabs>
      <w:suppressAutoHyphens/>
      <w:spacing w:after="60" w:line="480" w:lineRule="auto"/>
      <w:ind w:left="238" w:right="238"/>
    </w:pPr>
    <w:rPr>
      <w:rFonts w:cs="Frutiger LT Std 67 Bold Condens"/>
      <w:b/>
      <w:bCs/>
      <w:caps/>
      <w:color w:val="auto"/>
      <w:position w:val="4"/>
      <w:szCs w:val="20"/>
    </w:rPr>
  </w:style>
  <w:style w:type="paragraph" w:customStyle="1" w:styleId="TableSource">
    <w:name w:val="TableSource"/>
    <w:basedOn w:val="NoParagraphStyle"/>
    <w:uiPriority w:val="99"/>
    <w:pPr>
      <w:tabs>
        <w:tab w:val="left" w:pos="2660"/>
      </w:tabs>
      <w:suppressAutoHyphens/>
      <w:spacing w:before="80" w:line="230" w:lineRule="atLeast"/>
    </w:pPr>
    <w:rPr>
      <w:rFonts w:ascii="Frutiger LT Std 57 Cn" w:hAnsi="Frutiger LT Std 57 Cn" w:cs="Frutiger LT Std 57 Cn"/>
      <w:sz w:val="16"/>
      <w:szCs w:val="16"/>
    </w:rPr>
  </w:style>
  <w:style w:type="character" w:customStyle="1" w:styleId="italic">
    <w:name w:val="italic"/>
    <w:uiPriority w:val="99"/>
    <w:rPr>
      <w:i/>
      <w:iCs/>
    </w:rPr>
  </w:style>
  <w:style w:type="character" w:customStyle="1" w:styleId="AQ">
    <w:name w:val="AQ"/>
    <w:uiPriority w:val="99"/>
    <w:rPr>
      <w:u w:val="thick" w:color="000000"/>
    </w:rPr>
  </w:style>
  <w:style w:type="character" w:customStyle="1" w:styleId="bold">
    <w:name w:val="bold"/>
    <w:uiPriority w:val="99"/>
    <w:rPr>
      <w:b/>
      <w:bCs/>
    </w:rPr>
  </w:style>
  <w:style w:type="character" w:customStyle="1" w:styleId="IntroQuoteSource">
    <w:name w:val="IntroQuoteSource"/>
    <w:uiPriority w:val="99"/>
  </w:style>
  <w:style w:type="character" w:customStyle="1" w:styleId="Box-01-Number">
    <w:name w:val="Box-01-Number"/>
    <w:uiPriority w:val="99"/>
    <w:rPr>
      <w:b/>
      <w:bCs/>
      <w:caps/>
      <w:sz w:val="18"/>
      <w:szCs w:val="18"/>
    </w:rPr>
  </w:style>
  <w:style w:type="character" w:customStyle="1" w:styleId="65Bold">
    <w:name w:val="65 Bold"/>
    <w:uiPriority w:val="99"/>
    <w:rPr>
      <w:b/>
      <w:bCs/>
    </w:rPr>
  </w:style>
  <w:style w:type="character" w:customStyle="1" w:styleId="BoxItalic">
    <w:name w:val="Box_Italic"/>
    <w:uiPriority w:val="99"/>
    <w:rPr>
      <w:i/>
      <w:iCs/>
    </w:rPr>
  </w:style>
  <w:style w:type="character" w:customStyle="1" w:styleId="TableNumber">
    <w:name w:val="TableNumber"/>
    <w:uiPriority w:val="99"/>
    <w:rPr>
      <w:rFonts w:ascii="Frutiger LT Std 67 Bold Condens" w:hAnsi="Frutiger LT Std 67 Bold Condens" w:cs="Frutiger LT Std 67 Bold Condens"/>
      <w:b/>
      <w:bCs/>
      <w:outline/>
      <w:color w:val="000000"/>
      <w:sz w:val="20"/>
      <w:szCs w:val="20"/>
      <w14:textOutline w14:w="9525" w14:cap="flat" w14:cmpd="sng" w14:algn="ctr">
        <w14:solidFill>
          <w14:srgbClr w14:val="000000"/>
        </w14:solidFill>
        <w14:prstDash w14:val="solid"/>
        <w14:round/>
      </w14:textOutline>
      <w14:textFill>
        <w14:noFill/>
      </w14:textFill>
    </w:rPr>
  </w:style>
  <w:style w:type="character" w:customStyle="1" w:styleId="TBitalic">
    <w:name w:val="TB italic"/>
    <w:basedOn w:val="italic"/>
    <w:uiPriority w:val="99"/>
    <w:rPr>
      <w:i/>
      <w:iCs/>
    </w:rPr>
  </w:style>
  <w:style w:type="character" w:customStyle="1" w:styleId="H1DING">
    <w:name w:val="H1_DING"/>
    <w:uiPriority w:val="99"/>
    <w:rPr>
      <w:rFonts w:ascii="ITC Zapf Dingbats Std" w:hAnsi="ITC Zapf Dingbats Std" w:cs="ITC Zapf Dingbats Std"/>
      <w:color w:val="000000"/>
    </w:rPr>
  </w:style>
  <w:style w:type="paragraph" w:styleId="Header">
    <w:name w:val="header"/>
    <w:basedOn w:val="Normal"/>
    <w:link w:val="HeaderChar"/>
    <w:uiPriority w:val="99"/>
    <w:unhideWhenUsed/>
    <w:rsid w:val="007877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7EC"/>
  </w:style>
  <w:style w:type="paragraph" w:styleId="Footer">
    <w:name w:val="footer"/>
    <w:basedOn w:val="Normal"/>
    <w:link w:val="FooterChar"/>
    <w:uiPriority w:val="99"/>
    <w:unhideWhenUsed/>
    <w:rsid w:val="007877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77EC"/>
  </w:style>
  <w:style w:type="table" w:styleId="TableGrid">
    <w:name w:val="Table Grid"/>
    <w:basedOn w:val="TableNormal"/>
    <w:uiPriority w:val="39"/>
    <w:rsid w:val="006B66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05533"/>
    <w:pPr>
      <w:ind w:left="720"/>
      <w:contextualSpacing/>
    </w:pPr>
  </w:style>
  <w:style w:type="paragraph" w:customStyle="1" w:styleId="H2">
    <w:name w:val="H2"/>
    <w:basedOn w:val="Normal"/>
    <w:uiPriority w:val="99"/>
    <w:rsid w:val="000C460B"/>
    <w:pPr>
      <w:keepNext/>
      <w:keepLines/>
      <w:widowControl w:val="0"/>
      <w:autoSpaceDE w:val="0"/>
      <w:autoSpaceDN w:val="0"/>
      <w:adjustRightInd w:val="0"/>
      <w:spacing w:before="345" w:after="100" w:line="280" w:lineRule="atLeast"/>
      <w:jc w:val="both"/>
      <w:textAlignment w:val="center"/>
    </w:pPr>
    <w:rPr>
      <w:rFonts w:ascii="Palatino Bold" w:hAnsi="Palatino Bold" w:cs="Palatino Bold"/>
      <w:b/>
      <w:bCs/>
      <w:color w:val="000000"/>
      <w:sz w:val="24"/>
      <w:szCs w:val="24"/>
      <w:lang w:val="en-GB"/>
    </w:rPr>
  </w:style>
  <w:style w:type="paragraph" w:customStyle="1" w:styleId="Default">
    <w:name w:val="Default"/>
    <w:rsid w:val="00425217"/>
    <w:pPr>
      <w:autoSpaceDE w:val="0"/>
      <w:autoSpaceDN w:val="0"/>
      <w:adjustRightInd w:val="0"/>
      <w:spacing w:after="0" w:line="240" w:lineRule="auto"/>
    </w:pPr>
    <w:rPr>
      <w:rFonts w:ascii="Myriad Pro SemiCond" w:hAnsi="Myriad Pro SemiCond" w:cs="Myriad Pro SemiCond"/>
      <w:color w:val="000000"/>
      <w:sz w:val="24"/>
      <w:szCs w:val="24"/>
      <w:lang w:val="en-US"/>
    </w:rPr>
  </w:style>
  <w:style w:type="character" w:styleId="Hyperlink">
    <w:name w:val="Hyperlink"/>
    <w:basedOn w:val="DefaultParagraphFont"/>
    <w:uiPriority w:val="99"/>
    <w:unhideWhenUsed/>
    <w:rsid w:val="003352CA"/>
    <w:rPr>
      <w:color w:val="0563C1" w:themeColor="hyperlink"/>
      <w:u w:val="single"/>
    </w:rPr>
  </w:style>
  <w:style w:type="character" w:customStyle="1" w:styleId="UnresolvedMention">
    <w:name w:val="Unresolved Mention"/>
    <w:basedOn w:val="DefaultParagraphFont"/>
    <w:uiPriority w:val="99"/>
    <w:semiHidden/>
    <w:unhideWhenUsed/>
    <w:rsid w:val="003352CA"/>
    <w:rPr>
      <w:color w:val="605E5C"/>
      <w:shd w:val="clear" w:color="auto" w:fill="E1DFDD"/>
    </w:rPr>
  </w:style>
  <w:style w:type="character" w:customStyle="1" w:styleId="ListParagraphChar">
    <w:name w:val="List Paragraph Char"/>
    <w:basedOn w:val="DefaultParagraphFont"/>
    <w:link w:val="ListParagraph"/>
    <w:uiPriority w:val="34"/>
    <w:locked/>
    <w:rsid w:val="00AB15FC"/>
  </w:style>
  <w:style w:type="paragraph" w:customStyle="1" w:styleId="TableColumnHead1">
    <w:name w:val="TableColumnHead1"/>
    <w:basedOn w:val="Normal"/>
    <w:uiPriority w:val="99"/>
    <w:rsid w:val="00226554"/>
    <w:pPr>
      <w:widowControl w:val="0"/>
      <w:tabs>
        <w:tab w:val="left" w:pos="2660"/>
      </w:tabs>
      <w:suppressAutoHyphens/>
      <w:autoSpaceDE w:val="0"/>
      <w:autoSpaceDN w:val="0"/>
      <w:adjustRightInd w:val="0"/>
      <w:spacing w:after="0" w:line="210" w:lineRule="atLeast"/>
      <w:textAlignment w:val="center"/>
    </w:pPr>
    <w:rPr>
      <w:rFonts w:ascii="Frutiger LT Std 67 Bold Condens" w:hAnsi="Frutiger LT Std 67 Bold Condens" w:cs="Frutiger LT Std 67 Bold Condens"/>
      <w:b/>
      <w:bCs/>
      <w:color w:val="000000"/>
      <w:spacing w:val="4"/>
      <w:sz w:val="19"/>
      <w:szCs w:val="19"/>
      <w:lang w:val="en-US"/>
    </w:rPr>
  </w:style>
  <w:style w:type="character" w:styleId="PageNumber">
    <w:name w:val="page number"/>
    <w:basedOn w:val="DefaultParagraphFont"/>
    <w:uiPriority w:val="99"/>
    <w:semiHidden/>
    <w:unhideWhenUsed/>
    <w:rsid w:val="006308B4"/>
  </w:style>
  <w:style w:type="paragraph" w:styleId="Revision">
    <w:name w:val="Revision"/>
    <w:hidden/>
    <w:uiPriority w:val="99"/>
    <w:semiHidden/>
    <w:rsid w:val="00E30B96"/>
    <w:pPr>
      <w:spacing w:after="0" w:line="240" w:lineRule="auto"/>
    </w:pPr>
  </w:style>
  <w:style w:type="paragraph" w:customStyle="1" w:styleId="paragraph">
    <w:name w:val="paragraph"/>
    <w:basedOn w:val="Normal"/>
    <w:rsid w:val="0036069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ormaltextrun">
    <w:name w:val="normaltextrun"/>
    <w:basedOn w:val="DefaultParagraphFont"/>
    <w:rsid w:val="0036069E"/>
  </w:style>
  <w:style w:type="paragraph" w:styleId="NormalWeb">
    <w:name w:val="Normal (Web)"/>
    <w:basedOn w:val="Normal"/>
    <w:uiPriority w:val="99"/>
    <w:unhideWhenUsed/>
    <w:rsid w:val="00EA2D6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EA2D6B"/>
    <w:rPr>
      <w:b/>
      <w:bCs/>
    </w:rPr>
  </w:style>
  <w:style w:type="character" w:styleId="Emphasis">
    <w:name w:val="Emphasis"/>
    <w:basedOn w:val="DefaultParagraphFont"/>
    <w:uiPriority w:val="20"/>
    <w:qFormat/>
    <w:rsid w:val="009D696E"/>
    <w:rPr>
      <w:i/>
      <w:iCs/>
    </w:rPr>
  </w:style>
  <w:style w:type="paragraph" w:customStyle="1" w:styleId="SpeacialHeading2">
    <w:name w:val="SpeacialHeading2"/>
    <w:basedOn w:val="H2"/>
    <w:qFormat/>
    <w:rsid w:val="003E5B4A"/>
    <w:pPr>
      <w:keepNext w:val="0"/>
      <w:keepLines w:val="0"/>
      <w:spacing w:before="0" w:after="0" w:line="480" w:lineRule="auto"/>
      <w:jc w:val="left"/>
    </w:pPr>
  </w:style>
  <w:style w:type="paragraph" w:customStyle="1" w:styleId="UL-FL1first">
    <w:name w:val="UL-FL1_first"/>
    <w:basedOn w:val="DialogueFirst"/>
    <w:qFormat/>
    <w:rsid w:val="003E5B4A"/>
    <w:pPr>
      <w:spacing w:before="0"/>
      <w:jc w:val="left"/>
    </w:pPr>
    <w:rPr>
      <w:rFonts w:cs="Times New Roman"/>
      <w:color w:val="auto"/>
      <w:sz w:val="22"/>
      <w:szCs w:val="22"/>
    </w:rPr>
  </w:style>
  <w:style w:type="paragraph" w:customStyle="1" w:styleId="UL-FL1">
    <w:name w:val="UL-FL1"/>
    <w:qFormat/>
    <w:rsid w:val="00967DA8"/>
    <w:pPr>
      <w:spacing w:line="480" w:lineRule="auto"/>
    </w:pPr>
    <w:rPr>
      <w:rFonts w:ascii="Times New Roman" w:hAnsi="Times New Roman" w:cs="Times New Roman"/>
      <w:sz w:val="24"/>
      <w:lang w:val="en-US"/>
    </w:rPr>
  </w:style>
  <w:style w:type="paragraph" w:customStyle="1" w:styleId="Box-01-Para-FL">
    <w:name w:val="Box-01-Para-FL"/>
    <w:basedOn w:val="Box-01-Para-FLabv"/>
    <w:qFormat/>
    <w:rsid w:val="008A0391"/>
    <w:pPr>
      <w:pBdr>
        <w:top w:val="single" w:sz="4" w:space="1" w:color="auto"/>
        <w:left w:val="single" w:sz="4" w:space="4" w:color="auto"/>
        <w:bottom w:val="single" w:sz="4" w:space="1" w:color="auto"/>
        <w:right w:val="single" w:sz="4" w:space="4" w:color="auto"/>
      </w:pBdr>
      <w:spacing w:before="0" w:line="480" w:lineRule="auto"/>
      <w:jc w:val="left"/>
    </w:pPr>
    <w:rPr>
      <w:rFonts w:ascii="Times New Roman" w:hAnsi="Times New Roman" w:cs="Times New Roman"/>
      <w:color w:val="auto"/>
      <w:sz w:val="22"/>
      <w:szCs w:val="22"/>
    </w:rPr>
  </w:style>
  <w:style w:type="paragraph" w:customStyle="1" w:styleId="TableNote">
    <w:name w:val="TableNote"/>
    <w:basedOn w:val="Normal"/>
    <w:qFormat/>
    <w:rsid w:val="008A0391"/>
    <w:pPr>
      <w:widowControl w:val="0"/>
      <w:tabs>
        <w:tab w:val="left" w:pos="2660"/>
      </w:tabs>
      <w:suppressAutoHyphens/>
      <w:autoSpaceDE w:val="0"/>
      <w:autoSpaceDN w:val="0"/>
      <w:adjustRightInd w:val="0"/>
      <w:spacing w:after="0" w:line="480" w:lineRule="auto"/>
      <w:textAlignment w:val="center"/>
    </w:pPr>
    <w:rPr>
      <w:rFonts w:ascii="Times New Roman" w:eastAsia="Times New Roman" w:hAnsi="Times New Roman" w:cs="Times New Roman"/>
      <w:lang w:val="en-US"/>
    </w:rPr>
  </w:style>
  <w:style w:type="paragraph" w:customStyle="1" w:styleId="EOC-Heading1">
    <w:name w:val="EOC-Heading1"/>
    <w:basedOn w:val="ParaFirstLine-Ind"/>
    <w:qFormat/>
    <w:rsid w:val="00D5103E"/>
    <w:pPr>
      <w:ind w:firstLine="0"/>
      <w:jc w:val="left"/>
    </w:pPr>
    <w:rPr>
      <w:rFonts w:cs="Times New Roman"/>
      <w:b/>
      <w:bCs/>
      <w:sz w:val="22"/>
      <w:szCs w:val="22"/>
    </w:rPr>
  </w:style>
  <w:style w:type="paragraph" w:customStyle="1" w:styleId="EOC-NumberList1first">
    <w:name w:val="EOC-NumberList1_first"/>
    <w:basedOn w:val="Para-FL"/>
    <w:qFormat/>
    <w:rsid w:val="00D5103E"/>
    <w:pPr>
      <w:jc w:val="left"/>
    </w:pPr>
  </w:style>
  <w:style w:type="paragraph" w:customStyle="1" w:styleId="EOC-Answer">
    <w:name w:val="EOC-Answer"/>
    <w:basedOn w:val="Para-FL"/>
    <w:qFormat/>
    <w:rsid w:val="00D5103E"/>
    <w:pPr>
      <w:jc w:val="left"/>
    </w:pPr>
  </w:style>
  <w:style w:type="paragraph" w:customStyle="1" w:styleId="EOC-ParaFirstLine-Ind">
    <w:name w:val="EOC-ParaFirstLine-Ind"/>
    <w:basedOn w:val="Para-FL"/>
    <w:qFormat/>
    <w:rsid w:val="00D5103E"/>
    <w:pPr>
      <w:ind w:firstLine="720"/>
      <w:jc w:val="left"/>
    </w:pPr>
    <w:rPr>
      <w:rFonts w:cs="Times New Roman"/>
      <w:color w:val="auto"/>
      <w:sz w:val="22"/>
      <w:szCs w:val="22"/>
    </w:rPr>
  </w:style>
  <w:style w:type="paragraph" w:customStyle="1" w:styleId="EOC-NumberList1">
    <w:name w:val="EOC-NumberList1"/>
    <w:basedOn w:val="Para-FL"/>
    <w:qFormat/>
    <w:rsid w:val="00D5103E"/>
    <w:rPr>
      <w:rFonts w:cs="Times New Roman"/>
      <w:color w:val="auto"/>
      <w:sz w:val="22"/>
      <w:szCs w:val="22"/>
    </w:rPr>
  </w:style>
  <w:style w:type="paragraph" w:customStyle="1" w:styleId="EOC-Para-FL">
    <w:name w:val="EOC-Para-FL"/>
    <w:basedOn w:val="NormalWeb"/>
    <w:qFormat/>
    <w:rsid w:val="00D5103E"/>
    <w:pPr>
      <w:spacing w:before="0" w:beforeAutospacing="0" w:after="0" w:afterAutospacing="0" w:line="480" w:lineRule="auto"/>
    </w:pPr>
  </w:style>
  <w:style w:type="paragraph" w:customStyle="1" w:styleId="EOC-BulletList2">
    <w:name w:val="EOC-BulletList2"/>
    <w:basedOn w:val="NormalWeb"/>
    <w:qFormat/>
    <w:rsid w:val="002B522B"/>
    <w:pPr>
      <w:tabs>
        <w:tab w:val="left" w:pos="720"/>
      </w:tabs>
      <w:spacing w:before="0" w:beforeAutospacing="0" w:after="0" w:afterAutospacing="0" w:line="480" w:lineRule="auto"/>
      <w:ind w:left="720" w:hanging="360"/>
    </w:pPr>
  </w:style>
  <w:style w:type="paragraph" w:customStyle="1" w:styleId="EOC-UL-FL1">
    <w:name w:val="EOC-UL-FL1"/>
    <w:basedOn w:val="NormalWeb"/>
    <w:qFormat/>
    <w:rsid w:val="002B522B"/>
    <w:pPr>
      <w:spacing w:before="0" w:beforeAutospacing="0" w:after="0" w:afterAutospacing="0" w:line="480" w:lineRule="auto"/>
    </w:pPr>
  </w:style>
  <w:style w:type="paragraph" w:customStyle="1" w:styleId="CaseStudyTitle">
    <w:name w:val="CaseStudyTitle"/>
    <w:basedOn w:val="Head1"/>
    <w:qFormat/>
    <w:rsid w:val="002B522B"/>
    <w:pPr>
      <w:spacing w:before="0" w:after="0" w:line="480" w:lineRule="auto"/>
    </w:pPr>
  </w:style>
  <w:style w:type="paragraph" w:customStyle="1" w:styleId="CaseStudy-Heading1">
    <w:name w:val="CaseStudy-Heading1"/>
    <w:basedOn w:val="Head2blwH1"/>
    <w:qFormat/>
    <w:rsid w:val="002B522B"/>
    <w:pPr>
      <w:spacing w:after="0" w:line="480" w:lineRule="auto"/>
    </w:pPr>
  </w:style>
  <w:style w:type="paragraph" w:customStyle="1" w:styleId="CaseStudy-Heading2">
    <w:name w:val="CaseStudy-Heading2"/>
    <w:basedOn w:val="Head2blwH1"/>
    <w:qFormat/>
    <w:rsid w:val="002B522B"/>
    <w:pPr>
      <w:spacing w:after="0" w:line="480" w:lineRule="auto"/>
    </w:pPr>
  </w:style>
  <w:style w:type="paragraph" w:customStyle="1" w:styleId="CaseStudy-UL-FL1">
    <w:name w:val="CaseStudy-UL-FL1"/>
    <w:basedOn w:val="DialogueFirst"/>
    <w:qFormat/>
    <w:rsid w:val="002B522B"/>
    <w:pPr>
      <w:spacing w:before="0"/>
      <w:ind w:left="0" w:firstLine="0"/>
      <w:jc w:val="left"/>
    </w:pPr>
    <w:rPr>
      <w:rFonts w:cs="Times New Roman"/>
      <w:color w:val="auto"/>
      <w:szCs w:val="22"/>
    </w:rPr>
  </w:style>
  <w:style w:type="paragraph" w:customStyle="1" w:styleId="CaseStudy-Note">
    <w:name w:val="CaseStudy-Note"/>
    <w:basedOn w:val="ParaFirstLine-Ind"/>
    <w:qFormat/>
    <w:rsid w:val="002B522B"/>
    <w:pPr>
      <w:ind w:firstLine="0"/>
      <w:jc w:val="left"/>
    </w:pPr>
  </w:style>
  <w:style w:type="paragraph" w:customStyle="1" w:styleId="CaseStudy-ParaFirstLine-Ind">
    <w:name w:val="CaseStudy-ParaFirstLine-Ind"/>
    <w:basedOn w:val="ParaFirstLine-Ind"/>
    <w:qFormat/>
    <w:rsid w:val="002B522B"/>
    <w:pPr>
      <w:ind w:firstLine="720"/>
      <w:jc w:val="left"/>
    </w:pPr>
    <w:rPr>
      <w:rFonts w:cs="Times New Roman"/>
      <w:color w:val="auto"/>
      <w:sz w:val="22"/>
      <w:szCs w:val="22"/>
    </w:rPr>
  </w:style>
  <w:style w:type="paragraph" w:customStyle="1" w:styleId="CaseStudy-BulletList1">
    <w:name w:val="CaseStudy-BulletList1"/>
    <w:basedOn w:val="BulletList1"/>
    <w:qFormat/>
    <w:rsid w:val="002B522B"/>
    <w:pPr>
      <w:tabs>
        <w:tab w:val="clear" w:pos="240"/>
      </w:tabs>
      <w:ind w:left="360" w:hanging="360"/>
      <w:jc w:val="left"/>
    </w:pPr>
    <w:rPr>
      <w:rFonts w:cs="Times New Roman"/>
      <w:color w:val="auto"/>
      <w:sz w:val="22"/>
      <w:szCs w:val="22"/>
    </w:rPr>
  </w:style>
  <w:style w:type="paragraph" w:customStyle="1" w:styleId="REFH1">
    <w:name w:val="REFH1"/>
    <w:basedOn w:val="Normal"/>
    <w:rsid w:val="00BC4C6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REF-U">
    <w:name w:val="REF-U"/>
    <w:basedOn w:val="Normal"/>
    <w:uiPriority w:val="99"/>
    <w:rsid w:val="00BC4C6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URL">
    <w:name w:val="URL"/>
    <w:rsid w:val="00BC4C64"/>
  </w:style>
  <w:style w:type="character" w:customStyle="1" w:styleId="bibissue">
    <w:name w:val="bib_issue"/>
    <w:rsid w:val="004B2FA8"/>
    <w:rPr>
      <w:rFonts w:ascii="Times New Roman" w:hAnsi="Times New Roman"/>
      <w:sz w:val="24"/>
      <w:bdr w:val="none" w:sz="0" w:space="0" w:color="auto"/>
      <w:shd w:val="clear" w:color="auto" w:fill="FFFFAB"/>
    </w:rPr>
  </w:style>
  <w:style w:type="character" w:customStyle="1" w:styleId="biblocation">
    <w:name w:val="bib_location"/>
    <w:rsid w:val="004B2FA8"/>
    <w:rPr>
      <w:rFonts w:ascii="Times New Roman" w:hAnsi="Times New Roman"/>
      <w:sz w:val="24"/>
      <w:bdr w:val="none" w:sz="0" w:space="0" w:color="auto"/>
      <w:shd w:val="clear" w:color="auto" w:fill="FFCCCC"/>
    </w:rPr>
  </w:style>
  <w:style w:type="character" w:customStyle="1" w:styleId="bibpublisher">
    <w:name w:val="bib_publisher"/>
    <w:rsid w:val="004B2FA8"/>
    <w:rPr>
      <w:rFonts w:ascii="Times New Roman" w:hAnsi="Times New Roman"/>
      <w:sz w:val="24"/>
      <w:bdr w:val="none" w:sz="0" w:space="0" w:color="auto"/>
      <w:shd w:val="clear" w:color="auto" w:fill="FF99CC"/>
    </w:rPr>
  </w:style>
  <w:style w:type="character" w:customStyle="1" w:styleId="bibyear">
    <w:name w:val="bib_year"/>
    <w:rsid w:val="004B2FA8"/>
    <w:rPr>
      <w:rFonts w:ascii="Times New Roman" w:hAnsi="Times New Roman"/>
      <w:sz w:val="24"/>
      <w:bdr w:val="none" w:sz="0" w:space="0" w:color="auto"/>
      <w:shd w:val="clear" w:color="auto" w:fill="FFCCFF"/>
    </w:rPr>
  </w:style>
  <w:style w:type="character" w:customStyle="1" w:styleId="bibfname">
    <w:name w:val="bib_fname"/>
    <w:rsid w:val="004B2FA8"/>
    <w:rPr>
      <w:rFonts w:ascii="Times New Roman" w:hAnsi="Times New Roman"/>
      <w:sz w:val="24"/>
      <w:bdr w:val="none" w:sz="0" w:space="0" w:color="auto"/>
      <w:shd w:val="clear" w:color="auto" w:fill="FFFFCC"/>
    </w:rPr>
  </w:style>
  <w:style w:type="character" w:customStyle="1" w:styleId="bibsurname">
    <w:name w:val="bib_surname"/>
    <w:rsid w:val="004B2FA8"/>
    <w:rPr>
      <w:rFonts w:ascii="Times New Roman" w:hAnsi="Times New Roman"/>
      <w:sz w:val="24"/>
      <w:bdr w:val="none" w:sz="0" w:space="0" w:color="auto"/>
      <w:shd w:val="clear" w:color="auto" w:fill="CCFF99"/>
    </w:rPr>
  </w:style>
  <w:style w:type="character" w:customStyle="1" w:styleId="bibfpage">
    <w:name w:val="bib_fpage"/>
    <w:rsid w:val="004B2FA8"/>
    <w:rPr>
      <w:rFonts w:ascii="Times New Roman" w:hAnsi="Times New Roman"/>
      <w:sz w:val="24"/>
      <w:bdr w:val="none" w:sz="0" w:space="0" w:color="auto"/>
      <w:shd w:val="clear" w:color="auto" w:fill="E6E6E6"/>
    </w:rPr>
  </w:style>
  <w:style w:type="character" w:customStyle="1" w:styleId="bibbook">
    <w:name w:val="bib_book"/>
    <w:rsid w:val="004B2FA8"/>
    <w:rPr>
      <w:rFonts w:ascii="Times New Roman" w:hAnsi="Times New Roman"/>
      <w:sz w:val="24"/>
      <w:bdr w:val="none" w:sz="0" w:space="0" w:color="auto"/>
      <w:shd w:val="clear" w:color="auto" w:fill="99CCFF"/>
    </w:rPr>
  </w:style>
  <w:style w:type="character" w:customStyle="1" w:styleId="bibdoi">
    <w:name w:val="bib_doi"/>
    <w:rsid w:val="004B2FA8"/>
    <w:rPr>
      <w:rFonts w:ascii="Times New Roman" w:hAnsi="Times New Roman"/>
      <w:sz w:val="24"/>
      <w:bdr w:val="none" w:sz="0" w:space="0" w:color="auto"/>
      <w:shd w:val="clear" w:color="auto" w:fill="CCFFCC"/>
    </w:rPr>
  </w:style>
  <w:style w:type="character" w:customStyle="1" w:styleId="bibjournal">
    <w:name w:val="bib_journal"/>
    <w:rsid w:val="004B2FA8"/>
    <w:rPr>
      <w:rFonts w:ascii="Times New Roman" w:hAnsi="Times New Roman"/>
      <w:sz w:val="24"/>
      <w:bdr w:val="none" w:sz="0" w:space="0" w:color="auto"/>
      <w:shd w:val="clear" w:color="auto" w:fill="F9DECF"/>
    </w:rPr>
  </w:style>
  <w:style w:type="character" w:customStyle="1" w:styleId="biblpage">
    <w:name w:val="bib_lpage"/>
    <w:rsid w:val="004B2FA8"/>
    <w:rPr>
      <w:rFonts w:ascii="Times New Roman" w:hAnsi="Times New Roman"/>
      <w:sz w:val="24"/>
      <w:bdr w:val="none" w:sz="0" w:space="0" w:color="auto"/>
      <w:shd w:val="clear" w:color="auto" w:fill="D9D9D9"/>
    </w:rPr>
  </w:style>
  <w:style w:type="character" w:customStyle="1" w:styleId="bibvolume">
    <w:name w:val="bib_volume"/>
    <w:rsid w:val="004B2FA8"/>
    <w:rPr>
      <w:rFonts w:ascii="Times New Roman" w:hAnsi="Times New Roman"/>
      <w:sz w:val="24"/>
      <w:bdr w:val="none" w:sz="0" w:space="0" w:color="auto"/>
      <w:shd w:val="clear" w:color="auto" w:fill="CCECFF"/>
    </w:rPr>
  </w:style>
  <w:style w:type="character" w:customStyle="1" w:styleId="bibarticle">
    <w:name w:val="bib_article"/>
    <w:rsid w:val="004B2FA8"/>
    <w:rPr>
      <w:rFonts w:ascii="Times New Roman" w:hAnsi="Times New Roman"/>
      <w:sz w:val="24"/>
      <w:bdr w:val="none" w:sz="0" w:space="0" w:color="auto"/>
      <w:shd w:val="clear" w:color="auto" w:fill="CCFFFF"/>
    </w:rPr>
  </w:style>
  <w:style w:type="character" w:customStyle="1" w:styleId="bibeditionno">
    <w:name w:val="bib_editionno"/>
    <w:rsid w:val="004B2FA8"/>
    <w:rPr>
      <w:rFonts w:ascii="Times New Roman" w:hAnsi="Times New Roman"/>
      <w:sz w:val="24"/>
      <w:bdr w:val="none" w:sz="0" w:space="0" w:color="auto"/>
      <w:shd w:val="clear" w:color="auto" w:fill="FFCC00"/>
    </w:rPr>
  </w:style>
  <w:style w:type="character" w:customStyle="1" w:styleId="bibtitle">
    <w:name w:val="bib_title"/>
    <w:rsid w:val="004B2FA8"/>
    <w:rPr>
      <w:sz w:val="24"/>
      <w:effect w:val="none"/>
      <w:bdr w:val="none" w:sz="0" w:space="0" w:color="auto"/>
      <w:shd w:val="clear" w:color="auto" w:fill="D99594"/>
    </w:rPr>
  </w:style>
  <w:style w:type="character" w:customStyle="1" w:styleId="bibed-fname">
    <w:name w:val="bib_ed-fname"/>
    <w:rsid w:val="004B2FA8"/>
    <w:rPr>
      <w:rFonts w:ascii="Times New Roman" w:hAnsi="Times New Roman"/>
      <w:sz w:val="24"/>
      <w:bdr w:val="none" w:sz="0" w:space="0" w:color="auto"/>
      <w:shd w:val="clear" w:color="auto" w:fill="FFFFB7"/>
    </w:rPr>
  </w:style>
  <w:style w:type="character" w:customStyle="1" w:styleId="ElectronicJournalname">
    <w:name w:val="ElectronicJournalname"/>
    <w:rsid w:val="00BC4C64"/>
  </w:style>
  <w:style w:type="character" w:customStyle="1" w:styleId="bibalt-year">
    <w:name w:val="bib_alt-year"/>
    <w:rsid w:val="004B2FA8"/>
    <w:rPr>
      <w:rFonts w:ascii="Times New Roman" w:hAnsi="Times New Roman"/>
      <w:sz w:val="24"/>
      <w:szCs w:val="24"/>
      <w:bdr w:val="none" w:sz="0" w:space="0" w:color="auto"/>
      <w:shd w:val="clear" w:color="auto" w:fill="CC99FF"/>
    </w:rPr>
  </w:style>
  <w:style w:type="character" w:customStyle="1" w:styleId="bibbase">
    <w:name w:val="bib_base"/>
    <w:rsid w:val="004B2FA8"/>
    <w:rPr>
      <w:rFonts w:ascii="Times New Roman" w:hAnsi="Times New Roman"/>
      <w:sz w:val="24"/>
    </w:rPr>
  </w:style>
  <w:style w:type="character" w:customStyle="1" w:styleId="bibchapterno">
    <w:name w:val="bib_chapterno"/>
    <w:rsid w:val="004B2FA8"/>
    <w:rPr>
      <w:rFonts w:ascii="Times New Roman" w:hAnsi="Times New Roman"/>
      <w:sz w:val="24"/>
      <w:bdr w:val="none" w:sz="0" w:space="0" w:color="auto"/>
      <w:shd w:val="clear" w:color="auto" w:fill="D9D9D9"/>
    </w:rPr>
  </w:style>
  <w:style w:type="character" w:customStyle="1" w:styleId="bibchaptertitle">
    <w:name w:val="bib_chaptertitle"/>
    <w:rsid w:val="004B2FA8"/>
    <w:rPr>
      <w:rFonts w:ascii="Times New Roman" w:hAnsi="Times New Roman"/>
      <w:sz w:val="24"/>
      <w:bdr w:val="none" w:sz="0" w:space="0" w:color="auto"/>
      <w:shd w:val="clear" w:color="auto" w:fill="FF9D5B"/>
    </w:rPr>
  </w:style>
  <w:style w:type="character" w:customStyle="1" w:styleId="bibcomment">
    <w:name w:val="bib_comment"/>
    <w:rsid w:val="004B2FA8"/>
    <w:rPr>
      <w:rFonts w:ascii="Times New Roman" w:hAnsi="Times New Roman"/>
      <w:sz w:val="24"/>
    </w:rPr>
  </w:style>
  <w:style w:type="character" w:customStyle="1" w:styleId="bibconfacronym">
    <w:name w:val="bib_confacronym"/>
    <w:rsid w:val="004B2FA8"/>
    <w:rPr>
      <w:rFonts w:ascii="Times New Roman" w:hAnsi="Times New Roman"/>
      <w:sz w:val="24"/>
      <w:bdr w:val="none" w:sz="0" w:space="0" w:color="auto"/>
      <w:shd w:val="clear" w:color="auto" w:fill="FD77F3"/>
    </w:rPr>
  </w:style>
  <w:style w:type="character" w:customStyle="1" w:styleId="bibconfdate">
    <w:name w:val="bib_confdate"/>
    <w:rsid w:val="004B2FA8"/>
    <w:rPr>
      <w:rFonts w:ascii="Times New Roman" w:hAnsi="Times New Roman"/>
      <w:sz w:val="24"/>
      <w:bdr w:val="none" w:sz="0" w:space="0" w:color="auto"/>
      <w:shd w:val="clear" w:color="auto" w:fill="3CE0C1"/>
    </w:rPr>
  </w:style>
  <w:style w:type="character" w:customStyle="1" w:styleId="bibconference">
    <w:name w:val="bib_conference"/>
    <w:rsid w:val="004B2FA8"/>
    <w:rPr>
      <w:rFonts w:ascii="Times New Roman" w:hAnsi="Times New Roman"/>
      <w:sz w:val="24"/>
      <w:bdr w:val="none" w:sz="0" w:space="0" w:color="auto"/>
      <w:shd w:val="clear" w:color="auto" w:fill="9CB3FE"/>
    </w:rPr>
  </w:style>
  <w:style w:type="character" w:customStyle="1" w:styleId="bibconflocation">
    <w:name w:val="bib_conflocation"/>
    <w:rsid w:val="004B2FA8"/>
    <w:rPr>
      <w:rFonts w:ascii="Times New Roman" w:hAnsi="Times New Roman"/>
      <w:sz w:val="24"/>
      <w:bdr w:val="none" w:sz="0" w:space="0" w:color="auto"/>
      <w:shd w:val="clear" w:color="auto" w:fill="EC493C"/>
    </w:rPr>
  </w:style>
  <w:style w:type="character" w:customStyle="1" w:styleId="bibconfpaper">
    <w:name w:val="bib_confpaper"/>
    <w:rsid w:val="004B2FA8"/>
    <w:rPr>
      <w:rFonts w:ascii="Times New Roman" w:hAnsi="Times New Roman"/>
      <w:sz w:val="24"/>
      <w:bdr w:val="none" w:sz="0" w:space="0" w:color="auto"/>
      <w:shd w:val="clear" w:color="auto" w:fill="61FF65"/>
    </w:rPr>
  </w:style>
  <w:style w:type="character" w:customStyle="1" w:styleId="bibconfproceedings">
    <w:name w:val="bib_confproceedings"/>
    <w:rsid w:val="004B2FA8"/>
    <w:rPr>
      <w:rFonts w:ascii="Times New Roman" w:hAnsi="Times New Roman"/>
      <w:sz w:val="24"/>
      <w:bdr w:val="none" w:sz="0" w:space="0" w:color="auto"/>
      <w:shd w:val="clear" w:color="auto" w:fill="FDBA35"/>
    </w:rPr>
  </w:style>
  <w:style w:type="character" w:customStyle="1" w:styleId="bibday">
    <w:name w:val="bib_day"/>
    <w:rsid w:val="004B2FA8"/>
    <w:rPr>
      <w:rFonts w:ascii="Times New Roman" w:hAnsi="Times New Roman"/>
      <w:sz w:val="24"/>
      <w:bdr w:val="none" w:sz="0" w:space="0" w:color="auto"/>
      <w:shd w:val="clear" w:color="auto" w:fill="FFFF66"/>
    </w:rPr>
  </w:style>
  <w:style w:type="character" w:customStyle="1" w:styleId="bibdeg">
    <w:name w:val="bib_deg"/>
    <w:rsid w:val="004B2FA8"/>
    <w:rPr>
      <w:rFonts w:ascii="Times New Roman" w:hAnsi="Times New Roman"/>
      <w:sz w:val="24"/>
    </w:rPr>
  </w:style>
  <w:style w:type="character" w:customStyle="1" w:styleId="bibed-etal">
    <w:name w:val="bib_ed-etal"/>
    <w:rsid w:val="004B2FA8"/>
    <w:rPr>
      <w:rFonts w:ascii="Times New Roman" w:hAnsi="Times New Roman"/>
      <w:sz w:val="24"/>
      <w:bdr w:val="none" w:sz="0" w:space="0" w:color="auto"/>
      <w:shd w:val="clear" w:color="auto" w:fill="00F4EE"/>
    </w:rPr>
  </w:style>
  <w:style w:type="character" w:customStyle="1" w:styleId="bibed-organization">
    <w:name w:val="bib_ed-organization"/>
    <w:rsid w:val="004B2FA8"/>
    <w:rPr>
      <w:rFonts w:ascii="Times New Roman" w:hAnsi="Times New Roman"/>
      <w:sz w:val="24"/>
      <w:bdr w:val="none" w:sz="0" w:space="0" w:color="auto"/>
      <w:shd w:val="clear" w:color="auto" w:fill="FCAAC3"/>
    </w:rPr>
  </w:style>
  <w:style w:type="character" w:customStyle="1" w:styleId="bibed-suffix">
    <w:name w:val="bib_ed-suffix"/>
    <w:rsid w:val="004B2FA8"/>
    <w:rPr>
      <w:rFonts w:ascii="Times New Roman" w:hAnsi="Times New Roman"/>
      <w:sz w:val="24"/>
      <w:bdr w:val="none" w:sz="0" w:space="0" w:color="auto"/>
      <w:shd w:val="clear" w:color="auto" w:fill="CCFFCC"/>
    </w:rPr>
  </w:style>
  <w:style w:type="character" w:customStyle="1" w:styleId="bibed-surname">
    <w:name w:val="bib_ed-surname"/>
    <w:rsid w:val="004B2FA8"/>
    <w:rPr>
      <w:rFonts w:ascii="Times New Roman" w:hAnsi="Times New Roman"/>
      <w:sz w:val="24"/>
      <w:bdr w:val="none" w:sz="0" w:space="0" w:color="auto"/>
      <w:shd w:val="clear" w:color="auto" w:fill="FFFF00"/>
    </w:rPr>
  </w:style>
  <w:style w:type="character" w:customStyle="1" w:styleId="bibetal">
    <w:name w:val="bib_etal"/>
    <w:rsid w:val="004B2FA8"/>
    <w:rPr>
      <w:rFonts w:ascii="Times New Roman" w:hAnsi="Times New Roman"/>
      <w:sz w:val="24"/>
      <w:bdr w:val="none" w:sz="0" w:space="0" w:color="auto"/>
      <w:shd w:val="clear" w:color="auto" w:fill="CCFF99"/>
    </w:rPr>
  </w:style>
  <w:style w:type="character" w:customStyle="1" w:styleId="bibextlink">
    <w:name w:val="bib_extlink"/>
    <w:rsid w:val="004B2FA8"/>
    <w:rPr>
      <w:rFonts w:ascii="Times New Roman" w:hAnsi="Times New Roman"/>
      <w:sz w:val="20"/>
      <w:bdr w:val="none" w:sz="0" w:space="0" w:color="auto"/>
      <w:shd w:val="clear" w:color="auto" w:fill="6CCE9D"/>
    </w:rPr>
  </w:style>
  <w:style w:type="character" w:customStyle="1" w:styleId="bibinstitution">
    <w:name w:val="bib_institution"/>
    <w:rsid w:val="004B2FA8"/>
    <w:rPr>
      <w:rFonts w:ascii="Times New Roman" w:hAnsi="Times New Roman"/>
      <w:sz w:val="24"/>
      <w:bdr w:val="none" w:sz="0" w:space="0" w:color="auto"/>
      <w:shd w:val="clear" w:color="auto" w:fill="CCFFCC"/>
    </w:rPr>
  </w:style>
  <w:style w:type="character" w:customStyle="1" w:styleId="bibisbn">
    <w:name w:val="bib_isbn"/>
    <w:rsid w:val="004B2FA8"/>
    <w:rPr>
      <w:rFonts w:ascii="Times New Roman" w:hAnsi="Times New Roman"/>
      <w:sz w:val="24"/>
      <w:shd w:val="clear" w:color="auto" w:fill="D9D9D9"/>
    </w:rPr>
  </w:style>
  <w:style w:type="character" w:customStyle="1" w:styleId="bibmedline">
    <w:name w:val="bib_medline"/>
    <w:rsid w:val="004B2FA8"/>
    <w:rPr>
      <w:rFonts w:ascii="Times New Roman" w:hAnsi="Times New Roman"/>
      <w:sz w:val="24"/>
    </w:rPr>
  </w:style>
  <w:style w:type="character" w:customStyle="1" w:styleId="bibmonth">
    <w:name w:val="bib_month"/>
    <w:rsid w:val="004B2FA8"/>
    <w:rPr>
      <w:rFonts w:ascii="Times New Roman" w:hAnsi="Times New Roman"/>
      <w:sz w:val="24"/>
      <w:szCs w:val="24"/>
      <w:bdr w:val="none" w:sz="0" w:space="0" w:color="auto"/>
      <w:shd w:val="clear" w:color="auto" w:fill="CCFF33"/>
    </w:rPr>
  </w:style>
  <w:style w:type="character" w:customStyle="1" w:styleId="bibnumber">
    <w:name w:val="bib_number"/>
    <w:rsid w:val="004B2FA8"/>
    <w:rPr>
      <w:rFonts w:ascii="Times New Roman" w:hAnsi="Times New Roman"/>
      <w:sz w:val="24"/>
      <w:bdr w:val="none" w:sz="0" w:space="0" w:color="auto"/>
      <w:shd w:val="clear" w:color="auto" w:fill="CCCCFF"/>
    </w:rPr>
  </w:style>
  <w:style w:type="character" w:customStyle="1" w:styleId="biborganization">
    <w:name w:val="bib_organization"/>
    <w:rsid w:val="004B2FA8"/>
    <w:rPr>
      <w:rFonts w:ascii="Times New Roman" w:hAnsi="Times New Roman"/>
      <w:sz w:val="24"/>
      <w:bdr w:val="none" w:sz="0" w:space="0" w:color="auto"/>
      <w:shd w:val="clear" w:color="auto" w:fill="CCFF99"/>
    </w:rPr>
  </w:style>
  <w:style w:type="character" w:customStyle="1" w:styleId="bibpagecount">
    <w:name w:val="bib_pagecount"/>
    <w:rsid w:val="004B2FA8"/>
    <w:rPr>
      <w:rFonts w:ascii="Times New Roman" w:hAnsi="Times New Roman"/>
      <w:sz w:val="24"/>
      <w:bdr w:val="none" w:sz="0" w:space="0" w:color="auto"/>
      <w:shd w:val="clear" w:color="auto" w:fill="00FF00"/>
    </w:rPr>
  </w:style>
  <w:style w:type="character" w:customStyle="1" w:styleId="bibpapernumber">
    <w:name w:val="bib_papernumber"/>
    <w:uiPriority w:val="1"/>
    <w:rsid w:val="004B2FA8"/>
    <w:rPr>
      <w:rFonts w:ascii="Times New Roman" w:hAnsi="Times New Roman"/>
      <w:sz w:val="24"/>
      <w:bdr w:val="none" w:sz="0" w:space="0" w:color="auto"/>
      <w:shd w:val="clear" w:color="auto" w:fill="FFFF66"/>
    </w:rPr>
  </w:style>
  <w:style w:type="character" w:customStyle="1" w:styleId="bibpatent">
    <w:name w:val="bib_patent"/>
    <w:rsid w:val="004B2FA8"/>
    <w:rPr>
      <w:rFonts w:ascii="Times New Roman" w:hAnsi="Times New Roman"/>
      <w:sz w:val="24"/>
      <w:bdr w:val="none" w:sz="0" w:space="0" w:color="auto"/>
      <w:shd w:val="clear" w:color="auto" w:fill="66FFCC"/>
    </w:rPr>
  </w:style>
  <w:style w:type="character" w:customStyle="1" w:styleId="bibreportnum">
    <w:name w:val="bib_reportnum"/>
    <w:rsid w:val="004B2FA8"/>
    <w:rPr>
      <w:rFonts w:ascii="Times New Roman" w:hAnsi="Times New Roman"/>
      <w:sz w:val="24"/>
      <w:bdr w:val="none" w:sz="0" w:space="0" w:color="auto"/>
      <w:shd w:val="clear" w:color="auto" w:fill="CCCCFF"/>
    </w:rPr>
  </w:style>
  <w:style w:type="character" w:customStyle="1" w:styleId="bibschool">
    <w:name w:val="bib_school"/>
    <w:rsid w:val="004B2FA8"/>
    <w:rPr>
      <w:rFonts w:ascii="Times New Roman" w:hAnsi="Times New Roman"/>
      <w:sz w:val="24"/>
      <w:bdr w:val="none" w:sz="0" w:space="0" w:color="auto"/>
      <w:shd w:val="clear" w:color="auto" w:fill="FFCC66"/>
    </w:rPr>
  </w:style>
  <w:style w:type="character" w:customStyle="1" w:styleId="bibseason">
    <w:name w:val="bib_season"/>
    <w:rsid w:val="004B2FA8"/>
    <w:rPr>
      <w:rFonts w:ascii="Times New Roman" w:hAnsi="Times New Roman"/>
      <w:sz w:val="24"/>
      <w:szCs w:val="24"/>
      <w:bdr w:val="none" w:sz="0" w:space="0" w:color="auto"/>
      <w:shd w:val="clear" w:color="auto" w:fill="FF6600"/>
    </w:rPr>
  </w:style>
  <w:style w:type="character" w:customStyle="1" w:styleId="bibseries">
    <w:name w:val="bib_series"/>
    <w:rsid w:val="004B2FA8"/>
    <w:rPr>
      <w:rFonts w:ascii="Times New Roman" w:hAnsi="Times New Roman"/>
      <w:sz w:val="24"/>
      <w:shd w:val="clear" w:color="auto" w:fill="FFCC99"/>
    </w:rPr>
  </w:style>
  <w:style w:type="character" w:customStyle="1" w:styleId="bibseriesno">
    <w:name w:val="bib_seriesno"/>
    <w:rsid w:val="004B2FA8"/>
    <w:rPr>
      <w:rFonts w:ascii="Times New Roman" w:hAnsi="Times New Roman"/>
      <w:sz w:val="24"/>
      <w:shd w:val="clear" w:color="auto" w:fill="FFFF99"/>
    </w:rPr>
  </w:style>
  <w:style w:type="character" w:customStyle="1" w:styleId="bibsuffix">
    <w:name w:val="bib_suffix"/>
    <w:rsid w:val="004B2FA8"/>
    <w:rPr>
      <w:rFonts w:ascii="Times New Roman" w:hAnsi="Times New Roman"/>
      <w:sz w:val="24"/>
    </w:rPr>
  </w:style>
  <w:style w:type="character" w:customStyle="1" w:styleId="bibsuppl">
    <w:name w:val="bib_suppl"/>
    <w:rsid w:val="004B2FA8"/>
    <w:rPr>
      <w:rFonts w:ascii="Times New Roman" w:hAnsi="Times New Roman"/>
      <w:sz w:val="24"/>
      <w:bdr w:val="none" w:sz="0" w:space="0" w:color="auto"/>
      <w:shd w:val="clear" w:color="auto" w:fill="FFCC66"/>
    </w:rPr>
  </w:style>
  <w:style w:type="character" w:customStyle="1" w:styleId="bibtrans">
    <w:name w:val="bib_trans"/>
    <w:rsid w:val="004B2FA8"/>
    <w:rPr>
      <w:rFonts w:ascii="Times New Roman" w:hAnsi="Times New Roman"/>
      <w:sz w:val="24"/>
      <w:shd w:val="clear" w:color="auto" w:fill="99CC00"/>
    </w:rPr>
  </w:style>
  <w:style w:type="character" w:customStyle="1" w:styleId="bibunpubl">
    <w:name w:val="bib_unpubl"/>
    <w:rsid w:val="004B2FA8"/>
    <w:rPr>
      <w:rFonts w:ascii="Times New Roman" w:hAnsi="Times New Roman"/>
      <w:sz w:val="24"/>
    </w:rPr>
  </w:style>
  <w:style w:type="character" w:customStyle="1" w:styleId="biburl">
    <w:name w:val="bib_url"/>
    <w:rsid w:val="004B2FA8"/>
    <w:rPr>
      <w:rFonts w:ascii="Times New Roman" w:hAnsi="Times New Roman"/>
      <w:sz w:val="24"/>
      <w:bdr w:val="none" w:sz="0" w:space="0" w:color="auto"/>
      <w:shd w:val="clear" w:color="auto" w:fill="CCFF66"/>
    </w:rPr>
  </w:style>
  <w:style w:type="character" w:customStyle="1" w:styleId="bibvolcount">
    <w:name w:val="bib_volcount"/>
    <w:rsid w:val="004B2FA8"/>
    <w:rPr>
      <w:rFonts w:ascii="Times New Roman" w:hAnsi="Times New Roman"/>
      <w:sz w:val="20"/>
      <w:bdr w:val="none" w:sz="0" w:space="0" w:color="auto"/>
      <w:shd w:val="clear" w:color="auto" w:fill="00FF00"/>
    </w:rPr>
  </w:style>
  <w:style w:type="character" w:customStyle="1" w:styleId="citebib">
    <w:name w:val="cite_bib"/>
    <w:rsid w:val="004B2FA8"/>
    <w:rPr>
      <w:sz w:val="24"/>
      <w:bdr w:val="none" w:sz="0" w:space="0" w:color="auto"/>
      <w:shd w:val="clear" w:color="auto" w:fill="CCFFFF"/>
    </w:rPr>
  </w:style>
  <w:style w:type="paragraph" w:styleId="BalloonText">
    <w:name w:val="Balloon Text"/>
    <w:basedOn w:val="Normal"/>
    <w:link w:val="BalloonTextChar"/>
    <w:uiPriority w:val="99"/>
    <w:semiHidden/>
    <w:unhideWhenUsed/>
    <w:rsid w:val="004037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37D0"/>
    <w:rPr>
      <w:rFonts w:ascii="Tahoma" w:hAnsi="Tahoma" w:cs="Tahoma"/>
      <w:sz w:val="16"/>
      <w:szCs w:val="16"/>
    </w:rPr>
  </w:style>
  <w:style w:type="character" w:styleId="CommentReference">
    <w:name w:val="annotation reference"/>
    <w:basedOn w:val="DefaultParagraphFont"/>
    <w:uiPriority w:val="99"/>
    <w:semiHidden/>
    <w:unhideWhenUsed/>
    <w:rsid w:val="0099569C"/>
    <w:rPr>
      <w:sz w:val="16"/>
      <w:szCs w:val="16"/>
    </w:rPr>
  </w:style>
  <w:style w:type="paragraph" w:styleId="CommentText">
    <w:name w:val="annotation text"/>
    <w:basedOn w:val="Normal"/>
    <w:link w:val="CommentTextChar"/>
    <w:uiPriority w:val="99"/>
    <w:semiHidden/>
    <w:unhideWhenUsed/>
    <w:rsid w:val="0099569C"/>
    <w:pPr>
      <w:spacing w:line="240" w:lineRule="auto"/>
    </w:pPr>
    <w:rPr>
      <w:sz w:val="20"/>
      <w:szCs w:val="20"/>
    </w:rPr>
  </w:style>
  <w:style w:type="character" w:customStyle="1" w:styleId="CommentTextChar">
    <w:name w:val="Comment Text Char"/>
    <w:basedOn w:val="DefaultParagraphFont"/>
    <w:link w:val="CommentText"/>
    <w:uiPriority w:val="99"/>
    <w:semiHidden/>
    <w:rsid w:val="0099569C"/>
    <w:rPr>
      <w:sz w:val="20"/>
      <w:szCs w:val="20"/>
    </w:rPr>
  </w:style>
  <w:style w:type="paragraph" w:styleId="CommentSubject">
    <w:name w:val="annotation subject"/>
    <w:basedOn w:val="CommentText"/>
    <w:next w:val="CommentText"/>
    <w:link w:val="CommentSubjectChar"/>
    <w:uiPriority w:val="99"/>
    <w:semiHidden/>
    <w:unhideWhenUsed/>
    <w:rsid w:val="0099569C"/>
    <w:rPr>
      <w:b/>
      <w:bCs/>
    </w:rPr>
  </w:style>
  <w:style w:type="character" w:customStyle="1" w:styleId="CommentSubjectChar">
    <w:name w:val="Comment Subject Char"/>
    <w:basedOn w:val="CommentTextChar"/>
    <w:link w:val="CommentSubject"/>
    <w:uiPriority w:val="99"/>
    <w:semiHidden/>
    <w:rsid w:val="0099569C"/>
    <w:rPr>
      <w:b/>
      <w:bCs/>
      <w:sz w:val="20"/>
      <w:szCs w:val="20"/>
    </w:rPr>
  </w:style>
  <w:style w:type="character" w:styleId="PlaceholderText">
    <w:name w:val="Placeholder Text"/>
    <w:basedOn w:val="DefaultParagraphFont"/>
    <w:uiPriority w:val="99"/>
    <w:semiHidden/>
    <w:rsid w:val="0099569C"/>
    <w:rPr>
      <w:color w:val="808080"/>
    </w:rPr>
  </w:style>
  <w:style w:type="paragraph" w:customStyle="1" w:styleId="UL-FL2">
    <w:name w:val="UL-FL2"/>
    <w:qFormat/>
    <w:rsid w:val="00317DBF"/>
    <w:pPr>
      <w:spacing w:line="480" w:lineRule="auto"/>
      <w:ind w:left="227"/>
    </w:pPr>
    <w:rPr>
      <w:rFonts w:ascii="Times New Roman" w:hAnsi="Times New Roman" w:cs="Times New Roman"/>
      <w:sz w:val="24"/>
      <w:lang w:val="en-US"/>
    </w:rPr>
  </w:style>
  <w:style w:type="paragraph" w:customStyle="1" w:styleId="eXtractTxt">
    <w:name w:val="eXtractTxt"/>
    <w:basedOn w:val="ParaFirstLine-Ind"/>
    <w:qFormat/>
    <w:rsid w:val="00C231D0"/>
    <w:pPr>
      <w:jc w:val="left"/>
    </w:pPr>
    <w:rPr>
      <w:rFonts w:cs="Times New Roman"/>
      <w:color w:val="auto"/>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customStyle="1" w:styleId="ChapterNumber">
    <w:name w:val="ChapterNumber"/>
    <w:basedOn w:val="NoParagraphStyle"/>
    <w:uiPriority w:val="99"/>
    <w:rsid w:val="008C05A7"/>
    <w:pPr>
      <w:spacing w:line="480" w:lineRule="auto"/>
      <w:ind w:left="23"/>
    </w:pPr>
    <w:rPr>
      <w:rFonts w:cs="Frutiger LT Std 45 Light"/>
      <w:szCs w:val="118"/>
    </w:rPr>
  </w:style>
  <w:style w:type="paragraph" w:customStyle="1" w:styleId="ChapterTitle">
    <w:name w:val="ChapterTitle"/>
    <w:basedOn w:val="NoParagraphStyle"/>
    <w:uiPriority w:val="99"/>
    <w:rsid w:val="008C05A7"/>
    <w:pPr>
      <w:suppressAutoHyphens/>
      <w:spacing w:line="480" w:lineRule="auto"/>
    </w:pPr>
    <w:rPr>
      <w:rFonts w:cs="Palatino LT Std"/>
      <w:szCs w:val="56"/>
    </w:rPr>
  </w:style>
  <w:style w:type="paragraph" w:customStyle="1" w:styleId="BasicParagraph">
    <w:name w:val="[Basic Paragraph]"/>
    <w:basedOn w:val="NoParagraphStyle"/>
    <w:uiPriority w:val="99"/>
    <w:pPr>
      <w:spacing w:line="240" w:lineRule="atLeast"/>
    </w:pPr>
    <w:rPr>
      <w:rFonts w:ascii="Palatino LT Std" w:hAnsi="Palatino LT Std" w:cs="Palatino LT Std"/>
      <w:sz w:val="20"/>
      <w:szCs w:val="20"/>
    </w:rPr>
  </w:style>
  <w:style w:type="paragraph" w:customStyle="1" w:styleId="ChapterAuthor">
    <w:name w:val="ChapterAuthor"/>
    <w:basedOn w:val="BasicParagraph"/>
    <w:uiPriority w:val="99"/>
    <w:rsid w:val="008C05A7"/>
    <w:pPr>
      <w:suppressAutoHyphens/>
      <w:spacing w:line="340" w:lineRule="atLeast"/>
    </w:pPr>
    <w:rPr>
      <w:rFonts w:ascii="Times New Roman" w:hAnsi="Times New Roman"/>
      <w:iCs/>
      <w:sz w:val="24"/>
      <w:szCs w:val="28"/>
    </w:rPr>
  </w:style>
  <w:style w:type="paragraph" w:customStyle="1" w:styleId="Para-FL">
    <w:name w:val="Para-FL"/>
    <w:basedOn w:val="NoParagraphStyle"/>
    <w:uiPriority w:val="99"/>
    <w:rsid w:val="003E5B4A"/>
    <w:pPr>
      <w:spacing w:line="480" w:lineRule="auto"/>
      <w:jc w:val="both"/>
    </w:pPr>
    <w:rPr>
      <w:rFonts w:cs="Palatino LT Std"/>
      <w:szCs w:val="20"/>
    </w:rPr>
  </w:style>
  <w:style w:type="paragraph" w:customStyle="1" w:styleId="Head1">
    <w:name w:val="Head1"/>
    <w:basedOn w:val="NoParagraphStyle"/>
    <w:uiPriority w:val="99"/>
    <w:rsid w:val="006B66AF"/>
    <w:pPr>
      <w:keepNext/>
      <w:keepLines/>
      <w:suppressAutoHyphens/>
      <w:spacing w:before="540" w:after="260" w:line="260" w:lineRule="atLeast"/>
      <w:ind w:left="320" w:hanging="320"/>
    </w:pPr>
    <w:rPr>
      <w:rFonts w:cs="Frutiger LT Std 75 Black"/>
      <w:b/>
      <w:caps/>
      <w:sz w:val="22"/>
      <w:szCs w:val="20"/>
      <w:u w:val="single"/>
    </w:rPr>
  </w:style>
  <w:style w:type="paragraph" w:customStyle="1" w:styleId="ParaFirstLine-Ind">
    <w:name w:val="ParaFirstLine-Ind"/>
    <w:basedOn w:val="NoParagraphStyle"/>
    <w:uiPriority w:val="99"/>
    <w:rsid w:val="003E5B4A"/>
    <w:pPr>
      <w:spacing w:line="480" w:lineRule="auto"/>
      <w:ind w:firstLine="261"/>
      <w:jc w:val="both"/>
    </w:pPr>
    <w:rPr>
      <w:rFonts w:cs="Palatino LT Std"/>
      <w:szCs w:val="20"/>
    </w:rPr>
  </w:style>
  <w:style w:type="paragraph" w:customStyle="1" w:styleId="Head2">
    <w:name w:val="Head2"/>
    <w:basedOn w:val="NoParagraphStyle"/>
    <w:uiPriority w:val="99"/>
    <w:rsid w:val="006B66AF"/>
    <w:pPr>
      <w:keepNext/>
      <w:keepLines/>
      <w:suppressAutoHyphens/>
      <w:spacing w:before="300" w:after="200" w:line="260" w:lineRule="atLeast"/>
    </w:pPr>
    <w:rPr>
      <w:rFonts w:cs="Frutiger LT Std 45 Light"/>
      <w:b/>
      <w:bCs/>
      <w:caps/>
      <w:spacing w:val="4"/>
      <w:sz w:val="22"/>
      <w:szCs w:val="22"/>
    </w:rPr>
  </w:style>
  <w:style w:type="paragraph" w:customStyle="1" w:styleId="Head2blwH1">
    <w:name w:val="Head2 blw H1"/>
    <w:basedOn w:val="NoParagraphStyle"/>
    <w:uiPriority w:val="99"/>
    <w:pPr>
      <w:keepNext/>
      <w:keepLines/>
      <w:suppressAutoHyphens/>
      <w:spacing w:after="200" w:line="260" w:lineRule="atLeast"/>
    </w:pPr>
    <w:rPr>
      <w:rFonts w:ascii="Frutiger LT Std 45 Light" w:hAnsi="Frutiger LT Std 45 Light" w:cs="Frutiger LT Std 45 Light"/>
      <w:b/>
      <w:bCs/>
      <w:spacing w:val="4"/>
      <w:sz w:val="22"/>
      <w:szCs w:val="22"/>
    </w:rPr>
  </w:style>
  <w:style w:type="paragraph" w:customStyle="1" w:styleId="Head3">
    <w:name w:val="Head3"/>
    <w:basedOn w:val="Head2blwH1"/>
    <w:uiPriority w:val="99"/>
    <w:rsid w:val="006B66AF"/>
    <w:pPr>
      <w:spacing w:before="300" w:after="80"/>
    </w:pPr>
    <w:rPr>
      <w:rFonts w:ascii="Times New Roman" w:hAnsi="Times New Roman" w:cs="Frutiger LT Std 55 Roman"/>
      <w:szCs w:val="18"/>
    </w:rPr>
  </w:style>
  <w:style w:type="paragraph" w:customStyle="1" w:styleId="Dialogue">
    <w:name w:val="Dialogue"/>
    <w:basedOn w:val="ParaFirstLine-Ind"/>
    <w:uiPriority w:val="99"/>
    <w:pPr>
      <w:spacing w:before="120"/>
      <w:ind w:left="1440" w:hanging="1440"/>
    </w:pPr>
  </w:style>
  <w:style w:type="paragraph" w:customStyle="1" w:styleId="DialogueFirst">
    <w:name w:val="Dialogue First"/>
    <w:basedOn w:val="Dialogue"/>
    <w:uiPriority w:val="99"/>
    <w:pPr>
      <w:spacing w:before="240"/>
    </w:pPr>
  </w:style>
  <w:style w:type="paragraph" w:customStyle="1" w:styleId="Head3blwh2">
    <w:name w:val="Head3_blw_h2"/>
    <w:basedOn w:val="Head3"/>
    <w:uiPriority w:val="99"/>
    <w:pPr>
      <w:spacing w:before="0"/>
    </w:pPr>
  </w:style>
  <w:style w:type="paragraph" w:customStyle="1" w:styleId="BulletList1first">
    <w:name w:val="BulletList1_first"/>
    <w:basedOn w:val="NoParagraphStyle"/>
    <w:uiPriority w:val="99"/>
    <w:pPr>
      <w:tabs>
        <w:tab w:val="left" w:pos="240"/>
      </w:tabs>
      <w:spacing w:before="260" w:line="240" w:lineRule="atLeast"/>
      <w:ind w:left="240" w:hanging="240"/>
      <w:jc w:val="both"/>
    </w:pPr>
    <w:rPr>
      <w:rFonts w:ascii="Palatino LT Std" w:hAnsi="Palatino LT Std" w:cs="Palatino LT Std"/>
      <w:sz w:val="20"/>
      <w:szCs w:val="20"/>
    </w:rPr>
  </w:style>
  <w:style w:type="paragraph" w:customStyle="1" w:styleId="BulletList1">
    <w:name w:val="BulletList1"/>
    <w:basedOn w:val="NoParagraphStyle"/>
    <w:uiPriority w:val="99"/>
    <w:rsid w:val="00C231D0"/>
    <w:pPr>
      <w:tabs>
        <w:tab w:val="left" w:pos="240"/>
      </w:tabs>
      <w:spacing w:line="480" w:lineRule="auto"/>
      <w:ind w:left="238" w:hanging="238"/>
      <w:jc w:val="both"/>
    </w:pPr>
    <w:rPr>
      <w:rFonts w:cs="Palatino LT Std"/>
      <w:szCs w:val="20"/>
    </w:rPr>
  </w:style>
  <w:style w:type="paragraph" w:customStyle="1" w:styleId="BulletList1last">
    <w:name w:val="BulletList1_last"/>
    <w:basedOn w:val="BulletList1"/>
    <w:uiPriority w:val="99"/>
    <w:pPr>
      <w:spacing w:after="260"/>
    </w:pPr>
  </w:style>
  <w:style w:type="paragraph" w:customStyle="1" w:styleId="DialogueFirstunderBL">
    <w:name w:val="Dialogue First_under BL"/>
    <w:basedOn w:val="DialogueFirst"/>
    <w:uiPriority w:val="99"/>
    <w:pPr>
      <w:ind w:left="1680"/>
    </w:pPr>
  </w:style>
  <w:style w:type="paragraph" w:customStyle="1" w:styleId="Dialogueunderbl">
    <w:name w:val="Dialogue_under bl"/>
    <w:basedOn w:val="Dialogue"/>
    <w:uiPriority w:val="99"/>
    <w:pPr>
      <w:ind w:left="1680"/>
    </w:pPr>
  </w:style>
  <w:style w:type="paragraph" w:customStyle="1" w:styleId="Dialoguelast">
    <w:name w:val="Dialogue last"/>
    <w:basedOn w:val="Dialogue"/>
    <w:uiPriority w:val="99"/>
    <w:pPr>
      <w:spacing w:after="240"/>
    </w:pPr>
  </w:style>
  <w:style w:type="paragraph" w:customStyle="1" w:styleId="Dialoguelastunderbl">
    <w:name w:val="Dialogue last_under bl"/>
    <w:basedOn w:val="Dialoguelast"/>
    <w:uiPriority w:val="99"/>
    <w:pPr>
      <w:ind w:left="1680"/>
    </w:pPr>
  </w:style>
  <w:style w:type="paragraph" w:customStyle="1" w:styleId="Head4blwh3">
    <w:name w:val="Head4_blw_h3"/>
    <w:basedOn w:val="Head3blwh2"/>
    <w:uiPriority w:val="99"/>
    <w:rPr>
      <w:rFonts w:ascii="Frutiger LT Std 56 Italic" w:hAnsi="Frutiger LT Std 56 Italic" w:cs="Frutiger LT Std 56 Italic"/>
      <w:b w:val="0"/>
      <w:bCs w:val="0"/>
      <w:i/>
      <w:iCs/>
      <w:sz w:val="20"/>
      <w:szCs w:val="20"/>
    </w:rPr>
  </w:style>
  <w:style w:type="paragraph" w:customStyle="1" w:styleId="Head4">
    <w:name w:val="Head4"/>
    <w:basedOn w:val="Head4blwh3"/>
    <w:uiPriority w:val="99"/>
    <w:pPr>
      <w:spacing w:before="240"/>
    </w:pPr>
  </w:style>
  <w:style w:type="paragraph" w:customStyle="1" w:styleId="ReferencesHeading">
    <w:name w:val="ReferencesHeading"/>
    <w:basedOn w:val="NoParagraphStyle"/>
    <w:uiPriority w:val="99"/>
    <w:pPr>
      <w:keepNext/>
      <w:keepLines/>
      <w:shd w:val="clear" w:color="auto" w:fill="000000"/>
      <w:suppressAutoHyphens/>
      <w:spacing w:before="540" w:after="260" w:line="260" w:lineRule="atLeast"/>
      <w:ind w:left="240" w:right="240"/>
    </w:pPr>
    <w:rPr>
      <w:rFonts w:ascii="Frutiger LT Std 75 Black" w:hAnsi="Frutiger LT Std 75 Black" w:cs="Frutiger LT Std 75 Black"/>
      <w:caps/>
      <w:sz w:val="20"/>
      <w:szCs w:val="20"/>
    </w:rPr>
  </w:style>
  <w:style w:type="paragraph" w:customStyle="1" w:styleId="NumberList12digit">
    <w:name w:val="NumberList1_2digit"/>
    <w:basedOn w:val="NoParagraphStyle"/>
    <w:uiPriority w:val="99"/>
    <w:pPr>
      <w:spacing w:line="240" w:lineRule="atLeast"/>
      <w:ind w:left="364" w:hanging="120"/>
      <w:jc w:val="both"/>
    </w:pPr>
    <w:rPr>
      <w:rFonts w:ascii="Palatino LT Std" w:hAnsi="Palatino LT Std" w:cs="Palatino LT Std"/>
      <w:sz w:val="20"/>
      <w:szCs w:val="20"/>
    </w:rPr>
  </w:style>
  <w:style w:type="paragraph" w:customStyle="1" w:styleId="NumberList1first2digit">
    <w:name w:val="NumberList1_first_2digit"/>
    <w:basedOn w:val="NumberList12digit"/>
    <w:uiPriority w:val="99"/>
    <w:pPr>
      <w:spacing w:before="240"/>
    </w:pPr>
  </w:style>
  <w:style w:type="paragraph" w:customStyle="1" w:styleId="NumberList1First">
    <w:name w:val="NumberList1_First"/>
    <w:basedOn w:val="NumberList1first2digit"/>
    <w:uiPriority w:val="99"/>
    <w:pPr>
      <w:ind w:left="240" w:hanging="240"/>
    </w:pPr>
  </w:style>
  <w:style w:type="paragraph" w:customStyle="1" w:styleId="NumberList1">
    <w:name w:val="NumberList1"/>
    <w:basedOn w:val="NumberList1first2digit"/>
    <w:uiPriority w:val="99"/>
    <w:pPr>
      <w:spacing w:before="0"/>
      <w:ind w:left="240" w:hanging="240"/>
    </w:pPr>
  </w:style>
  <w:style w:type="paragraph" w:customStyle="1" w:styleId="Reference-Alphabetical">
    <w:name w:val="Reference-Alphabetical"/>
    <w:basedOn w:val="NoParagraphStyle"/>
    <w:uiPriority w:val="99"/>
    <w:pPr>
      <w:suppressAutoHyphens/>
      <w:spacing w:line="220" w:lineRule="atLeast"/>
      <w:ind w:left="240" w:hanging="240"/>
    </w:pPr>
    <w:rPr>
      <w:rFonts w:ascii="Palatino LT Std" w:hAnsi="Palatino LT Std" w:cs="Palatino LT Std"/>
      <w:sz w:val="18"/>
      <w:szCs w:val="18"/>
    </w:rPr>
  </w:style>
  <w:style w:type="paragraph" w:customStyle="1" w:styleId="Box-01-BoxTitle">
    <w:name w:val="Box-01-BoxTitle"/>
    <w:basedOn w:val="NoParagraphStyle"/>
    <w:uiPriority w:val="99"/>
    <w:pPr>
      <w:suppressAutoHyphens/>
      <w:spacing w:before="288" w:line="200" w:lineRule="atLeast"/>
    </w:pPr>
    <w:rPr>
      <w:rFonts w:ascii="Frutiger LT Std 55 Roman" w:hAnsi="Frutiger LT Std 55 Roman" w:cs="Frutiger LT Std 55 Roman"/>
      <w:sz w:val="18"/>
      <w:szCs w:val="18"/>
    </w:rPr>
  </w:style>
  <w:style w:type="paragraph" w:customStyle="1" w:styleId="Box-01-BulletList1">
    <w:name w:val="Box-01-BulletList1"/>
    <w:basedOn w:val="BulletList1"/>
    <w:uiPriority w:val="99"/>
    <w:rsid w:val="008A0391"/>
    <w:pPr>
      <w:spacing w:line="220" w:lineRule="atLeast"/>
    </w:pPr>
    <w:rPr>
      <w:rFonts w:cs="Frutiger LT Std 55 Roman"/>
      <w:szCs w:val="18"/>
    </w:rPr>
  </w:style>
  <w:style w:type="paragraph" w:customStyle="1" w:styleId="Box-01-BulletList1first">
    <w:name w:val="Box-01-BulletList1_first"/>
    <w:basedOn w:val="Box-01-BulletList1"/>
    <w:uiPriority w:val="99"/>
    <w:rsid w:val="008A0391"/>
    <w:pPr>
      <w:spacing w:before="220"/>
    </w:pPr>
  </w:style>
  <w:style w:type="paragraph" w:customStyle="1" w:styleId="Box-01-BulletList1last">
    <w:name w:val="Box-01-BulletList1_last"/>
    <w:basedOn w:val="Box-01-BulletList1"/>
    <w:uiPriority w:val="99"/>
    <w:pPr>
      <w:spacing w:after="220"/>
    </w:pPr>
  </w:style>
  <w:style w:type="paragraph" w:customStyle="1" w:styleId="Box-01-Para-FLabv">
    <w:name w:val="Box-01-Para-FL #abv"/>
    <w:basedOn w:val="NoParagraphStyle"/>
    <w:uiPriority w:val="99"/>
    <w:pPr>
      <w:spacing w:before="120" w:line="220" w:lineRule="atLeast"/>
      <w:jc w:val="both"/>
    </w:pPr>
    <w:rPr>
      <w:rFonts w:ascii="Frutiger LT Std 55 Roman" w:hAnsi="Frutiger LT Std 55 Roman" w:cs="Frutiger LT Std 55 Roman"/>
      <w:sz w:val="18"/>
      <w:szCs w:val="18"/>
    </w:rPr>
  </w:style>
  <w:style w:type="paragraph" w:customStyle="1" w:styleId="Box-01-FE-Source">
    <w:name w:val="Box-01-FE-Source"/>
    <w:basedOn w:val="NoParagraphStyle"/>
    <w:uiPriority w:val="99"/>
    <w:pPr>
      <w:suppressAutoHyphens/>
      <w:spacing w:before="60" w:line="200" w:lineRule="atLeast"/>
    </w:pPr>
    <w:rPr>
      <w:rFonts w:ascii="Frutiger LT Std 55 Roman" w:hAnsi="Frutiger LT Std 55 Roman" w:cs="Frutiger LT Std 55 Roman"/>
      <w:sz w:val="16"/>
      <w:szCs w:val="16"/>
    </w:rPr>
  </w:style>
  <w:style w:type="paragraph" w:customStyle="1" w:styleId="TableBody">
    <w:name w:val="TableBody"/>
    <w:basedOn w:val="NoParagraphStyle"/>
    <w:uiPriority w:val="99"/>
    <w:pPr>
      <w:tabs>
        <w:tab w:val="left" w:pos="2660"/>
      </w:tabs>
      <w:suppressAutoHyphens/>
      <w:spacing w:line="230" w:lineRule="atLeast"/>
      <w:ind w:left="240" w:hanging="240"/>
    </w:pPr>
    <w:rPr>
      <w:rFonts w:ascii="Frutiger LT Std 57 Cn" w:hAnsi="Frutiger LT Std 57 Cn" w:cs="Frutiger LT Std 57 Cn"/>
      <w:spacing w:val="4"/>
      <w:sz w:val="19"/>
      <w:szCs w:val="19"/>
    </w:rPr>
  </w:style>
  <w:style w:type="paragraph" w:customStyle="1" w:styleId="Tablecontinued">
    <w:name w:val="Table_continued"/>
    <w:basedOn w:val="TableBody"/>
    <w:uiPriority w:val="99"/>
    <w:pPr>
      <w:jc w:val="right"/>
    </w:pPr>
    <w:rPr>
      <w:spacing w:val="3"/>
      <w:sz w:val="17"/>
      <w:szCs w:val="17"/>
    </w:rPr>
  </w:style>
  <w:style w:type="paragraph" w:customStyle="1" w:styleId="TableCaption">
    <w:name w:val="TableCaption"/>
    <w:basedOn w:val="NoParagraphStyle"/>
    <w:uiPriority w:val="99"/>
    <w:rsid w:val="008A0391"/>
    <w:pPr>
      <w:pBdr>
        <w:top w:val="single" w:sz="8" w:space="17" w:color="000000"/>
      </w:pBdr>
      <w:tabs>
        <w:tab w:val="left" w:pos="2660"/>
      </w:tabs>
      <w:suppressAutoHyphens/>
      <w:spacing w:after="60" w:line="480" w:lineRule="auto"/>
      <w:ind w:left="238" w:right="238"/>
    </w:pPr>
    <w:rPr>
      <w:rFonts w:cs="Frutiger LT Std 67 Bold Condens"/>
      <w:b/>
      <w:bCs/>
      <w:caps/>
      <w:color w:val="auto"/>
      <w:position w:val="4"/>
      <w:szCs w:val="20"/>
    </w:rPr>
  </w:style>
  <w:style w:type="paragraph" w:customStyle="1" w:styleId="TableSource">
    <w:name w:val="TableSource"/>
    <w:basedOn w:val="NoParagraphStyle"/>
    <w:uiPriority w:val="99"/>
    <w:pPr>
      <w:tabs>
        <w:tab w:val="left" w:pos="2660"/>
      </w:tabs>
      <w:suppressAutoHyphens/>
      <w:spacing w:before="80" w:line="230" w:lineRule="atLeast"/>
    </w:pPr>
    <w:rPr>
      <w:rFonts w:ascii="Frutiger LT Std 57 Cn" w:hAnsi="Frutiger LT Std 57 Cn" w:cs="Frutiger LT Std 57 Cn"/>
      <w:sz w:val="16"/>
      <w:szCs w:val="16"/>
    </w:rPr>
  </w:style>
  <w:style w:type="character" w:customStyle="1" w:styleId="italic">
    <w:name w:val="italic"/>
    <w:uiPriority w:val="99"/>
    <w:rPr>
      <w:i/>
      <w:iCs/>
    </w:rPr>
  </w:style>
  <w:style w:type="character" w:customStyle="1" w:styleId="AQ">
    <w:name w:val="AQ"/>
    <w:uiPriority w:val="99"/>
    <w:rPr>
      <w:u w:val="thick" w:color="000000"/>
    </w:rPr>
  </w:style>
  <w:style w:type="character" w:customStyle="1" w:styleId="bold">
    <w:name w:val="bold"/>
    <w:uiPriority w:val="99"/>
    <w:rPr>
      <w:b/>
      <w:bCs/>
    </w:rPr>
  </w:style>
  <w:style w:type="character" w:customStyle="1" w:styleId="IntroQuoteSource">
    <w:name w:val="IntroQuoteSource"/>
    <w:uiPriority w:val="99"/>
  </w:style>
  <w:style w:type="character" w:customStyle="1" w:styleId="Box-01-Number">
    <w:name w:val="Box-01-Number"/>
    <w:uiPriority w:val="99"/>
    <w:rPr>
      <w:b/>
      <w:bCs/>
      <w:caps/>
      <w:sz w:val="18"/>
      <w:szCs w:val="18"/>
    </w:rPr>
  </w:style>
  <w:style w:type="character" w:customStyle="1" w:styleId="65Bold">
    <w:name w:val="65 Bold"/>
    <w:uiPriority w:val="99"/>
    <w:rPr>
      <w:b/>
      <w:bCs/>
    </w:rPr>
  </w:style>
  <w:style w:type="character" w:customStyle="1" w:styleId="BoxItalic">
    <w:name w:val="Box_Italic"/>
    <w:uiPriority w:val="99"/>
    <w:rPr>
      <w:i/>
      <w:iCs/>
    </w:rPr>
  </w:style>
  <w:style w:type="character" w:customStyle="1" w:styleId="TableNumber">
    <w:name w:val="TableNumber"/>
    <w:uiPriority w:val="99"/>
    <w:rPr>
      <w:rFonts w:ascii="Frutiger LT Std 67 Bold Condens" w:hAnsi="Frutiger LT Std 67 Bold Condens" w:cs="Frutiger LT Std 67 Bold Condens"/>
      <w:b/>
      <w:bCs/>
      <w:outline/>
      <w:color w:val="000000"/>
      <w:sz w:val="20"/>
      <w:szCs w:val="20"/>
      <w14:textOutline w14:w="9525" w14:cap="flat" w14:cmpd="sng" w14:algn="ctr">
        <w14:solidFill>
          <w14:srgbClr w14:val="000000"/>
        </w14:solidFill>
        <w14:prstDash w14:val="solid"/>
        <w14:round/>
      </w14:textOutline>
      <w14:textFill>
        <w14:noFill/>
      </w14:textFill>
    </w:rPr>
  </w:style>
  <w:style w:type="character" w:customStyle="1" w:styleId="TBitalic">
    <w:name w:val="TB italic"/>
    <w:basedOn w:val="italic"/>
    <w:uiPriority w:val="99"/>
    <w:rPr>
      <w:i/>
      <w:iCs/>
    </w:rPr>
  </w:style>
  <w:style w:type="character" w:customStyle="1" w:styleId="H1DING">
    <w:name w:val="H1_DING"/>
    <w:uiPriority w:val="99"/>
    <w:rPr>
      <w:rFonts w:ascii="ITC Zapf Dingbats Std" w:hAnsi="ITC Zapf Dingbats Std" w:cs="ITC Zapf Dingbats Std"/>
      <w:color w:val="000000"/>
    </w:rPr>
  </w:style>
  <w:style w:type="paragraph" w:styleId="Header">
    <w:name w:val="header"/>
    <w:basedOn w:val="Normal"/>
    <w:link w:val="HeaderChar"/>
    <w:uiPriority w:val="99"/>
    <w:unhideWhenUsed/>
    <w:rsid w:val="007877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7EC"/>
  </w:style>
  <w:style w:type="paragraph" w:styleId="Footer">
    <w:name w:val="footer"/>
    <w:basedOn w:val="Normal"/>
    <w:link w:val="FooterChar"/>
    <w:uiPriority w:val="99"/>
    <w:unhideWhenUsed/>
    <w:rsid w:val="007877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77EC"/>
  </w:style>
  <w:style w:type="table" w:styleId="TableGrid">
    <w:name w:val="Table Grid"/>
    <w:basedOn w:val="TableNormal"/>
    <w:uiPriority w:val="39"/>
    <w:rsid w:val="006B66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05533"/>
    <w:pPr>
      <w:ind w:left="720"/>
      <w:contextualSpacing/>
    </w:pPr>
  </w:style>
  <w:style w:type="paragraph" w:customStyle="1" w:styleId="H2">
    <w:name w:val="H2"/>
    <w:basedOn w:val="Normal"/>
    <w:uiPriority w:val="99"/>
    <w:rsid w:val="000C460B"/>
    <w:pPr>
      <w:keepNext/>
      <w:keepLines/>
      <w:widowControl w:val="0"/>
      <w:autoSpaceDE w:val="0"/>
      <w:autoSpaceDN w:val="0"/>
      <w:adjustRightInd w:val="0"/>
      <w:spacing w:before="345" w:after="100" w:line="280" w:lineRule="atLeast"/>
      <w:jc w:val="both"/>
      <w:textAlignment w:val="center"/>
    </w:pPr>
    <w:rPr>
      <w:rFonts w:ascii="Palatino Bold" w:hAnsi="Palatino Bold" w:cs="Palatino Bold"/>
      <w:b/>
      <w:bCs/>
      <w:color w:val="000000"/>
      <w:sz w:val="24"/>
      <w:szCs w:val="24"/>
      <w:lang w:val="en-GB"/>
    </w:rPr>
  </w:style>
  <w:style w:type="paragraph" w:customStyle="1" w:styleId="Default">
    <w:name w:val="Default"/>
    <w:rsid w:val="00425217"/>
    <w:pPr>
      <w:autoSpaceDE w:val="0"/>
      <w:autoSpaceDN w:val="0"/>
      <w:adjustRightInd w:val="0"/>
      <w:spacing w:after="0" w:line="240" w:lineRule="auto"/>
    </w:pPr>
    <w:rPr>
      <w:rFonts w:ascii="Myriad Pro SemiCond" w:hAnsi="Myriad Pro SemiCond" w:cs="Myriad Pro SemiCond"/>
      <w:color w:val="000000"/>
      <w:sz w:val="24"/>
      <w:szCs w:val="24"/>
      <w:lang w:val="en-US"/>
    </w:rPr>
  </w:style>
  <w:style w:type="character" w:styleId="Hyperlink">
    <w:name w:val="Hyperlink"/>
    <w:basedOn w:val="DefaultParagraphFont"/>
    <w:uiPriority w:val="99"/>
    <w:unhideWhenUsed/>
    <w:rsid w:val="003352CA"/>
    <w:rPr>
      <w:color w:val="0563C1" w:themeColor="hyperlink"/>
      <w:u w:val="single"/>
    </w:rPr>
  </w:style>
  <w:style w:type="character" w:customStyle="1" w:styleId="UnresolvedMention">
    <w:name w:val="Unresolved Mention"/>
    <w:basedOn w:val="DefaultParagraphFont"/>
    <w:uiPriority w:val="99"/>
    <w:semiHidden/>
    <w:unhideWhenUsed/>
    <w:rsid w:val="003352CA"/>
    <w:rPr>
      <w:color w:val="605E5C"/>
      <w:shd w:val="clear" w:color="auto" w:fill="E1DFDD"/>
    </w:rPr>
  </w:style>
  <w:style w:type="character" w:customStyle="1" w:styleId="ListParagraphChar">
    <w:name w:val="List Paragraph Char"/>
    <w:basedOn w:val="DefaultParagraphFont"/>
    <w:link w:val="ListParagraph"/>
    <w:uiPriority w:val="34"/>
    <w:locked/>
    <w:rsid w:val="00AB15FC"/>
  </w:style>
  <w:style w:type="paragraph" w:customStyle="1" w:styleId="TableColumnHead1">
    <w:name w:val="TableColumnHead1"/>
    <w:basedOn w:val="Normal"/>
    <w:uiPriority w:val="99"/>
    <w:rsid w:val="00226554"/>
    <w:pPr>
      <w:widowControl w:val="0"/>
      <w:tabs>
        <w:tab w:val="left" w:pos="2660"/>
      </w:tabs>
      <w:suppressAutoHyphens/>
      <w:autoSpaceDE w:val="0"/>
      <w:autoSpaceDN w:val="0"/>
      <w:adjustRightInd w:val="0"/>
      <w:spacing w:after="0" w:line="210" w:lineRule="atLeast"/>
      <w:textAlignment w:val="center"/>
    </w:pPr>
    <w:rPr>
      <w:rFonts w:ascii="Frutiger LT Std 67 Bold Condens" w:hAnsi="Frutiger LT Std 67 Bold Condens" w:cs="Frutiger LT Std 67 Bold Condens"/>
      <w:b/>
      <w:bCs/>
      <w:color w:val="000000"/>
      <w:spacing w:val="4"/>
      <w:sz w:val="19"/>
      <w:szCs w:val="19"/>
      <w:lang w:val="en-US"/>
    </w:rPr>
  </w:style>
  <w:style w:type="character" w:styleId="PageNumber">
    <w:name w:val="page number"/>
    <w:basedOn w:val="DefaultParagraphFont"/>
    <w:uiPriority w:val="99"/>
    <w:semiHidden/>
    <w:unhideWhenUsed/>
    <w:rsid w:val="006308B4"/>
  </w:style>
  <w:style w:type="paragraph" w:styleId="Revision">
    <w:name w:val="Revision"/>
    <w:hidden/>
    <w:uiPriority w:val="99"/>
    <w:semiHidden/>
    <w:rsid w:val="00E30B96"/>
    <w:pPr>
      <w:spacing w:after="0" w:line="240" w:lineRule="auto"/>
    </w:pPr>
  </w:style>
  <w:style w:type="paragraph" w:customStyle="1" w:styleId="paragraph">
    <w:name w:val="paragraph"/>
    <w:basedOn w:val="Normal"/>
    <w:rsid w:val="0036069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ormaltextrun">
    <w:name w:val="normaltextrun"/>
    <w:basedOn w:val="DefaultParagraphFont"/>
    <w:rsid w:val="0036069E"/>
  </w:style>
  <w:style w:type="paragraph" w:styleId="NormalWeb">
    <w:name w:val="Normal (Web)"/>
    <w:basedOn w:val="Normal"/>
    <w:uiPriority w:val="99"/>
    <w:unhideWhenUsed/>
    <w:rsid w:val="00EA2D6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EA2D6B"/>
    <w:rPr>
      <w:b/>
      <w:bCs/>
    </w:rPr>
  </w:style>
  <w:style w:type="character" w:styleId="Emphasis">
    <w:name w:val="Emphasis"/>
    <w:basedOn w:val="DefaultParagraphFont"/>
    <w:uiPriority w:val="20"/>
    <w:qFormat/>
    <w:rsid w:val="009D696E"/>
    <w:rPr>
      <w:i/>
      <w:iCs/>
    </w:rPr>
  </w:style>
  <w:style w:type="paragraph" w:customStyle="1" w:styleId="SpeacialHeading2">
    <w:name w:val="SpeacialHeading2"/>
    <w:basedOn w:val="H2"/>
    <w:qFormat/>
    <w:rsid w:val="003E5B4A"/>
    <w:pPr>
      <w:keepNext w:val="0"/>
      <w:keepLines w:val="0"/>
      <w:spacing w:before="0" w:after="0" w:line="480" w:lineRule="auto"/>
      <w:jc w:val="left"/>
    </w:pPr>
  </w:style>
  <w:style w:type="paragraph" w:customStyle="1" w:styleId="UL-FL1first">
    <w:name w:val="UL-FL1_first"/>
    <w:basedOn w:val="DialogueFirst"/>
    <w:qFormat/>
    <w:rsid w:val="003E5B4A"/>
    <w:pPr>
      <w:spacing w:before="0"/>
      <w:jc w:val="left"/>
    </w:pPr>
    <w:rPr>
      <w:rFonts w:cs="Times New Roman"/>
      <w:color w:val="auto"/>
      <w:sz w:val="22"/>
      <w:szCs w:val="22"/>
    </w:rPr>
  </w:style>
  <w:style w:type="paragraph" w:customStyle="1" w:styleId="UL-FL1">
    <w:name w:val="UL-FL1"/>
    <w:qFormat/>
    <w:rsid w:val="00967DA8"/>
    <w:pPr>
      <w:spacing w:line="480" w:lineRule="auto"/>
    </w:pPr>
    <w:rPr>
      <w:rFonts w:ascii="Times New Roman" w:hAnsi="Times New Roman" w:cs="Times New Roman"/>
      <w:sz w:val="24"/>
      <w:lang w:val="en-US"/>
    </w:rPr>
  </w:style>
  <w:style w:type="paragraph" w:customStyle="1" w:styleId="Box-01-Para-FL">
    <w:name w:val="Box-01-Para-FL"/>
    <w:basedOn w:val="Box-01-Para-FLabv"/>
    <w:qFormat/>
    <w:rsid w:val="008A0391"/>
    <w:pPr>
      <w:pBdr>
        <w:top w:val="single" w:sz="4" w:space="1" w:color="auto"/>
        <w:left w:val="single" w:sz="4" w:space="4" w:color="auto"/>
        <w:bottom w:val="single" w:sz="4" w:space="1" w:color="auto"/>
        <w:right w:val="single" w:sz="4" w:space="4" w:color="auto"/>
      </w:pBdr>
      <w:spacing w:before="0" w:line="480" w:lineRule="auto"/>
      <w:jc w:val="left"/>
    </w:pPr>
    <w:rPr>
      <w:rFonts w:ascii="Times New Roman" w:hAnsi="Times New Roman" w:cs="Times New Roman"/>
      <w:color w:val="auto"/>
      <w:sz w:val="22"/>
      <w:szCs w:val="22"/>
    </w:rPr>
  </w:style>
  <w:style w:type="paragraph" w:customStyle="1" w:styleId="TableNote">
    <w:name w:val="TableNote"/>
    <w:basedOn w:val="Normal"/>
    <w:qFormat/>
    <w:rsid w:val="008A0391"/>
    <w:pPr>
      <w:widowControl w:val="0"/>
      <w:tabs>
        <w:tab w:val="left" w:pos="2660"/>
      </w:tabs>
      <w:suppressAutoHyphens/>
      <w:autoSpaceDE w:val="0"/>
      <w:autoSpaceDN w:val="0"/>
      <w:adjustRightInd w:val="0"/>
      <w:spacing w:after="0" w:line="480" w:lineRule="auto"/>
      <w:textAlignment w:val="center"/>
    </w:pPr>
    <w:rPr>
      <w:rFonts w:ascii="Times New Roman" w:eastAsia="Times New Roman" w:hAnsi="Times New Roman" w:cs="Times New Roman"/>
      <w:lang w:val="en-US"/>
    </w:rPr>
  </w:style>
  <w:style w:type="paragraph" w:customStyle="1" w:styleId="EOC-Heading1">
    <w:name w:val="EOC-Heading1"/>
    <w:basedOn w:val="ParaFirstLine-Ind"/>
    <w:qFormat/>
    <w:rsid w:val="00D5103E"/>
    <w:pPr>
      <w:ind w:firstLine="0"/>
      <w:jc w:val="left"/>
    </w:pPr>
    <w:rPr>
      <w:rFonts w:cs="Times New Roman"/>
      <w:b/>
      <w:bCs/>
      <w:sz w:val="22"/>
      <w:szCs w:val="22"/>
    </w:rPr>
  </w:style>
  <w:style w:type="paragraph" w:customStyle="1" w:styleId="EOC-NumberList1first">
    <w:name w:val="EOC-NumberList1_first"/>
    <w:basedOn w:val="Para-FL"/>
    <w:qFormat/>
    <w:rsid w:val="00D5103E"/>
    <w:pPr>
      <w:jc w:val="left"/>
    </w:pPr>
  </w:style>
  <w:style w:type="paragraph" w:customStyle="1" w:styleId="EOC-Answer">
    <w:name w:val="EOC-Answer"/>
    <w:basedOn w:val="Para-FL"/>
    <w:qFormat/>
    <w:rsid w:val="00D5103E"/>
    <w:pPr>
      <w:jc w:val="left"/>
    </w:pPr>
  </w:style>
  <w:style w:type="paragraph" w:customStyle="1" w:styleId="EOC-ParaFirstLine-Ind">
    <w:name w:val="EOC-ParaFirstLine-Ind"/>
    <w:basedOn w:val="Para-FL"/>
    <w:qFormat/>
    <w:rsid w:val="00D5103E"/>
    <w:pPr>
      <w:ind w:firstLine="720"/>
      <w:jc w:val="left"/>
    </w:pPr>
    <w:rPr>
      <w:rFonts w:cs="Times New Roman"/>
      <w:color w:val="auto"/>
      <w:sz w:val="22"/>
      <w:szCs w:val="22"/>
    </w:rPr>
  </w:style>
  <w:style w:type="paragraph" w:customStyle="1" w:styleId="EOC-NumberList1">
    <w:name w:val="EOC-NumberList1"/>
    <w:basedOn w:val="Para-FL"/>
    <w:qFormat/>
    <w:rsid w:val="00D5103E"/>
    <w:rPr>
      <w:rFonts w:cs="Times New Roman"/>
      <w:color w:val="auto"/>
      <w:sz w:val="22"/>
      <w:szCs w:val="22"/>
    </w:rPr>
  </w:style>
  <w:style w:type="paragraph" w:customStyle="1" w:styleId="EOC-Para-FL">
    <w:name w:val="EOC-Para-FL"/>
    <w:basedOn w:val="NormalWeb"/>
    <w:qFormat/>
    <w:rsid w:val="00D5103E"/>
    <w:pPr>
      <w:spacing w:before="0" w:beforeAutospacing="0" w:after="0" w:afterAutospacing="0" w:line="480" w:lineRule="auto"/>
    </w:pPr>
  </w:style>
  <w:style w:type="paragraph" w:customStyle="1" w:styleId="EOC-BulletList2">
    <w:name w:val="EOC-BulletList2"/>
    <w:basedOn w:val="NormalWeb"/>
    <w:qFormat/>
    <w:rsid w:val="002B522B"/>
    <w:pPr>
      <w:tabs>
        <w:tab w:val="left" w:pos="720"/>
      </w:tabs>
      <w:spacing w:before="0" w:beforeAutospacing="0" w:after="0" w:afterAutospacing="0" w:line="480" w:lineRule="auto"/>
      <w:ind w:left="720" w:hanging="360"/>
    </w:pPr>
  </w:style>
  <w:style w:type="paragraph" w:customStyle="1" w:styleId="EOC-UL-FL1">
    <w:name w:val="EOC-UL-FL1"/>
    <w:basedOn w:val="NormalWeb"/>
    <w:qFormat/>
    <w:rsid w:val="002B522B"/>
    <w:pPr>
      <w:spacing w:before="0" w:beforeAutospacing="0" w:after="0" w:afterAutospacing="0" w:line="480" w:lineRule="auto"/>
    </w:pPr>
  </w:style>
  <w:style w:type="paragraph" w:customStyle="1" w:styleId="CaseStudyTitle">
    <w:name w:val="CaseStudyTitle"/>
    <w:basedOn w:val="Head1"/>
    <w:qFormat/>
    <w:rsid w:val="002B522B"/>
    <w:pPr>
      <w:spacing w:before="0" w:after="0" w:line="480" w:lineRule="auto"/>
    </w:pPr>
  </w:style>
  <w:style w:type="paragraph" w:customStyle="1" w:styleId="CaseStudy-Heading1">
    <w:name w:val="CaseStudy-Heading1"/>
    <w:basedOn w:val="Head2blwH1"/>
    <w:qFormat/>
    <w:rsid w:val="002B522B"/>
    <w:pPr>
      <w:spacing w:after="0" w:line="480" w:lineRule="auto"/>
    </w:pPr>
  </w:style>
  <w:style w:type="paragraph" w:customStyle="1" w:styleId="CaseStudy-Heading2">
    <w:name w:val="CaseStudy-Heading2"/>
    <w:basedOn w:val="Head2blwH1"/>
    <w:qFormat/>
    <w:rsid w:val="002B522B"/>
    <w:pPr>
      <w:spacing w:after="0" w:line="480" w:lineRule="auto"/>
    </w:pPr>
  </w:style>
  <w:style w:type="paragraph" w:customStyle="1" w:styleId="CaseStudy-UL-FL1">
    <w:name w:val="CaseStudy-UL-FL1"/>
    <w:basedOn w:val="DialogueFirst"/>
    <w:qFormat/>
    <w:rsid w:val="002B522B"/>
    <w:pPr>
      <w:spacing w:before="0"/>
      <w:ind w:left="0" w:firstLine="0"/>
      <w:jc w:val="left"/>
    </w:pPr>
    <w:rPr>
      <w:rFonts w:cs="Times New Roman"/>
      <w:color w:val="auto"/>
      <w:szCs w:val="22"/>
    </w:rPr>
  </w:style>
  <w:style w:type="paragraph" w:customStyle="1" w:styleId="CaseStudy-Note">
    <w:name w:val="CaseStudy-Note"/>
    <w:basedOn w:val="ParaFirstLine-Ind"/>
    <w:qFormat/>
    <w:rsid w:val="002B522B"/>
    <w:pPr>
      <w:ind w:firstLine="0"/>
      <w:jc w:val="left"/>
    </w:pPr>
  </w:style>
  <w:style w:type="paragraph" w:customStyle="1" w:styleId="CaseStudy-ParaFirstLine-Ind">
    <w:name w:val="CaseStudy-ParaFirstLine-Ind"/>
    <w:basedOn w:val="ParaFirstLine-Ind"/>
    <w:qFormat/>
    <w:rsid w:val="002B522B"/>
    <w:pPr>
      <w:ind w:firstLine="720"/>
      <w:jc w:val="left"/>
    </w:pPr>
    <w:rPr>
      <w:rFonts w:cs="Times New Roman"/>
      <w:color w:val="auto"/>
      <w:sz w:val="22"/>
      <w:szCs w:val="22"/>
    </w:rPr>
  </w:style>
  <w:style w:type="paragraph" w:customStyle="1" w:styleId="CaseStudy-BulletList1">
    <w:name w:val="CaseStudy-BulletList1"/>
    <w:basedOn w:val="BulletList1"/>
    <w:qFormat/>
    <w:rsid w:val="002B522B"/>
    <w:pPr>
      <w:tabs>
        <w:tab w:val="clear" w:pos="240"/>
      </w:tabs>
      <w:ind w:left="360" w:hanging="360"/>
      <w:jc w:val="left"/>
    </w:pPr>
    <w:rPr>
      <w:rFonts w:cs="Times New Roman"/>
      <w:color w:val="auto"/>
      <w:sz w:val="22"/>
      <w:szCs w:val="22"/>
    </w:rPr>
  </w:style>
  <w:style w:type="paragraph" w:customStyle="1" w:styleId="REFH1">
    <w:name w:val="REFH1"/>
    <w:basedOn w:val="Normal"/>
    <w:rsid w:val="00BC4C6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REF-U">
    <w:name w:val="REF-U"/>
    <w:basedOn w:val="Normal"/>
    <w:uiPriority w:val="99"/>
    <w:rsid w:val="00BC4C6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URL">
    <w:name w:val="URL"/>
    <w:rsid w:val="00BC4C64"/>
  </w:style>
  <w:style w:type="character" w:customStyle="1" w:styleId="bibissue">
    <w:name w:val="bib_issue"/>
    <w:rsid w:val="004B2FA8"/>
    <w:rPr>
      <w:rFonts w:ascii="Times New Roman" w:hAnsi="Times New Roman"/>
      <w:sz w:val="24"/>
      <w:bdr w:val="none" w:sz="0" w:space="0" w:color="auto"/>
      <w:shd w:val="clear" w:color="auto" w:fill="FFFFAB"/>
    </w:rPr>
  </w:style>
  <w:style w:type="character" w:customStyle="1" w:styleId="biblocation">
    <w:name w:val="bib_location"/>
    <w:rsid w:val="004B2FA8"/>
    <w:rPr>
      <w:rFonts w:ascii="Times New Roman" w:hAnsi="Times New Roman"/>
      <w:sz w:val="24"/>
      <w:bdr w:val="none" w:sz="0" w:space="0" w:color="auto"/>
      <w:shd w:val="clear" w:color="auto" w:fill="FFCCCC"/>
    </w:rPr>
  </w:style>
  <w:style w:type="character" w:customStyle="1" w:styleId="bibpublisher">
    <w:name w:val="bib_publisher"/>
    <w:rsid w:val="004B2FA8"/>
    <w:rPr>
      <w:rFonts w:ascii="Times New Roman" w:hAnsi="Times New Roman"/>
      <w:sz w:val="24"/>
      <w:bdr w:val="none" w:sz="0" w:space="0" w:color="auto"/>
      <w:shd w:val="clear" w:color="auto" w:fill="FF99CC"/>
    </w:rPr>
  </w:style>
  <w:style w:type="character" w:customStyle="1" w:styleId="bibyear">
    <w:name w:val="bib_year"/>
    <w:rsid w:val="004B2FA8"/>
    <w:rPr>
      <w:rFonts w:ascii="Times New Roman" w:hAnsi="Times New Roman"/>
      <w:sz w:val="24"/>
      <w:bdr w:val="none" w:sz="0" w:space="0" w:color="auto"/>
      <w:shd w:val="clear" w:color="auto" w:fill="FFCCFF"/>
    </w:rPr>
  </w:style>
  <w:style w:type="character" w:customStyle="1" w:styleId="bibfname">
    <w:name w:val="bib_fname"/>
    <w:rsid w:val="004B2FA8"/>
    <w:rPr>
      <w:rFonts w:ascii="Times New Roman" w:hAnsi="Times New Roman"/>
      <w:sz w:val="24"/>
      <w:bdr w:val="none" w:sz="0" w:space="0" w:color="auto"/>
      <w:shd w:val="clear" w:color="auto" w:fill="FFFFCC"/>
    </w:rPr>
  </w:style>
  <w:style w:type="character" w:customStyle="1" w:styleId="bibsurname">
    <w:name w:val="bib_surname"/>
    <w:rsid w:val="004B2FA8"/>
    <w:rPr>
      <w:rFonts w:ascii="Times New Roman" w:hAnsi="Times New Roman"/>
      <w:sz w:val="24"/>
      <w:bdr w:val="none" w:sz="0" w:space="0" w:color="auto"/>
      <w:shd w:val="clear" w:color="auto" w:fill="CCFF99"/>
    </w:rPr>
  </w:style>
  <w:style w:type="character" w:customStyle="1" w:styleId="bibfpage">
    <w:name w:val="bib_fpage"/>
    <w:rsid w:val="004B2FA8"/>
    <w:rPr>
      <w:rFonts w:ascii="Times New Roman" w:hAnsi="Times New Roman"/>
      <w:sz w:val="24"/>
      <w:bdr w:val="none" w:sz="0" w:space="0" w:color="auto"/>
      <w:shd w:val="clear" w:color="auto" w:fill="E6E6E6"/>
    </w:rPr>
  </w:style>
  <w:style w:type="character" w:customStyle="1" w:styleId="bibbook">
    <w:name w:val="bib_book"/>
    <w:rsid w:val="004B2FA8"/>
    <w:rPr>
      <w:rFonts w:ascii="Times New Roman" w:hAnsi="Times New Roman"/>
      <w:sz w:val="24"/>
      <w:bdr w:val="none" w:sz="0" w:space="0" w:color="auto"/>
      <w:shd w:val="clear" w:color="auto" w:fill="99CCFF"/>
    </w:rPr>
  </w:style>
  <w:style w:type="character" w:customStyle="1" w:styleId="bibdoi">
    <w:name w:val="bib_doi"/>
    <w:rsid w:val="004B2FA8"/>
    <w:rPr>
      <w:rFonts w:ascii="Times New Roman" w:hAnsi="Times New Roman"/>
      <w:sz w:val="24"/>
      <w:bdr w:val="none" w:sz="0" w:space="0" w:color="auto"/>
      <w:shd w:val="clear" w:color="auto" w:fill="CCFFCC"/>
    </w:rPr>
  </w:style>
  <w:style w:type="character" w:customStyle="1" w:styleId="bibjournal">
    <w:name w:val="bib_journal"/>
    <w:rsid w:val="004B2FA8"/>
    <w:rPr>
      <w:rFonts w:ascii="Times New Roman" w:hAnsi="Times New Roman"/>
      <w:sz w:val="24"/>
      <w:bdr w:val="none" w:sz="0" w:space="0" w:color="auto"/>
      <w:shd w:val="clear" w:color="auto" w:fill="F9DECF"/>
    </w:rPr>
  </w:style>
  <w:style w:type="character" w:customStyle="1" w:styleId="biblpage">
    <w:name w:val="bib_lpage"/>
    <w:rsid w:val="004B2FA8"/>
    <w:rPr>
      <w:rFonts w:ascii="Times New Roman" w:hAnsi="Times New Roman"/>
      <w:sz w:val="24"/>
      <w:bdr w:val="none" w:sz="0" w:space="0" w:color="auto"/>
      <w:shd w:val="clear" w:color="auto" w:fill="D9D9D9"/>
    </w:rPr>
  </w:style>
  <w:style w:type="character" w:customStyle="1" w:styleId="bibvolume">
    <w:name w:val="bib_volume"/>
    <w:rsid w:val="004B2FA8"/>
    <w:rPr>
      <w:rFonts w:ascii="Times New Roman" w:hAnsi="Times New Roman"/>
      <w:sz w:val="24"/>
      <w:bdr w:val="none" w:sz="0" w:space="0" w:color="auto"/>
      <w:shd w:val="clear" w:color="auto" w:fill="CCECFF"/>
    </w:rPr>
  </w:style>
  <w:style w:type="character" w:customStyle="1" w:styleId="bibarticle">
    <w:name w:val="bib_article"/>
    <w:rsid w:val="004B2FA8"/>
    <w:rPr>
      <w:rFonts w:ascii="Times New Roman" w:hAnsi="Times New Roman"/>
      <w:sz w:val="24"/>
      <w:bdr w:val="none" w:sz="0" w:space="0" w:color="auto"/>
      <w:shd w:val="clear" w:color="auto" w:fill="CCFFFF"/>
    </w:rPr>
  </w:style>
  <w:style w:type="character" w:customStyle="1" w:styleId="bibeditionno">
    <w:name w:val="bib_editionno"/>
    <w:rsid w:val="004B2FA8"/>
    <w:rPr>
      <w:rFonts w:ascii="Times New Roman" w:hAnsi="Times New Roman"/>
      <w:sz w:val="24"/>
      <w:bdr w:val="none" w:sz="0" w:space="0" w:color="auto"/>
      <w:shd w:val="clear" w:color="auto" w:fill="FFCC00"/>
    </w:rPr>
  </w:style>
  <w:style w:type="character" w:customStyle="1" w:styleId="bibtitle">
    <w:name w:val="bib_title"/>
    <w:rsid w:val="004B2FA8"/>
    <w:rPr>
      <w:sz w:val="24"/>
      <w:effect w:val="none"/>
      <w:bdr w:val="none" w:sz="0" w:space="0" w:color="auto"/>
      <w:shd w:val="clear" w:color="auto" w:fill="D99594"/>
    </w:rPr>
  </w:style>
  <w:style w:type="character" w:customStyle="1" w:styleId="bibed-fname">
    <w:name w:val="bib_ed-fname"/>
    <w:rsid w:val="004B2FA8"/>
    <w:rPr>
      <w:rFonts w:ascii="Times New Roman" w:hAnsi="Times New Roman"/>
      <w:sz w:val="24"/>
      <w:bdr w:val="none" w:sz="0" w:space="0" w:color="auto"/>
      <w:shd w:val="clear" w:color="auto" w:fill="FFFFB7"/>
    </w:rPr>
  </w:style>
  <w:style w:type="character" w:customStyle="1" w:styleId="ElectronicJournalname">
    <w:name w:val="ElectronicJournalname"/>
    <w:rsid w:val="00BC4C64"/>
  </w:style>
  <w:style w:type="character" w:customStyle="1" w:styleId="bibalt-year">
    <w:name w:val="bib_alt-year"/>
    <w:rsid w:val="004B2FA8"/>
    <w:rPr>
      <w:rFonts w:ascii="Times New Roman" w:hAnsi="Times New Roman"/>
      <w:sz w:val="24"/>
      <w:szCs w:val="24"/>
      <w:bdr w:val="none" w:sz="0" w:space="0" w:color="auto"/>
      <w:shd w:val="clear" w:color="auto" w:fill="CC99FF"/>
    </w:rPr>
  </w:style>
  <w:style w:type="character" w:customStyle="1" w:styleId="bibbase">
    <w:name w:val="bib_base"/>
    <w:rsid w:val="004B2FA8"/>
    <w:rPr>
      <w:rFonts w:ascii="Times New Roman" w:hAnsi="Times New Roman"/>
      <w:sz w:val="24"/>
    </w:rPr>
  </w:style>
  <w:style w:type="character" w:customStyle="1" w:styleId="bibchapterno">
    <w:name w:val="bib_chapterno"/>
    <w:rsid w:val="004B2FA8"/>
    <w:rPr>
      <w:rFonts w:ascii="Times New Roman" w:hAnsi="Times New Roman"/>
      <w:sz w:val="24"/>
      <w:bdr w:val="none" w:sz="0" w:space="0" w:color="auto"/>
      <w:shd w:val="clear" w:color="auto" w:fill="D9D9D9"/>
    </w:rPr>
  </w:style>
  <w:style w:type="character" w:customStyle="1" w:styleId="bibchaptertitle">
    <w:name w:val="bib_chaptertitle"/>
    <w:rsid w:val="004B2FA8"/>
    <w:rPr>
      <w:rFonts w:ascii="Times New Roman" w:hAnsi="Times New Roman"/>
      <w:sz w:val="24"/>
      <w:bdr w:val="none" w:sz="0" w:space="0" w:color="auto"/>
      <w:shd w:val="clear" w:color="auto" w:fill="FF9D5B"/>
    </w:rPr>
  </w:style>
  <w:style w:type="character" w:customStyle="1" w:styleId="bibcomment">
    <w:name w:val="bib_comment"/>
    <w:rsid w:val="004B2FA8"/>
    <w:rPr>
      <w:rFonts w:ascii="Times New Roman" w:hAnsi="Times New Roman"/>
      <w:sz w:val="24"/>
    </w:rPr>
  </w:style>
  <w:style w:type="character" w:customStyle="1" w:styleId="bibconfacronym">
    <w:name w:val="bib_confacronym"/>
    <w:rsid w:val="004B2FA8"/>
    <w:rPr>
      <w:rFonts w:ascii="Times New Roman" w:hAnsi="Times New Roman"/>
      <w:sz w:val="24"/>
      <w:bdr w:val="none" w:sz="0" w:space="0" w:color="auto"/>
      <w:shd w:val="clear" w:color="auto" w:fill="FD77F3"/>
    </w:rPr>
  </w:style>
  <w:style w:type="character" w:customStyle="1" w:styleId="bibconfdate">
    <w:name w:val="bib_confdate"/>
    <w:rsid w:val="004B2FA8"/>
    <w:rPr>
      <w:rFonts w:ascii="Times New Roman" w:hAnsi="Times New Roman"/>
      <w:sz w:val="24"/>
      <w:bdr w:val="none" w:sz="0" w:space="0" w:color="auto"/>
      <w:shd w:val="clear" w:color="auto" w:fill="3CE0C1"/>
    </w:rPr>
  </w:style>
  <w:style w:type="character" w:customStyle="1" w:styleId="bibconference">
    <w:name w:val="bib_conference"/>
    <w:rsid w:val="004B2FA8"/>
    <w:rPr>
      <w:rFonts w:ascii="Times New Roman" w:hAnsi="Times New Roman"/>
      <w:sz w:val="24"/>
      <w:bdr w:val="none" w:sz="0" w:space="0" w:color="auto"/>
      <w:shd w:val="clear" w:color="auto" w:fill="9CB3FE"/>
    </w:rPr>
  </w:style>
  <w:style w:type="character" w:customStyle="1" w:styleId="bibconflocation">
    <w:name w:val="bib_conflocation"/>
    <w:rsid w:val="004B2FA8"/>
    <w:rPr>
      <w:rFonts w:ascii="Times New Roman" w:hAnsi="Times New Roman"/>
      <w:sz w:val="24"/>
      <w:bdr w:val="none" w:sz="0" w:space="0" w:color="auto"/>
      <w:shd w:val="clear" w:color="auto" w:fill="EC493C"/>
    </w:rPr>
  </w:style>
  <w:style w:type="character" w:customStyle="1" w:styleId="bibconfpaper">
    <w:name w:val="bib_confpaper"/>
    <w:rsid w:val="004B2FA8"/>
    <w:rPr>
      <w:rFonts w:ascii="Times New Roman" w:hAnsi="Times New Roman"/>
      <w:sz w:val="24"/>
      <w:bdr w:val="none" w:sz="0" w:space="0" w:color="auto"/>
      <w:shd w:val="clear" w:color="auto" w:fill="61FF65"/>
    </w:rPr>
  </w:style>
  <w:style w:type="character" w:customStyle="1" w:styleId="bibconfproceedings">
    <w:name w:val="bib_confproceedings"/>
    <w:rsid w:val="004B2FA8"/>
    <w:rPr>
      <w:rFonts w:ascii="Times New Roman" w:hAnsi="Times New Roman"/>
      <w:sz w:val="24"/>
      <w:bdr w:val="none" w:sz="0" w:space="0" w:color="auto"/>
      <w:shd w:val="clear" w:color="auto" w:fill="FDBA35"/>
    </w:rPr>
  </w:style>
  <w:style w:type="character" w:customStyle="1" w:styleId="bibday">
    <w:name w:val="bib_day"/>
    <w:rsid w:val="004B2FA8"/>
    <w:rPr>
      <w:rFonts w:ascii="Times New Roman" w:hAnsi="Times New Roman"/>
      <w:sz w:val="24"/>
      <w:bdr w:val="none" w:sz="0" w:space="0" w:color="auto"/>
      <w:shd w:val="clear" w:color="auto" w:fill="FFFF66"/>
    </w:rPr>
  </w:style>
  <w:style w:type="character" w:customStyle="1" w:styleId="bibdeg">
    <w:name w:val="bib_deg"/>
    <w:rsid w:val="004B2FA8"/>
    <w:rPr>
      <w:rFonts w:ascii="Times New Roman" w:hAnsi="Times New Roman"/>
      <w:sz w:val="24"/>
    </w:rPr>
  </w:style>
  <w:style w:type="character" w:customStyle="1" w:styleId="bibed-etal">
    <w:name w:val="bib_ed-etal"/>
    <w:rsid w:val="004B2FA8"/>
    <w:rPr>
      <w:rFonts w:ascii="Times New Roman" w:hAnsi="Times New Roman"/>
      <w:sz w:val="24"/>
      <w:bdr w:val="none" w:sz="0" w:space="0" w:color="auto"/>
      <w:shd w:val="clear" w:color="auto" w:fill="00F4EE"/>
    </w:rPr>
  </w:style>
  <w:style w:type="character" w:customStyle="1" w:styleId="bibed-organization">
    <w:name w:val="bib_ed-organization"/>
    <w:rsid w:val="004B2FA8"/>
    <w:rPr>
      <w:rFonts w:ascii="Times New Roman" w:hAnsi="Times New Roman"/>
      <w:sz w:val="24"/>
      <w:bdr w:val="none" w:sz="0" w:space="0" w:color="auto"/>
      <w:shd w:val="clear" w:color="auto" w:fill="FCAAC3"/>
    </w:rPr>
  </w:style>
  <w:style w:type="character" w:customStyle="1" w:styleId="bibed-suffix">
    <w:name w:val="bib_ed-suffix"/>
    <w:rsid w:val="004B2FA8"/>
    <w:rPr>
      <w:rFonts w:ascii="Times New Roman" w:hAnsi="Times New Roman"/>
      <w:sz w:val="24"/>
      <w:bdr w:val="none" w:sz="0" w:space="0" w:color="auto"/>
      <w:shd w:val="clear" w:color="auto" w:fill="CCFFCC"/>
    </w:rPr>
  </w:style>
  <w:style w:type="character" w:customStyle="1" w:styleId="bibed-surname">
    <w:name w:val="bib_ed-surname"/>
    <w:rsid w:val="004B2FA8"/>
    <w:rPr>
      <w:rFonts w:ascii="Times New Roman" w:hAnsi="Times New Roman"/>
      <w:sz w:val="24"/>
      <w:bdr w:val="none" w:sz="0" w:space="0" w:color="auto"/>
      <w:shd w:val="clear" w:color="auto" w:fill="FFFF00"/>
    </w:rPr>
  </w:style>
  <w:style w:type="character" w:customStyle="1" w:styleId="bibetal">
    <w:name w:val="bib_etal"/>
    <w:rsid w:val="004B2FA8"/>
    <w:rPr>
      <w:rFonts w:ascii="Times New Roman" w:hAnsi="Times New Roman"/>
      <w:sz w:val="24"/>
      <w:bdr w:val="none" w:sz="0" w:space="0" w:color="auto"/>
      <w:shd w:val="clear" w:color="auto" w:fill="CCFF99"/>
    </w:rPr>
  </w:style>
  <w:style w:type="character" w:customStyle="1" w:styleId="bibextlink">
    <w:name w:val="bib_extlink"/>
    <w:rsid w:val="004B2FA8"/>
    <w:rPr>
      <w:rFonts w:ascii="Times New Roman" w:hAnsi="Times New Roman"/>
      <w:sz w:val="20"/>
      <w:bdr w:val="none" w:sz="0" w:space="0" w:color="auto"/>
      <w:shd w:val="clear" w:color="auto" w:fill="6CCE9D"/>
    </w:rPr>
  </w:style>
  <w:style w:type="character" w:customStyle="1" w:styleId="bibinstitution">
    <w:name w:val="bib_institution"/>
    <w:rsid w:val="004B2FA8"/>
    <w:rPr>
      <w:rFonts w:ascii="Times New Roman" w:hAnsi="Times New Roman"/>
      <w:sz w:val="24"/>
      <w:bdr w:val="none" w:sz="0" w:space="0" w:color="auto"/>
      <w:shd w:val="clear" w:color="auto" w:fill="CCFFCC"/>
    </w:rPr>
  </w:style>
  <w:style w:type="character" w:customStyle="1" w:styleId="bibisbn">
    <w:name w:val="bib_isbn"/>
    <w:rsid w:val="004B2FA8"/>
    <w:rPr>
      <w:rFonts w:ascii="Times New Roman" w:hAnsi="Times New Roman"/>
      <w:sz w:val="24"/>
      <w:shd w:val="clear" w:color="auto" w:fill="D9D9D9"/>
    </w:rPr>
  </w:style>
  <w:style w:type="character" w:customStyle="1" w:styleId="bibmedline">
    <w:name w:val="bib_medline"/>
    <w:rsid w:val="004B2FA8"/>
    <w:rPr>
      <w:rFonts w:ascii="Times New Roman" w:hAnsi="Times New Roman"/>
      <w:sz w:val="24"/>
    </w:rPr>
  </w:style>
  <w:style w:type="character" w:customStyle="1" w:styleId="bibmonth">
    <w:name w:val="bib_month"/>
    <w:rsid w:val="004B2FA8"/>
    <w:rPr>
      <w:rFonts w:ascii="Times New Roman" w:hAnsi="Times New Roman"/>
      <w:sz w:val="24"/>
      <w:szCs w:val="24"/>
      <w:bdr w:val="none" w:sz="0" w:space="0" w:color="auto"/>
      <w:shd w:val="clear" w:color="auto" w:fill="CCFF33"/>
    </w:rPr>
  </w:style>
  <w:style w:type="character" w:customStyle="1" w:styleId="bibnumber">
    <w:name w:val="bib_number"/>
    <w:rsid w:val="004B2FA8"/>
    <w:rPr>
      <w:rFonts w:ascii="Times New Roman" w:hAnsi="Times New Roman"/>
      <w:sz w:val="24"/>
      <w:bdr w:val="none" w:sz="0" w:space="0" w:color="auto"/>
      <w:shd w:val="clear" w:color="auto" w:fill="CCCCFF"/>
    </w:rPr>
  </w:style>
  <w:style w:type="character" w:customStyle="1" w:styleId="biborganization">
    <w:name w:val="bib_organization"/>
    <w:rsid w:val="004B2FA8"/>
    <w:rPr>
      <w:rFonts w:ascii="Times New Roman" w:hAnsi="Times New Roman"/>
      <w:sz w:val="24"/>
      <w:bdr w:val="none" w:sz="0" w:space="0" w:color="auto"/>
      <w:shd w:val="clear" w:color="auto" w:fill="CCFF99"/>
    </w:rPr>
  </w:style>
  <w:style w:type="character" w:customStyle="1" w:styleId="bibpagecount">
    <w:name w:val="bib_pagecount"/>
    <w:rsid w:val="004B2FA8"/>
    <w:rPr>
      <w:rFonts w:ascii="Times New Roman" w:hAnsi="Times New Roman"/>
      <w:sz w:val="24"/>
      <w:bdr w:val="none" w:sz="0" w:space="0" w:color="auto"/>
      <w:shd w:val="clear" w:color="auto" w:fill="00FF00"/>
    </w:rPr>
  </w:style>
  <w:style w:type="character" w:customStyle="1" w:styleId="bibpapernumber">
    <w:name w:val="bib_papernumber"/>
    <w:uiPriority w:val="1"/>
    <w:rsid w:val="004B2FA8"/>
    <w:rPr>
      <w:rFonts w:ascii="Times New Roman" w:hAnsi="Times New Roman"/>
      <w:sz w:val="24"/>
      <w:bdr w:val="none" w:sz="0" w:space="0" w:color="auto"/>
      <w:shd w:val="clear" w:color="auto" w:fill="FFFF66"/>
    </w:rPr>
  </w:style>
  <w:style w:type="character" w:customStyle="1" w:styleId="bibpatent">
    <w:name w:val="bib_patent"/>
    <w:rsid w:val="004B2FA8"/>
    <w:rPr>
      <w:rFonts w:ascii="Times New Roman" w:hAnsi="Times New Roman"/>
      <w:sz w:val="24"/>
      <w:bdr w:val="none" w:sz="0" w:space="0" w:color="auto"/>
      <w:shd w:val="clear" w:color="auto" w:fill="66FFCC"/>
    </w:rPr>
  </w:style>
  <w:style w:type="character" w:customStyle="1" w:styleId="bibreportnum">
    <w:name w:val="bib_reportnum"/>
    <w:rsid w:val="004B2FA8"/>
    <w:rPr>
      <w:rFonts w:ascii="Times New Roman" w:hAnsi="Times New Roman"/>
      <w:sz w:val="24"/>
      <w:bdr w:val="none" w:sz="0" w:space="0" w:color="auto"/>
      <w:shd w:val="clear" w:color="auto" w:fill="CCCCFF"/>
    </w:rPr>
  </w:style>
  <w:style w:type="character" w:customStyle="1" w:styleId="bibschool">
    <w:name w:val="bib_school"/>
    <w:rsid w:val="004B2FA8"/>
    <w:rPr>
      <w:rFonts w:ascii="Times New Roman" w:hAnsi="Times New Roman"/>
      <w:sz w:val="24"/>
      <w:bdr w:val="none" w:sz="0" w:space="0" w:color="auto"/>
      <w:shd w:val="clear" w:color="auto" w:fill="FFCC66"/>
    </w:rPr>
  </w:style>
  <w:style w:type="character" w:customStyle="1" w:styleId="bibseason">
    <w:name w:val="bib_season"/>
    <w:rsid w:val="004B2FA8"/>
    <w:rPr>
      <w:rFonts w:ascii="Times New Roman" w:hAnsi="Times New Roman"/>
      <w:sz w:val="24"/>
      <w:szCs w:val="24"/>
      <w:bdr w:val="none" w:sz="0" w:space="0" w:color="auto"/>
      <w:shd w:val="clear" w:color="auto" w:fill="FF6600"/>
    </w:rPr>
  </w:style>
  <w:style w:type="character" w:customStyle="1" w:styleId="bibseries">
    <w:name w:val="bib_series"/>
    <w:rsid w:val="004B2FA8"/>
    <w:rPr>
      <w:rFonts w:ascii="Times New Roman" w:hAnsi="Times New Roman"/>
      <w:sz w:val="24"/>
      <w:shd w:val="clear" w:color="auto" w:fill="FFCC99"/>
    </w:rPr>
  </w:style>
  <w:style w:type="character" w:customStyle="1" w:styleId="bibseriesno">
    <w:name w:val="bib_seriesno"/>
    <w:rsid w:val="004B2FA8"/>
    <w:rPr>
      <w:rFonts w:ascii="Times New Roman" w:hAnsi="Times New Roman"/>
      <w:sz w:val="24"/>
      <w:shd w:val="clear" w:color="auto" w:fill="FFFF99"/>
    </w:rPr>
  </w:style>
  <w:style w:type="character" w:customStyle="1" w:styleId="bibsuffix">
    <w:name w:val="bib_suffix"/>
    <w:rsid w:val="004B2FA8"/>
    <w:rPr>
      <w:rFonts w:ascii="Times New Roman" w:hAnsi="Times New Roman"/>
      <w:sz w:val="24"/>
    </w:rPr>
  </w:style>
  <w:style w:type="character" w:customStyle="1" w:styleId="bibsuppl">
    <w:name w:val="bib_suppl"/>
    <w:rsid w:val="004B2FA8"/>
    <w:rPr>
      <w:rFonts w:ascii="Times New Roman" w:hAnsi="Times New Roman"/>
      <w:sz w:val="24"/>
      <w:bdr w:val="none" w:sz="0" w:space="0" w:color="auto"/>
      <w:shd w:val="clear" w:color="auto" w:fill="FFCC66"/>
    </w:rPr>
  </w:style>
  <w:style w:type="character" w:customStyle="1" w:styleId="bibtrans">
    <w:name w:val="bib_trans"/>
    <w:rsid w:val="004B2FA8"/>
    <w:rPr>
      <w:rFonts w:ascii="Times New Roman" w:hAnsi="Times New Roman"/>
      <w:sz w:val="24"/>
      <w:shd w:val="clear" w:color="auto" w:fill="99CC00"/>
    </w:rPr>
  </w:style>
  <w:style w:type="character" w:customStyle="1" w:styleId="bibunpubl">
    <w:name w:val="bib_unpubl"/>
    <w:rsid w:val="004B2FA8"/>
    <w:rPr>
      <w:rFonts w:ascii="Times New Roman" w:hAnsi="Times New Roman"/>
      <w:sz w:val="24"/>
    </w:rPr>
  </w:style>
  <w:style w:type="character" w:customStyle="1" w:styleId="biburl">
    <w:name w:val="bib_url"/>
    <w:rsid w:val="004B2FA8"/>
    <w:rPr>
      <w:rFonts w:ascii="Times New Roman" w:hAnsi="Times New Roman"/>
      <w:sz w:val="24"/>
      <w:bdr w:val="none" w:sz="0" w:space="0" w:color="auto"/>
      <w:shd w:val="clear" w:color="auto" w:fill="CCFF66"/>
    </w:rPr>
  </w:style>
  <w:style w:type="character" w:customStyle="1" w:styleId="bibvolcount">
    <w:name w:val="bib_volcount"/>
    <w:rsid w:val="004B2FA8"/>
    <w:rPr>
      <w:rFonts w:ascii="Times New Roman" w:hAnsi="Times New Roman"/>
      <w:sz w:val="20"/>
      <w:bdr w:val="none" w:sz="0" w:space="0" w:color="auto"/>
      <w:shd w:val="clear" w:color="auto" w:fill="00FF00"/>
    </w:rPr>
  </w:style>
  <w:style w:type="character" w:customStyle="1" w:styleId="citebib">
    <w:name w:val="cite_bib"/>
    <w:rsid w:val="004B2FA8"/>
    <w:rPr>
      <w:sz w:val="24"/>
      <w:bdr w:val="none" w:sz="0" w:space="0" w:color="auto"/>
      <w:shd w:val="clear" w:color="auto" w:fill="CCFFFF"/>
    </w:rPr>
  </w:style>
  <w:style w:type="paragraph" w:styleId="BalloonText">
    <w:name w:val="Balloon Text"/>
    <w:basedOn w:val="Normal"/>
    <w:link w:val="BalloonTextChar"/>
    <w:uiPriority w:val="99"/>
    <w:semiHidden/>
    <w:unhideWhenUsed/>
    <w:rsid w:val="004037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37D0"/>
    <w:rPr>
      <w:rFonts w:ascii="Tahoma" w:hAnsi="Tahoma" w:cs="Tahoma"/>
      <w:sz w:val="16"/>
      <w:szCs w:val="16"/>
    </w:rPr>
  </w:style>
  <w:style w:type="character" w:styleId="CommentReference">
    <w:name w:val="annotation reference"/>
    <w:basedOn w:val="DefaultParagraphFont"/>
    <w:uiPriority w:val="99"/>
    <w:semiHidden/>
    <w:unhideWhenUsed/>
    <w:rsid w:val="0099569C"/>
    <w:rPr>
      <w:sz w:val="16"/>
      <w:szCs w:val="16"/>
    </w:rPr>
  </w:style>
  <w:style w:type="paragraph" w:styleId="CommentText">
    <w:name w:val="annotation text"/>
    <w:basedOn w:val="Normal"/>
    <w:link w:val="CommentTextChar"/>
    <w:uiPriority w:val="99"/>
    <w:semiHidden/>
    <w:unhideWhenUsed/>
    <w:rsid w:val="0099569C"/>
    <w:pPr>
      <w:spacing w:line="240" w:lineRule="auto"/>
    </w:pPr>
    <w:rPr>
      <w:sz w:val="20"/>
      <w:szCs w:val="20"/>
    </w:rPr>
  </w:style>
  <w:style w:type="character" w:customStyle="1" w:styleId="CommentTextChar">
    <w:name w:val="Comment Text Char"/>
    <w:basedOn w:val="DefaultParagraphFont"/>
    <w:link w:val="CommentText"/>
    <w:uiPriority w:val="99"/>
    <w:semiHidden/>
    <w:rsid w:val="0099569C"/>
    <w:rPr>
      <w:sz w:val="20"/>
      <w:szCs w:val="20"/>
    </w:rPr>
  </w:style>
  <w:style w:type="paragraph" w:styleId="CommentSubject">
    <w:name w:val="annotation subject"/>
    <w:basedOn w:val="CommentText"/>
    <w:next w:val="CommentText"/>
    <w:link w:val="CommentSubjectChar"/>
    <w:uiPriority w:val="99"/>
    <w:semiHidden/>
    <w:unhideWhenUsed/>
    <w:rsid w:val="0099569C"/>
    <w:rPr>
      <w:b/>
      <w:bCs/>
    </w:rPr>
  </w:style>
  <w:style w:type="character" w:customStyle="1" w:styleId="CommentSubjectChar">
    <w:name w:val="Comment Subject Char"/>
    <w:basedOn w:val="CommentTextChar"/>
    <w:link w:val="CommentSubject"/>
    <w:uiPriority w:val="99"/>
    <w:semiHidden/>
    <w:rsid w:val="0099569C"/>
    <w:rPr>
      <w:b/>
      <w:bCs/>
      <w:sz w:val="20"/>
      <w:szCs w:val="20"/>
    </w:rPr>
  </w:style>
  <w:style w:type="character" w:styleId="PlaceholderText">
    <w:name w:val="Placeholder Text"/>
    <w:basedOn w:val="DefaultParagraphFont"/>
    <w:uiPriority w:val="99"/>
    <w:semiHidden/>
    <w:rsid w:val="0099569C"/>
    <w:rPr>
      <w:color w:val="808080"/>
    </w:rPr>
  </w:style>
  <w:style w:type="paragraph" w:customStyle="1" w:styleId="UL-FL2">
    <w:name w:val="UL-FL2"/>
    <w:qFormat/>
    <w:rsid w:val="00317DBF"/>
    <w:pPr>
      <w:spacing w:line="480" w:lineRule="auto"/>
      <w:ind w:left="227"/>
    </w:pPr>
    <w:rPr>
      <w:rFonts w:ascii="Times New Roman" w:hAnsi="Times New Roman" w:cs="Times New Roman"/>
      <w:sz w:val="24"/>
      <w:lang w:val="en-US"/>
    </w:rPr>
  </w:style>
  <w:style w:type="paragraph" w:customStyle="1" w:styleId="eXtractTxt">
    <w:name w:val="eXtractTxt"/>
    <w:basedOn w:val="ParaFirstLine-Ind"/>
    <w:qFormat/>
    <w:rsid w:val="00C231D0"/>
    <w:pPr>
      <w:jc w:val="left"/>
    </w:pPr>
    <w:rPr>
      <w:rFonts w:cs="Times New Roman"/>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4735">
      <w:bodyDiv w:val="1"/>
      <w:marLeft w:val="0"/>
      <w:marRight w:val="0"/>
      <w:marTop w:val="0"/>
      <w:marBottom w:val="0"/>
      <w:divBdr>
        <w:top w:val="none" w:sz="0" w:space="0" w:color="auto"/>
        <w:left w:val="none" w:sz="0" w:space="0" w:color="auto"/>
        <w:bottom w:val="none" w:sz="0" w:space="0" w:color="auto"/>
        <w:right w:val="none" w:sz="0" w:space="0" w:color="auto"/>
      </w:divBdr>
    </w:div>
    <w:div w:id="317341719">
      <w:bodyDiv w:val="1"/>
      <w:marLeft w:val="0"/>
      <w:marRight w:val="0"/>
      <w:marTop w:val="0"/>
      <w:marBottom w:val="0"/>
      <w:divBdr>
        <w:top w:val="none" w:sz="0" w:space="0" w:color="auto"/>
        <w:left w:val="none" w:sz="0" w:space="0" w:color="auto"/>
        <w:bottom w:val="none" w:sz="0" w:space="0" w:color="auto"/>
        <w:right w:val="none" w:sz="0" w:space="0" w:color="auto"/>
      </w:divBdr>
    </w:div>
    <w:div w:id="406928357">
      <w:bodyDiv w:val="1"/>
      <w:marLeft w:val="0"/>
      <w:marRight w:val="0"/>
      <w:marTop w:val="0"/>
      <w:marBottom w:val="0"/>
      <w:divBdr>
        <w:top w:val="none" w:sz="0" w:space="0" w:color="auto"/>
        <w:left w:val="none" w:sz="0" w:space="0" w:color="auto"/>
        <w:bottom w:val="none" w:sz="0" w:space="0" w:color="auto"/>
        <w:right w:val="none" w:sz="0" w:space="0" w:color="auto"/>
      </w:divBdr>
    </w:div>
    <w:div w:id="497774750">
      <w:bodyDiv w:val="1"/>
      <w:marLeft w:val="0"/>
      <w:marRight w:val="0"/>
      <w:marTop w:val="0"/>
      <w:marBottom w:val="0"/>
      <w:divBdr>
        <w:top w:val="none" w:sz="0" w:space="0" w:color="auto"/>
        <w:left w:val="none" w:sz="0" w:space="0" w:color="auto"/>
        <w:bottom w:val="none" w:sz="0" w:space="0" w:color="auto"/>
        <w:right w:val="none" w:sz="0" w:space="0" w:color="auto"/>
      </w:divBdr>
    </w:div>
    <w:div w:id="515315698">
      <w:bodyDiv w:val="1"/>
      <w:marLeft w:val="0"/>
      <w:marRight w:val="0"/>
      <w:marTop w:val="0"/>
      <w:marBottom w:val="0"/>
      <w:divBdr>
        <w:top w:val="none" w:sz="0" w:space="0" w:color="auto"/>
        <w:left w:val="none" w:sz="0" w:space="0" w:color="auto"/>
        <w:bottom w:val="none" w:sz="0" w:space="0" w:color="auto"/>
        <w:right w:val="none" w:sz="0" w:space="0" w:color="auto"/>
      </w:divBdr>
    </w:div>
    <w:div w:id="569341178">
      <w:bodyDiv w:val="1"/>
      <w:marLeft w:val="0"/>
      <w:marRight w:val="0"/>
      <w:marTop w:val="0"/>
      <w:marBottom w:val="0"/>
      <w:divBdr>
        <w:top w:val="none" w:sz="0" w:space="0" w:color="auto"/>
        <w:left w:val="none" w:sz="0" w:space="0" w:color="auto"/>
        <w:bottom w:val="none" w:sz="0" w:space="0" w:color="auto"/>
        <w:right w:val="none" w:sz="0" w:space="0" w:color="auto"/>
      </w:divBdr>
    </w:div>
    <w:div w:id="647713039">
      <w:bodyDiv w:val="1"/>
      <w:marLeft w:val="0"/>
      <w:marRight w:val="0"/>
      <w:marTop w:val="0"/>
      <w:marBottom w:val="0"/>
      <w:divBdr>
        <w:top w:val="none" w:sz="0" w:space="0" w:color="auto"/>
        <w:left w:val="none" w:sz="0" w:space="0" w:color="auto"/>
        <w:bottom w:val="none" w:sz="0" w:space="0" w:color="auto"/>
        <w:right w:val="none" w:sz="0" w:space="0" w:color="auto"/>
      </w:divBdr>
    </w:div>
    <w:div w:id="774977802">
      <w:bodyDiv w:val="1"/>
      <w:marLeft w:val="0"/>
      <w:marRight w:val="0"/>
      <w:marTop w:val="0"/>
      <w:marBottom w:val="0"/>
      <w:divBdr>
        <w:top w:val="none" w:sz="0" w:space="0" w:color="auto"/>
        <w:left w:val="none" w:sz="0" w:space="0" w:color="auto"/>
        <w:bottom w:val="none" w:sz="0" w:space="0" w:color="auto"/>
        <w:right w:val="none" w:sz="0" w:space="0" w:color="auto"/>
      </w:divBdr>
    </w:div>
    <w:div w:id="873423440">
      <w:bodyDiv w:val="1"/>
      <w:marLeft w:val="0"/>
      <w:marRight w:val="0"/>
      <w:marTop w:val="0"/>
      <w:marBottom w:val="0"/>
      <w:divBdr>
        <w:top w:val="none" w:sz="0" w:space="0" w:color="auto"/>
        <w:left w:val="none" w:sz="0" w:space="0" w:color="auto"/>
        <w:bottom w:val="none" w:sz="0" w:space="0" w:color="auto"/>
        <w:right w:val="none" w:sz="0" w:space="0" w:color="auto"/>
      </w:divBdr>
    </w:div>
    <w:div w:id="1060441091">
      <w:bodyDiv w:val="1"/>
      <w:marLeft w:val="0"/>
      <w:marRight w:val="0"/>
      <w:marTop w:val="0"/>
      <w:marBottom w:val="0"/>
      <w:divBdr>
        <w:top w:val="none" w:sz="0" w:space="0" w:color="auto"/>
        <w:left w:val="none" w:sz="0" w:space="0" w:color="auto"/>
        <w:bottom w:val="none" w:sz="0" w:space="0" w:color="auto"/>
        <w:right w:val="none" w:sz="0" w:space="0" w:color="auto"/>
      </w:divBdr>
    </w:div>
    <w:div w:id="1157961145">
      <w:bodyDiv w:val="1"/>
      <w:marLeft w:val="0"/>
      <w:marRight w:val="0"/>
      <w:marTop w:val="0"/>
      <w:marBottom w:val="0"/>
      <w:divBdr>
        <w:top w:val="none" w:sz="0" w:space="0" w:color="auto"/>
        <w:left w:val="none" w:sz="0" w:space="0" w:color="auto"/>
        <w:bottom w:val="none" w:sz="0" w:space="0" w:color="auto"/>
        <w:right w:val="none" w:sz="0" w:space="0" w:color="auto"/>
      </w:divBdr>
    </w:div>
    <w:div w:id="1360620351">
      <w:bodyDiv w:val="1"/>
      <w:marLeft w:val="0"/>
      <w:marRight w:val="0"/>
      <w:marTop w:val="0"/>
      <w:marBottom w:val="0"/>
      <w:divBdr>
        <w:top w:val="none" w:sz="0" w:space="0" w:color="auto"/>
        <w:left w:val="none" w:sz="0" w:space="0" w:color="auto"/>
        <w:bottom w:val="none" w:sz="0" w:space="0" w:color="auto"/>
        <w:right w:val="none" w:sz="0" w:space="0" w:color="auto"/>
      </w:divBdr>
    </w:div>
    <w:div w:id="1552883376">
      <w:bodyDiv w:val="1"/>
      <w:marLeft w:val="0"/>
      <w:marRight w:val="0"/>
      <w:marTop w:val="0"/>
      <w:marBottom w:val="0"/>
      <w:divBdr>
        <w:top w:val="none" w:sz="0" w:space="0" w:color="auto"/>
        <w:left w:val="none" w:sz="0" w:space="0" w:color="auto"/>
        <w:bottom w:val="none" w:sz="0" w:space="0" w:color="auto"/>
        <w:right w:val="none" w:sz="0" w:space="0" w:color="auto"/>
      </w:divBdr>
    </w:div>
    <w:div w:id="1630816853">
      <w:bodyDiv w:val="1"/>
      <w:marLeft w:val="0"/>
      <w:marRight w:val="0"/>
      <w:marTop w:val="0"/>
      <w:marBottom w:val="0"/>
      <w:divBdr>
        <w:top w:val="none" w:sz="0" w:space="0" w:color="auto"/>
        <w:left w:val="none" w:sz="0" w:space="0" w:color="auto"/>
        <w:bottom w:val="none" w:sz="0" w:space="0" w:color="auto"/>
        <w:right w:val="none" w:sz="0" w:space="0" w:color="auto"/>
      </w:divBdr>
    </w:div>
    <w:div w:id="1756710467">
      <w:bodyDiv w:val="1"/>
      <w:marLeft w:val="0"/>
      <w:marRight w:val="0"/>
      <w:marTop w:val="0"/>
      <w:marBottom w:val="0"/>
      <w:divBdr>
        <w:top w:val="none" w:sz="0" w:space="0" w:color="auto"/>
        <w:left w:val="none" w:sz="0" w:space="0" w:color="auto"/>
        <w:bottom w:val="none" w:sz="0" w:space="0" w:color="auto"/>
        <w:right w:val="none" w:sz="0" w:space="0" w:color="auto"/>
      </w:divBdr>
    </w:div>
    <w:div w:id="1824924847">
      <w:bodyDiv w:val="1"/>
      <w:marLeft w:val="0"/>
      <w:marRight w:val="0"/>
      <w:marTop w:val="0"/>
      <w:marBottom w:val="0"/>
      <w:divBdr>
        <w:top w:val="none" w:sz="0" w:space="0" w:color="auto"/>
        <w:left w:val="none" w:sz="0" w:space="0" w:color="auto"/>
        <w:bottom w:val="none" w:sz="0" w:space="0" w:color="auto"/>
        <w:right w:val="none" w:sz="0" w:space="0" w:color="auto"/>
      </w:divBdr>
    </w:div>
    <w:div w:id="1902669403">
      <w:bodyDiv w:val="1"/>
      <w:marLeft w:val="0"/>
      <w:marRight w:val="0"/>
      <w:marTop w:val="0"/>
      <w:marBottom w:val="0"/>
      <w:divBdr>
        <w:top w:val="none" w:sz="0" w:space="0" w:color="auto"/>
        <w:left w:val="none" w:sz="0" w:space="0" w:color="auto"/>
        <w:bottom w:val="none" w:sz="0" w:space="0" w:color="auto"/>
        <w:right w:val="none" w:sz="0" w:space="0" w:color="auto"/>
      </w:divBdr>
    </w:div>
    <w:div w:id="1926067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oi.org/10.1186/s12888-024-06101-7"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General"/>
          <w:gallery w:val="placeholder"/>
        </w:category>
        <w:types>
          <w:type w:val="bbPlcHdr"/>
        </w:types>
        <w:behaviors>
          <w:behavior w:val="content"/>
        </w:behaviors>
        <w:guid w:val="{17E33654-ADE6-4D82-A47E-E73302545F6A}"/>
      </w:docPartPr>
      <w:docPartBody>
        <w:p w:rsidR="00180031" w:rsidRDefault="00700438">
          <w:r w:rsidRPr="00977FA5">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utiger LT Std 45 Light">
    <w:altName w:val="Calibri"/>
    <w:panose1 w:val="00000000000000000000"/>
    <w:charset w:val="00"/>
    <w:family w:val="auto"/>
    <w:notTrueType/>
    <w:pitch w:val="default"/>
    <w:sig w:usb0="00000003" w:usb1="00000000" w:usb2="00000000" w:usb3="00000000" w:csb0="00000001" w:csb1="00000000"/>
  </w:font>
  <w:font w:name="Palatino LT Std">
    <w:altName w:val="Segoe UI Historic"/>
    <w:panose1 w:val="00000000000000000000"/>
    <w:charset w:val="00"/>
    <w:family w:val="auto"/>
    <w:notTrueType/>
    <w:pitch w:val="default"/>
    <w:sig w:usb0="00000003" w:usb1="00000000" w:usb2="00000000" w:usb3="00000000" w:csb0="00000001" w:csb1="00000000"/>
  </w:font>
  <w:font w:name="Frutiger LT Std 75 Black">
    <w:altName w:val="Calibri"/>
    <w:panose1 w:val="00000000000000000000"/>
    <w:charset w:val="00"/>
    <w:family w:val="auto"/>
    <w:notTrueType/>
    <w:pitch w:val="default"/>
    <w:sig w:usb0="00000003" w:usb1="00000000" w:usb2="00000000" w:usb3="00000000" w:csb0="00000001" w:csb1="00000000"/>
  </w:font>
  <w:font w:name="Frutiger LT Std 55 Roman">
    <w:altName w:val="Calibri"/>
    <w:panose1 w:val="00000000000000000000"/>
    <w:charset w:val="00"/>
    <w:family w:val="auto"/>
    <w:notTrueType/>
    <w:pitch w:val="default"/>
    <w:sig w:usb0="00000003" w:usb1="00000000" w:usb2="00000000" w:usb3="00000000" w:csb0="00000001" w:csb1="00000000"/>
  </w:font>
  <w:font w:name="Frutiger LT Std 56 Italic">
    <w:panose1 w:val="00000000000000000000"/>
    <w:charset w:val="00"/>
    <w:family w:val="auto"/>
    <w:notTrueType/>
    <w:pitch w:val="default"/>
    <w:sig w:usb0="00000003" w:usb1="00000000" w:usb2="00000000" w:usb3="00000000" w:csb0="00000001" w:csb1="00000000"/>
  </w:font>
  <w:font w:name="Frutiger LT Std 57 Cn">
    <w:altName w:val="Calibri"/>
    <w:panose1 w:val="00000000000000000000"/>
    <w:charset w:val="00"/>
    <w:family w:val="auto"/>
    <w:notTrueType/>
    <w:pitch w:val="default"/>
    <w:sig w:usb0="00000003" w:usb1="00000000" w:usb2="00000000" w:usb3="00000000" w:csb0="00000001" w:csb1="00000000"/>
  </w:font>
  <w:font w:name="Frutiger LT Std 67 Bold Condens">
    <w:altName w:val="Calibri"/>
    <w:panose1 w:val="00000000000000000000"/>
    <w:charset w:val="00"/>
    <w:family w:val="auto"/>
    <w:notTrueType/>
    <w:pitch w:val="default"/>
    <w:sig w:usb0="00000003" w:usb1="00000000" w:usb2="00000000" w:usb3="00000000" w:csb0="00000001" w:csb1="00000000"/>
  </w:font>
  <w:font w:name="ITC Zapf Dingbats Std">
    <w:panose1 w:val="00000000000000000000"/>
    <w:charset w:val="02"/>
    <w:family w:val="auto"/>
    <w:notTrueType/>
    <w:pitch w:val="default"/>
  </w:font>
  <w:font w:name="Palatino Bold">
    <w:altName w:val="Palatino Linotype"/>
    <w:panose1 w:val="00000000000000000000"/>
    <w:charset w:val="00"/>
    <w:family w:val="auto"/>
    <w:notTrueType/>
    <w:pitch w:val="default"/>
    <w:sig w:usb0="00000003" w:usb1="00000000" w:usb2="00000000" w:usb3="00000000" w:csb0="00000001" w:csb1="00000000"/>
  </w:font>
  <w:font w:name="Myriad Pro SemiCond">
    <w:altName w:val="Myriad Pro SemiCond"/>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0438"/>
    <w:rsid w:val="00020F73"/>
    <w:rsid w:val="00180031"/>
    <w:rsid w:val="00290AC5"/>
    <w:rsid w:val="007004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0438"/>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043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mage xmlns="d9d6713a-d15c-4738-b4cb-8f7c63f5821a" xsi:nil="true"/>
    <Folder_x0020_Note xmlns="d9d6713a-d15c-4738-b4cb-8f7c63f5821a" xsi:nil="true"/>
    <lcf76f155ced4ddcb4097134ff3c332f xmlns="d9d6713a-d15c-4738-b4cb-8f7c63f5821a">
      <Terms xmlns="http://schemas.microsoft.com/office/infopath/2007/PartnerControls"/>
    </lcf76f155ced4ddcb4097134ff3c332f>
    <TaxCatchAll xmlns="146c2986-b4c8-458a-adf9-7b15cb4776a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9708749B536343AEB97F16E392C1CD" ma:contentTypeVersion="21" ma:contentTypeDescription="Create a new document." ma:contentTypeScope="" ma:versionID="f0bc8abac7614b331e8f2baeb233364f">
  <xsd:schema xmlns:xsd="http://www.w3.org/2001/XMLSchema" xmlns:xs="http://www.w3.org/2001/XMLSchema" xmlns:p="http://schemas.microsoft.com/office/2006/metadata/properties" xmlns:ns2="d9d6713a-d15c-4738-b4cb-8f7c63f5821a" xmlns:ns3="146c2986-b4c8-458a-adf9-7b15cb4776a4" targetNamespace="http://schemas.microsoft.com/office/2006/metadata/properties" ma:root="true" ma:fieldsID="79e1cb1d92dcda06e555f9d7d82c5b0e" ns2:_="" ns3:_="">
    <xsd:import namespace="d9d6713a-d15c-4738-b4cb-8f7c63f5821a"/>
    <xsd:import namespace="146c2986-b4c8-458a-adf9-7b15cb4776a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Folder_x0020_Note" minOccurs="0"/>
                <xsd:element ref="ns2:lcf76f155ced4ddcb4097134ff3c332f" minOccurs="0"/>
                <xsd:element ref="ns3:TaxCatchAll" minOccurs="0"/>
                <xsd:element ref="ns2:MediaServiceObjectDetectorVersions" minOccurs="0"/>
                <xsd:element ref="ns2:Image"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d6713a-d15c-4738-b4cb-8f7c63f582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Folder_x0020_Note" ma:index="21" nillable="true" ma:displayName="Folder Note" ma:internalName="Folder_x0020_Note">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c329d9f-af8b-4c8c-84a0-b4a6e87ac8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Image" ma:index="26" nillable="true" ma:displayName="Image" ma:format="Thumbnail" ma:internalName="Image">
      <xsd:simpleType>
        <xsd:restriction base="dms:Unknow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c2986-b4c8-458a-adf9-7b15cb4776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51dc71c0-c02a-4b3d-8d81-7599098697d9}" ma:internalName="TaxCatchAll" ma:showField="CatchAllData" ma:web="146c2986-b4c8-458a-adf9-7b15cb4776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30E90-EF69-4B05-A13F-34FAA5B654A8}">
  <ds:schemaRefs>
    <ds:schemaRef ds:uri="http://schemas.microsoft.com/office/2006/metadata/properties"/>
    <ds:schemaRef ds:uri="http://schemas.microsoft.com/office/infopath/2007/PartnerControls"/>
    <ds:schemaRef ds:uri="d9d6713a-d15c-4738-b4cb-8f7c63f5821a"/>
    <ds:schemaRef ds:uri="146c2986-b4c8-458a-adf9-7b15cb4776a4"/>
  </ds:schemaRefs>
</ds:datastoreItem>
</file>

<file path=customXml/itemProps2.xml><?xml version="1.0" encoding="utf-8"?>
<ds:datastoreItem xmlns:ds="http://schemas.openxmlformats.org/officeDocument/2006/customXml" ds:itemID="{9D4744A3-A432-4063-9693-7724FAD3FE81}">
  <ds:schemaRefs>
    <ds:schemaRef ds:uri="http://schemas.microsoft.com/sharepoint/v3/contenttype/forms"/>
  </ds:schemaRefs>
</ds:datastoreItem>
</file>

<file path=customXml/itemProps3.xml><?xml version="1.0" encoding="utf-8"?>
<ds:datastoreItem xmlns:ds="http://schemas.openxmlformats.org/officeDocument/2006/customXml" ds:itemID="{9E8419F1-C2D0-4D6A-818B-C38DC8EBAE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d6713a-d15c-4738-b4cb-8f7c63f5821a"/>
    <ds:schemaRef ds:uri="146c2986-b4c8-458a-adf9-7b15cb4776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02E0A7B-B9A3-4843-9516-221B8806C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74</Pages>
  <Words>19974</Words>
  <Characters>113858</Characters>
  <Application>Microsoft Office Word</Application>
  <DocSecurity>0</DocSecurity>
  <Lines>948</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Kiruthika M</dc:creator>
  <cp:keywords/>
  <dc:description/>
  <cp:lastModifiedBy>AQ</cp:lastModifiedBy>
  <cp:revision>122</cp:revision>
  <cp:lastPrinted>2025-01-14T04:10:00Z</cp:lastPrinted>
  <dcterms:created xsi:type="dcterms:W3CDTF">2025-04-03T18:05:00Z</dcterms:created>
  <dcterms:modified xsi:type="dcterms:W3CDTF">2025-08-03T19:47:00Z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0x010100859708749B536343AEB97F16E392C1CD</vt:lpwstr>
  </property>
  <property fmtid="{D5CDD505-2E9C-101B-9397-08002B2CF9AE}" pid="3" name="MediaServiceImageTags">
    <vt:lpwstr/>
  </property>
</Properties>
</file>