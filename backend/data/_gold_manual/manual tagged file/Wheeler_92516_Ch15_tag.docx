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F62B5C" w14:textId="0505E219" w:rsidR="0032510C" w:rsidRPr="00C06A48" w:rsidRDefault="000F039D" w:rsidP="000D1C4C">
      <w:pPr>
        <w:pStyle w:val="ChapterNumber"/>
      </w:pPr>
      <w:bookmarkStart w:id="0" w:name="_GoBack"/>
      <w:bookmarkEnd w:id="0"/>
      <w:r w:rsidRPr="00C06A48">
        <w:t xml:space="preserve">CHAPTER </w:t>
      </w:r>
      <w:r w:rsidR="0032510C" w:rsidRPr="00C06A48">
        <w:t>15</w:t>
      </w:r>
    </w:p>
    <w:p w14:paraId="0AEA6628" w14:textId="77777777" w:rsidR="0032510C" w:rsidRPr="00C06A48" w:rsidRDefault="0032510C" w:rsidP="007E4644">
      <w:pPr>
        <w:pStyle w:val="ChapterTitle"/>
        <w:rPr>
          <w:rFonts w:cs="Times New Roman"/>
          <w:b/>
          <w:sz w:val="22"/>
          <w:szCs w:val="22"/>
        </w:rPr>
      </w:pPr>
      <w:r w:rsidRPr="00C06A48">
        <w:rPr>
          <w:rFonts w:cs="Times New Roman"/>
          <w:b/>
          <w:sz w:val="22"/>
          <w:szCs w:val="22"/>
        </w:rPr>
        <w:t>TRAUMA-INFORMED MEDICATION MANAGEMENT</w:t>
      </w:r>
    </w:p>
    <w:p w14:paraId="664B616C" w14:textId="509C0D17" w:rsidR="000F039D" w:rsidRPr="000D1C4C" w:rsidRDefault="000F039D" w:rsidP="000D1C4C">
      <w:pPr>
        <w:pStyle w:val="ChapterAuthor"/>
      </w:pPr>
      <w:r w:rsidRPr="00C06A48">
        <w:t xml:space="preserve">Corresponding author: </w:t>
      </w:r>
      <w:r w:rsidR="0032510C" w:rsidRPr="00C06A48">
        <w:t>Kathryn Kieran</w:t>
      </w:r>
    </w:p>
    <w:p w14:paraId="7C380B89" w14:textId="16FB48BA" w:rsidR="008D6E7E" w:rsidRPr="00C06A48" w:rsidRDefault="008D6E7E" w:rsidP="000D1C4C">
      <w:pPr>
        <w:pStyle w:val="ChapterAuthor"/>
      </w:pPr>
      <w:r w:rsidRPr="00C06A48">
        <w:t>Kathryn Kieran, MSN, PMHNP</w:t>
      </w:r>
    </w:p>
    <w:p w14:paraId="0D1F84F4" w14:textId="21BE4265" w:rsidR="008D6E7E" w:rsidRPr="00C06A48" w:rsidRDefault="008D6E7E" w:rsidP="000D1C4C">
      <w:pPr>
        <w:pStyle w:val="ChapterAuthor"/>
      </w:pPr>
      <w:r w:rsidRPr="00C06A48">
        <w:t>Hill Center for Women at McLean</w:t>
      </w:r>
    </w:p>
    <w:p w14:paraId="4A8B4239" w14:textId="69F1BD2F" w:rsidR="008D6E7E" w:rsidRPr="00C06A48" w:rsidRDefault="007E4644" w:rsidP="000D1C4C">
      <w:pPr>
        <w:pStyle w:val="ChapterAuthor"/>
      </w:pPr>
      <w:r w:rsidRPr="00C06A48">
        <w:t>Medford</w:t>
      </w:r>
      <w:r w:rsidR="006D1495" w:rsidRPr="00C06A48">
        <w:t>, Massachusetts</w:t>
      </w:r>
    </w:p>
    <w:p w14:paraId="7B87D2FC" w14:textId="0D3C33A0" w:rsidR="008D6E7E" w:rsidRPr="00C06A48" w:rsidRDefault="008D6E7E" w:rsidP="000D1C4C">
      <w:pPr>
        <w:pStyle w:val="ChapterAuthor"/>
      </w:pPr>
      <w:r w:rsidRPr="00C06A48">
        <w:t>Kkieran1@mghihp.edu</w:t>
      </w:r>
    </w:p>
    <w:p w14:paraId="2977370E" w14:textId="7E4E6C17" w:rsidR="007E4644" w:rsidRPr="00C06A48" w:rsidRDefault="007E4644" w:rsidP="007E4644">
      <w:pPr>
        <w:spacing w:after="0" w:line="480" w:lineRule="auto"/>
        <w:rPr>
          <w:rFonts w:ascii="Times New Roman" w:hAnsi="Times New Roman" w:cs="Times New Roman"/>
        </w:rPr>
      </w:pPr>
    </w:p>
    <w:p w14:paraId="0359D81A" w14:textId="58F2DC15" w:rsidR="007E4644" w:rsidRPr="00C06A48" w:rsidRDefault="007E4644" w:rsidP="007E4644">
      <w:pPr>
        <w:spacing w:after="0" w:line="480" w:lineRule="auto"/>
        <w:rPr>
          <w:rFonts w:ascii="Times New Roman" w:hAnsi="Times New Roman" w:cs="Times New Roman"/>
          <w:b/>
          <w:bCs/>
        </w:rPr>
      </w:pPr>
      <w:r w:rsidRPr="00C06A48">
        <w:rPr>
          <w:rFonts w:ascii="Times New Roman" w:hAnsi="Times New Roman" w:cs="Times New Roman"/>
          <w:b/>
          <w:bCs/>
        </w:rPr>
        <w:t>&lt;METADATA&gt;</w:t>
      </w:r>
    </w:p>
    <w:p w14:paraId="5D87E2FC" w14:textId="77777777" w:rsidR="007E4644" w:rsidRPr="00C06A48" w:rsidRDefault="007E4644" w:rsidP="000D1C4C">
      <w:pPr>
        <w:pStyle w:val="SpecialHeading2"/>
      </w:pPr>
      <w:r w:rsidRPr="00C06A48">
        <w:t>ABSTRACT</w:t>
      </w:r>
    </w:p>
    <w:p w14:paraId="411BC1A7" w14:textId="407F5635" w:rsidR="007E4644" w:rsidRPr="00C06A48" w:rsidRDefault="007E4644" w:rsidP="000D1C4C">
      <w:pPr>
        <w:pStyle w:val="Para-FL"/>
        <w:rPr>
          <w:rFonts w:cs="Times New Roman"/>
        </w:rPr>
      </w:pPr>
      <w:r w:rsidRPr="00C06A48">
        <w:rPr>
          <w:rFonts w:cs="Times New Roman"/>
        </w:rPr>
        <w:t>Awareness of trauma’s effects in the world, our patients, and ourselves helps us be more empathic and responsive medication prescribers. Trauma</w:t>
      </w:r>
      <w:r w:rsidR="00971446" w:rsidRPr="00C06A48">
        <w:rPr>
          <w:rFonts w:cs="Times New Roman"/>
        </w:rPr>
        <w:t xml:space="preserve">-informed care </w:t>
      </w:r>
      <w:r w:rsidRPr="00C06A48">
        <w:rPr>
          <w:rFonts w:cs="Times New Roman"/>
        </w:rPr>
        <w:t xml:space="preserve">(TIC) practice is central in treating patients with histories of trauma. Patients overwhelmingly struggle with </w:t>
      </w:r>
      <w:proofErr w:type="spellStart"/>
      <w:r w:rsidRPr="00C06A48">
        <w:rPr>
          <w:rFonts w:cs="Times New Roman"/>
        </w:rPr>
        <w:t>polypharmacy</w:t>
      </w:r>
      <w:proofErr w:type="spellEnd"/>
      <w:r w:rsidRPr="00C06A48">
        <w:rPr>
          <w:rFonts w:cs="Times New Roman"/>
        </w:rPr>
        <w:t xml:space="preserve"> due to increased medical illness, comorbid mood and substance use disorders. This chapter begins with an introduction to TIC and describes how to integrate a trauma-informed approach in medication management. Using a holistic approach and therapeutic use of self, it examines the meaning of medications for both the patient and the advanced practice psychiatric nurse. The chapter addresses maintaining rational pharmacotherapy in the face of obstacles. It provides guidelines for addressing non-adherence. It describes psychodynamic prescribing, the situational briefing model and the </w:t>
      </w:r>
      <w:proofErr w:type="spellStart"/>
      <w:r w:rsidRPr="00C06A48">
        <w:rPr>
          <w:rFonts w:cs="Times New Roman"/>
        </w:rPr>
        <w:t>deprescribing</w:t>
      </w:r>
      <w:proofErr w:type="spellEnd"/>
      <w:r w:rsidRPr="00C06A48">
        <w:rPr>
          <w:rFonts w:cs="Times New Roman"/>
        </w:rPr>
        <w:t xml:space="preserve"> model, borrowed from gerontology, as useful strategies. The chapter ends with examples of how to apply principles of TIC in a medication management practice.</w:t>
      </w:r>
    </w:p>
    <w:p w14:paraId="58013216" w14:textId="77777777" w:rsidR="000D1C4C" w:rsidRDefault="007E4644" w:rsidP="000D1C4C">
      <w:pPr>
        <w:pStyle w:val="SpecialHeading2"/>
        <w:rPr>
          <w:b w:val="0"/>
          <w:bCs w:val="0"/>
        </w:rPr>
      </w:pPr>
      <w:r w:rsidRPr="00C06A48">
        <w:t>KEY WORDS</w:t>
      </w:r>
    </w:p>
    <w:p w14:paraId="30874BA0" w14:textId="0F76F061" w:rsidR="007E4644" w:rsidRPr="00C06A48" w:rsidRDefault="007E4644" w:rsidP="000D1C4C">
      <w:pPr>
        <w:pStyle w:val="Para-FL"/>
        <w:rPr>
          <w:rFonts w:cs="Times New Roman"/>
        </w:rPr>
      </w:pPr>
      <w:r w:rsidRPr="00C06A48">
        <w:rPr>
          <w:rFonts w:cs="Times New Roman"/>
        </w:rPr>
        <w:t>Advanced practice psychiatric nurse, gerontology, medication management, patients, rational pharmacotherapy, substance use disorders, trauma informed care practices</w:t>
      </w:r>
    </w:p>
    <w:p w14:paraId="60F083DD" w14:textId="77777777" w:rsidR="000D1C4C" w:rsidRDefault="007E4644" w:rsidP="000D1C4C">
      <w:pPr>
        <w:pStyle w:val="SpecialHeading2"/>
        <w:rPr>
          <w:b w:val="0"/>
          <w:bCs w:val="0"/>
        </w:rPr>
      </w:pPr>
      <w:r w:rsidRPr="00C06A48">
        <w:lastRenderedPageBreak/>
        <w:t>MESH TERMS</w:t>
      </w:r>
    </w:p>
    <w:p w14:paraId="4B4AD191" w14:textId="39C021D4" w:rsidR="00184CAD" w:rsidRPr="00C06A48" w:rsidRDefault="007E4644" w:rsidP="000D1C4C">
      <w:pPr>
        <w:pStyle w:val="Para-FL"/>
      </w:pPr>
      <w:r w:rsidRPr="00C06A48">
        <w:t>Advanced Practice Nursing, Drug Therapy, Geriatrics, Medication Therapy Management, Patient Care, Patients, Psychological Trauma, Substance-Related Disorders</w:t>
      </w:r>
    </w:p>
    <w:p w14:paraId="28E53A31" w14:textId="31CB35D9" w:rsidR="0032510C" w:rsidRPr="00C06A48" w:rsidRDefault="00184CAD" w:rsidP="007E4644">
      <w:pPr>
        <w:spacing w:after="0" w:line="480" w:lineRule="auto"/>
        <w:rPr>
          <w:rFonts w:ascii="Times New Roman" w:hAnsi="Times New Roman" w:cs="Times New Roman"/>
          <w:b/>
          <w:bCs/>
        </w:rPr>
      </w:pPr>
      <w:r w:rsidRPr="00C06A48">
        <w:rPr>
          <w:rFonts w:ascii="Times New Roman" w:hAnsi="Times New Roman" w:cs="Times New Roman"/>
          <w:b/>
          <w:bCs/>
        </w:rPr>
        <w:t>&lt;/METADATA&gt;</w:t>
      </w:r>
      <w:r w:rsidR="0032510C" w:rsidRPr="00C06A48">
        <w:rPr>
          <w:rFonts w:ascii="Times New Roman" w:hAnsi="Times New Roman" w:cs="Times New Roman"/>
          <w:b/>
          <w:bCs/>
        </w:rPr>
        <w:br w:type="page"/>
      </w:r>
    </w:p>
    <w:p w14:paraId="78AB230C" w14:textId="60228F6D" w:rsidR="0032510C" w:rsidRPr="00C06A48" w:rsidRDefault="0032510C" w:rsidP="002C533D">
      <w:pPr>
        <w:pStyle w:val="ChapterNumber"/>
      </w:pPr>
      <w:r w:rsidRPr="00C06A48">
        <w:lastRenderedPageBreak/>
        <w:t>15</w:t>
      </w:r>
    </w:p>
    <w:p w14:paraId="0E6A0BCD" w14:textId="363B2AB5" w:rsidR="008D1628" w:rsidRPr="00C06A48" w:rsidRDefault="0032510C" w:rsidP="007E4644">
      <w:pPr>
        <w:pStyle w:val="ChapterTitle"/>
        <w:rPr>
          <w:rFonts w:cs="Times New Roman"/>
          <w:b/>
          <w:sz w:val="22"/>
          <w:szCs w:val="22"/>
        </w:rPr>
      </w:pPr>
      <w:r w:rsidRPr="00C06A48">
        <w:rPr>
          <w:rFonts w:cs="Times New Roman"/>
          <w:b/>
          <w:sz w:val="22"/>
          <w:szCs w:val="22"/>
        </w:rPr>
        <w:t>TRAUMA-INFORMED MEDICATION MANAGEMENT</w:t>
      </w:r>
    </w:p>
    <w:p w14:paraId="1553743E" w14:textId="77358423" w:rsidR="008D1628" w:rsidRPr="002C533D" w:rsidRDefault="00DC1D5A" w:rsidP="007E4644">
      <w:pPr>
        <w:pStyle w:val="ChapterAuthor"/>
      </w:pPr>
      <w:r w:rsidRPr="00C06A48">
        <w:rPr>
          <w:rFonts w:cs="Times New Roman"/>
          <w:b/>
          <w:bCs/>
          <w:iCs w:val="0"/>
          <w:sz w:val="22"/>
          <w:szCs w:val="22"/>
        </w:rPr>
        <w:t>Kathryn Kieran</w:t>
      </w:r>
    </w:p>
    <w:p w14:paraId="3D9F2DEA" w14:textId="553C2CED" w:rsidR="008D1628" w:rsidRPr="00C06A48" w:rsidRDefault="00DC1D5A" w:rsidP="007E4644">
      <w:pPr>
        <w:pStyle w:val="Para-FL"/>
        <w:jc w:val="left"/>
        <w:rPr>
          <w:rFonts w:cs="Times New Roman"/>
          <w:sz w:val="22"/>
          <w:szCs w:val="22"/>
        </w:rPr>
      </w:pPr>
      <w:r w:rsidRPr="00C06A48">
        <w:rPr>
          <w:rFonts w:cs="Times New Roman"/>
          <w:sz w:val="22"/>
          <w:szCs w:val="22"/>
        </w:rPr>
        <w:t xml:space="preserve">Awareness of trauma’s effects in the world, our patients, and ourselves helps us be more empathic and responsive medication prescribers. </w:t>
      </w:r>
      <w:r w:rsidR="00FB06DE" w:rsidRPr="00C06A48">
        <w:rPr>
          <w:rFonts w:cs="Times New Roman"/>
          <w:sz w:val="22"/>
          <w:szCs w:val="22"/>
        </w:rPr>
        <w:t xml:space="preserve">In treating patients with trauma, </w:t>
      </w:r>
      <w:r w:rsidR="00230B6C" w:rsidRPr="00230B6C">
        <w:rPr>
          <w:rFonts w:cs="Times New Roman"/>
          <w:b/>
          <w:bCs/>
          <w:sz w:val="22"/>
          <w:szCs w:val="22"/>
        </w:rPr>
        <w:t>t</w:t>
      </w:r>
      <w:r w:rsidRPr="00230B6C">
        <w:rPr>
          <w:rFonts w:cs="Times New Roman"/>
          <w:b/>
          <w:bCs/>
          <w:sz w:val="22"/>
          <w:szCs w:val="22"/>
        </w:rPr>
        <w:t xml:space="preserve">rauma-informed care </w:t>
      </w:r>
      <w:r w:rsidRPr="00C06A48">
        <w:rPr>
          <w:rFonts w:cs="Times New Roman"/>
          <w:sz w:val="22"/>
          <w:szCs w:val="22"/>
        </w:rPr>
        <w:t xml:space="preserve">(TIC) practice is central. Patients </w:t>
      </w:r>
      <w:r w:rsidR="00D927D0" w:rsidRPr="00C06A48">
        <w:rPr>
          <w:rFonts w:cs="Times New Roman"/>
          <w:sz w:val="22"/>
          <w:szCs w:val="22"/>
        </w:rPr>
        <w:t xml:space="preserve">with trauma histories </w:t>
      </w:r>
      <w:r w:rsidRPr="00C06A48">
        <w:rPr>
          <w:rFonts w:cs="Times New Roman"/>
          <w:sz w:val="22"/>
          <w:szCs w:val="22"/>
        </w:rPr>
        <w:t xml:space="preserve">struggle with </w:t>
      </w:r>
      <w:proofErr w:type="spellStart"/>
      <w:r w:rsidRPr="00C06A48">
        <w:rPr>
          <w:rFonts w:cs="Times New Roman"/>
          <w:sz w:val="22"/>
          <w:szCs w:val="22"/>
        </w:rPr>
        <w:t>polypharmacy</w:t>
      </w:r>
      <w:proofErr w:type="spellEnd"/>
      <w:r w:rsidRPr="00C06A48">
        <w:rPr>
          <w:rFonts w:cs="Times New Roman"/>
          <w:sz w:val="22"/>
          <w:szCs w:val="22"/>
        </w:rPr>
        <w:t xml:space="preserve"> due to increased </w:t>
      </w:r>
      <w:r w:rsidR="009C170B" w:rsidRPr="00C06A48">
        <w:rPr>
          <w:rFonts w:cs="Times New Roman"/>
          <w:sz w:val="22"/>
          <w:szCs w:val="22"/>
        </w:rPr>
        <w:t xml:space="preserve">comorbid </w:t>
      </w:r>
      <w:r w:rsidRPr="00C06A48">
        <w:rPr>
          <w:rFonts w:cs="Times New Roman"/>
          <w:sz w:val="22"/>
          <w:szCs w:val="22"/>
        </w:rPr>
        <w:t>medical</w:t>
      </w:r>
      <w:r w:rsidR="009653E6" w:rsidRPr="00C06A48">
        <w:rPr>
          <w:rFonts w:cs="Times New Roman"/>
          <w:sz w:val="22"/>
          <w:szCs w:val="22"/>
        </w:rPr>
        <w:t xml:space="preserve">, </w:t>
      </w:r>
      <w:r w:rsidRPr="00C06A48">
        <w:rPr>
          <w:rFonts w:cs="Times New Roman"/>
          <w:sz w:val="22"/>
          <w:szCs w:val="22"/>
        </w:rPr>
        <w:t>mood, and substance use disorders</w:t>
      </w:r>
      <w:r w:rsidR="00534F4B" w:rsidRPr="00C06A48">
        <w:rPr>
          <w:rFonts w:cs="Times New Roman"/>
          <w:sz w:val="22"/>
          <w:szCs w:val="22"/>
        </w:rPr>
        <w:t xml:space="preserve"> (SUDs)</w:t>
      </w:r>
      <w:r w:rsidRPr="00C06A48">
        <w:rPr>
          <w:rFonts w:cs="Times New Roman"/>
          <w:sz w:val="22"/>
          <w:szCs w:val="22"/>
        </w:rPr>
        <w:t xml:space="preserve">. </w:t>
      </w:r>
      <w:proofErr w:type="gramStart"/>
      <w:r w:rsidRPr="00C06A48">
        <w:rPr>
          <w:rFonts w:cs="Times New Roman"/>
          <w:sz w:val="22"/>
          <w:szCs w:val="22"/>
        </w:rPr>
        <w:t>Vulnerability to somatization, and self-neglect due to dissociative or avoidant symptoms, increase provider-patient misunderstanding.</w:t>
      </w:r>
      <w:proofErr w:type="gramEnd"/>
      <w:r w:rsidRPr="00C06A48">
        <w:rPr>
          <w:rFonts w:cs="Times New Roman"/>
          <w:sz w:val="22"/>
          <w:szCs w:val="22"/>
        </w:rPr>
        <w:t xml:space="preserve"> Patients experience accentuated power </w:t>
      </w:r>
      <w:r w:rsidR="009653E6" w:rsidRPr="00C06A48">
        <w:rPr>
          <w:rFonts w:cs="Times New Roman"/>
          <w:sz w:val="22"/>
          <w:szCs w:val="22"/>
        </w:rPr>
        <w:t>dynamics and</w:t>
      </w:r>
      <w:r w:rsidRPr="00C06A48">
        <w:rPr>
          <w:rFonts w:cs="Times New Roman"/>
          <w:sz w:val="22"/>
          <w:szCs w:val="22"/>
        </w:rPr>
        <w:t xml:space="preserve"> contact with an authority figure can cause defensive anger or intense fear</w:t>
      </w:r>
      <w:r w:rsidR="00F63215" w:rsidRPr="00C06A48">
        <w:rPr>
          <w:rFonts w:cs="Times New Roman"/>
          <w:sz w:val="22"/>
          <w:szCs w:val="22"/>
        </w:rPr>
        <w:t>s</w:t>
      </w:r>
      <w:r w:rsidRPr="00C06A48">
        <w:rPr>
          <w:rFonts w:cs="Times New Roman"/>
          <w:sz w:val="22"/>
          <w:szCs w:val="22"/>
        </w:rPr>
        <w:t xml:space="preserve">. The prescribing advanced practice psychiatric nurse (APPN) </w:t>
      </w:r>
      <w:r w:rsidR="00863278" w:rsidRPr="00C06A48">
        <w:rPr>
          <w:rFonts w:cs="Times New Roman"/>
          <w:sz w:val="22"/>
          <w:szCs w:val="22"/>
        </w:rPr>
        <w:t xml:space="preserve">needs to </w:t>
      </w:r>
      <w:r w:rsidRPr="00C06A48">
        <w:rPr>
          <w:rFonts w:cs="Times New Roman"/>
          <w:sz w:val="22"/>
          <w:szCs w:val="22"/>
        </w:rPr>
        <w:t>assess and validate traumatic beliefs, sensations, and thoughts, while remaining present-focused. Compassion and patient choice must be interwoven with firm boundaries, and clearly outlined treatment goals and plans.</w:t>
      </w:r>
    </w:p>
    <w:p w14:paraId="1EB1371D" w14:textId="74084B9D" w:rsidR="008D1628" w:rsidRPr="00C06A48" w:rsidRDefault="00DC1D5A" w:rsidP="007E4644">
      <w:pPr>
        <w:pStyle w:val="ParaFirstLine-Ind"/>
        <w:jc w:val="left"/>
        <w:rPr>
          <w:rFonts w:cs="Times New Roman"/>
          <w:sz w:val="22"/>
          <w:szCs w:val="22"/>
        </w:rPr>
      </w:pPr>
      <w:r w:rsidRPr="00C06A48">
        <w:rPr>
          <w:rFonts w:cs="Times New Roman"/>
          <w:sz w:val="22"/>
          <w:szCs w:val="22"/>
        </w:rPr>
        <w:t xml:space="preserve">This chapter </w:t>
      </w:r>
      <w:r w:rsidR="007A3AD4" w:rsidRPr="00C06A48">
        <w:rPr>
          <w:rFonts w:cs="Times New Roman"/>
          <w:sz w:val="22"/>
          <w:szCs w:val="22"/>
        </w:rPr>
        <w:t>introduces</w:t>
      </w:r>
      <w:r w:rsidRPr="00C06A48">
        <w:rPr>
          <w:rFonts w:cs="Times New Roman"/>
          <w:sz w:val="22"/>
          <w:szCs w:val="22"/>
        </w:rPr>
        <w:t xml:space="preserve"> TIC and describes </w:t>
      </w:r>
      <w:r w:rsidR="00863278" w:rsidRPr="00C06A48">
        <w:rPr>
          <w:rFonts w:cs="Times New Roman"/>
          <w:sz w:val="22"/>
          <w:szCs w:val="22"/>
        </w:rPr>
        <w:t>integrating a</w:t>
      </w:r>
      <w:r w:rsidRPr="00C06A48">
        <w:rPr>
          <w:rFonts w:cs="Times New Roman"/>
          <w:sz w:val="22"/>
          <w:szCs w:val="22"/>
        </w:rPr>
        <w:t xml:space="preserve"> trauma-informed approach in medication management. </w:t>
      </w:r>
      <w:r w:rsidR="00863278" w:rsidRPr="00C06A48">
        <w:rPr>
          <w:rFonts w:cs="Times New Roman"/>
          <w:sz w:val="22"/>
          <w:szCs w:val="22"/>
        </w:rPr>
        <w:t xml:space="preserve">The </w:t>
      </w:r>
      <w:r w:rsidRPr="00C06A48">
        <w:rPr>
          <w:rFonts w:cs="Times New Roman"/>
          <w:sz w:val="22"/>
          <w:szCs w:val="22"/>
        </w:rPr>
        <w:t>meaning of medications for both the patient and the APPN is examined</w:t>
      </w:r>
      <w:r w:rsidR="00480DB2" w:rsidRPr="00C06A48">
        <w:rPr>
          <w:rFonts w:cs="Times New Roman"/>
          <w:sz w:val="22"/>
          <w:szCs w:val="22"/>
        </w:rPr>
        <w:t xml:space="preserve"> using a holistic approach and centering the therapeutic use of self</w:t>
      </w:r>
      <w:r w:rsidRPr="00C06A48">
        <w:rPr>
          <w:rFonts w:cs="Times New Roman"/>
          <w:sz w:val="22"/>
          <w:szCs w:val="22"/>
        </w:rPr>
        <w:t xml:space="preserve">. Maintaining rational pharmacotherapy in the face of obstacles is addressed. Guidelines for addressing </w:t>
      </w:r>
      <w:proofErr w:type="spellStart"/>
      <w:r w:rsidRPr="00C06A48">
        <w:rPr>
          <w:rFonts w:cs="Times New Roman"/>
          <w:sz w:val="22"/>
          <w:szCs w:val="22"/>
        </w:rPr>
        <w:t>nonadherence</w:t>
      </w:r>
      <w:proofErr w:type="spellEnd"/>
      <w:r w:rsidRPr="00C06A48">
        <w:rPr>
          <w:rFonts w:cs="Times New Roman"/>
          <w:sz w:val="22"/>
          <w:szCs w:val="22"/>
        </w:rPr>
        <w:t xml:space="preserve"> are provided. </w:t>
      </w:r>
      <w:r w:rsidR="00A1197E" w:rsidRPr="00C06A48">
        <w:rPr>
          <w:rFonts w:cs="Times New Roman"/>
          <w:sz w:val="22"/>
          <w:szCs w:val="22"/>
        </w:rPr>
        <w:t>Useful strategies of p</w:t>
      </w:r>
      <w:r w:rsidRPr="00C06A48">
        <w:rPr>
          <w:rFonts w:cs="Times New Roman"/>
          <w:sz w:val="22"/>
          <w:szCs w:val="22"/>
        </w:rPr>
        <w:t xml:space="preserve">sychodynamic prescribing, the situational briefing model and the </w:t>
      </w:r>
      <w:proofErr w:type="spellStart"/>
      <w:r w:rsidRPr="00C06A48">
        <w:rPr>
          <w:rFonts w:cs="Times New Roman"/>
          <w:sz w:val="22"/>
          <w:szCs w:val="22"/>
        </w:rPr>
        <w:t>deprescribing</w:t>
      </w:r>
      <w:proofErr w:type="spellEnd"/>
      <w:r w:rsidRPr="00C06A48">
        <w:rPr>
          <w:rFonts w:cs="Times New Roman"/>
          <w:sz w:val="22"/>
          <w:szCs w:val="22"/>
        </w:rPr>
        <w:t xml:space="preserve"> model are discusse</w:t>
      </w:r>
      <w:r w:rsidR="00A1197E" w:rsidRPr="00C06A48">
        <w:rPr>
          <w:rFonts w:cs="Times New Roman"/>
          <w:sz w:val="22"/>
          <w:szCs w:val="22"/>
        </w:rPr>
        <w:t>d</w:t>
      </w:r>
      <w:r w:rsidRPr="00C06A48">
        <w:rPr>
          <w:rFonts w:cs="Times New Roman"/>
          <w:sz w:val="22"/>
          <w:szCs w:val="22"/>
        </w:rPr>
        <w:t>. The chapter ends with examples of how to apply principles of TIC in a medication management practice.</w:t>
      </w:r>
    </w:p>
    <w:p w14:paraId="0F9C037E" w14:textId="7FF334DA" w:rsidR="008D1628" w:rsidRPr="00C06A48" w:rsidRDefault="00C26EA7" w:rsidP="007E4644">
      <w:pPr>
        <w:pStyle w:val="Head1"/>
        <w:spacing w:before="0" w:after="0"/>
        <w:rPr>
          <w:rFonts w:cs="Times New Roman"/>
          <w:sz w:val="22"/>
          <w:szCs w:val="22"/>
        </w:rPr>
      </w:pPr>
      <w:r w:rsidRPr="00C06A48">
        <w:rPr>
          <w:rFonts w:cs="Times New Roman"/>
          <w:sz w:val="22"/>
          <w:szCs w:val="22"/>
        </w:rPr>
        <w:t>&lt;H1&gt;</w:t>
      </w:r>
      <w:r w:rsidR="00DC1D5A" w:rsidRPr="00C06A48">
        <w:rPr>
          <w:rFonts w:cs="Times New Roman"/>
          <w:sz w:val="22"/>
          <w:szCs w:val="22"/>
        </w:rPr>
        <w:t>INTRODUCTION</w:t>
      </w:r>
    </w:p>
    <w:p w14:paraId="6F3EB5D6" w14:textId="68D21E37" w:rsidR="008D1628" w:rsidRPr="00C06A48" w:rsidRDefault="00DC1D5A" w:rsidP="007E4644">
      <w:pPr>
        <w:pStyle w:val="Para-FL"/>
        <w:jc w:val="left"/>
        <w:rPr>
          <w:rFonts w:cs="Times New Roman"/>
          <w:sz w:val="22"/>
          <w:szCs w:val="22"/>
        </w:rPr>
      </w:pPr>
      <w:r w:rsidRPr="00C06A48">
        <w:rPr>
          <w:rFonts w:cs="Times New Roman"/>
          <w:sz w:val="22"/>
          <w:szCs w:val="22"/>
        </w:rPr>
        <w:t xml:space="preserve">Traumatic experiences are pervasive, including our own experiences of caring for others’ </w:t>
      </w:r>
      <w:r w:rsidR="00DD5B22" w:rsidRPr="00C06A48">
        <w:rPr>
          <w:rFonts w:cs="Times New Roman"/>
          <w:sz w:val="22"/>
          <w:szCs w:val="22"/>
        </w:rPr>
        <w:t>traumas</w:t>
      </w:r>
      <w:r w:rsidRPr="00C06A48">
        <w:rPr>
          <w:rFonts w:cs="Times New Roman"/>
          <w:sz w:val="22"/>
          <w:szCs w:val="22"/>
        </w:rPr>
        <w:t>. TIC provides a framework to investigate the current state of care and conceive of new ways of being with our patients to co-create new narrative</w:t>
      </w:r>
      <w:r w:rsidR="00252B1C" w:rsidRPr="00C06A48">
        <w:rPr>
          <w:rFonts w:cs="Times New Roman"/>
          <w:sz w:val="22"/>
          <w:szCs w:val="22"/>
        </w:rPr>
        <w:t>s</w:t>
      </w:r>
      <w:r w:rsidRPr="00C06A48">
        <w:rPr>
          <w:rFonts w:cs="Times New Roman"/>
          <w:sz w:val="22"/>
          <w:szCs w:val="22"/>
        </w:rPr>
        <w:t xml:space="preserve">. </w:t>
      </w:r>
      <w:r w:rsidR="00BC794B" w:rsidRPr="00C06A48">
        <w:rPr>
          <w:rFonts w:cs="Times New Roman"/>
          <w:sz w:val="22"/>
          <w:szCs w:val="22"/>
        </w:rPr>
        <w:t xml:space="preserve">We must stay alert to avoid unknowingly replicating abusive or neglectful dynamics in our prescribing relationships. </w:t>
      </w:r>
      <w:r w:rsidRPr="00C06A48">
        <w:rPr>
          <w:rFonts w:cs="Times New Roman"/>
          <w:sz w:val="22"/>
          <w:szCs w:val="22"/>
        </w:rPr>
        <w:t xml:space="preserve">To do this well, we practice universal precautions, provide education about trauma responses and </w:t>
      </w:r>
      <w:proofErr w:type="spellStart"/>
      <w:r w:rsidRPr="00C06A48">
        <w:rPr>
          <w:rFonts w:cs="Times New Roman"/>
          <w:sz w:val="22"/>
          <w:szCs w:val="22"/>
        </w:rPr>
        <w:t>nonmedication</w:t>
      </w:r>
      <w:proofErr w:type="spellEnd"/>
      <w:r w:rsidRPr="00C06A48">
        <w:rPr>
          <w:rFonts w:cs="Times New Roman"/>
          <w:sz w:val="22"/>
          <w:szCs w:val="22"/>
        </w:rPr>
        <w:t xml:space="preserve"> options, and treat target symptoms with </w:t>
      </w:r>
      <w:r w:rsidR="00BC794B" w:rsidRPr="00C06A48">
        <w:rPr>
          <w:rFonts w:cs="Times New Roman"/>
          <w:sz w:val="22"/>
          <w:szCs w:val="22"/>
        </w:rPr>
        <w:t xml:space="preserve">appropriate </w:t>
      </w:r>
      <w:r w:rsidRPr="00C06A48">
        <w:rPr>
          <w:rFonts w:cs="Times New Roman"/>
          <w:sz w:val="22"/>
          <w:szCs w:val="22"/>
        </w:rPr>
        <w:t>medication</w:t>
      </w:r>
      <w:r w:rsidR="00C30194" w:rsidRPr="00C06A48">
        <w:rPr>
          <w:rFonts w:cs="Times New Roman"/>
          <w:sz w:val="22"/>
          <w:szCs w:val="22"/>
        </w:rPr>
        <w:t xml:space="preserve"> if indicated</w:t>
      </w:r>
      <w:r w:rsidRPr="00C06A48">
        <w:rPr>
          <w:rFonts w:cs="Times New Roman"/>
          <w:sz w:val="22"/>
          <w:szCs w:val="22"/>
        </w:rPr>
        <w:t xml:space="preserve">. Scrutinizing or probing trauma is not the role of the prescribing APPN </w:t>
      </w:r>
      <w:r w:rsidR="009F2BD9" w:rsidRPr="00C06A48">
        <w:rPr>
          <w:rFonts w:cs="Times New Roman"/>
          <w:sz w:val="22"/>
          <w:szCs w:val="22"/>
        </w:rPr>
        <w:lastRenderedPageBreak/>
        <w:t xml:space="preserve">and </w:t>
      </w:r>
      <w:r w:rsidR="00C30194" w:rsidRPr="00C06A48">
        <w:rPr>
          <w:rFonts w:cs="Times New Roman"/>
          <w:sz w:val="22"/>
          <w:szCs w:val="22"/>
        </w:rPr>
        <w:t xml:space="preserve">can </w:t>
      </w:r>
      <w:r w:rsidR="009F2BD9" w:rsidRPr="00C06A48">
        <w:rPr>
          <w:rFonts w:cs="Times New Roman"/>
          <w:sz w:val="22"/>
          <w:szCs w:val="22"/>
        </w:rPr>
        <w:t>destabilize the patient</w:t>
      </w:r>
      <w:r w:rsidRPr="00C06A48">
        <w:rPr>
          <w:rFonts w:cs="Times New Roman"/>
          <w:sz w:val="22"/>
          <w:szCs w:val="22"/>
        </w:rPr>
        <w:t xml:space="preserve">. </w:t>
      </w:r>
      <w:r w:rsidR="009F2BD9" w:rsidRPr="00C06A48">
        <w:rPr>
          <w:rFonts w:cs="Times New Roman"/>
          <w:sz w:val="22"/>
          <w:szCs w:val="22"/>
        </w:rPr>
        <w:t xml:space="preserve">For those who do have a significant history of trauma, </w:t>
      </w:r>
      <w:proofErr w:type="spellStart"/>
      <w:r w:rsidR="009F2BD9" w:rsidRPr="00C06A48">
        <w:rPr>
          <w:rFonts w:cs="Times New Roman"/>
          <w:sz w:val="22"/>
          <w:szCs w:val="22"/>
        </w:rPr>
        <w:t>Fellitti</w:t>
      </w:r>
      <w:proofErr w:type="spellEnd"/>
      <w:r w:rsidR="009F2BD9" w:rsidRPr="00C06A48">
        <w:rPr>
          <w:rFonts w:cs="Times New Roman"/>
          <w:sz w:val="22"/>
          <w:szCs w:val="22"/>
        </w:rPr>
        <w:t xml:space="preserve"> and colleagues (</w:t>
      </w:r>
      <w:commentRangeStart w:id="1"/>
      <w:r w:rsidR="009F2BD9" w:rsidRPr="00C06A48">
        <w:rPr>
          <w:rFonts w:cs="Times New Roman"/>
          <w:sz w:val="22"/>
          <w:szCs w:val="22"/>
        </w:rPr>
        <w:t>20</w:t>
      </w:r>
      <w:r w:rsidR="00C30194" w:rsidRPr="00C06A48">
        <w:rPr>
          <w:rFonts w:cs="Times New Roman"/>
          <w:sz w:val="22"/>
          <w:szCs w:val="22"/>
        </w:rPr>
        <w:t>10</w:t>
      </w:r>
      <w:commentRangeEnd w:id="1"/>
      <w:r w:rsidR="00787289">
        <w:rPr>
          <w:rStyle w:val="CommentReference"/>
          <w:rFonts w:asciiTheme="minorHAnsi" w:hAnsiTheme="minorHAnsi" w:cstheme="minorBidi"/>
          <w:color w:val="auto"/>
          <w:lang w:val="en-IN"/>
        </w:rPr>
        <w:commentReference w:id="1"/>
      </w:r>
      <w:r w:rsidR="009F2BD9" w:rsidRPr="00C06A48">
        <w:rPr>
          <w:rFonts w:cs="Times New Roman"/>
          <w:sz w:val="22"/>
          <w:szCs w:val="22"/>
        </w:rPr>
        <w:t>) found that asking the patient during their office visit “I see that you had</w:t>
      </w:r>
      <w:r w:rsidR="00C26EA7" w:rsidRPr="00C06A48">
        <w:rPr>
          <w:rFonts w:cs="Times New Roman"/>
          <w:sz w:val="22"/>
          <w:szCs w:val="22"/>
        </w:rPr>
        <w:t xml:space="preserve"> . . . </w:t>
      </w:r>
      <w:r w:rsidR="009F2BD9" w:rsidRPr="00C06A48">
        <w:rPr>
          <w:rFonts w:cs="Times New Roman"/>
          <w:sz w:val="22"/>
          <w:szCs w:val="22"/>
        </w:rPr>
        <w:t>Tell me how that has affected you later in your life” resulted in a surprisingly 35% reduction in doctor visits and 3% reduction in hospitalizations subsequent compared to the year before. Thus, a</w:t>
      </w:r>
      <w:r w:rsidRPr="00C06A48">
        <w:rPr>
          <w:rFonts w:cs="Times New Roman"/>
          <w:sz w:val="22"/>
          <w:szCs w:val="22"/>
        </w:rPr>
        <w:t xml:space="preserve"> genuine stance of openness to patients’ whole stories and whole selves can be healing and supportive</w:t>
      </w:r>
      <w:r w:rsidR="009F2BD9" w:rsidRPr="00C06A48">
        <w:rPr>
          <w:rFonts w:cs="Times New Roman"/>
          <w:sz w:val="22"/>
          <w:szCs w:val="22"/>
        </w:rPr>
        <w:t xml:space="preserve"> even without the details of the trauma. </w:t>
      </w:r>
      <w:r w:rsidR="006D1087">
        <w:rPr>
          <w:rFonts w:cs="Times New Roman"/>
          <w:sz w:val="22"/>
          <w:szCs w:val="22"/>
        </w:rPr>
        <w:t>H</w:t>
      </w:r>
      <w:r w:rsidRPr="00C06A48">
        <w:rPr>
          <w:rFonts w:cs="Times New Roman"/>
          <w:sz w:val="22"/>
          <w:szCs w:val="22"/>
        </w:rPr>
        <w:t xml:space="preserve">umility is necessary when addressing cultural and spiritual dimensions of care. Psychodynamic prescribing; situation, background, assessment, and recommendation (SBAR) communication methods; and a </w:t>
      </w:r>
      <w:proofErr w:type="spellStart"/>
      <w:r w:rsidRPr="00C06A48">
        <w:rPr>
          <w:rFonts w:cs="Times New Roman"/>
          <w:sz w:val="22"/>
          <w:szCs w:val="22"/>
        </w:rPr>
        <w:t>deprescribing</w:t>
      </w:r>
      <w:proofErr w:type="spellEnd"/>
      <w:r w:rsidRPr="00C06A48">
        <w:rPr>
          <w:rFonts w:cs="Times New Roman"/>
          <w:sz w:val="22"/>
          <w:szCs w:val="22"/>
        </w:rPr>
        <w:t xml:space="preserve"> model provide techniques and skills to supplement our standard good nursing practices.</w:t>
      </w:r>
    </w:p>
    <w:p w14:paraId="020879BD" w14:textId="7BB2EE4D" w:rsidR="002D0103" w:rsidRPr="00C06A48" w:rsidRDefault="00DC1D5A" w:rsidP="007E4644">
      <w:pPr>
        <w:pStyle w:val="ParaFirstLine-Ind"/>
        <w:jc w:val="left"/>
        <w:rPr>
          <w:rFonts w:cs="Times New Roman"/>
          <w:sz w:val="22"/>
          <w:szCs w:val="22"/>
        </w:rPr>
      </w:pPr>
      <w:r w:rsidRPr="00C06A48">
        <w:rPr>
          <w:rFonts w:cs="Times New Roman"/>
          <w:sz w:val="22"/>
          <w:szCs w:val="22"/>
        </w:rPr>
        <w:t xml:space="preserve">The APPN may </w:t>
      </w:r>
      <w:r w:rsidR="00C60E70" w:rsidRPr="00C06A48">
        <w:rPr>
          <w:rFonts w:cs="Times New Roman"/>
          <w:sz w:val="22"/>
          <w:szCs w:val="22"/>
        </w:rPr>
        <w:t xml:space="preserve">provide </w:t>
      </w:r>
      <w:r w:rsidRPr="00C06A48">
        <w:rPr>
          <w:rFonts w:cs="Times New Roman"/>
          <w:sz w:val="22"/>
          <w:szCs w:val="22"/>
        </w:rPr>
        <w:t xml:space="preserve">therapy or may be in a split treatment program, providing medication management while another clinician provides the therapy. This may also shift over the course of treatment, as </w:t>
      </w:r>
      <w:r w:rsidR="0058533F" w:rsidRPr="00C06A48">
        <w:rPr>
          <w:rFonts w:cs="Times New Roman"/>
          <w:sz w:val="22"/>
          <w:szCs w:val="22"/>
        </w:rPr>
        <w:t xml:space="preserve">we or another </w:t>
      </w:r>
      <w:proofErr w:type="spellStart"/>
      <w:r w:rsidR="0058533F" w:rsidRPr="00C06A48">
        <w:rPr>
          <w:rFonts w:cs="Times New Roman"/>
          <w:sz w:val="22"/>
          <w:szCs w:val="22"/>
        </w:rPr>
        <w:t>treater</w:t>
      </w:r>
      <w:proofErr w:type="spellEnd"/>
      <w:r w:rsidR="0058533F" w:rsidRPr="00C06A48">
        <w:rPr>
          <w:rFonts w:cs="Times New Roman"/>
          <w:sz w:val="22"/>
          <w:szCs w:val="22"/>
        </w:rPr>
        <w:t xml:space="preserve"> may refer the</w:t>
      </w:r>
      <w:r w:rsidRPr="00C06A48">
        <w:rPr>
          <w:rFonts w:cs="Times New Roman"/>
          <w:sz w:val="22"/>
          <w:szCs w:val="22"/>
        </w:rPr>
        <w:t xml:space="preserve"> patient to trauma-focused therapy</w:t>
      </w:r>
      <w:r w:rsidR="00A74866" w:rsidRPr="00C06A48">
        <w:rPr>
          <w:rFonts w:cs="Times New Roman"/>
          <w:sz w:val="22"/>
          <w:szCs w:val="22"/>
        </w:rPr>
        <w:t>,</w:t>
      </w:r>
      <w:r w:rsidRPr="00C06A48">
        <w:rPr>
          <w:rFonts w:cs="Times New Roman"/>
          <w:sz w:val="22"/>
          <w:szCs w:val="22"/>
        </w:rPr>
        <w:t xml:space="preserve"> other brief treatments or adjunct modalities. Split treatment </w:t>
      </w:r>
      <w:r w:rsidR="0058533F" w:rsidRPr="00C06A48">
        <w:rPr>
          <w:rFonts w:cs="Times New Roman"/>
          <w:sz w:val="22"/>
          <w:szCs w:val="22"/>
        </w:rPr>
        <w:t xml:space="preserve">can provide </w:t>
      </w:r>
      <w:r w:rsidRPr="00C06A48">
        <w:rPr>
          <w:rFonts w:cs="Times New Roman"/>
          <w:sz w:val="22"/>
          <w:szCs w:val="22"/>
        </w:rPr>
        <w:t xml:space="preserve">a broader base of evaluation, opportunities for collaboration, and more frequent visits. It requires increased communication, which can be taxing at times, and carries risks of missed information </w:t>
      </w:r>
      <w:r w:rsidR="00A26883" w:rsidRPr="00C06A48">
        <w:rPr>
          <w:rFonts w:cs="Times New Roman"/>
          <w:sz w:val="22"/>
          <w:szCs w:val="22"/>
        </w:rPr>
        <w:t xml:space="preserve">and more complicated transference </w:t>
      </w:r>
      <w:r w:rsidRPr="00C06A48">
        <w:rPr>
          <w:rFonts w:cs="Times New Roman"/>
          <w:sz w:val="22"/>
          <w:szCs w:val="22"/>
        </w:rPr>
        <w:t>(</w:t>
      </w:r>
      <w:proofErr w:type="spellStart"/>
      <w:sdt>
        <w:sdtPr>
          <w:rPr>
            <w:rFonts w:cs="Times New Roman"/>
            <w:sz w:val="22"/>
            <w:szCs w:val="22"/>
          </w:rPr>
          <w:alias w:val="BibCitation"/>
          <w:tag w:val="BibRef46"/>
          <w:id w:val="886685828"/>
          <w:placeholder>
            <w:docPart w:val="DefaultPlaceholder_1082065158"/>
          </w:placeholder>
        </w:sdtPr>
        <w:sdtContent>
          <w:r w:rsidR="00C91E1B" w:rsidRPr="002515FB">
            <w:rPr>
              <w:rFonts w:cs="Times New Roman"/>
              <w:sz w:val="22"/>
              <w:szCs w:val="22"/>
              <w:highlight w:val="green"/>
            </w:rPr>
            <w:t>Mintz</w:t>
          </w:r>
          <w:proofErr w:type="spellEnd"/>
          <w:r w:rsidR="00C91E1B" w:rsidRPr="002515FB">
            <w:rPr>
              <w:rFonts w:cs="Times New Roman"/>
              <w:sz w:val="22"/>
              <w:szCs w:val="22"/>
              <w:highlight w:val="green"/>
            </w:rPr>
            <w:t>, 2022</w:t>
          </w:r>
        </w:sdtContent>
      </w:sdt>
      <w:r w:rsidR="00C91E1B" w:rsidRPr="00C06A48">
        <w:rPr>
          <w:rFonts w:cs="Times New Roman"/>
          <w:sz w:val="22"/>
          <w:szCs w:val="22"/>
        </w:rPr>
        <w:t>).</w:t>
      </w:r>
      <w:r w:rsidRPr="00C06A48">
        <w:rPr>
          <w:rFonts w:cs="Times New Roman"/>
          <w:sz w:val="22"/>
          <w:szCs w:val="22"/>
        </w:rPr>
        <w:t xml:space="preserve"> </w:t>
      </w:r>
      <w:r w:rsidR="009000C1" w:rsidRPr="00C06A48">
        <w:rPr>
          <w:rFonts w:cs="Times New Roman"/>
          <w:sz w:val="22"/>
          <w:szCs w:val="22"/>
        </w:rPr>
        <w:t>B</w:t>
      </w:r>
      <w:r w:rsidRPr="00C06A48">
        <w:rPr>
          <w:rFonts w:cs="Times New Roman"/>
          <w:sz w:val="22"/>
          <w:szCs w:val="22"/>
        </w:rPr>
        <w:t xml:space="preserve">efore starting medication management, </w:t>
      </w:r>
      <w:r w:rsidR="009000C1" w:rsidRPr="00C06A48">
        <w:rPr>
          <w:rFonts w:cs="Times New Roman"/>
          <w:sz w:val="22"/>
          <w:szCs w:val="22"/>
        </w:rPr>
        <w:t xml:space="preserve">it is wise to inquire </w:t>
      </w:r>
      <w:r w:rsidRPr="00C06A48">
        <w:rPr>
          <w:rFonts w:cs="Times New Roman"/>
          <w:sz w:val="22"/>
          <w:szCs w:val="22"/>
        </w:rPr>
        <w:t xml:space="preserve">if the patient is currently in or planning to start any adjunctive therapy, or if the prescribing APPN is expected to provide the therapy. Each APPN has limits, boundaries, and requirements around split or </w:t>
      </w:r>
      <w:r w:rsidR="0095195D" w:rsidRPr="00C06A48">
        <w:rPr>
          <w:rFonts w:cs="Times New Roman"/>
          <w:sz w:val="22"/>
          <w:szCs w:val="22"/>
        </w:rPr>
        <w:t>integrated</w:t>
      </w:r>
      <w:r w:rsidRPr="00C06A48">
        <w:rPr>
          <w:rFonts w:cs="Times New Roman"/>
          <w:sz w:val="22"/>
          <w:szCs w:val="22"/>
        </w:rPr>
        <w:t xml:space="preserve"> treatment. Releases of information should be signed between all care providers, including medical providers, such as a primary care provider, and relevant specialists. </w:t>
      </w:r>
      <w:r w:rsidR="00003855" w:rsidRPr="00C06A48">
        <w:rPr>
          <w:rFonts w:cs="Times New Roman"/>
          <w:sz w:val="22"/>
          <w:szCs w:val="22"/>
        </w:rPr>
        <w:t>Clearly</w:t>
      </w:r>
      <w:r w:rsidRPr="00C06A48">
        <w:rPr>
          <w:rFonts w:cs="Times New Roman"/>
          <w:sz w:val="22"/>
          <w:szCs w:val="22"/>
        </w:rPr>
        <w:t xml:space="preserve"> communicat</w:t>
      </w:r>
      <w:r w:rsidR="00003855" w:rsidRPr="00C06A48">
        <w:rPr>
          <w:rFonts w:cs="Times New Roman"/>
          <w:sz w:val="22"/>
          <w:szCs w:val="22"/>
        </w:rPr>
        <w:t>ing</w:t>
      </w:r>
      <w:r w:rsidRPr="00C06A48">
        <w:rPr>
          <w:rFonts w:cs="Times New Roman"/>
          <w:sz w:val="22"/>
          <w:szCs w:val="22"/>
        </w:rPr>
        <w:t xml:space="preserve"> treatment </w:t>
      </w:r>
      <w:r w:rsidR="00E007E8" w:rsidRPr="00C06A48">
        <w:rPr>
          <w:rFonts w:cs="Times New Roman"/>
          <w:sz w:val="22"/>
          <w:szCs w:val="22"/>
        </w:rPr>
        <w:t>e</w:t>
      </w:r>
      <w:r w:rsidR="00183740" w:rsidRPr="00C06A48">
        <w:rPr>
          <w:rFonts w:cs="Times New Roman"/>
          <w:sz w:val="22"/>
          <w:szCs w:val="22"/>
        </w:rPr>
        <w:t xml:space="preserve">xpectations </w:t>
      </w:r>
      <w:r w:rsidRPr="00C06A48">
        <w:rPr>
          <w:rFonts w:cs="Times New Roman"/>
          <w:sz w:val="22"/>
          <w:szCs w:val="22"/>
        </w:rPr>
        <w:t>at the outset</w:t>
      </w:r>
      <w:r w:rsidR="00003855" w:rsidRPr="00C06A48">
        <w:rPr>
          <w:rFonts w:cs="Times New Roman"/>
          <w:sz w:val="22"/>
          <w:szCs w:val="22"/>
        </w:rPr>
        <w:t xml:space="preserve"> is important</w:t>
      </w:r>
      <w:r w:rsidRPr="00C06A48">
        <w:rPr>
          <w:rFonts w:cs="Times New Roman"/>
          <w:sz w:val="22"/>
          <w:szCs w:val="22"/>
        </w:rPr>
        <w:t>, to avoid reactivation of traumatic scripts around abandonment</w:t>
      </w:r>
      <w:r w:rsidR="008E7813" w:rsidRPr="00C06A48">
        <w:rPr>
          <w:rFonts w:cs="Times New Roman"/>
          <w:sz w:val="22"/>
          <w:szCs w:val="22"/>
        </w:rPr>
        <w:t>, unworthiness, or</w:t>
      </w:r>
      <w:r w:rsidRPr="00C06A48">
        <w:rPr>
          <w:rFonts w:cs="Times New Roman"/>
          <w:sz w:val="22"/>
          <w:szCs w:val="22"/>
        </w:rPr>
        <w:t xml:space="preserve"> loss of control (see Chapter 14, for more information on split and integrated treatment).</w:t>
      </w:r>
    </w:p>
    <w:p w14:paraId="2BF60ABA" w14:textId="2726E29C" w:rsidR="002D0103" w:rsidRPr="00C06A48" w:rsidRDefault="002D0103" w:rsidP="007E4644">
      <w:pPr>
        <w:pStyle w:val="ParaFirstLine-Ind"/>
        <w:jc w:val="left"/>
        <w:rPr>
          <w:rFonts w:cs="Times New Roman"/>
          <w:sz w:val="22"/>
          <w:szCs w:val="22"/>
        </w:rPr>
      </w:pPr>
      <w:r w:rsidRPr="00C06A48">
        <w:rPr>
          <w:rFonts w:cs="Times New Roman"/>
          <w:sz w:val="22"/>
          <w:szCs w:val="22"/>
        </w:rPr>
        <w:t xml:space="preserve">Trauma is unfortunately common. The Diagnostic and Statistical Manual of Mental Disorders, (5th ed.; DSM-5; </w:t>
      </w:r>
      <w:r w:rsidRPr="00522295">
        <w:rPr>
          <w:rStyle w:val="citebib"/>
        </w:rPr>
        <w:t>American Psychiatric Association [APA], 2013b</w:t>
      </w:r>
      <w:r w:rsidRPr="00C06A48">
        <w:rPr>
          <w:rFonts w:cs="Times New Roman"/>
          <w:sz w:val="22"/>
          <w:szCs w:val="22"/>
        </w:rPr>
        <w:t xml:space="preserve">) identifies the criteria for trauma as “death, serious injury, or sexual violence” that is directed toward us, that we witness directly, or that we learn affected a close family member or friend. Occupational exposures to these events in vivo or through electronic or traditional media such as pictures are also considered criteria for development of </w:t>
      </w:r>
      <w:r w:rsidRPr="00C06A48">
        <w:rPr>
          <w:rFonts w:cs="Times New Roman"/>
          <w:sz w:val="22"/>
          <w:szCs w:val="22"/>
        </w:rPr>
        <w:lastRenderedPageBreak/>
        <w:t>posttraumatic stress disorder (PTSD). We also know that other forms of danger and abuse have profound and lifelong effects on individuals</w:t>
      </w:r>
      <w:r w:rsidR="00D76193" w:rsidRPr="00C06A48">
        <w:rPr>
          <w:rFonts w:cs="Times New Roman"/>
          <w:sz w:val="22"/>
          <w:szCs w:val="22"/>
        </w:rPr>
        <w:t xml:space="preserve">, such as racial discrimination and </w:t>
      </w:r>
      <w:proofErr w:type="spellStart"/>
      <w:r w:rsidR="00D76193" w:rsidRPr="00C06A48">
        <w:rPr>
          <w:rFonts w:cs="Times New Roman"/>
          <w:sz w:val="22"/>
          <w:szCs w:val="22"/>
        </w:rPr>
        <w:t>microaggressions</w:t>
      </w:r>
      <w:proofErr w:type="spellEnd"/>
      <w:r w:rsidRPr="00C06A48">
        <w:rPr>
          <w:rFonts w:cs="Times New Roman"/>
          <w:sz w:val="22"/>
          <w:szCs w:val="22"/>
        </w:rPr>
        <w:t>.</w:t>
      </w:r>
    </w:p>
    <w:p w14:paraId="2B866154" w14:textId="6B151117" w:rsidR="002D0103" w:rsidRPr="00C06A48" w:rsidRDefault="00DC1D5A" w:rsidP="007E4644">
      <w:pPr>
        <w:pStyle w:val="ParaFirstLine-Ind"/>
        <w:jc w:val="left"/>
        <w:rPr>
          <w:rFonts w:cs="Times New Roman"/>
          <w:sz w:val="22"/>
          <w:szCs w:val="22"/>
        </w:rPr>
      </w:pPr>
      <w:r w:rsidRPr="00C06A48">
        <w:rPr>
          <w:rFonts w:cs="Times New Roman"/>
          <w:sz w:val="22"/>
          <w:szCs w:val="22"/>
        </w:rPr>
        <w:t>As clinicians, we are not immune to trauma exposure and trauma responses. Nothing in this chapter will share explicit trauma details, but terms and examples may have resonance for some of us. A shift toward exploring</w:t>
      </w:r>
      <w:r w:rsidR="003060ED" w:rsidRPr="00C06A48">
        <w:rPr>
          <w:rFonts w:cs="Times New Roman"/>
          <w:sz w:val="22"/>
          <w:szCs w:val="22"/>
        </w:rPr>
        <w:t xml:space="preserve"> </w:t>
      </w:r>
      <w:r w:rsidR="00A249A3" w:rsidRPr="00C06A48">
        <w:rPr>
          <w:rFonts w:cs="Times New Roman"/>
          <w:sz w:val="22"/>
          <w:szCs w:val="22"/>
        </w:rPr>
        <w:t xml:space="preserve">primary and vicarious </w:t>
      </w:r>
      <w:r w:rsidR="00314156" w:rsidRPr="00C06A48">
        <w:rPr>
          <w:rFonts w:cs="Times New Roman"/>
          <w:sz w:val="22"/>
          <w:szCs w:val="22"/>
        </w:rPr>
        <w:t xml:space="preserve">post traumatic growth </w:t>
      </w:r>
      <w:r w:rsidR="00A249A3" w:rsidRPr="00C06A48">
        <w:rPr>
          <w:rFonts w:cs="Times New Roman"/>
          <w:sz w:val="22"/>
          <w:szCs w:val="22"/>
        </w:rPr>
        <w:t xml:space="preserve">and resiliency in the literature was amplified in the wake of the </w:t>
      </w:r>
      <w:proofErr w:type="spellStart"/>
      <w:r w:rsidR="00A249A3" w:rsidRPr="00C06A48">
        <w:rPr>
          <w:rFonts w:cs="Times New Roman"/>
          <w:sz w:val="22"/>
          <w:szCs w:val="22"/>
        </w:rPr>
        <w:t>Covid</w:t>
      </w:r>
      <w:proofErr w:type="spellEnd"/>
      <w:r w:rsidR="00A249A3" w:rsidRPr="00C06A48">
        <w:rPr>
          <w:rFonts w:cs="Times New Roman"/>
          <w:sz w:val="22"/>
          <w:szCs w:val="22"/>
        </w:rPr>
        <w:t xml:space="preserve"> 19 p</w:t>
      </w:r>
      <w:r w:rsidR="001C1902" w:rsidRPr="00C06A48">
        <w:rPr>
          <w:rFonts w:cs="Times New Roman"/>
          <w:sz w:val="22"/>
          <w:szCs w:val="22"/>
        </w:rPr>
        <w:t>ublic emergencies</w:t>
      </w:r>
      <w:r w:rsidR="001A70F6" w:rsidRPr="00C06A48">
        <w:rPr>
          <w:rFonts w:cs="Times New Roman"/>
          <w:sz w:val="22"/>
          <w:szCs w:val="22"/>
        </w:rPr>
        <w:t xml:space="preserve">, though important questions and detractors from these models remain </w:t>
      </w:r>
      <w:r w:rsidRPr="00C06A48">
        <w:rPr>
          <w:rFonts w:cs="Times New Roman"/>
          <w:sz w:val="22"/>
          <w:szCs w:val="22"/>
        </w:rPr>
        <w:t>(</w:t>
      </w:r>
      <w:sdt>
        <w:sdtPr>
          <w:rPr>
            <w:rFonts w:cs="Times New Roman"/>
            <w:sz w:val="22"/>
            <w:szCs w:val="22"/>
          </w:rPr>
          <w:alias w:val="BibCitation"/>
          <w:tag w:val="BibRef62"/>
          <w:id w:val="2095744267"/>
          <w:placeholder>
            <w:docPart w:val="DefaultPlaceholder_1082065158"/>
          </w:placeholder>
        </w:sdtPr>
        <w:sdtContent>
          <w:r w:rsidR="00314156" w:rsidRPr="002515FB">
            <w:rPr>
              <w:rFonts w:cs="Times New Roman"/>
              <w:sz w:val="22"/>
              <w:szCs w:val="22"/>
              <w:highlight w:val="green"/>
            </w:rPr>
            <w:t>Tang et al., 2024</w:t>
          </w:r>
        </w:sdtContent>
      </w:sdt>
      <w:r w:rsidR="00314156" w:rsidRPr="00C06A48">
        <w:rPr>
          <w:rFonts w:cs="Times New Roman"/>
          <w:sz w:val="22"/>
          <w:szCs w:val="22"/>
        </w:rPr>
        <w:t xml:space="preserve">; </w:t>
      </w:r>
      <w:sdt>
        <w:sdtPr>
          <w:rPr>
            <w:rFonts w:cs="Times New Roman"/>
            <w:sz w:val="22"/>
            <w:szCs w:val="22"/>
          </w:rPr>
          <w:alias w:val="BibCitation"/>
          <w:tag w:val="BibRef34"/>
          <w:id w:val="-1490250995"/>
          <w:placeholder>
            <w:docPart w:val="DefaultPlaceholder_1082065158"/>
          </w:placeholder>
        </w:sdtPr>
        <w:sdtContent>
          <w:proofErr w:type="spellStart"/>
          <w:r w:rsidR="00314156" w:rsidRPr="002515FB">
            <w:rPr>
              <w:rFonts w:cs="Times New Roman"/>
              <w:sz w:val="22"/>
              <w:szCs w:val="22"/>
              <w:highlight w:val="green"/>
            </w:rPr>
            <w:t>Jozefiaková</w:t>
          </w:r>
          <w:proofErr w:type="spellEnd"/>
          <w:r w:rsidR="00314156" w:rsidRPr="002515FB">
            <w:rPr>
              <w:rFonts w:cs="Times New Roman"/>
              <w:sz w:val="22"/>
              <w:szCs w:val="22"/>
              <w:highlight w:val="green"/>
            </w:rPr>
            <w:t xml:space="preserve"> et al., 2022</w:t>
          </w:r>
        </w:sdtContent>
      </w:sdt>
      <w:r w:rsidR="00314156" w:rsidRPr="00C06A48">
        <w:rPr>
          <w:rFonts w:cs="Times New Roman"/>
          <w:sz w:val="22"/>
          <w:szCs w:val="22"/>
        </w:rPr>
        <w:t xml:space="preserve">; </w:t>
      </w:r>
      <w:r w:rsidR="00314156" w:rsidRPr="002515FB">
        <w:rPr>
          <w:rStyle w:val="citebib"/>
        </w:rPr>
        <w:t xml:space="preserve">van </w:t>
      </w:r>
      <w:proofErr w:type="spellStart"/>
      <w:r w:rsidR="00314156" w:rsidRPr="002515FB">
        <w:rPr>
          <w:rStyle w:val="citebib"/>
        </w:rPr>
        <w:t>Roo</w:t>
      </w:r>
      <w:r w:rsidR="005956E2" w:rsidRPr="002515FB">
        <w:rPr>
          <w:rStyle w:val="citebib"/>
        </w:rPr>
        <w:t>i</w:t>
      </w:r>
      <w:r w:rsidR="00314156" w:rsidRPr="002515FB">
        <w:rPr>
          <w:rStyle w:val="citebib"/>
        </w:rPr>
        <w:t>j</w:t>
      </w:r>
      <w:proofErr w:type="spellEnd"/>
      <w:r w:rsidR="00314156" w:rsidRPr="002515FB">
        <w:rPr>
          <w:rStyle w:val="citebib"/>
        </w:rPr>
        <w:t xml:space="preserve"> et al., </w:t>
      </w:r>
      <w:commentRangeStart w:id="2"/>
      <w:r w:rsidR="00314156" w:rsidRPr="002515FB">
        <w:rPr>
          <w:rStyle w:val="citebib"/>
        </w:rPr>
        <w:t>202</w:t>
      </w:r>
      <w:del w:id="3" w:author="TE" w:date="2025-08-05T18:09:00Z">
        <w:r w:rsidR="00314156" w:rsidRPr="002515FB" w:rsidDel="002515FB">
          <w:rPr>
            <w:rStyle w:val="citebib"/>
          </w:rPr>
          <w:delText>2</w:delText>
        </w:r>
      </w:del>
      <w:ins w:id="4" w:author="TE" w:date="2025-08-05T18:09:00Z">
        <w:r w:rsidR="002515FB">
          <w:rPr>
            <w:rStyle w:val="citebib"/>
          </w:rPr>
          <w:t>4</w:t>
        </w:r>
      </w:ins>
      <w:commentRangeEnd w:id="2"/>
      <w:ins w:id="5" w:author="TE" w:date="2025-08-05T18:10:00Z">
        <w:r w:rsidR="002515FB">
          <w:rPr>
            <w:rStyle w:val="CommentReference"/>
            <w:rFonts w:asciiTheme="minorHAnsi" w:hAnsiTheme="minorHAnsi" w:cstheme="minorBidi"/>
            <w:color w:val="auto"/>
            <w:lang w:val="en-IN"/>
          </w:rPr>
          <w:commentReference w:id="2"/>
        </w:r>
      </w:ins>
      <w:r w:rsidR="00314156" w:rsidRPr="00C06A48">
        <w:rPr>
          <w:rFonts w:cs="Times New Roman"/>
          <w:sz w:val="22"/>
          <w:szCs w:val="22"/>
        </w:rPr>
        <w:t xml:space="preserve">). </w:t>
      </w:r>
      <w:r w:rsidRPr="00C06A48">
        <w:rPr>
          <w:rFonts w:cs="Times New Roman"/>
          <w:sz w:val="22"/>
          <w:szCs w:val="22"/>
        </w:rPr>
        <w:t>Monitoring vicarious</w:t>
      </w:r>
      <w:r w:rsidR="00550CC1" w:rsidRPr="00C06A48">
        <w:rPr>
          <w:rFonts w:cs="Times New Roman"/>
          <w:sz w:val="22"/>
          <w:szCs w:val="22"/>
        </w:rPr>
        <w:t xml:space="preserve"> or secondary trauma</w:t>
      </w:r>
      <w:r w:rsidRPr="00C06A48">
        <w:rPr>
          <w:rFonts w:cs="Times New Roman"/>
          <w:sz w:val="22"/>
          <w:szCs w:val="22"/>
        </w:rPr>
        <w:t xml:space="preserve"> responses guides our practices of self-care</w:t>
      </w:r>
      <w:r w:rsidR="005956E2" w:rsidRPr="00C06A48">
        <w:rPr>
          <w:rFonts w:cs="Times New Roman"/>
          <w:sz w:val="22"/>
          <w:szCs w:val="22"/>
        </w:rPr>
        <w:t xml:space="preserve">, </w:t>
      </w:r>
      <w:r w:rsidRPr="00C06A48">
        <w:rPr>
          <w:rFonts w:cs="Times New Roman"/>
          <w:sz w:val="22"/>
          <w:szCs w:val="22"/>
        </w:rPr>
        <w:t>our clinical practices</w:t>
      </w:r>
      <w:r w:rsidR="0091529B" w:rsidRPr="00C06A48">
        <w:rPr>
          <w:rFonts w:cs="Times New Roman"/>
          <w:sz w:val="22"/>
          <w:szCs w:val="22"/>
        </w:rPr>
        <w:t xml:space="preserve"> </w:t>
      </w:r>
      <w:proofErr w:type="gramStart"/>
      <w:r w:rsidRPr="00C06A48">
        <w:rPr>
          <w:rFonts w:cs="Times New Roman"/>
          <w:sz w:val="22"/>
          <w:szCs w:val="22"/>
        </w:rPr>
        <w:t>broadly,</w:t>
      </w:r>
      <w:proofErr w:type="gramEnd"/>
      <w:r w:rsidRPr="00C06A48">
        <w:rPr>
          <w:rFonts w:cs="Times New Roman"/>
          <w:sz w:val="22"/>
          <w:szCs w:val="22"/>
        </w:rPr>
        <w:t xml:space="preserve"> and our decision-making moment by moment. </w:t>
      </w:r>
      <w:r w:rsidR="00ED2F82" w:rsidRPr="00C06A48">
        <w:rPr>
          <w:rFonts w:cs="Times New Roman"/>
          <w:sz w:val="22"/>
          <w:szCs w:val="22"/>
        </w:rPr>
        <w:t xml:space="preserve">Because this is so </w:t>
      </w:r>
      <w:r w:rsidR="005956E2" w:rsidRPr="00C06A48">
        <w:rPr>
          <w:rFonts w:cs="Times New Roman"/>
          <w:sz w:val="22"/>
          <w:szCs w:val="22"/>
        </w:rPr>
        <w:t>central,</w:t>
      </w:r>
      <w:r w:rsidRPr="00C06A48">
        <w:rPr>
          <w:rFonts w:cs="Times New Roman"/>
          <w:sz w:val="22"/>
          <w:szCs w:val="22"/>
        </w:rPr>
        <w:t xml:space="preserve"> I </w:t>
      </w:r>
      <w:r w:rsidR="009366BC" w:rsidRPr="00C06A48">
        <w:rPr>
          <w:rFonts w:cs="Times New Roman"/>
          <w:sz w:val="22"/>
          <w:szCs w:val="22"/>
        </w:rPr>
        <w:t xml:space="preserve">suggest taking </w:t>
      </w:r>
      <w:r w:rsidRPr="00C06A48">
        <w:rPr>
          <w:rFonts w:cs="Times New Roman"/>
          <w:sz w:val="22"/>
          <w:szCs w:val="22"/>
        </w:rPr>
        <w:t xml:space="preserve">a moment to reflect on how we may take care of our responses to </w:t>
      </w:r>
      <w:r w:rsidR="005F1A29" w:rsidRPr="00C06A48">
        <w:rPr>
          <w:rFonts w:cs="Times New Roman"/>
          <w:sz w:val="22"/>
          <w:szCs w:val="22"/>
        </w:rPr>
        <w:t xml:space="preserve">content </w:t>
      </w:r>
      <w:r w:rsidRPr="00C06A48">
        <w:rPr>
          <w:rFonts w:cs="Times New Roman"/>
          <w:sz w:val="22"/>
          <w:szCs w:val="22"/>
        </w:rPr>
        <w:t xml:space="preserve">we </w:t>
      </w:r>
      <w:r w:rsidR="00AD0A0C" w:rsidRPr="00C06A48">
        <w:rPr>
          <w:rFonts w:cs="Times New Roman"/>
          <w:sz w:val="22"/>
          <w:szCs w:val="22"/>
        </w:rPr>
        <w:t xml:space="preserve">hear </w:t>
      </w:r>
      <w:r w:rsidR="003B4282" w:rsidRPr="00C06A48">
        <w:rPr>
          <w:rFonts w:cs="Times New Roman"/>
          <w:sz w:val="22"/>
          <w:szCs w:val="22"/>
        </w:rPr>
        <w:t xml:space="preserve">and absorb </w:t>
      </w:r>
      <w:r w:rsidR="00AD0A0C" w:rsidRPr="00C06A48">
        <w:rPr>
          <w:rFonts w:cs="Times New Roman"/>
          <w:sz w:val="22"/>
          <w:szCs w:val="22"/>
        </w:rPr>
        <w:t>in our daily work,</w:t>
      </w:r>
      <w:r w:rsidRPr="00C06A48">
        <w:rPr>
          <w:rFonts w:cs="Times New Roman"/>
          <w:sz w:val="22"/>
          <w:szCs w:val="22"/>
        </w:rPr>
        <w:t xml:space="preserve"> and whatever might spark recognition </w:t>
      </w:r>
      <w:r w:rsidR="00ED2F82" w:rsidRPr="00C06A48">
        <w:rPr>
          <w:rFonts w:cs="Times New Roman"/>
          <w:sz w:val="22"/>
          <w:szCs w:val="22"/>
        </w:rPr>
        <w:t>in this chapter</w:t>
      </w:r>
      <w:r w:rsidRPr="00C06A48">
        <w:rPr>
          <w:rFonts w:cs="Times New Roman"/>
          <w:sz w:val="22"/>
          <w:szCs w:val="22"/>
        </w:rPr>
        <w:t>.</w:t>
      </w:r>
    </w:p>
    <w:p w14:paraId="17E6728C" w14:textId="0AB89B27" w:rsidR="008D1628" w:rsidRPr="00C06A48" w:rsidRDefault="00DC1D5A" w:rsidP="007E4644">
      <w:pPr>
        <w:pStyle w:val="ParaFirstLine-Ind"/>
        <w:jc w:val="left"/>
        <w:rPr>
          <w:rFonts w:cs="Times New Roman"/>
          <w:sz w:val="22"/>
          <w:szCs w:val="22"/>
        </w:rPr>
      </w:pPr>
      <w:r w:rsidRPr="00C06A48">
        <w:rPr>
          <w:rFonts w:cs="Times New Roman"/>
          <w:sz w:val="22"/>
          <w:szCs w:val="22"/>
        </w:rPr>
        <w:t xml:space="preserve">This approach </w:t>
      </w:r>
      <w:r w:rsidR="0091529B" w:rsidRPr="00C06A48">
        <w:rPr>
          <w:rFonts w:cs="Times New Roman"/>
          <w:sz w:val="22"/>
          <w:szCs w:val="22"/>
        </w:rPr>
        <w:t xml:space="preserve">aligns </w:t>
      </w:r>
      <w:r w:rsidRPr="00C06A48">
        <w:rPr>
          <w:rFonts w:cs="Times New Roman"/>
          <w:sz w:val="22"/>
          <w:szCs w:val="22"/>
        </w:rPr>
        <w:t>with TIC guidelines, which recommend</w:t>
      </w:r>
      <w:r w:rsidR="000F6BC5" w:rsidRPr="00C06A48">
        <w:rPr>
          <w:rFonts w:cs="Times New Roman"/>
          <w:sz w:val="22"/>
          <w:szCs w:val="22"/>
        </w:rPr>
        <w:t>s</w:t>
      </w:r>
      <w:r w:rsidRPr="00C06A48">
        <w:rPr>
          <w:rFonts w:cs="Times New Roman"/>
          <w:sz w:val="22"/>
          <w:szCs w:val="22"/>
        </w:rPr>
        <w:t xml:space="preserve"> considering how all of us may have experiences of trauma and responses formed in traumatic contexts. </w:t>
      </w:r>
      <w:r w:rsidR="00A242B5" w:rsidRPr="00C06A48">
        <w:rPr>
          <w:rFonts w:cs="Times New Roman"/>
          <w:sz w:val="22"/>
          <w:szCs w:val="22"/>
        </w:rPr>
        <w:t xml:space="preserve">All specialties are increasingly recognizing that </w:t>
      </w:r>
      <w:r w:rsidRPr="00C06A48">
        <w:rPr>
          <w:rFonts w:cs="Times New Roman"/>
          <w:sz w:val="22"/>
          <w:szCs w:val="22"/>
        </w:rPr>
        <w:t>TIC is central to successful care of patients with histories of trauma (</w:t>
      </w:r>
      <w:proofErr w:type="spellStart"/>
      <w:sdt>
        <w:sdtPr>
          <w:rPr>
            <w:rFonts w:cs="Times New Roman"/>
            <w:sz w:val="22"/>
            <w:szCs w:val="22"/>
          </w:rPr>
          <w:alias w:val="BibCitation"/>
          <w:tag w:val="BibRef16"/>
          <w:id w:val="-1156369021"/>
          <w:placeholder>
            <w:docPart w:val="DefaultPlaceholder_1082065158"/>
          </w:placeholder>
        </w:sdtPr>
        <w:sdtContent>
          <w:r w:rsidR="00E91ACC" w:rsidRPr="002515FB">
            <w:rPr>
              <w:rFonts w:cs="Times New Roman"/>
              <w:sz w:val="22"/>
              <w:szCs w:val="22"/>
              <w:highlight w:val="green"/>
            </w:rPr>
            <w:t>Dowdell</w:t>
          </w:r>
          <w:proofErr w:type="spellEnd"/>
          <w:r w:rsidR="00E91ACC" w:rsidRPr="002515FB">
            <w:rPr>
              <w:rFonts w:cs="Times New Roman"/>
              <w:sz w:val="22"/>
              <w:szCs w:val="22"/>
              <w:highlight w:val="green"/>
            </w:rPr>
            <w:t xml:space="preserve"> &amp; Speck, 2022</w:t>
          </w:r>
        </w:sdtContent>
      </w:sdt>
      <w:r w:rsidR="00E91ACC" w:rsidRPr="00C06A48">
        <w:rPr>
          <w:rFonts w:cs="Times New Roman"/>
          <w:sz w:val="22"/>
          <w:szCs w:val="22"/>
        </w:rPr>
        <w:t xml:space="preserve">; </w:t>
      </w:r>
      <w:sdt>
        <w:sdtPr>
          <w:rPr>
            <w:rFonts w:cs="Times New Roman"/>
            <w:sz w:val="22"/>
            <w:szCs w:val="22"/>
          </w:rPr>
          <w:alias w:val="BibCitation"/>
          <w:tag w:val="BibRef2"/>
          <w:id w:val="703129223"/>
          <w:placeholder>
            <w:docPart w:val="DefaultPlaceholder_1082065158"/>
          </w:placeholder>
        </w:sdtPr>
        <w:sdtContent>
          <w:proofErr w:type="spellStart"/>
          <w:r w:rsidRPr="002515FB">
            <w:rPr>
              <w:rFonts w:cs="Times New Roman"/>
              <w:sz w:val="22"/>
              <w:szCs w:val="22"/>
              <w:highlight w:val="green"/>
            </w:rPr>
            <w:t>Antai-Otong</w:t>
          </w:r>
          <w:proofErr w:type="spellEnd"/>
          <w:r w:rsidRPr="002515FB">
            <w:rPr>
              <w:rFonts w:cs="Times New Roman"/>
              <w:sz w:val="22"/>
              <w:szCs w:val="22"/>
              <w:highlight w:val="green"/>
            </w:rPr>
            <w:t>, 2016</w:t>
          </w:r>
        </w:sdtContent>
      </w:sdt>
      <w:r w:rsidRPr="00C06A48">
        <w:rPr>
          <w:rFonts w:cs="Times New Roman"/>
          <w:sz w:val="22"/>
          <w:szCs w:val="22"/>
        </w:rPr>
        <w:t>). The principles of TIC are not standardized across the available research base. At a national level the Substance Abuse and Mental Health Services Administration (SAMHSA) defines TIC approaches as understanding</w:t>
      </w:r>
      <w:r w:rsidR="00D40AAE" w:rsidRPr="00C06A48">
        <w:rPr>
          <w:rFonts w:cs="Times New Roman"/>
          <w:sz w:val="22"/>
          <w:szCs w:val="22"/>
        </w:rPr>
        <w:t xml:space="preserve"> in incorporating</w:t>
      </w:r>
      <w:r w:rsidRPr="00C06A48">
        <w:rPr>
          <w:rFonts w:cs="Times New Roman"/>
          <w:sz w:val="22"/>
          <w:szCs w:val="22"/>
        </w:rPr>
        <w:t xml:space="preserve"> the existence of trauma and its impacts for everyone, as well as ways to recover from trauma (</w:t>
      </w:r>
      <w:r w:rsidR="00E32D99" w:rsidRPr="00261DDC">
        <w:rPr>
          <w:rStyle w:val="citebib"/>
        </w:rPr>
        <w:t>2023</w:t>
      </w:r>
      <w:r w:rsidRPr="00C06A48">
        <w:rPr>
          <w:rFonts w:cs="Times New Roman"/>
          <w:sz w:val="22"/>
          <w:szCs w:val="22"/>
        </w:rPr>
        <w:t>). This necessitates creating agile policies</w:t>
      </w:r>
      <w:r w:rsidR="00CF6DBE" w:rsidRPr="00C06A48">
        <w:rPr>
          <w:rFonts w:cs="Times New Roman"/>
          <w:sz w:val="22"/>
          <w:szCs w:val="22"/>
        </w:rPr>
        <w:t xml:space="preserve">, incorporating </w:t>
      </w:r>
      <w:r w:rsidRPr="00C06A48">
        <w:rPr>
          <w:rFonts w:cs="Times New Roman"/>
          <w:sz w:val="22"/>
          <w:szCs w:val="22"/>
        </w:rPr>
        <w:t xml:space="preserve">the existing database on trauma and recovery, </w:t>
      </w:r>
      <w:r w:rsidR="003A57B5" w:rsidRPr="00C06A48">
        <w:rPr>
          <w:rFonts w:cs="Times New Roman"/>
          <w:sz w:val="22"/>
          <w:szCs w:val="22"/>
        </w:rPr>
        <w:t xml:space="preserve">and </w:t>
      </w:r>
      <w:r w:rsidRPr="00C06A48">
        <w:rPr>
          <w:rFonts w:cs="Times New Roman"/>
          <w:sz w:val="22"/>
          <w:szCs w:val="22"/>
        </w:rPr>
        <w:t xml:space="preserve">working to avoid </w:t>
      </w:r>
      <w:proofErr w:type="spellStart"/>
      <w:r w:rsidRPr="00C06A48">
        <w:rPr>
          <w:rFonts w:cs="Times New Roman"/>
          <w:sz w:val="22"/>
          <w:szCs w:val="22"/>
        </w:rPr>
        <w:t>retraumatization</w:t>
      </w:r>
      <w:proofErr w:type="spellEnd"/>
      <w:r w:rsidRPr="00C06A48">
        <w:rPr>
          <w:rFonts w:cs="Times New Roman"/>
          <w:sz w:val="22"/>
          <w:szCs w:val="22"/>
        </w:rPr>
        <w:t xml:space="preserve"> of all those </w:t>
      </w:r>
      <w:r w:rsidR="003A57B5" w:rsidRPr="00C06A48">
        <w:rPr>
          <w:rFonts w:cs="Times New Roman"/>
          <w:sz w:val="22"/>
          <w:szCs w:val="22"/>
        </w:rPr>
        <w:t xml:space="preserve">serving in or accessing </w:t>
      </w:r>
      <w:r w:rsidRPr="00C06A48">
        <w:rPr>
          <w:rFonts w:cs="Times New Roman"/>
          <w:sz w:val="22"/>
          <w:szCs w:val="22"/>
        </w:rPr>
        <w:t xml:space="preserve">the </w:t>
      </w:r>
      <w:r w:rsidR="003A57B5" w:rsidRPr="00C06A48">
        <w:rPr>
          <w:rFonts w:cs="Times New Roman"/>
          <w:sz w:val="22"/>
          <w:szCs w:val="22"/>
        </w:rPr>
        <w:t>programs or</w:t>
      </w:r>
      <w:r w:rsidRPr="00C06A48">
        <w:rPr>
          <w:rFonts w:cs="Times New Roman"/>
          <w:sz w:val="22"/>
          <w:szCs w:val="22"/>
        </w:rPr>
        <w:t xml:space="preserve"> system (</w:t>
      </w:r>
      <w:r w:rsidRPr="002642FC">
        <w:rPr>
          <w:rStyle w:val="citebib"/>
        </w:rPr>
        <w:t xml:space="preserve">SAMHSA, </w:t>
      </w:r>
      <w:r w:rsidR="00E32D99" w:rsidRPr="002642FC">
        <w:rPr>
          <w:rStyle w:val="citebib"/>
        </w:rPr>
        <w:t>2023</w:t>
      </w:r>
      <w:r w:rsidRPr="00C06A48">
        <w:rPr>
          <w:rFonts w:cs="Times New Roman"/>
          <w:sz w:val="22"/>
          <w:szCs w:val="22"/>
        </w:rPr>
        <w:t xml:space="preserve">). Largely, the implementation of TIC has focused on limiting or eliminating seclusion, restraint, and other obvious sources of potential </w:t>
      </w:r>
      <w:proofErr w:type="spellStart"/>
      <w:r w:rsidRPr="00C06A48">
        <w:rPr>
          <w:rFonts w:cs="Times New Roman"/>
          <w:sz w:val="22"/>
          <w:szCs w:val="22"/>
        </w:rPr>
        <w:t>retraumatization</w:t>
      </w:r>
      <w:proofErr w:type="spellEnd"/>
      <w:r w:rsidRPr="00C06A48">
        <w:rPr>
          <w:rFonts w:cs="Times New Roman"/>
          <w:sz w:val="22"/>
          <w:szCs w:val="22"/>
        </w:rPr>
        <w:t xml:space="preserve"> (</w:t>
      </w:r>
      <w:proofErr w:type="spellStart"/>
      <w:sdt>
        <w:sdtPr>
          <w:rPr>
            <w:rFonts w:cs="Times New Roman"/>
            <w:sz w:val="22"/>
            <w:szCs w:val="22"/>
          </w:rPr>
          <w:alias w:val="BibCitation"/>
          <w:tag w:val="BibRef47"/>
          <w:id w:val="-834136820"/>
          <w:placeholder>
            <w:docPart w:val="DefaultPlaceholder_1082065158"/>
          </w:placeholder>
        </w:sdtPr>
        <w:sdtContent>
          <w:r w:rsidRPr="002515FB">
            <w:rPr>
              <w:rFonts w:cs="Times New Roman"/>
              <w:sz w:val="22"/>
              <w:szCs w:val="22"/>
              <w:highlight w:val="green"/>
            </w:rPr>
            <w:t>Muskett</w:t>
          </w:r>
          <w:proofErr w:type="spellEnd"/>
          <w:r w:rsidRPr="002515FB">
            <w:rPr>
              <w:rFonts w:cs="Times New Roman"/>
              <w:sz w:val="22"/>
              <w:szCs w:val="22"/>
              <w:highlight w:val="green"/>
            </w:rPr>
            <w:t>, 2013</w:t>
          </w:r>
        </w:sdtContent>
      </w:sdt>
      <w:r w:rsidRPr="00C06A48">
        <w:rPr>
          <w:rFonts w:cs="Times New Roman"/>
          <w:sz w:val="22"/>
          <w:szCs w:val="22"/>
        </w:rPr>
        <w:t xml:space="preserve">). Gains in this area can be easily measured and quantified. </w:t>
      </w:r>
      <w:r w:rsidR="00CF6DBE" w:rsidRPr="00C06A48">
        <w:rPr>
          <w:rFonts w:cs="Times New Roman"/>
          <w:sz w:val="22"/>
          <w:szCs w:val="22"/>
        </w:rPr>
        <w:t>E</w:t>
      </w:r>
      <w:r w:rsidRPr="00C06A48">
        <w:rPr>
          <w:rFonts w:cs="Times New Roman"/>
          <w:sz w:val="22"/>
          <w:szCs w:val="22"/>
        </w:rPr>
        <w:t>nvisioning relationships that acknowledge and attempt to minimize dynamics of power and control in other ways has been a persistent challenge. Criticism of TIC suggests that a renewed engagement with justice is a needed corrective; at this moment a new paradigm has not yet emerged (</w:t>
      </w:r>
      <w:sdt>
        <w:sdtPr>
          <w:rPr>
            <w:rFonts w:cs="Times New Roman"/>
            <w:sz w:val="22"/>
            <w:szCs w:val="22"/>
          </w:rPr>
          <w:alias w:val="BibCitation"/>
          <w:tag w:val="BibRef6"/>
          <w:id w:val="-476142955"/>
          <w:placeholder>
            <w:docPart w:val="DefaultPlaceholder_1082065158"/>
          </w:placeholder>
        </w:sdtPr>
        <w:sdtContent>
          <w:r w:rsidRPr="002515FB">
            <w:rPr>
              <w:rFonts w:cs="Times New Roman"/>
              <w:sz w:val="22"/>
              <w:szCs w:val="22"/>
              <w:highlight w:val="green"/>
            </w:rPr>
            <w:t>Birnbaum, 2019</w:t>
          </w:r>
        </w:sdtContent>
      </w:sdt>
      <w:r w:rsidRPr="00C06A48">
        <w:rPr>
          <w:rFonts w:cs="Times New Roman"/>
          <w:sz w:val="22"/>
          <w:szCs w:val="22"/>
        </w:rPr>
        <w:t>).</w:t>
      </w:r>
    </w:p>
    <w:p w14:paraId="7EC531F5" w14:textId="2C772288" w:rsidR="008D1628" w:rsidRPr="00C06A48" w:rsidRDefault="00DC1D5A" w:rsidP="007E4644">
      <w:pPr>
        <w:pStyle w:val="ParaFirstLine-Ind"/>
        <w:jc w:val="left"/>
        <w:rPr>
          <w:rFonts w:cs="Times New Roman"/>
          <w:sz w:val="22"/>
          <w:szCs w:val="22"/>
        </w:rPr>
      </w:pPr>
      <w:r w:rsidRPr="00C06A48">
        <w:rPr>
          <w:rFonts w:cs="Times New Roman"/>
          <w:sz w:val="22"/>
          <w:szCs w:val="22"/>
        </w:rPr>
        <w:lastRenderedPageBreak/>
        <w:t xml:space="preserve">Of the remaining SAMHSA TIC guidelines, the most modifiable by individual APPNs during medication visits </w:t>
      </w:r>
      <w:r w:rsidR="0047266C" w:rsidRPr="00C06A48">
        <w:rPr>
          <w:rFonts w:cs="Times New Roman"/>
          <w:sz w:val="22"/>
          <w:szCs w:val="22"/>
        </w:rPr>
        <w:t>include</w:t>
      </w:r>
      <w:r w:rsidRPr="00C06A48">
        <w:rPr>
          <w:rFonts w:cs="Times New Roman"/>
          <w:sz w:val="22"/>
          <w:szCs w:val="22"/>
        </w:rPr>
        <w:t xml:space="preserve"> safety, trustworthiness and transparency, and collaboration and mutuality. If we attend to these guidelines, we will center patient empowerment in our practice,</w:t>
      </w:r>
      <w:r w:rsidR="007C4698" w:rsidRPr="00C06A48">
        <w:rPr>
          <w:rFonts w:cs="Times New Roman"/>
          <w:sz w:val="22"/>
          <w:szCs w:val="22"/>
        </w:rPr>
        <w:t xml:space="preserve"> </w:t>
      </w:r>
      <w:r w:rsidRPr="00C06A48">
        <w:rPr>
          <w:rFonts w:cs="Times New Roman"/>
          <w:sz w:val="22"/>
          <w:szCs w:val="22"/>
        </w:rPr>
        <w:t xml:space="preserve">and offer opportunities to strengthen voice and increase choice. Assessing at intervals for cultural, </w:t>
      </w:r>
      <w:proofErr w:type="gramStart"/>
      <w:r w:rsidRPr="00C06A48">
        <w:rPr>
          <w:rFonts w:cs="Times New Roman"/>
          <w:sz w:val="22"/>
          <w:szCs w:val="22"/>
        </w:rPr>
        <w:t>historical,</w:t>
      </w:r>
      <w:proofErr w:type="gramEnd"/>
      <w:r w:rsidRPr="00C06A48">
        <w:rPr>
          <w:rFonts w:cs="Times New Roman"/>
          <w:sz w:val="22"/>
          <w:szCs w:val="22"/>
        </w:rPr>
        <w:t xml:space="preserve"> and gender issues as well as </w:t>
      </w:r>
      <w:r w:rsidR="005436DE" w:rsidRPr="00C06A48">
        <w:rPr>
          <w:rFonts w:cs="Times New Roman"/>
          <w:sz w:val="22"/>
          <w:szCs w:val="22"/>
        </w:rPr>
        <w:t>for</w:t>
      </w:r>
      <w:r w:rsidRPr="00C06A48">
        <w:rPr>
          <w:rFonts w:cs="Times New Roman"/>
          <w:sz w:val="22"/>
          <w:szCs w:val="22"/>
        </w:rPr>
        <w:t xml:space="preserve"> family and peer support are crucial (</w:t>
      </w:r>
      <w:r w:rsidRPr="002642FC">
        <w:rPr>
          <w:rStyle w:val="citebib"/>
        </w:rPr>
        <w:t>SAMHSA, 20</w:t>
      </w:r>
      <w:r w:rsidR="00E32D99" w:rsidRPr="002642FC">
        <w:rPr>
          <w:rStyle w:val="citebib"/>
        </w:rPr>
        <w:t>23</w:t>
      </w:r>
      <w:r w:rsidRPr="00C06A48">
        <w:rPr>
          <w:rFonts w:cs="Times New Roman"/>
          <w:sz w:val="22"/>
          <w:szCs w:val="22"/>
        </w:rPr>
        <w:t xml:space="preserve">). We must keep in mind that patients </w:t>
      </w:r>
      <w:r w:rsidR="00903EDF" w:rsidRPr="00C06A48">
        <w:rPr>
          <w:rFonts w:cs="Times New Roman"/>
          <w:sz w:val="22"/>
          <w:szCs w:val="22"/>
        </w:rPr>
        <w:t xml:space="preserve">with </w:t>
      </w:r>
      <w:r w:rsidRPr="00C06A48">
        <w:rPr>
          <w:rFonts w:cs="Times New Roman"/>
          <w:sz w:val="22"/>
          <w:szCs w:val="22"/>
        </w:rPr>
        <w:t xml:space="preserve">trauma </w:t>
      </w:r>
      <w:r w:rsidR="00903EDF" w:rsidRPr="00C06A48">
        <w:rPr>
          <w:rFonts w:cs="Times New Roman"/>
          <w:sz w:val="22"/>
          <w:szCs w:val="22"/>
        </w:rPr>
        <w:t>from a</w:t>
      </w:r>
      <w:r w:rsidRPr="00C06A48">
        <w:rPr>
          <w:rFonts w:cs="Times New Roman"/>
          <w:sz w:val="22"/>
          <w:szCs w:val="22"/>
        </w:rPr>
        <w:t xml:space="preserve"> family or partnered context may be safest setting stringent boundaries with anyone still in contact with their perpetrators.</w:t>
      </w:r>
    </w:p>
    <w:p w14:paraId="09C79D02" w14:textId="38D631A7" w:rsidR="008D1628" w:rsidRPr="00C06A48" w:rsidRDefault="00DC1D5A" w:rsidP="007E4644">
      <w:pPr>
        <w:pStyle w:val="ParaFirstLine-Ind"/>
        <w:jc w:val="left"/>
        <w:rPr>
          <w:rStyle w:val="AQ"/>
          <w:rFonts w:cs="Times New Roman"/>
          <w:sz w:val="22"/>
          <w:szCs w:val="22"/>
          <w:u w:val="none"/>
        </w:rPr>
      </w:pPr>
      <w:r w:rsidRPr="00C06A48">
        <w:rPr>
          <w:rFonts w:cs="Times New Roman"/>
          <w:sz w:val="22"/>
          <w:szCs w:val="22"/>
        </w:rPr>
        <w:t xml:space="preserve">The </w:t>
      </w:r>
      <w:r w:rsidR="00653825" w:rsidRPr="00C06A48">
        <w:rPr>
          <w:rFonts w:cs="Times New Roman"/>
          <w:sz w:val="22"/>
          <w:szCs w:val="22"/>
        </w:rPr>
        <w:t xml:space="preserve">landmark </w:t>
      </w:r>
      <w:r w:rsidRPr="00C06A48">
        <w:rPr>
          <w:rFonts w:cs="Times New Roman"/>
          <w:sz w:val="22"/>
          <w:szCs w:val="22"/>
        </w:rPr>
        <w:t xml:space="preserve">1998 Adverse Childhood Experiences (ACE) study of chaos and upheaval in </w:t>
      </w:r>
      <w:r w:rsidR="004400D0" w:rsidRPr="00C06A48">
        <w:rPr>
          <w:rFonts w:cs="Times New Roman"/>
          <w:sz w:val="22"/>
          <w:szCs w:val="22"/>
        </w:rPr>
        <w:t>the home</w:t>
      </w:r>
      <w:r w:rsidRPr="00C06A48">
        <w:rPr>
          <w:rFonts w:cs="Times New Roman"/>
          <w:sz w:val="22"/>
          <w:szCs w:val="22"/>
        </w:rPr>
        <w:t xml:space="preserve">; the mental illness, </w:t>
      </w:r>
      <w:proofErr w:type="spellStart"/>
      <w:r w:rsidRPr="00C06A48">
        <w:rPr>
          <w:rFonts w:cs="Times New Roman"/>
          <w:sz w:val="22"/>
          <w:szCs w:val="22"/>
        </w:rPr>
        <w:t>suicidality</w:t>
      </w:r>
      <w:proofErr w:type="spellEnd"/>
      <w:r w:rsidRPr="00C06A48">
        <w:rPr>
          <w:rFonts w:cs="Times New Roman"/>
          <w:sz w:val="22"/>
          <w:szCs w:val="22"/>
        </w:rPr>
        <w:t>, or imprisonment of caregivers; and abuse</w:t>
      </w:r>
      <w:r w:rsidR="00D927D0" w:rsidRPr="00C06A48">
        <w:rPr>
          <w:rFonts w:cs="Times New Roman"/>
          <w:sz w:val="22"/>
          <w:szCs w:val="22"/>
        </w:rPr>
        <w:t xml:space="preserve"> or neglect</w:t>
      </w:r>
      <w:r w:rsidRPr="00C06A48">
        <w:rPr>
          <w:rFonts w:cs="Times New Roman"/>
          <w:sz w:val="22"/>
          <w:szCs w:val="22"/>
        </w:rPr>
        <w:t xml:space="preserve"> found significant relationships with psychological and physical illness (</w:t>
      </w:r>
      <w:proofErr w:type="spellStart"/>
      <w:sdt>
        <w:sdtPr>
          <w:rPr>
            <w:rFonts w:cs="Times New Roman"/>
            <w:sz w:val="22"/>
            <w:szCs w:val="22"/>
          </w:rPr>
          <w:alias w:val="BibCitation"/>
          <w:tag w:val="BibRef19"/>
          <w:id w:val="-934513123"/>
          <w:placeholder>
            <w:docPart w:val="DefaultPlaceholder_1082065158"/>
          </w:placeholder>
        </w:sdtPr>
        <w:sdtContent>
          <w:r w:rsidRPr="002515FB">
            <w:rPr>
              <w:rFonts w:cs="Times New Roman"/>
              <w:sz w:val="22"/>
              <w:szCs w:val="22"/>
              <w:highlight w:val="green"/>
            </w:rPr>
            <w:t>Felitti</w:t>
          </w:r>
          <w:proofErr w:type="spellEnd"/>
          <w:r w:rsidRPr="002515FB">
            <w:rPr>
              <w:rFonts w:cs="Times New Roman"/>
              <w:sz w:val="22"/>
              <w:szCs w:val="22"/>
              <w:highlight w:val="green"/>
            </w:rPr>
            <w:t xml:space="preserve"> et al., 1998</w:t>
          </w:r>
        </w:sdtContent>
      </w:sdt>
      <w:r w:rsidRPr="00C06A48">
        <w:rPr>
          <w:rFonts w:cs="Times New Roman"/>
          <w:sz w:val="22"/>
          <w:szCs w:val="22"/>
        </w:rPr>
        <w:t>). Attachment researchers have abundant evidence that insecure or disorganized attachments formed by a chronic mismatch of temperament, subtly frightened or frightening behavior, or unresolved grief and loss in primary caregivers in early childhood is a vulnerability factor (</w:t>
      </w:r>
      <w:proofErr w:type="spellStart"/>
      <w:sdt>
        <w:sdtPr>
          <w:rPr>
            <w:rFonts w:cs="Times New Roman"/>
            <w:sz w:val="22"/>
            <w:szCs w:val="22"/>
          </w:rPr>
          <w:alias w:val="BibCitation"/>
          <w:tag w:val="BibRef30"/>
          <w:id w:val="-384018965"/>
          <w:placeholder>
            <w:docPart w:val="DefaultPlaceholder_1082065158"/>
          </w:placeholder>
        </w:sdtPr>
        <w:sdtContent>
          <w:r w:rsidR="00532001" w:rsidRPr="002515FB">
            <w:rPr>
              <w:rFonts w:cs="Times New Roman"/>
              <w:sz w:val="22"/>
              <w:szCs w:val="22"/>
              <w:highlight w:val="green"/>
            </w:rPr>
            <w:t>Hornor</w:t>
          </w:r>
          <w:proofErr w:type="spellEnd"/>
          <w:r w:rsidR="00532001" w:rsidRPr="002515FB">
            <w:rPr>
              <w:rFonts w:cs="Times New Roman"/>
              <w:sz w:val="22"/>
              <w:szCs w:val="22"/>
              <w:highlight w:val="green"/>
            </w:rPr>
            <w:t>, 2019</w:t>
          </w:r>
        </w:sdtContent>
      </w:sdt>
      <w:r w:rsidRPr="00C06A48">
        <w:rPr>
          <w:rFonts w:cs="Times New Roman"/>
          <w:sz w:val="22"/>
          <w:szCs w:val="22"/>
        </w:rPr>
        <w:t xml:space="preserve">). </w:t>
      </w:r>
      <w:r w:rsidR="004400D0" w:rsidRPr="00C06A48">
        <w:rPr>
          <w:rFonts w:cs="Times New Roman"/>
          <w:sz w:val="22"/>
          <w:szCs w:val="22"/>
        </w:rPr>
        <w:t>After traumatic experience, lack of supportive early-life environments, or attachment disruption with a primary caregiver, c</w:t>
      </w:r>
      <w:r w:rsidRPr="00C06A48">
        <w:rPr>
          <w:rFonts w:cs="Times New Roman"/>
          <w:sz w:val="22"/>
          <w:szCs w:val="22"/>
        </w:rPr>
        <w:t xml:space="preserve">hanges in the amygdala, which coordinates responses to threat among other functions, </w:t>
      </w:r>
      <w:r w:rsidR="00361D50" w:rsidRPr="00C06A48">
        <w:rPr>
          <w:rFonts w:cs="Times New Roman"/>
          <w:sz w:val="22"/>
          <w:szCs w:val="22"/>
        </w:rPr>
        <w:t xml:space="preserve">can be observed </w:t>
      </w:r>
      <w:r w:rsidRPr="00C06A48">
        <w:rPr>
          <w:rFonts w:cs="Times New Roman"/>
          <w:sz w:val="22"/>
          <w:szCs w:val="22"/>
        </w:rPr>
        <w:t>(</w:t>
      </w:r>
      <w:proofErr w:type="spellStart"/>
      <w:sdt>
        <w:sdtPr>
          <w:rPr>
            <w:rFonts w:cs="Times New Roman"/>
            <w:sz w:val="22"/>
            <w:szCs w:val="22"/>
          </w:rPr>
          <w:alias w:val="BibCitation"/>
          <w:tag w:val="BibRef64"/>
          <w:id w:val="410503796"/>
          <w:placeholder>
            <w:docPart w:val="DefaultPlaceholder_1082065158"/>
          </w:placeholder>
        </w:sdtPr>
        <w:sdtContent>
          <w:r w:rsidR="00012C34" w:rsidRPr="002515FB">
            <w:rPr>
              <w:rFonts w:cs="Times New Roman"/>
              <w:sz w:val="22"/>
              <w:szCs w:val="22"/>
              <w:highlight w:val="green"/>
            </w:rPr>
            <w:t>Tomoda</w:t>
          </w:r>
          <w:proofErr w:type="spellEnd"/>
          <w:r w:rsidR="00012C34" w:rsidRPr="002515FB">
            <w:rPr>
              <w:rFonts w:cs="Times New Roman"/>
              <w:sz w:val="22"/>
              <w:szCs w:val="22"/>
              <w:highlight w:val="green"/>
            </w:rPr>
            <w:t xml:space="preserve"> et al., 2024</w:t>
          </w:r>
        </w:sdtContent>
      </w:sdt>
      <w:r w:rsidRPr="00C06A48">
        <w:rPr>
          <w:rFonts w:cs="Times New Roman"/>
          <w:sz w:val="22"/>
          <w:szCs w:val="22"/>
        </w:rPr>
        <w:t xml:space="preserve">). Childhood trauma or maltreatment is often compounded by adult experiences of trauma and loss. Our patients </w:t>
      </w:r>
      <w:r w:rsidR="00F27897" w:rsidRPr="00C06A48">
        <w:rPr>
          <w:rFonts w:cs="Times New Roman"/>
          <w:sz w:val="22"/>
          <w:szCs w:val="22"/>
        </w:rPr>
        <w:t xml:space="preserve">often </w:t>
      </w:r>
      <w:r w:rsidRPr="00C06A48">
        <w:rPr>
          <w:rFonts w:cs="Times New Roman"/>
          <w:sz w:val="22"/>
          <w:szCs w:val="22"/>
        </w:rPr>
        <w:t>experience multiple forms of trauma (</w:t>
      </w:r>
      <w:proofErr w:type="spellStart"/>
      <w:sdt>
        <w:sdtPr>
          <w:rPr>
            <w:rFonts w:cs="Times New Roman"/>
            <w:sz w:val="22"/>
            <w:szCs w:val="22"/>
          </w:rPr>
          <w:alias w:val="BibCitation"/>
          <w:tag w:val="BibRef44"/>
          <w:id w:val="-1936889083"/>
          <w:placeholder>
            <w:docPart w:val="DefaultPlaceholder_1082065158"/>
          </w:placeholder>
        </w:sdtPr>
        <w:sdtContent>
          <w:r w:rsidR="006B6746" w:rsidRPr="002515FB">
            <w:rPr>
              <w:rFonts w:cs="Times New Roman"/>
              <w:sz w:val="22"/>
              <w:szCs w:val="22"/>
              <w:highlight w:val="green"/>
            </w:rPr>
            <w:t>Marchese</w:t>
          </w:r>
          <w:proofErr w:type="spellEnd"/>
          <w:r w:rsidR="006B6746" w:rsidRPr="002515FB">
            <w:rPr>
              <w:rFonts w:cs="Times New Roman"/>
              <w:sz w:val="22"/>
              <w:szCs w:val="22"/>
              <w:highlight w:val="green"/>
            </w:rPr>
            <w:t xml:space="preserve"> &amp; </w:t>
          </w:r>
          <w:proofErr w:type="spellStart"/>
          <w:r w:rsidR="006B6746" w:rsidRPr="002515FB">
            <w:rPr>
              <w:rFonts w:cs="Times New Roman"/>
              <w:sz w:val="22"/>
              <w:szCs w:val="22"/>
              <w:highlight w:val="green"/>
            </w:rPr>
            <w:t>Huckins</w:t>
          </w:r>
          <w:proofErr w:type="spellEnd"/>
          <w:r w:rsidR="006B6746" w:rsidRPr="002515FB">
            <w:rPr>
              <w:rFonts w:cs="Times New Roman"/>
              <w:sz w:val="22"/>
              <w:szCs w:val="22"/>
              <w:highlight w:val="green"/>
            </w:rPr>
            <w:t>, 2022</w:t>
          </w:r>
        </w:sdtContent>
      </w:sdt>
      <w:r w:rsidRPr="00C06A48">
        <w:rPr>
          <w:rFonts w:cs="Times New Roman"/>
          <w:sz w:val="22"/>
          <w:szCs w:val="22"/>
        </w:rPr>
        <w:t xml:space="preserve">). To be trauma-informed, we must ask all patients if they have experienced trauma, and what they would want us to know about how it affects daily life and healthcare treatment. To do this work, we must be willing to </w:t>
      </w:r>
      <w:r w:rsidR="0072620E" w:rsidRPr="00C06A48">
        <w:rPr>
          <w:rFonts w:cs="Times New Roman"/>
          <w:sz w:val="22"/>
          <w:szCs w:val="22"/>
        </w:rPr>
        <w:t xml:space="preserve">confront very </w:t>
      </w:r>
      <w:r w:rsidR="00872C53" w:rsidRPr="00C06A48">
        <w:rPr>
          <w:rFonts w:cs="Times New Roman"/>
          <w:sz w:val="22"/>
          <w:szCs w:val="22"/>
        </w:rPr>
        <w:t>painful</w:t>
      </w:r>
      <w:r w:rsidR="0072620E" w:rsidRPr="00C06A48">
        <w:rPr>
          <w:rFonts w:cs="Times New Roman"/>
          <w:sz w:val="22"/>
          <w:szCs w:val="22"/>
        </w:rPr>
        <w:t xml:space="preserve"> realities, </w:t>
      </w:r>
      <w:r w:rsidRPr="00C06A48">
        <w:rPr>
          <w:rFonts w:cs="Times New Roman"/>
          <w:sz w:val="22"/>
          <w:szCs w:val="22"/>
        </w:rPr>
        <w:t xml:space="preserve">as well as our own fears of incompetence or inadequacy; we must develop a layered and complex view of human nature, just as our patients who are able to metabolize their traumas do </w:t>
      </w:r>
      <w:r w:rsidR="00246AC1" w:rsidRPr="00C06A48">
        <w:rPr>
          <w:rFonts w:cs="Times New Roman"/>
          <w:sz w:val="22"/>
          <w:szCs w:val="22"/>
        </w:rPr>
        <w:t>(</w:t>
      </w:r>
      <w:proofErr w:type="spellStart"/>
      <w:r w:rsidRPr="00787289">
        <w:rPr>
          <w:rStyle w:val="citebib"/>
        </w:rPr>
        <w:t>Albaek</w:t>
      </w:r>
      <w:proofErr w:type="spellEnd"/>
      <w:r w:rsidRPr="00787289">
        <w:rPr>
          <w:rStyle w:val="citebib"/>
        </w:rPr>
        <w:t xml:space="preserve">, </w:t>
      </w:r>
      <w:r w:rsidR="0072620E" w:rsidRPr="00787289">
        <w:rPr>
          <w:rStyle w:val="citebib"/>
        </w:rPr>
        <w:t>Binder</w:t>
      </w:r>
      <w:r w:rsidRPr="00787289">
        <w:rPr>
          <w:rStyle w:val="citebib"/>
        </w:rPr>
        <w:t xml:space="preserve"> &amp; </w:t>
      </w:r>
      <w:proofErr w:type="spellStart"/>
      <w:r w:rsidRPr="00787289">
        <w:rPr>
          <w:rStyle w:val="citebib"/>
        </w:rPr>
        <w:t>Milde</w:t>
      </w:r>
      <w:proofErr w:type="spellEnd"/>
      <w:r w:rsidRPr="00787289">
        <w:rPr>
          <w:rStyle w:val="citebib"/>
        </w:rPr>
        <w:t>, 20</w:t>
      </w:r>
      <w:r w:rsidR="0072620E" w:rsidRPr="00787289">
        <w:rPr>
          <w:rStyle w:val="citebib"/>
        </w:rPr>
        <w:t>20</w:t>
      </w:r>
      <w:r w:rsidRPr="00C06A48">
        <w:rPr>
          <w:rFonts w:cs="Times New Roman"/>
          <w:sz w:val="22"/>
          <w:szCs w:val="22"/>
        </w:rPr>
        <w:t>).</w:t>
      </w:r>
    </w:p>
    <w:p w14:paraId="49DF0AB3" w14:textId="0C55451E" w:rsidR="008D1628" w:rsidRPr="00C06A48" w:rsidRDefault="00DC1D5A" w:rsidP="007E4644">
      <w:pPr>
        <w:pStyle w:val="ParaFirstLine-Ind"/>
        <w:jc w:val="left"/>
        <w:rPr>
          <w:rFonts w:cs="Times New Roman"/>
          <w:sz w:val="22"/>
          <w:szCs w:val="22"/>
        </w:rPr>
      </w:pPr>
      <w:r w:rsidRPr="00C06A48">
        <w:rPr>
          <w:rFonts w:cs="Times New Roman"/>
          <w:sz w:val="22"/>
          <w:szCs w:val="22"/>
        </w:rPr>
        <w:t xml:space="preserve">Sensations, thoughts, beliefs, and emotional regulation are all affected by trauma in the normal course of recovery. If posttraumatic changes became life-limiting and more enduring, mental health issues may arise. </w:t>
      </w:r>
      <w:r w:rsidR="00222F4D" w:rsidRPr="00C06A48">
        <w:rPr>
          <w:rFonts w:cs="Times New Roman"/>
          <w:sz w:val="22"/>
          <w:szCs w:val="22"/>
        </w:rPr>
        <w:t>Older adults are much more likely to suffer from subclinical PTSD than meet criteria for the full disorder, but still carry a significant symptom burden that affects physical and mental health (</w:t>
      </w:r>
      <w:proofErr w:type="spellStart"/>
      <w:r w:rsidR="00222F4D" w:rsidRPr="00261DDC">
        <w:rPr>
          <w:rStyle w:val="citebib"/>
        </w:rPr>
        <w:t>Pietrzak</w:t>
      </w:r>
      <w:proofErr w:type="spellEnd"/>
      <w:r w:rsidR="00222F4D" w:rsidRPr="00261DDC">
        <w:rPr>
          <w:rStyle w:val="citebib"/>
        </w:rPr>
        <w:t xml:space="preserve">, Goldstein, </w:t>
      </w:r>
      <w:r w:rsidR="00222F4D" w:rsidRPr="00261DDC">
        <w:rPr>
          <w:rStyle w:val="citebib"/>
        </w:rPr>
        <w:lastRenderedPageBreak/>
        <w:t>Southwick, &amp; Grant, 2012</w:t>
      </w:r>
      <w:r w:rsidR="00222F4D" w:rsidRPr="00C06A48">
        <w:rPr>
          <w:rFonts w:cs="Times New Roman"/>
          <w:sz w:val="22"/>
          <w:szCs w:val="22"/>
        </w:rPr>
        <w:t xml:space="preserve">; </w:t>
      </w:r>
      <w:sdt>
        <w:sdtPr>
          <w:rPr>
            <w:rFonts w:cs="Times New Roman"/>
            <w:sz w:val="22"/>
            <w:szCs w:val="22"/>
          </w:rPr>
          <w:alias w:val="BibCitation"/>
          <w:tag w:val="BibRef21"/>
          <w:id w:val="-1512447114"/>
          <w:placeholder>
            <w:docPart w:val="DefaultPlaceholder_1082065158"/>
          </w:placeholder>
        </w:sdtPr>
        <w:sdtContent>
          <w:sdt>
            <w:sdtPr>
              <w:rPr>
                <w:rFonts w:cs="Times New Roman"/>
                <w:sz w:val="22"/>
                <w:szCs w:val="22"/>
              </w:rPr>
              <w:alias w:val="BibCitation"/>
              <w:tag w:val="BibRef21"/>
              <w:id w:val="-1586990004"/>
              <w:placeholder>
                <w:docPart w:val="DefaultPlaceholder_1082065158"/>
              </w:placeholder>
            </w:sdtPr>
            <w:sdtEndPr>
              <w:rPr>
                <w:highlight w:val="green"/>
              </w:rPr>
            </w:sdtEndPr>
            <w:sdtContent>
              <w:r w:rsidR="00222F4D" w:rsidRPr="002515FB">
                <w:rPr>
                  <w:rFonts w:cs="Times New Roman"/>
                  <w:sz w:val="22"/>
                  <w:szCs w:val="22"/>
                  <w:highlight w:val="green"/>
                </w:rPr>
                <w:t>Fox et al., 2020</w:t>
              </w:r>
            </w:sdtContent>
          </w:sdt>
        </w:sdtContent>
      </w:sdt>
      <w:r w:rsidR="00222F4D" w:rsidRPr="00C06A48">
        <w:rPr>
          <w:rFonts w:cs="Times New Roman"/>
          <w:sz w:val="22"/>
          <w:szCs w:val="22"/>
        </w:rPr>
        <w:t xml:space="preserve">). </w:t>
      </w:r>
      <w:r w:rsidRPr="00C06A48">
        <w:rPr>
          <w:rFonts w:cs="Times New Roman"/>
          <w:sz w:val="22"/>
          <w:szCs w:val="22"/>
        </w:rPr>
        <w:t xml:space="preserve">PTSD may be the most well-known mental health </w:t>
      </w:r>
      <w:r w:rsidR="00F43B11" w:rsidRPr="00C06A48">
        <w:rPr>
          <w:rFonts w:cs="Times New Roman"/>
          <w:sz w:val="22"/>
          <w:szCs w:val="22"/>
        </w:rPr>
        <w:t>diagnosis</w:t>
      </w:r>
      <w:r w:rsidR="00222F4D" w:rsidRPr="00C06A48">
        <w:rPr>
          <w:rFonts w:cs="Times New Roman"/>
          <w:sz w:val="22"/>
          <w:szCs w:val="22"/>
        </w:rPr>
        <w:t xml:space="preserve"> associated with trauma,</w:t>
      </w:r>
      <w:r w:rsidRPr="00C06A48">
        <w:rPr>
          <w:rFonts w:cs="Times New Roman"/>
          <w:sz w:val="22"/>
          <w:szCs w:val="22"/>
        </w:rPr>
        <w:t xml:space="preserve"> but it is not the only outcome. </w:t>
      </w:r>
      <w:r w:rsidR="00222F4D" w:rsidRPr="00C06A48">
        <w:rPr>
          <w:rFonts w:cs="Times New Roman"/>
          <w:sz w:val="22"/>
          <w:szCs w:val="22"/>
        </w:rPr>
        <w:t>Depression, anxiety disorders, personality disorders, dissociative disorders, and subclinical PTSD can have lifelong effects (</w:t>
      </w:r>
      <w:sdt>
        <w:sdtPr>
          <w:rPr>
            <w:rFonts w:cs="Times New Roman"/>
            <w:sz w:val="22"/>
            <w:szCs w:val="22"/>
          </w:rPr>
          <w:alias w:val="BibCitation"/>
          <w:tag w:val="BibRef35"/>
          <w:id w:val="1285466046"/>
          <w:placeholder>
            <w:docPart w:val="DefaultPlaceholder_1082065158"/>
          </w:placeholder>
        </w:sdtPr>
        <w:sdtContent>
          <w:sdt>
            <w:sdtPr>
              <w:rPr>
                <w:rFonts w:cs="Times New Roman"/>
                <w:sz w:val="22"/>
                <w:szCs w:val="22"/>
              </w:rPr>
              <w:alias w:val="BibCitation"/>
              <w:tag w:val="BibRef35"/>
              <w:id w:val="685630752"/>
              <w:placeholder>
                <w:docPart w:val="DefaultPlaceholder_1082065158"/>
              </w:placeholder>
            </w:sdtPr>
            <w:sdtEndPr>
              <w:rPr>
                <w:highlight w:val="green"/>
              </w:rPr>
            </w:sdtEndPr>
            <w:sdtContent>
              <w:r w:rsidR="00222F4D" w:rsidRPr="002515FB">
                <w:rPr>
                  <w:rFonts w:cs="Times New Roman"/>
                  <w:sz w:val="22"/>
                  <w:szCs w:val="22"/>
                  <w:highlight w:val="green"/>
                </w:rPr>
                <w:t>Kessler</w:t>
              </w:r>
              <w:r w:rsidR="001E5B07" w:rsidRPr="002515FB">
                <w:rPr>
                  <w:rFonts w:cs="Times New Roman"/>
                  <w:sz w:val="22"/>
                  <w:szCs w:val="22"/>
                  <w:highlight w:val="green"/>
                </w:rPr>
                <w:t xml:space="preserve"> et al.</w:t>
              </w:r>
              <w:r w:rsidR="00222F4D" w:rsidRPr="002515FB">
                <w:rPr>
                  <w:rFonts w:cs="Times New Roman"/>
                  <w:sz w:val="22"/>
                  <w:szCs w:val="22"/>
                  <w:highlight w:val="green"/>
                </w:rPr>
                <w:t>, 1995</w:t>
              </w:r>
            </w:sdtContent>
          </w:sdt>
        </w:sdtContent>
      </w:sdt>
      <w:r w:rsidR="00222F4D" w:rsidRPr="00C06A48">
        <w:rPr>
          <w:rFonts w:cs="Times New Roman"/>
          <w:sz w:val="22"/>
          <w:szCs w:val="22"/>
        </w:rPr>
        <w:t xml:space="preserve">). </w:t>
      </w:r>
      <w:r w:rsidR="001E5B07" w:rsidRPr="00C06A48">
        <w:rPr>
          <w:rFonts w:cs="Times New Roman"/>
          <w:sz w:val="22"/>
          <w:szCs w:val="22"/>
        </w:rPr>
        <w:t>Widely described</w:t>
      </w:r>
      <w:r w:rsidR="00222F4D" w:rsidRPr="00C06A48">
        <w:rPr>
          <w:rFonts w:cs="Times New Roman"/>
          <w:sz w:val="22"/>
          <w:szCs w:val="22"/>
        </w:rPr>
        <w:t xml:space="preserve"> c</w:t>
      </w:r>
      <w:r w:rsidRPr="00C06A48">
        <w:rPr>
          <w:rFonts w:cs="Times New Roman"/>
          <w:sz w:val="22"/>
          <w:szCs w:val="22"/>
        </w:rPr>
        <w:t xml:space="preserve">ulture-bound syndromes or cultural concepts of distress such as </w:t>
      </w:r>
      <w:proofErr w:type="spellStart"/>
      <w:r w:rsidR="00E76F7A" w:rsidRPr="00C06A48">
        <w:rPr>
          <w:rFonts w:cs="Times New Roman"/>
          <w:sz w:val="22"/>
          <w:szCs w:val="22"/>
        </w:rPr>
        <w:t>nervios</w:t>
      </w:r>
      <w:proofErr w:type="spellEnd"/>
      <w:r w:rsidR="00E76F7A" w:rsidRPr="00C06A48">
        <w:rPr>
          <w:rFonts w:cs="Times New Roman"/>
          <w:sz w:val="22"/>
          <w:szCs w:val="22"/>
        </w:rPr>
        <w:t xml:space="preserve"> and </w:t>
      </w:r>
      <w:proofErr w:type="spellStart"/>
      <w:r w:rsidR="00E76F7A" w:rsidRPr="00C06A48">
        <w:rPr>
          <w:rFonts w:cs="Times New Roman"/>
          <w:sz w:val="22"/>
          <w:szCs w:val="22"/>
        </w:rPr>
        <w:t>susto</w:t>
      </w:r>
      <w:proofErr w:type="spellEnd"/>
      <w:r w:rsidRPr="00C06A48">
        <w:rPr>
          <w:rFonts w:cs="Times New Roman"/>
          <w:sz w:val="22"/>
          <w:szCs w:val="22"/>
        </w:rPr>
        <w:t>,</w:t>
      </w:r>
      <w:r w:rsidR="00E76F7A" w:rsidRPr="00C06A48">
        <w:rPr>
          <w:rFonts w:cs="Times New Roman"/>
          <w:sz w:val="22"/>
          <w:szCs w:val="22"/>
        </w:rPr>
        <w:t xml:space="preserve"> anxiety-like experiences in Latin American cultures,</w:t>
      </w:r>
      <w:r w:rsidRPr="00C06A48">
        <w:rPr>
          <w:rFonts w:cs="Times New Roman"/>
          <w:sz w:val="22"/>
          <w:szCs w:val="22"/>
        </w:rPr>
        <w:t xml:space="preserve"> remain incompletely mapped onto, or differentiated from, disease models of treatment</w:t>
      </w:r>
      <w:r w:rsidR="0080724D" w:rsidRPr="00C06A48">
        <w:rPr>
          <w:rFonts w:cs="Times New Roman"/>
          <w:sz w:val="22"/>
          <w:szCs w:val="22"/>
        </w:rPr>
        <w:t>, often due to biases in psychiatry</w:t>
      </w:r>
      <w:r w:rsidR="00E661E1" w:rsidRPr="00C06A48">
        <w:rPr>
          <w:rFonts w:cs="Times New Roman"/>
          <w:sz w:val="22"/>
          <w:szCs w:val="22"/>
        </w:rPr>
        <w:t xml:space="preserve"> that view somatic expressions of mental health as less-developed</w:t>
      </w:r>
      <w:r w:rsidR="0080724D" w:rsidRPr="00C06A48">
        <w:rPr>
          <w:rFonts w:cs="Times New Roman"/>
          <w:sz w:val="22"/>
          <w:szCs w:val="22"/>
        </w:rPr>
        <w:t xml:space="preserve"> </w:t>
      </w:r>
      <w:r w:rsidRPr="00C06A48">
        <w:rPr>
          <w:rFonts w:cs="Times New Roman"/>
          <w:sz w:val="22"/>
          <w:szCs w:val="22"/>
        </w:rPr>
        <w:t>(</w:t>
      </w:r>
      <w:proofErr w:type="spellStart"/>
      <w:sdt>
        <w:sdtPr>
          <w:rPr>
            <w:rFonts w:cs="Times New Roman"/>
            <w:sz w:val="22"/>
            <w:szCs w:val="22"/>
          </w:rPr>
          <w:alias w:val="BibCitation"/>
          <w:tag w:val="BibRef37"/>
          <w:id w:val="2089958670"/>
          <w:placeholder>
            <w:docPart w:val="DefaultPlaceholder_1082065158"/>
          </w:placeholder>
        </w:sdtPr>
        <w:sdtContent>
          <w:r w:rsidR="00E76F7A" w:rsidRPr="002515FB">
            <w:rPr>
              <w:rFonts w:cs="Times New Roman"/>
              <w:sz w:val="22"/>
              <w:szCs w:val="22"/>
              <w:highlight w:val="green"/>
            </w:rPr>
            <w:t>Kirmayer</w:t>
          </w:r>
          <w:proofErr w:type="spellEnd"/>
          <w:r w:rsidR="00E76F7A" w:rsidRPr="002515FB">
            <w:rPr>
              <w:rFonts w:cs="Times New Roman"/>
              <w:sz w:val="22"/>
              <w:szCs w:val="22"/>
              <w:highlight w:val="green"/>
            </w:rPr>
            <w:t xml:space="preserve">, </w:t>
          </w:r>
          <w:r w:rsidR="00F05D50" w:rsidRPr="002515FB">
            <w:rPr>
              <w:rFonts w:cs="Times New Roman"/>
              <w:sz w:val="22"/>
              <w:szCs w:val="22"/>
              <w:highlight w:val="green"/>
            </w:rPr>
            <w:t>2023</w:t>
          </w:r>
        </w:sdtContent>
      </w:sdt>
      <w:r w:rsidR="004F725D" w:rsidRPr="00C06A48">
        <w:rPr>
          <w:rFonts w:cs="Times New Roman"/>
          <w:sz w:val="22"/>
          <w:szCs w:val="22"/>
        </w:rPr>
        <w:t xml:space="preserve">; </w:t>
      </w:r>
      <w:sdt>
        <w:sdtPr>
          <w:rPr>
            <w:rFonts w:cs="Times New Roman"/>
            <w:sz w:val="22"/>
            <w:szCs w:val="22"/>
          </w:rPr>
          <w:alias w:val="BibCitation"/>
          <w:tag w:val="BibRef3"/>
          <w:id w:val="1993217410"/>
          <w:placeholder>
            <w:docPart w:val="DefaultPlaceholder_1082065158"/>
          </w:placeholder>
        </w:sdtPr>
        <w:sdtContent>
          <w:sdt>
            <w:sdtPr>
              <w:rPr>
                <w:rFonts w:cs="Times New Roman"/>
                <w:sz w:val="22"/>
                <w:szCs w:val="22"/>
              </w:rPr>
              <w:alias w:val="BibCitation"/>
              <w:tag w:val="BibRef3"/>
              <w:id w:val="1290855781"/>
              <w:placeholder>
                <w:docPart w:val="DefaultPlaceholder_1082065158"/>
              </w:placeholder>
            </w:sdtPr>
            <w:sdtEndPr>
              <w:rPr>
                <w:highlight w:val="green"/>
              </w:rPr>
            </w:sdtEndPr>
            <w:sdtContent>
              <w:proofErr w:type="spellStart"/>
              <w:r w:rsidR="0047182C" w:rsidRPr="002515FB">
                <w:rPr>
                  <w:rFonts w:cs="Times New Roman"/>
                  <w:sz w:val="22"/>
                  <w:szCs w:val="22"/>
                  <w:highlight w:val="green"/>
                </w:rPr>
                <w:t>Antić</w:t>
              </w:r>
              <w:proofErr w:type="spellEnd"/>
              <w:r w:rsidR="004F725D" w:rsidRPr="002515FB">
                <w:rPr>
                  <w:rFonts w:cs="Times New Roman"/>
                  <w:sz w:val="22"/>
                  <w:szCs w:val="22"/>
                  <w:highlight w:val="green"/>
                </w:rPr>
                <w:t xml:space="preserve">, </w:t>
              </w:r>
              <w:r w:rsidR="0047182C" w:rsidRPr="002515FB">
                <w:rPr>
                  <w:rFonts w:cs="Times New Roman"/>
                  <w:sz w:val="22"/>
                  <w:szCs w:val="22"/>
                  <w:highlight w:val="green"/>
                </w:rPr>
                <w:t>2021</w:t>
              </w:r>
            </w:sdtContent>
          </w:sdt>
        </w:sdtContent>
      </w:sdt>
      <w:r w:rsidR="0047182C" w:rsidRPr="00C06A48">
        <w:rPr>
          <w:rFonts w:cs="Times New Roman"/>
          <w:sz w:val="22"/>
          <w:szCs w:val="22"/>
        </w:rPr>
        <w:t xml:space="preserve">). </w:t>
      </w:r>
      <w:proofErr w:type="gramStart"/>
      <w:r w:rsidR="00222F4D" w:rsidRPr="00C06A48">
        <w:rPr>
          <w:rFonts w:cs="Times New Roman"/>
          <w:sz w:val="22"/>
          <w:szCs w:val="22"/>
        </w:rPr>
        <w:t xml:space="preserve">The </w:t>
      </w:r>
      <w:r w:rsidRPr="00C06A48">
        <w:rPr>
          <w:rFonts w:cs="Times New Roman"/>
          <w:sz w:val="22"/>
          <w:szCs w:val="22"/>
        </w:rPr>
        <w:t>stage model of recovery from trauma supports TIC (</w:t>
      </w:r>
      <w:sdt>
        <w:sdtPr>
          <w:rPr>
            <w:rFonts w:cs="Times New Roman"/>
            <w:sz w:val="22"/>
            <w:szCs w:val="22"/>
          </w:rPr>
          <w:alias w:val="BibCitation"/>
          <w:tag w:val="BibRef27"/>
          <w:id w:val="1852530816"/>
          <w:placeholder>
            <w:docPart w:val="DefaultPlaceholder_1082065158"/>
          </w:placeholder>
        </w:sdtPr>
        <w:sdtContent>
          <w:r w:rsidRPr="002515FB">
            <w:rPr>
              <w:rFonts w:cs="Times New Roman"/>
              <w:sz w:val="22"/>
              <w:szCs w:val="22"/>
              <w:highlight w:val="green"/>
            </w:rPr>
            <w:t>Herman, 1997</w:t>
          </w:r>
        </w:sdtContent>
      </w:sdt>
      <w:r w:rsidRPr="00C06A48">
        <w:rPr>
          <w:rFonts w:cs="Times New Roman"/>
          <w:sz w:val="22"/>
          <w:szCs w:val="22"/>
        </w:rPr>
        <w:t>).</w:t>
      </w:r>
      <w:proofErr w:type="gramEnd"/>
      <w:r w:rsidRPr="00C06A48">
        <w:rPr>
          <w:rFonts w:cs="Times New Roman"/>
          <w:sz w:val="22"/>
          <w:szCs w:val="22"/>
        </w:rPr>
        <w:t xml:space="preserve"> Reestablishing safety</w:t>
      </w:r>
      <w:r w:rsidR="00B51182" w:rsidRPr="00C06A48">
        <w:rPr>
          <w:rFonts w:cs="Times New Roman"/>
          <w:sz w:val="22"/>
          <w:szCs w:val="22"/>
        </w:rPr>
        <w:t>, both externally and internally, is the first priority</w:t>
      </w:r>
      <w:r w:rsidR="00CC631F" w:rsidRPr="00C06A48">
        <w:rPr>
          <w:rFonts w:cs="Times New Roman"/>
          <w:sz w:val="22"/>
          <w:szCs w:val="22"/>
        </w:rPr>
        <w:t xml:space="preserve">, while </w:t>
      </w:r>
      <w:proofErr w:type="spellStart"/>
      <w:r w:rsidR="00CC631F" w:rsidRPr="00C06A48">
        <w:rPr>
          <w:rFonts w:cs="Times New Roman"/>
          <w:sz w:val="22"/>
          <w:szCs w:val="22"/>
        </w:rPr>
        <w:t>psychoeducation</w:t>
      </w:r>
      <w:proofErr w:type="spellEnd"/>
      <w:r w:rsidR="00CC631F" w:rsidRPr="00C06A48">
        <w:rPr>
          <w:rFonts w:cs="Times New Roman"/>
          <w:sz w:val="22"/>
          <w:szCs w:val="22"/>
        </w:rPr>
        <w:t xml:space="preserve"> about trauma’s effects is offered</w:t>
      </w:r>
      <w:r w:rsidRPr="00C06A48">
        <w:rPr>
          <w:rFonts w:cs="Times New Roman"/>
          <w:sz w:val="22"/>
          <w:szCs w:val="22"/>
        </w:rPr>
        <w:t xml:space="preserve"> (</w:t>
      </w:r>
      <w:sdt>
        <w:sdtPr>
          <w:rPr>
            <w:rFonts w:cs="Times New Roman"/>
            <w:sz w:val="22"/>
            <w:szCs w:val="22"/>
          </w:rPr>
          <w:alias w:val="BibCitation"/>
          <w:tag w:val="BibRef27"/>
          <w:id w:val="2123962760"/>
          <w:placeholder>
            <w:docPart w:val="DefaultPlaceholder_1082065158"/>
          </w:placeholder>
        </w:sdtPr>
        <w:sdtContent>
          <w:r w:rsidRPr="002515FB">
            <w:rPr>
              <w:rFonts w:cs="Times New Roman"/>
              <w:sz w:val="22"/>
              <w:szCs w:val="22"/>
              <w:highlight w:val="green"/>
            </w:rPr>
            <w:t>Herman, 1997</w:t>
          </w:r>
        </w:sdtContent>
      </w:sdt>
      <w:r w:rsidRPr="00C06A48">
        <w:rPr>
          <w:rFonts w:cs="Times New Roman"/>
          <w:sz w:val="22"/>
          <w:szCs w:val="22"/>
        </w:rPr>
        <w:t>).</w:t>
      </w:r>
    </w:p>
    <w:p w14:paraId="0CAA5EFB" w14:textId="353A2D40" w:rsidR="008D1628" w:rsidRPr="00C06A48" w:rsidRDefault="00C26EA7" w:rsidP="00C26EA7">
      <w:pPr>
        <w:pStyle w:val="Head1"/>
        <w:spacing w:before="0" w:after="0"/>
        <w:ind w:left="0" w:firstLine="260"/>
        <w:rPr>
          <w:rFonts w:cs="Times New Roman"/>
          <w:b w:val="0"/>
          <w:bCs/>
          <w:sz w:val="22"/>
          <w:szCs w:val="22"/>
          <w:u w:val="none"/>
        </w:rPr>
      </w:pPr>
      <w:r w:rsidRPr="00C06A48">
        <w:rPr>
          <w:rFonts w:cs="Times New Roman"/>
          <w:b w:val="0"/>
          <w:bCs/>
          <w:caps w:val="0"/>
          <w:sz w:val="22"/>
          <w:szCs w:val="22"/>
          <w:u w:val="none"/>
        </w:rPr>
        <w:t>Trauma-informed concepts and psychopharmacology are discussed in the sections that follow.</w:t>
      </w:r>
    </w:p>
    <w:p w14:paraId="7F0A7083" w14:textId="3DC4955C" w:rsidR="008D1628" w:rsidRPr="00C06A48" w:rsidRDefault="00C26EA7" w:rsidP="000D1C4C">
      <w:pPr>
        <w:pStyle w:val="Head1"/>
        <w:spacing w:before="0" w:after="0"/>
      </w:pPr>
      <w:r w:rsidRPr="00C06A48">
        <w:t>&lt;H1&gt;SAFETY AND STABILIZATION</w:t>
      </w:r>
    </w:p>
    <w:p w14:paraId="4E8B4DAC" w14:textId="1AFEC90C" w:rsidR="008D1628" w:rsidRPr="00C06A48" w:rsidRDefault="00DC1D5A" w:rsidP="007E4644">
      <w:pPr>
        <w:pStyle w:val="Para-FL"/>
        <w:jc w:val="left"/>
        <w:rPr>
          <w:rFonts w:cs="Times New Roman"/>
          <w:sz w:val="22"/>
          <w:szCs w:val="22"/>
        </w:rPr>
      </w:pPr>
      <w:r w:rsidRPr="00C06A48">
        <w:rPr>
          <w:rFonts w:cs="Times New Roman"/>
          <w:sz w:val="22"/>
          <w:szCs w:val="22"/>
        </w:rPr>
        <w:t xml:space="preserve">Safety is primary. It is not sensible to initiate a discussion of the finer points of pharmacology if someone is not willing to stay alive to experience </w:t>
      </w:r>
      <w:r w:rsidR="008F52A9" w:rsidRPr="00C06A48">
        <w:rPr>
          <w:rFonts w:cs="Times New Roman"/>
          <w:sz w:val="22"/>
          <w:szCs w:val="22"/>
        </w:rPr>
        <w:t>the</w:t>
      </w:r>
      <w:r w:rsidRPr="00C06A48">
        <w:rPr>
          <w:rFonts w:cs="Times New Roman"/>
          <w:sz w:val="22"/>
          <w:szCs w:val="22"/>
        </w:rPr>
        <w:t xml:space="preserve"> medication’s benefits. Assessing for </w:t>
      </w:r>
      <w:proofErr w:type="spellStart"/>
      <w:r w:rsidRPr="00C06A48">
        <w:rPr>
          <w:rFonts w:cs="Times New Roman"/>
          <w:sz w:val="22"/>
          <w:szCs w:val="22"/>
        </w:rPr>
        <w:t>suicidality</w:t>
      </w:r>
      <w:proofErr w:type="spellEnd"/>
      <w:r w:rsidRPr="00C06A48">
        <w:rPr>
          <w:rFonts w:cs="Times New Roman"/>
          <w:sz w:val="22"/>
          <w:szCs w:val="22"/>
        </w:rPr>
        <w:t xml:space="preserve"> and safety at every visit can feel </w:t>
      </w:r>
      <w:r w:rsidR="002E1995" w:rsidRPr="00C06A48">
        <w:rPr>
          <w:rFonts w:cs="Times New Roman"/>
          <w:sz w:val="22"/>
          <w:szCs w:val="22"/>
        </w:rPr>
        <w:t>stilted</w:t>
      </w:r>
      <w:r w:rsidRPr="00C06A48">
        <w:rPr>
          <w:rFonts w:cs="Times New Roman"/>
          <w:sz w:val="22"/>
          <w:szCs w:val="22"/>
        </w:rPr>
        <w:t xml:space="preserve">, especially in patients who consistently report a lack of a history of suicidal ideation or attempts, but </w:t>
      </w:r>
      <w:r w:rsidR="00585AAE" w:rsidRPr="00C06A48">
        <w:rPr>
          <w:rFonts w:cs="Times New Roman"/>
          <w:sz w:val="22"/>
          <w:szCs w:val="22"/>
        </w:rPr>
        <w:t>regular assessment is necessary</w:t>
      </w:r>
      <w:r w:rsidRPr="00C06A48">
        <w:rPr>
          <w:rFonts w:cs="Times New Roman"/>
          <w:sz w:val="22"/>
          <w:szCs w:val="22"/>
        </w:rPr>
        <w:t xml:space="preserve">. Suicidal thoughts can occur at any stage of treatment. </w:t>
      </w:r>
      <w:r w:rsidR="00712F29" w:rsidRPr="00C06A48">
        <w:rPr>
          <w:rFonts w:cs="Times New Roman"/>
          <w:sz w:val="22"/>
          <w:szCs w:val="22"/>
        </w:rPr>
        <w:t>Many patients are familiar with screens for suicide and self-harm and appreciate the opportunity to share their experiences. A subset of p</w:t>
      </w:r>
      <w:r w:rsidRPr="00C06A48">
        <w:rPr>
          <w:rFonts w:cs="Times New Roman"/>
          <w:sz w:val="22"/>
          <w:szCs w:val="22"/>
        </w:rPr>
        <w:t xml:space="preserve">atients may be reluctant to disclose suicidal thoughts </w:t>
      </w:r>
      <w:r w:rsidR="003C549E" w:rsidRPr="00C06A48">
        <w:rPr>
          <w:rFonts w:cs="Times New Roman"/>
          <w:sz w:val="22"/>
          <w:szCs w:val="22"/>
        </w:rPr>
        <w:t>spontaneously</w:t>
      </w:r>
      <w:r w:rsidRPr="00C06A48">
        <w:rPr>
          <w:rFonts w:cs="Times New Roman"/>
          <w:sz w:val="22"/>
          <w:szCs w:val="22"/>
        </w:rPr>
        <w:t xml:space="preserve">, as they carry a great deal of stigma </w:t>
      </w:r>
      <w:r w:rsidR="00315E44" w:rsidRPr="00C06A48">
        <w:rPr>
          <w:rFonts w:cs="Times New Roman"/>
          <w:sz w:val="22"/>
          <w:szCs w:val="22"/>
        </w:rPr>
        <w:t>(</w:t>
      </w:r>
      <w:proofErr w:type="spellStart"/>
      <w:sdt>
        <w:sdtPr>
          <w:rPr>
            <w:rFonts w:cs="Times New Roman"/>
            <w:sz w:val="22"/>
            <w:szCs w:val="22"/>
          </w:rPr>
          <w:alias w:val="BibCitation"/>
          <w:tag w:val="BibRef17"/>
          <w:id w:val="1333028548"/>
          <w:placeholder>
            <w:docPart w:val="DefaultPlaceholder_1082065158"/>
          </w:placeholder>
        </w:sdtPr>
        <w:sdtContent>
          <w:sdt>
            <w:sdtPr>
              <w:rPr>
                <w:rFonts w:cs="Times New Roman"/>
                <w:sz w:val="22"/>
                <w:szCs w:val="22"/>
              </w:rPr>
              <w:alias w:val="BibCitation"/>
              <w:tag w:val="BibRef17"/>
              <w:id w:val="1994832590"/>
              <w:placeholder>
                <w:docPart w:val="DefaultPlaceholder_1082065158"/>
              </w:placeholder>
            </w:sdtPr>
            <w:sdtEndPr>
              <w:rPr>
                <w:highlight w:val="green"/>
              </w:rPr>
            </w:sdtEndPr>
            <w:sdtContent>
              <w:r w:rsidR="00315E44" w:rsidRPr="002515FB">
                <w:rPr>
                  <w:rFonts w:cs="Times New Roman"/>
                  <w:sz w:val="22"/>
                  <w:szCs w:val="22"/>
                  <w:highlight w:val="green"/>
                </w:rPr>
                <w:t>Eilers</w:t>
              </w:r>
              <w:proofErr w:type="spellEnd"/>
              <w:r w:rsidR="00315E44" w:rsidRPr="002515FB">
                <w:rPr>
                  <w:rFonts w:cs="Times New Roman"/>
                  <w:sz w:val="22"/>
                  <w:szCs w:val="22"/>
                  <w:highlight w:val="green"/>
                </w:rPr>
                <w:t xml:space="preserve"> &amp; </w:t>
              </w:r>
              <w:proofErr w:type="spellStart"/>
              <w:r w:rsidR="00315E44" w:rsidRPr="002515FB">
                <w:rPr>
                  <w:rFonts w:cs="Times New Roman"/>
                  <w:sz w:val="22"/>
                  <w:szCs w:val="22"/>
                  <w:highlight w:val="green"/>
                </w:rPr>
                <w:t>Kasten</w:t>
              </w:r>
              <w:proofErr w:type="spellEnd"/>
              <w:r w:rsidR="00315E44" w:rsidRPr="002515FB">
                <w:rPr>
                  <w:rFonts w:cs="Times New Roman"/>
                  <w:sz w:val="22"/>
                  <w:szCs w:val="22"/>
                  <w:highlight w:val="green"/>
                </w:rPr>
                <w:t>, 202</w:t>
              </w:r>
              <w:r w:rsidR="00435B5F" w:rsidRPr="002515FB">
                <w:rPr>
                  <w:rFonts w:cs="Times New Roman"/>
                  <w:sz w:val="22"/>
                  <w:szCs w:val="22"/>
                  <w:highlight w:val="green"/>
                </w:rPr>
                <w:t>2</w:t>
              </w:r>
            </w:sdtContent>
          </w:sdt>
        </w:sdtContent>
      </w:sdt>
      <w:r w:rsidR="00315E44" w:rsidRPr="00C06A48">
        <w:rPr>
          <w:rFonts w:cs="Times New Roman"/>
          <w:sz w:val="22"/>
          <w:szCs w:val="22"/>
        </w:rPr>
        <w:t>).</w:t>
      </w:r>
      <w:r w:rsidR="003C549E" w:rsidRPr="00C06A48">
        <w:rPr>
          <w:rFonts w:cs="Times New Roman"/>
          <w:sz w:val="22"/>
          <w:szCs w:val="22"/>
        </w:rPr>
        <w:t xml:space="preserve"> </w:t>
      </w:r>
      <w:r w:rsidRPr="00C06A48">
        <w:rPr>
          <w:rFonts w:cs="Times New Roman"/>
          <w:sz w:val="22"/>
          <w:szCs w:val="22"/>
        </w:rPr>
        <w:t>Normalizing statements such as “changing medications can cause new</w:t>
      </w:r>
      <w:r w:rsidR="00246AC1" w:rsidRPr="00C06A48">
        <w:rPr>
          <w:rFonts w:cs="Times New Roman"/>
          <w:sz w:val="22"/>
          <w:szCs w:val="22"/>
        </w:rPr>
        <w:t xml:space="preserve"> or more intense</w:t>
      </w:r>
      <w:r w:rsidRPr="00C06A48">
        <w:rPr>
          <w:rFonts w:cs="Times New Roman"/>
          <w:sz w:val="22"/>
          <w:szCs w:val="22"/>
        </w:rPr>
        <w:t xml:space="preserve"> suicidal thoughts, have you noticed anything like this?” can go a long way to maintaining an alliance. So can acknowledgment such as: “I know you’ve said you have never thought of suicide and you would never do so, but I will keep checking in with you because suicidal thoughts can occur suddenly</w:t>
      </w:r>
      <w:r w:rsidR="00AC2CA8" w:rsidRPr="00C06A48">
        <w:rPr>
          <w:rFonts w:cs="Times New Roman"/>
          <w:sz w:val="22"/>
          <w:szCs w:val="22"/>
        </w:rPr>
        <w:t>, especially with medication changes or life events</w:t>
      </w:r>
      <w:r w:rsidRPr="00C06A48">
        <w:rPr>
          <w:rFonts w:cs="Times New Roman"/>
          <w:sz w:val="22"/>
          <w:szCs w:val="22"/>
        </w:rPr>
        <w:t xml:space="preserve">. I would never want to miss </w:t>
      </w:r>
      <w:r w:rsidR="00AC2CA8" w:rsidRPr="00C06A48">
        <w:rPr>
          <w:rFonts w:cs="Times New Roman"/>
          <w:sz w:val="22"/>
          <w:szCs w:val="22"/>
        </w:rPr>
        <w:t>a chance to help you</w:t>
      </w:r>
      <w:r w:rsidR="00BB62B4" w:rsidRPr="00C06A48">
        <w:rPr>
          <w:rFonts w:cs="Times New Roman"/>
          <w:sz w:val="22"/>
          <w:szCs w:val="22"/>
        </w:rPr>
        <w:t>, as they can be very treatable.</w:t>
      </w:r>
      <w:r w:rsidRPr="00C06A48">
        <w:rPr>
          <w:rFonts w:cs="Times New Roman"/>
          <w:sz w:val="22"/>
          <w:szCs w:val="22"/>
        </w:rPr>
        <w:t>” Providing education around the range of suicidal thoughts, and that ego-dystonic thoughts or intrusive images are still symptoms worth reporting and tracking, can lower defensiveness.</w:t>
      </w:r>
      <w:r w:rsidR="0086246E" w:rsidRPr="00C06A48">
        <w:rPr>
          <w:rFonts w:cs="Times New Roman"/>
          <w:sz w:val="22"/>
          <w:szCs w:val="22"/>
        </w:rPr>
        <w:t xml:space="preserve"> Chapter 3 on Assessment describes the Chronological Assessment </w:t>
      </w:r>
      <w:r w:rsidR="0086246E" w:rsidRPr="00C06A48">
        <w:rPr>
          <w:rFonts w:cs="Times New Roman"/>
          <w:sz w:val="22"/>
          <w:szCs w:val="22"/>
        </w:rPr>
        <w:lastRenderedPageBreak/>
        <w:t>of Suicide Events (CASE) Approach to suicide assessment that is a thorough, relationship-based, and empirically supported method to uncover even hidden suicidal ideation</w:t>
      </w:r>
      <w:r w:rsidR="00230B6C">
        <w:rPr>
          <w:rFonts w:cs="Times New Roman"/>
          <w:sz w:val="22"/>
          <w:szCs w:val="22"/>
        </w:rPr>
        <w:t>,</w:t>
      </w:r>
    </w:p>
    <w:p w14:paraId="512F9188" w14:textId="41B681FF" w:rsidR="008D1628" w:rsidRPr="00C06A48" w:rsidRDefault="00DC1D5A" w:rsidP="007E4644">
      <w:pPr>
        <w:pStyle w:val="ParaFirstLine-Ind"/>
        <w:jc w:val="left"/>
        <w:rPr>
          <w:rFonts w:cs="Times New Roman"/>
          <w:sz w:val="22"/>
          <w:szCs w:val="22"/>
        </w:rPr>
      </w:pPr>
      <w:r w:rsidRPr="00C06A48">
        <w:rPr>
          <w:rFonts w:cs="Times New Roman"/>
          <w:sz w:val="22"/>
          <w:szCs w:val="22"/>
        </w:rPr>
        <w:t xml:space="preserve">Medications can feel unsafe to patients for many reasons, including traumatizing experiences that are </w:t>
      </w:r>
      <w:proofErr w:type="spellStart"/>
      <w:r w:rsidR="008C5C90" w:rsidRPr="00C06A48">
        <w:rPr>
          <w:rFonts w:cs="Times New Roman"/>
          <w:sz w:val="22"/>
          <w:szCs w:val="22"/>
        </w:rPr>
        <w:t>reexperienced</w:t>
      </w:r>
      <w:proofErr w:type="spellEnd"/>
      <w:r w:rsidR="008C5C90" w:rsidRPr="00C06A48">
        <w:rPr>
          <w:rFonts w:cs="Times New Roman"/>
          <w:sz w:val="22"/>
          <w:szCs w:val="22"/>
        </w:rPr>
        <w:t xml:space="preserve"> through</w:t>
      </w:r>
      <w:r w:rsidRPr="00C06A48">
        <w:rPr>
          <w:rFonts w:cs="Times New Roman"/>
          <w:sz w:val="22"/>
          <w:szCs w:val="22"/>
        </w:rPr>
        <w:t xml:space="preserve"> somatization. James </w:t>
      </w:r>
      <w:r w:rsidRPr="002642FC">
        <w:rPr>
          <w:rStyle w:val="citebib"/>
        </w:rPr>
        <w:t>Chu (1998)</w:t>
      </w:r>
      <w:r w:rsidRPr="00C06A48">
        <w:rPr>
          <w:rFonts w:cs="Times New Roman"/>
          <w:sz w:val="22"/>
          <w:szCs w:val="22"/>
        </w:rPr>
        <w:t xml:space="preserve"> </w:t>
      </w:r>
      <w:r w:rsidR="00BB62B4" w:rsidRPr="00C06A48">
        <w:rPr>
          <w:rFonts w:cs="Times New Roman"/>
          <w:sz w:val="22"/>
          <w:szCs w:val="22"/>
        </w:rPr>
        <w:t>compellingly writes about</w:t>
      </w:r>
      <w:r w:rsidR="00AA6640" w:rsidRPr="00C06A48">
        <w:rPr>
          <w:rFonts w:cs="Times New Roman"/>
          <w:sz w:val="22"/>
          <w:szCs w:val="22"/>
        </w:rPr>
        <w:t xml:space="preserve"> </w:t>
      </w:r>
      <w:r w:rsidRPr="00C06A48">
        <w:rPr>
          <w:rFonts w:cs="Times New Roman"/>
          <w:sz w:val="22"/>
          <w:szCs w:val="22"/>
        </w:rPr>
        <w:t xml:space="preserve">somatic </w:t>
      </w:r>
      <w:proofErr w:type="spellStart"/>
      <w:r w:rsidRPr="00C06A48">
        <w:rPr>
          <w:rFonts w:cs="Times New Roman"/>
          <w:sz w:val="22"/>
          <w:szCs w:val="22"/>
        </w:rPr>
        <w:t>reexperiencing</w:t>
      </w:r>
      <w:proofErr w:type="spellEnd"/>
      <w:r w:rsidRPr="00C06A48">
        <w:rPr>
          <w:rFonts w:cs="Times New Roman"/>
          <w:sz w:val="22"/>
          <w:szCs w:val="22"/>
        </w:rPr>
        <w:t xml:space="preserve"> of trauma </w:t>
      </w:r>
      <w:r w:rsidR="00AA6640" w:rsidRPr="00C06A48">
        <w:rPr>
          <w:rFonts w:cs="Times New Roman"/>
          <w:sz w:val="22"/>
          <w:szCs w:val="22"/>
        </w:rPr>
        <w:t xml:space="preserve">as a </w:t>
      </w:r>
      <w:r w:rsidRPr="00C06A48">
        <w:rPr>
          <w:rFonts w:cs="Times New Roman"/>
          <w:sz w:val="22"/>
          <w:szCs w:val="22"/>
        </w:rPr>
        <w:t xml:space="preserve">powerful form of communication. Medical evaluation should never be withheld, but any possible contribution of traumatic </w:t>
      </w:r>
      <w:proofErr w:type="spellStart"/>
      <w:r w:rsidRPr="00C06A48">
        <w:rPr>
          <w:rFonts w:cs="Times New Roman"/>
          <w:sz w:val="22"/>
          <w:szCs w:val="22"/>
        </w:rPr>
        <w:t>reexperiencing</w:t>
      </w:r>
      <w:proofErr w:type="spellEnd"/>
      <w:r w:rsidRPr="00C06A48">
        <w:rPr>
          <w:rFonts w:cs="Times New Roman"/>
          <w:sz w:val="22"/>
          <w:szCs w:val="22"/>
        </w:rPr>
        <w:t xml:space="preserve"> should be explored before any invasive, unnecessary medical procedure may cause physical or psychological harm (</w:t>
      </w:r>
      <w:sdt>
        <w:sdtPr>
          <w:rPr>
            <w:rFonts w:cs="Times New Roman"/>
            <w:sz w:val="22"/>
            <w:szCs w:val="22"/>
          </w:rPr>
          <w:alias w:val="BibCitation"/>
          <w:tag w:val="BibRef11"/>
          <w:id w:val="592136436"/>
          <w:placeholder>
            <w:docPart w:val="DefaultPlaceholder_1082065158"/>
          </w:placeholder>
        </w:sdtPr>
        <w:sdtContent>
          <w:r w:rsidRPr="002515FB">
            <w:rPr>
              <w:rFonts w:cs="Times New Roman"/>
              <w:sz w:val="22"/>
              <w:szCs w:val="22"/>
              <w:highlight w:val="green"/>
            </w:rPr>
            <w:t>Chu, 1998</w:t>
          </w:r>
        </w:sdtContent>
      </w:sdt>
      <w:r w:rsidRPr="00C06A48">
        <w:rPr>
          <w:rFonts w:cs="Times New Roman"/>
          <w:sz w:val="22"/>
          <w:szCs w:val="22"/>
        </w:rPr>
        <w:t xml:space="preserve">). </w:t>
      </w:r>
      <w:proofErr w:type="gramStart"/>
      <w:r w:rsidRPr="00C06A48">
        <w:rPr>
          <w:rFonts w:cs="Times New Roman"/>
          <w:sz w:val="22"/>
          <w:szCs w:val="22"/>
        </w:rPr>
        <w:t>Exploring the experience by wondering aloud with a patient if the sensation is familiar, or more generally about their experiences of illness in childhood, can be illuminating and bring some relief of the symptom.</w:t>
      </w:r>
      <w:proofErr w:type="gramEnd"/>
      <w:r w:rsidRPr="00C06A48">
        <w:rPr>
          <w:rFonts w:cs="Times New Roman"/>
          <w:sz w:val="22"/>
          <w:szCs w:val="22"/>
        </w:rPr>
        <w:t xml:space="preserve"> For example, some patients were highly medically neglected in childhood and punished for reporting physical symptoms. In adulthood these patients can be highly avoidant of healthcare, or conversely highly care-seeking, or vacillate between strategies. They may reenact childhood patterns, or seek to demolish them, to establish a sense of safety internally. They may use both strategies </w:t>
      </w:r>
      <w:r w:rsidR="003C4912" w:rsidRPr="00C06A48">
        <w:rPr>
          <w:rFonts w:cs="Times New Roman"/>
          <w:sz w:val="22"/>
          <w:szCs w:val="22"/>
        </w:rPr>
        <w:t>simultaneously,</w:t>
      </w:r>
      <w:r w:rsidRPr="00C06A48">
        <w:rPr>
          <w:rFonts w:cs="Times New Roman"/>
          <w:sz w:val="22"/>
          <w:szCs w:val="22"/>
        </w:rPr>
        <w:t xml:space="preserve"> treating certain conditions with high motivation while exhibiting significant self-neglect around others.</w:t>
      </w:r>
    </w:p>
    <w:p w14:paraId="28EEE447" w14:textId="62B5BB66" w:rsidR="008D1628" w:rsidRPr="00C06A48" w:rsidRDefault="00DC1D5A" w:rsidP="007E4644">
      <w:pPr>
        <w:pStyle w:val="ParaFirstLine-Ind"/>
        <w:jc w:val="left"/>
        <w:rPr>
          <w:rFonts w:cs="Times New Roman"/>
          <w:sz w:val="22"/>
          <w:szCs w:val="22"/>
        </w:rPr>
      </w:pPr>
      <w:r w:rsidRPr="00C06A48">
        <w:rPr>
          <w:rFonts w:cs="Times New Roman"/>
          <w:sz w:val="22"/>
          <w:szCs w:val="22"/>
        </w:rPr>
        <w:t>Some patients will report histories of a lessening of abuse when ill. These patients may speak fondly of a hospitalization where they received a reprieve from the chaos and violence at home. The link to an adult experience of hospitalizations and surgical care</w:t>
      </w:r>
      <w:r w:rsidR="000C7D73" w:rsidRPr="00C06A48">
        <w:rPr>
          <w:rFonts w:cs="Times New Roman"/>
          <w:sz w:val="22"/>
          <w:szCs w:val="22"/>
        </w:rPr>
        <w:t>-</w:t>
      </w:r>
      <w:r w:rsidRPr="00C06A48">
        <w:rPr>
          <w:rFonts w:cs="Times New Roman"/>
          <w:sz w:val="22"/>
          <w:szCs w:val="22"/>
        </w:rPr>
        <w:t xml:space="preserve">seeking can be slowly, gently discussed over time, while offering the patient </w:t>
      </w:r>
      <w:r w:rsidR="00B36C73" w:rsidRPr="00C06A48">
        <w:rPr>
          <w:rFonts w:cs="Times New Roman"/>
          <w:sz w:val="22"/>
          <w:szCs w:val="22"/>
        </w:rPr>
        <w:t>chances to</w:t>
      </w:r>
      <w:r w:rsidRPr="00C06A48">
        <w:rPr>
          <w:rFonts w:cs="Times New Roman"/>
          <w:sz w:val="22"/>
          <w:szCs w:val="22"/>
        </w:rPr>
        <w:t xml:space="preserve"> choose alternative self-soothing methods (</w:t>
      </w:r>
      <w:proofErr w:type="spellStart"/>
      <w:sdt>
        <w:sdtPr>
          <w:rPr>
            <w:rFonts w:cs="Times New Roman"/>
            <w:sz w:val="22"/>
            <w:szCs w:val="22"/>
          </w:rPr>
          <w:alias w:val="BibCitation"/>
          <w:tag w:val="BibRef43"/>
          <w:id w:val="-507138485"/>
          <w:placeholder>
            <w:docPart w:val="DefaultPlaceholder_1082065158"/>
          </w:placeholder>
        </w:sdtPr>
        <w:sdtContent>
          <w:r w:rsidRPr="002515FB">
            <w:rPr>
              <w:rFonts w:cs="Times New Roman"/>
              <w:sz w:val="22"/>
              <w:szCs w:val="22"/>
              <w:highlight w:val="green"/>
            </w:rPr>
            <w:t>Loewenstein</w:t>
          </w:r>
          <w:proofErr w:type="spellEnd"/>
          <w:r w:rsidRPr="002515FB">
            <w:rPr>
              <w:rFonts w:cs="Times New Roman"/>
              <w:sz w:val="22"/>
              <w:szCs w:val="22"/>
              <w:highlight w:val="green"/>
            </w:rPr>
            <w:t xml:space="preserve"> &amp; Goodwin, 1999</w:t>
          </w:r>
        </w:sdtContent>
      </w:sdt>
      <w:r w:rsidRPr="00C06A48">
        <w:rPr>
          <w:rFonts w:cs="Times New Roman"/>
          <w:sz w:val="22"/>
          <w:szCs w:val="22"/>
        </w:rPr>
        <w:t xml:space="preserve">). At times healthcare providers may disagree with the patient’s priorities. Remembering that </w:t>
      </w:r>
      <w:r w:rsidR="000A1B8E" w:rsidRPr="00C06A48">
        <w:rPr>
          <w:rFonts w:cs="Times New Roman"/>
          <w:sz w:val="22"/>
          <w:szCs w:val="22"/>
        </w:rPr>
        <w:t xml:space="preserve">within the same person, </w:t>
      </w:r>
      <w:r w:rsidRPr="00C06A48">
        <w:rPr>
          <w:rFonts w:cs="Times New Roman"/>
          <w:sz w:val="22"/>
          <w:szCs w:val="22"/>
        </w:rPr>
        <w:t>trauma makes some experiences feel unbearable, and others easily avoided or dissociated, can help us remain collaborative.</w:t>
      </w:r>
    </w:p>
    <w:p w14:paraId="6FB83169" w14:textId="30E5D294" w:rsidR="008D1628" w:rsidRPr="00C06A48" w:rsidRDefault="00DC1D5A" w:rsidP="007E4644">
      <w:pPr>
        <w:pStyle w:val="ParaFirstLine-Ind"/>
        <w:jc w:val="left"/>
        <w:rPr>
          <w:rFonts w:cs="Times New Roman"/>
          <w:sz w:val="22"/>
          <w:szCs w:val="22"/>
        </w:rPr>
      </w:pPr>
      <w:r w:rsidRPr="00C06A48">
        <w:rPr>
          <w:rFonts w:cs="Times New Roman"/>
          <w:sz w:val="22"/>
          <w:szCs w:val="22"/>
        </w:rPr>
        <w:t>Body or somatic memories, or as we can consider them, partial sensory flashbacks, are a common experience among trauma survivors</w:t>
      </w:r>
      <w:r w:rsidR="00736B18" w:rsidRPr="00C06A48">
        <w:rPr>
          <w:rFonts w:cs="Times New Roman"/>
          <w:sz w:val="22"/>
          <w:szCs w:val="22"/>
        </w:rPr>
        <w:t>. Flashback experiences</w:t>
      </w:r>
      <w:r w:rsidRPr="00C06A48">
        <w:rPr>
          <w:rFonts w:cs="Times New Roman"/>
          <w:sz w:val="22"/>
          <w:szCs w:val="22"/>
        </w:rPr>
        <w:t xml:space="preserve"> can be confused with medical illness or medication side effect. In the literature they are sometimes discussed as historical syndromes such as “hysteria,” while noting their presence today as “embodied memories” (</w:t>
      </w:r>
      <w:sdt>
        <w:sdtPr>
          <w:rPr>
            <w:rFonts w:cs="Times New Roman"/>
            <w:sz w:val="22"/>
            <w:szCs w:val="22"/>
          </w:rPr>
          <w:alias w:val="BibCitation"/>
          <w:tag w:val="BibRef67"/>
          <w:id w:val="-141046568"/>
          <w:placeholder>
            <w:docPart w:val="DefaultPlaceholder_1082065158"/>
          </w:placeholder>
        </w:sdtPr>
        <w:sdtContent>
          <w:r w:rsidRPr="002515FB">
            <w:rPr>
              <w:rFonts w:cs="Times New Roman"/>
              <w:sz w:val="22"/>
              <w:szCs w:val="22"/>
              <w:highlight w:val="green"/>
            </w:rPr>
            <w:t xml:space="preserve">van der </w:t>
          </w:r>
          <w:proofErr w:type="spellStart"/>
          <w:r w:rsidRPr="002515FB">
            <w:rPr>
              <w:rFonts w:cs="Times New Roman"/>
              <w:sz w:val="22"/>
              <w:szCs w:val="22"/>
              <w:highlight w:val="green"/>
            </w:rPr>
            <w:t>Kolk</w:t>
          </w:r>
          <w:proofErr w:type="spellEnd"/>
          <w:r w:rsidRPr="002515FB">
            <w:rPr>
              <w:rFonts w:cs="Times New Roman"/>
              <w:sz w:val="22"/>
              <w:szCs w:val="22"/>
              <w:highlight w:val="green"/>
            </w:rPr>
            <w:t>, 2014</w:t>
          </w:r>
        </w:sdtContent>
      </w:sdt>
      <w:r w:rsidRPr="00C06A48">
        <w:rPr>
          <w:rFonts w:cs="Times New Roman"/>
          <w:sz w:val="22"/>
          <w:szCs w:val="22"/>
        </w:rPr>
        <w:t xml:space="preserve">, p. 179). We often think of flashbacks as multisensory experiences. There has been a shift since the introduction of the </w:t>
      </w:r>
      <w:r w:rsidRPr="00C06A48">
        <w:rPr>
          <w:rFonts w:cs="Times New Roman"/>
          <w:i/>
          <w:iCs/>
          <w:sz w:val="22"/>
          <w:szCs w:val="22"/>
        </w:rPr>
        <w:lastRenderedPageBreak/>
        <w:t>DSM-5</w:t>
      </w:r>
      <w:r w:rsidRPr="00C06A48">
        <w:rPr>
          <w:rFonts w:cs="Times New Roman"/>
          <w:sz w:val="22"/>
          <w:szCs w:val="22"/>
        </w:rPr>
        <w:t xml:space="preserve"> to viewing intrusive memories accompanied by a sense that they are occurring in the present as a salient indicator of PTSD (</w:t>
      </w:r>
      <w:proofErr w:type="spellStart"/>
      <w:sdt>
        <w:sdtPr>
          <w:rPr>
            <w:rFonts w:cs="Times New Roman"/>
            <w:sz w:val="22"/>
            <w:szCs w:val="22"/>
          </w:rPr>
          <w:alias w:val="BibCitation"/>
          <w:tag w:val="BibRef8"/>
          <w:id w:val="-122930623"/>
          <w:placeholder>
            <w:docPart w:val="DefaultPlaceholder_1082065158"/>
          </w:placeholder>
        </w:sdtPr>
        <w:sdtContent>
          <w:r w:rsidRPr="002515FB">
            <w:rPr>
              <w:rFonts w:cs="Times New Roman"/>
              <w:sz w:val="22"/>
              <w:szCs w:val="22"/>
              <w:highlight w:val="green"/>
            </w:rPr>
            <w:t>Brewin</w:t>
          </w:r>
          <w:proofErr w:type="spellEnd"/>
          <w:r w:rsidRPr="002515FB">
            <w:rPr>
              <w:rFonts w:cs="Times New Roman"/>
              <w:sz w:val="22"/>
              <w:szCs w:val="22"/>
              <w:highlight w:val="green"/>
            </w:rPr>
            <w:t>, 2015</w:t>
          </w:r>
        </w:sdtContent>
      </w:sdt>
      <w:r w:rsidRPr="00C06A48">
        <w:rPr>
          <w:rFonts w:cs="Times New Roman"/>
          <w:sz w:val="22"/>
          <w:szCs w:val="22"/>
        </w:rPr>
        <w:t xml:space="preserve">). </w:t>
      </w:r>
      <w:proofErr w:type="spellStart"/>
      <w:r w:rsidRPr="002642FC">
        <w:rPr>
          <w:rStyle w:val="citebib"/>
        </w:rPr>
        <w:t>Brewin</w:t>
      </w:r>
      <w:proofErr w:type="spellEnd"/>
      <w:r w:rsidRPr="002642FC">
        <w:rPr>
          <w:rStyle w:val="citebib"/>
        </w:rPr>
        <w:t xml:space="preserve"> (2015)</w:t>
      </w:r>
      <w:r w:rsidRPr="00C06A48">
        <w:rPr>
          <w:rFonts w:cs="Times New Roman"/>
          <w:sz w:val="22"/>
          <w:szCs w:val="22"/>
        </w:rPr>
        <w:t xml:space="preserve"> reviews compelling research into the identification of flashbacks, including partial flashbacks, as distinct from other intrusive autobiographical memory at a physiological and emotional level, with good validity and specificity for PTSD.</w:t>
      </w:r>
      <w:r w:rsidR="002D1EFB" w:rsidRPr="00C06A48">
        <w:rPr>
          <w:rFonts w:cs="Times New Roman"/>
          <w:sz w:val="22"/>
          <w:szCs w:val="22"/>
        </w:rPr>
        <w:t xml:space="preserve"> Partial flashbacks may have only one sense involved.</w:t>
      </w:r>
      <w:r w:rsidRPr="00C06A48">
        <w:rPr>
          <w:rFonts w:cs="Times New Roman"/>
          <w:sz w:val="22"/>
          <w:szCs w:val="22"/>
        </w:rPr>
        <w:t xml:space="preserve"> </w:t>
      </w:r>
      <w:r w:rsidR="002D1EFB" w:rsidRPr="00C06A48">
        <w:rPr>
          <w:rFonts w:cs="Times New Roman"/>
          <w:sz w:val="22"/>
          <w:szCs w:val="22"/>
        </w:rPr>
        <w:t>Individuals</w:t>
      </w:r>
      <w:r w:rsidRPr="00C06A48">
        <w:rPr>
          <w:rFonts w:cs="Times New Roman"/>
          <w:sz w:val="22"/>
          <w:szCs w:val="22"/>
        </w:rPr>
        <w:t xml:space="preserve"> will repeatedly hear the expletive their rapist whispered during an assault, for </w:t>
      </w:r>
      <w:r w:rsidR="00B36C73" w:rsidRPr="00C06A48">
        <w:rPr>
          <w:rFonts w:cs="Times New Roman"/>
          <w:sz w:val="22"/>
          <w:szCs w:val="22"/>
        </w:rPr>
        <w:t>example,</w:t>
      </w:r>
      <w:r w:rsidRPr="00C06A48">
        <w:rPr>
          <w:rFonts w:cs="Times New Roman"/>
          <w:sz w:val="22"/>
          <w:szCs w:val="22"/>
        </w:rPr>
        <w:t xml:space="preserve"> or feel the brush of a hand on their arm, or the squeezing sensation of a hand around their neck; feel diffuse or specific pains; they may smell the perfume of an enraged </w:t>
      </w:r>
      <w:r w:rsidR="00D72718" w:rsidRPr="00C06A48">
        <w:rPr>
          <w:rFonts w:cs="Times New Roman"/>
          <w:sz w:val="22"/>
          <w:szCs w:val="22"/>
        </w:rPr>
        <w:t>parent or</w:t>
      </w:r>
      <w:r w:rsidRPr="00C06A48">
        <w:rPr>
          <w:rFonts w:cs="Times New Roman"/>
          <w:sz w:val="22"/>
          <w:szCs w:val="22"/>
        </w:rPr>
        <w:t xml:space="preserve"> taste </w:t>
      </w:r>
      <w:r w:rsidR="00B36C73" w:rsidRPr="00C06A48">
        <w:rPr>
          <w:rFonts w:cs="Times New Roman"/>
          <w:sz w:val="22"/>
          <w:szCs w:val="22"/>
        </w:rPr>
        <w:t>the</w:t>
      </w:r>
      <w:r w:rsidRPr="00C06A48">
        <w:rPr>
          <w:rFonts w:cs="Times New Roman"/>
          <w:sz w:val="22"/>
          <w:szCs w:val="22"/>
        </w:rPr>
        <w:t xml:space="preserve"> drink they were </w:t>
      </w:r>
      <w:r w:rsidR="00D72718" w:rsidRPr="00C06A48">
        <w:rPr>
          <w:rFonts w:cs="Times New Roman"/>
          <w:sz w:val="22"/>
          <w:szCs w:val="22"/>
        </w:rPr>
        <w:t xml:space="preserve">sipping </w:t>
      </w:r>
      <w:r w:rsidRPr="00C06A48">
        <w:rPr>
          <w:rFonts w:cs="Times New Roman"/>
          <w:sz w:val="22"/>
          <w:szCs w:val="22"/>
        </w:rPr>
        <w:t>before the trauma. These limited, repeatedly intrusive experiences might be elicited in screening for hallucinations. They are best understood, discussed, and treated as partial flashbacks.</w:t>
      </w:r>
    </w:p>
    <w:p w14:paraId="07B78BE5" w14:textId="10C7AC5F" w:rsidR="00854290" w:rsidRPr="00C06A48" w:rsidRDefault="00DC1D5A" w:rsidP="007E4644">
      <w:pPr>
        <w:pStyle w:val="ParaFirstLine-Ind"/>
        <w:jc w:val="left"/>
        <w:rPr>
          <w:rFonts w:cs="Times New Roman"/>
          <w:sz w:val="22"/>
          <w:szCs w:val="22"/>
        </w:rPr>
      </w:pPr>
      <w:r w:rsidRPr="00C06A48">
        <w:rPr>
          <w:rFonts w:cs="Times New Roman"/>
          <w:sz w:val="22"/>
          <w:szCs w:val="22"/>
        </w:rPr>
        <w:t>Emotional safety in the treatment room is paramount. When we feel rushed or uncomfortable with trauma content, we can communicate this to patients in harmful way</w:t>
      </w:r>
      <w:r w:rsidR="00AC3FAC" w:rsidRPr="00C06A48">
        <w:rPr>
          <w:rFonts w:cs="Times New Roman"/>
          <w:sz w:val="22"/>
          <w:szCs w:val="22"/>
        </w:rPr>
        <w:t>s:</w:t>
      </w:r>
      <w:r w:rsidRPr="00C06A48">
        <w:rPr>
          <w:rFonts w:cs="Times New Roman"/>
          <w:sz w:val="22"/>
          <w:szCs w:val="22"/>
        </w:rPr>
        <w:t xml:space="preserve"> verbally, through body language, and through our prescribing practices. Richard </w:t>
      </w:r>
      <w:proofErr w:type="spellStart"/>
      <w:r w:rsidRPr="00C06A48">
        <w:rPr>
          <w:rFonts w:cs="Times New Roman"/>
          <w:sz w:val="22"/>
          <w:szCs w:val="22"/>
        </w:rPr>
        <w:t>Chefetz</w:t>
      </w:r>
      <w:proofErr w:type="spellEnd"/>
      <w:r w:rsidRPr="00C06A48">
        <w:rPr>
          <w:rFonts w:cs="Times New Roman"/>
          <w:sz w:val="22"/>
          <w:szCs w:val="22"/>
        </w:rPr>
        <w:t xml:space="preserve">, in his powerful 2015 book </w:t>
      </w:r>
      <w:r w:rsidRPr="00C06A48">
        <w:rPr>
          <w:rStyle w:val="italic"/>
          <w:rFonts w:cs="Times New Roman"/>
          <w:sz w:val="22"/>
          <w:szCs w:val="22"/>
        </w:rPr>
        <w:t xml:space="preserve">Intensive Psychotherapy for Persistent Dissociative Processes: The Fear of Feeling </w:t>
      </w:r>
      <w:proofErr w:type="gramStart"/>
      <w:r w:rsidRPr="00C06A48">
        <w:rPr>
          <w:rStyle w:val="italic"/>
          <w:rFonts w:cs="Times New Roman"/>
          <w:sz w:val="22"/>
          <w:szCs w:val="22"/>
        </w:rPr>
        <w:t>Real</w:t>
      </w:r>
      <w:r w:rsidRPr="00C06A48">
        <w:rPr>
          <w:rFonts w:cs="Times New Roman"/>
          <w:sz w:val="22"/>
          <w:szCs w:val="22"/>
        </w:rPr>
        <w:t>,</w:t>
      </w:r>
      <w:proofErr w:type="gramEnd"/>
      <w:r w:rsidRPr="00C06A48">
        <w:rPr>
          <w:rFonts w:cs="Times New Roman"/>
          <w:sz w:val="22"/>
          <w:szCs w:val="22"/>
        </w:rPr>
        <w:t xml:space="preserve"> warns against dismissiveness in working with people with histories of trauma</w:t>
      </w:r>
      <w:r w:rsidR="00004374" w:rsidRPr="00C06A48">
        <w:rPr>
          <w:rFonts w:cs="Times New Roman"/>
          <w:sz w:val="22"/>
          <w:szCs w:val="22"/>
        </w:rPr>
        <w:t>, due to the risk of reactivating childhood trauma from neglect or invalidation</w:t>
      </w:r>
      <w:r w:rsidRPr="00C06A48">
        <w:rPr>
          <w:rFonts w:cs="Times New Roman"/>
          <w:sz w:val="22"/>
          <w:szCs w:val="22"/>
        </w:rPr>
        <w:t>. Dismissiveness can</w:t>
      </w:r>
      <w:r w:rsidR="00004374" w:rsidRPr="00C06A48">
        <w:rPr>
          <w:rFonts w:cs="Times New Roman"/>
          <w:sz w:val="22"/>
          <w:szCs w:val="22"/>
        </w:rPr>
        <w:t xml:space="preserve"> </w:t>
      </w:r>
      <w:r w:rsidRPr="00C06A48">
        <w:rPr>
          <w:rFonts w:cs="Times New Roman"/>
          <w:sz w:val="22"/>
          <w:szCs w:val="22"/>
        </w:rPr>
        <w:t xml:space="preserve">be communicated via withholding care or medications. Giving medications too readily without willingness to hear </w:t>
      </w:r>
      <w:r w:rsidR="000745EB" w:rsidRPr="00C06A48">
        <w:rPr>
          <w:rFonts w:cs="Times New Roman"/>
          <w:sz w:val="22"/>
          <w:szCs w:val="22"/>
        </w:rPr>
        <w:t xml:space="preserve">and acknowledge </w:t>
      </w:r>
      <w:r w:rsidR="00A53861" w:rsidRPr="00C06A48">
        <w:rPr>
          <w:rFonts w:cs="Times New Roman"/>
          <w:sz w:val="22"/>
          <w:szCs w:val="22"/>
        </w:rPr>
        <w:t xml:space="preserve">the traumatic source of </w:t>
      </w:r>
      <w:r w:rsidRPr="00C06A48">
        <w:rPr>
          <w:rFonts w:cs="Times New Roman"/>
          <w:sz w:val="22"/>
          <w:szCs w:val="22"/>
        </w:rPr>
        <w:t xml:space="preserve">the symptoms </w:t>
      </w:r>
      <w:r w:rsidR="00183134" w:rsidRPr="00C06A48">
        <w:rPr>
          <w:rFonts w:cs="Times New Roman"/>
          <w:sz w:val="22"/>
          <w:szCs w:val="22"/>
        </w:rPr>
        <w:t>also</w:t>
      </w:r>
      <w:r w:rsidRPr="00C06A48">
        <w:rPr>
          <w:rFonts w:cs="Times New Roman"/>
          <w:sz w:val="22"/>
          <w:szCs w:val="22"/>
        </w:rPr>
        <w:t xml:space="preserve"> communicates dismissiveness. This may reactivate neural networks of relationship trauma</w:t>
      </w:r>
      <w:r w:rsidR="00D75198" w:rsidRPr="00C06A48">
        <w:rPr>
          <w:rFonts w:cs="Times New Roman"/>
          <w:sz w:val="22"/>
          <w:szCs w:val="22"/>
        </w:rPr>
        <w:t xml:space="preserve">. </w:t>
      </w:r>
    </w:p>
    <w:p w14:paraId="33D1F407" w14:textId="39A2CC6E" w:rsidR="00854290" w:rsidRPr="00C06A48" w:rsidRDefault="00DC1D5A" w:rsidP="007E4644">
      <w:pPr>
        <w:pStyle w:val="ParaFirstLine-Ind"/>
        <w:jc w:val="left"/>
        <w:rPr>
          <w:rFonts w:cs="Times New Roman"/>
          <w:sz w:val="22"/>
          <w:szCs w:val="22"/>
        </w:rPr>
      </w:pPr>
      <w:r w:rsidRPr="00C06A48">
        <w:rPr>
          <w:rFonts w:cs="Times New Roman"/>
          <w:sz w:val="22"/>
          <w:szCs w:val="22"/>
        </w:rPr>
        <w:t xml:space="preserve">Nursing often upholds the role of relationship in the treatment team. As the representatives of the science of caring, we can often bridge gaps between biological, psychological, and social needs. This does not mean we are responsible for excavating trauma so we can “prove” it to others, even if patients are telling us they are eager to “get over” trauma and want to </w:t>
      </w:r>
      <w:r w:rsidR="00A93A6B" w:rsidRPr="00C06A48">
        <w:rPr>
          <w:rFonts w:cs="Times New Roman"/>
          <w:sz w:val="22"/>
          <w:szCs w:val="22"/>
        </w:rPr>
        <w:t>share extensive</w:t>
      </w:r>
      <w:r w:rsidRPr="00C06A48">
        <w:rPr>
          <w:rFonts w:cs="Times New Roman"/>
          <w:sz w:val="22"/>
          <w:szCs w:val="22"/>
        </w:rPr>
        <w:t xml:space="preserve"> </w:t>
      </w:r>
      <w:r w:rsidR="00A93A6B" w:rsidRPr="00C06A48">
        <w:rPr>
          <w:rFonts w:cs="Times New Roman"/>
          <w:sz w:val="22"/>
          <w:szCs w:val="22"/>
        </w:rPr>
        <w:t>details</w:t>
      </w:r>
      <w:r w:rsidRPr="00C06A48">
        <w:rPr>
          <w:rFonts w:cs="Times New Roman"/>
          <w:sz w:val="22"/>
          <w:szCs w:val="22"/>
        </w:rPr>
        <w:t xml:space="preserve"> upon our first meeting.</w:t>
      </w:r>
      <w:r w:rsidR="00854290" w:rsidRPr="00C06A48">
        <w:rPr>
          <w:rFonts w:cs="Times New Roman"/>
          <w:sz w:val="22"/>
          <w:szCs w:val="22"/>
        </w:rPr>
        <w:t xml:space="preserve"> </w:t>
      </w:r>
      <w:r w:rsidRPr="00C06A48">
        <w:rPr>
          <w:rFonts w:cs="Times New Roman"/>
          <w:sz w:val="22"/>
          <w:szCs w:val="22"/>
        </w:rPr>
        <w:t xml:space="preserve">Safety and trust go hand in hand; the </w:t>
      </w:r>
      <w:r w:rsidR="00A47BD5" w:rsidRPr="00C06A48">
        <w:rPr>
          <w:rFonts w:cs="Times New Roman"/>
          <w:sz w:val="22"/>
          <w:szCs w:val="22"/>
        </w:rPr>
        <w:t>patient</w:t>
      </w:r>
      <w:r w:rsidRPr="00C06A48">
        <w:rPr>
          <w:rFonts w:cs="Times New Roman"/>
          <w:sz w:val="22"/>
          <w:szCs w:val="22"/>
        </w:rPr>
        <w:t xml:space="preserve"> may need a reminder that there is no fast track to trust. Some patients need active </w:t>
      </w:r>
      <w:proofErr w:type="spellStart"/>
      <w:r w:rsidR="00A47BD5" w:rsidRPr="00C06A48">
        <w:rPr>
          <w:rFonts w:cs="Times New Roman"/>
          <w:sz w:val="22"/>
          <w:szCs w:val="22"/>
        </w:rPr>
        <w:t>psychoeducation</w:t>
      </w:r>
      <w:proofErr w:type="spellEnd"/>
      <w:r w:rsidR="00A47BD5" w:rsidRPr="00C06A48">
        <w:rPr>
          <w:rFonts w:cs="Times New Roman"/>
          <w:sz w:val="22"/>
          <w:szCs w:val="22"/>
        </w:rPr>
        <w:t xml:space="preserve"> on and help </w:t>
      </w:r>
      <w:r w:rsidRPr="00C06A48">
        <w:rPr>
          <w:rFonts w:cs="Times New Roman"/>
          <w:sz w:val="22"/>
          <w:szCs w:val="22"/>
        </w:rPr>
        <w:t>with pacing and containment.</w:t>
      </w:r>
    </w:p>
    <w:p w14:paraId="79696215" w14:textId="50067CFB" w:rsidR="008D1628" w:rsidRPr="00C06A48" w:rsidRDefault="00DC1D5A" w:rsidP="007E4644">
      <w:pPr>
        <w:pStyle w:val="ParaFirstLine-Ind"/>
        <w:jc w:val="left"/>
        <w:rPr>
          <w:rFonts w:cs="Times New Roman"/>
          <w:sz w:val="22"/>
          <w:szCs w:val="22"/>
        </w:rPr>
      </w:pPr>
      <w:r w:rsidRPr="00C06A48">
        <w:rPr>
          <w:rFonts w:cs="Times New Roman"/>
          <w:sz w:val="22"/>
          <w:szCs w:val="22"/>
        </w:rPr>
        <w:t xml:space="preserve">Pacing treatment may include gentle interruptions, redirection to the present moment or to a coping skill when patients become flooded with traumatic material. The balance of disclosure and tolerance of traumatic </w:t>
      </w:r>
      <w:r w:rsidRPr="00C06A48">
        <w:rPr>
          <w:rFonts w:cs="Times New Roman"/>
          <w:sz w:val="22"/>
          <w:szCs w:val="22"/>
        </w:rPr>
        <w:lastRenderedPageBreak/>
        <w:t xml:space="preserve">information is delicate and one that we relearn differently with each patient we see. Eye </w:t>
      </w:r>
      <w:r w:rsidR="00C37B41" w:rsidRPr="00C06A48">
        <w:rPr>
          <w:rFonts w:cs="Times New Roman"/>
          <w:sz w:val="22"/>
          <w:szCs w:val="22"/>
        </w:rPr>
        <w:t>M</w:t>
      </w:r>
      <w:r w:rsidRPr="00C06A48">
        <w:rPr>
          <w:rFonts w:cs="Times New Roman"/>
          <w:sz w:val="22"/>
          <w:szCs w:val="22"/>
        </w:rPr>
        <w:t xml:space="preserve">ovement </w:t>
      </w:r>
      <w:r w:rsidR="00C37B41" w:rsidRPr="00C06A48">
        <w:rPr>
          <w:rFonts w:cs="Times New Roman"/>
          <w:sz w:val="22"/>
          <w:szCs w:val="22"/>
        </w:rPr>
        <w:t>D</w:t>
      </w:r>
      <w:r w:rsidRPr="00C06A48">
        <w:rPr>
          <w:rFonts w:cs="Times New Roman"/>
          <w:sz w:val="22"/>
          <w:szCs w:val="22"/>
        </w:rPr>
        <w:t xml:space="preserve">esensitization and </w:t>
      </w:r>
      <w:r w:rsidR="00C37B41" w:rsidRPr="00C06A48">
        <w:rPr>
          <w:rFonts w:cs="Times New Roman"/>
          <w:sz w:val="22"/>
          <w:szCs w:val="22"/>
        </w:rPr>
        <w:t>R</w:t>
      </w:r>
      <w:r w:rsidRPr="00C06A48">
        <w:rPr>
          <w:rFonts w:cs="Times New Roman"/>
          <w:sz w:val="22"/>
          <w:szCs w:val="22"/>
        </w:rPr>
        <w:t>eprocessing (EMDR) therapy is an evidence-based psychotherapy for PTSD (</w:t>
      </w:r>
      <w:sdt>
        <w:sdtPr>
          <w:rPr>
            <w:rFonts w:cs="Times New Roman"/>
            <w:sz w:val="22"/>
            <w:szCs w:val="22"/>
          </w:rPr>
          <w:alias w:val="BibCitation"/>
          <w:tag w:val="BibRef19"/>
          <w:id w:val="1206531948"/>
          <w:placeholder>
            <w:docPart w:val="DefaultPlaceholder_1082065158"/>
          </w:placeholder>
        </w:sdtPr>
        <w:sdtContent>
          <w:r w:rsidRPr="002515FB">
            <w:rPr>
              <w:rFonts w:cs="Times New Roman"/>
              <w:sz w:val="22"/>
              <w:szCs w:val="22"/>
              <w:highlight w:val="green"/>
            </w:rPr>
            <w:t>Department of Veterans Affairs &amp; Department of Defense, 20</w:t>
          </w:r>
          <w:r w:rsidR="00AE43ED" w:rsidRPr="002515FB">
            <w:rPr>
              <w:rFonts w:cs="Times New Roman"/>
              <w:sz w:val="22"/>
              <w:szCs w:val="22"/>
              <w:highlight w:val="green"/>
            </w:rPr>
            <w:t>23</w:t>
          </w:r>
        </w:sdtContent>
      </w:sdt>
      <w:r w:rsidRPr="00C06A48">
        <w:rPr>
          <w:rFonts w:cs="Times New Roman"/>
          <w:sz w:val="22"/>
          <w:szCs w:val="22"/>
        </w:rPr>
        <w:t xml:space="preserve">; </w:t>
      </w:r>
      <w:sdt>
        <w:sdtPr>
          <w:rPr>
            <w:rFonts w:cs="Times New Roman"/>
            <w:sz w:val="22"/>
            <w:szCs w:val="22"/>
          </w:rPr>
          <w:alias w:val="BibCitation"/>
          <w:tag w:val="BibRef5"/>
          <w:id w:val="-2047737297"/>
          <w:placeholder>
            <w:docPart w:val="DefaultPlaceholder_1082065158"/>
          </w:placeholder>
        </w:sdtPr>
        <w:sdtContent>
          <w:proofErr w:type="spellStart"/>
          <w:r w:rsidR="00D50159" w:rsidRPr="002515FB">
            <w:rPr>
              <w:rFonts w:cs="Times New Roman"/>
              <w:sz w:val="22"/>
              <w:szCs w:val="22"/>
              <w:highlight w:val="green"/>
            </w:rPr>
            <w:t>Bisson</w:t>
          </w:r>
          <w:proofErr w:type="spellEnd"/>
          <w:r w:rsidR="00D50159" w:rsidRPr="002515FB">
            <w:rPr>
              <w:rFonts w:cs="Times New Roman"/>
              <w:sz w:val="22"/>
              <w:szCs w:val="22"/>
              <w:highlight w:val="green"/>
            </w:rPr>
            <w:t xml:space="preserve"> et al.</w:t>
          </w:r>
          <w:r w:rsidRPr="002515FB">
            <w:rPr>
              <w:rFonts w:cs="Times New Roman"/>
              <w:sz w:val="22"/>
              <w:szCs w:val="22"/>
              <w:highlight w:val="green"/>
            </w:rPr>
            <w:t>, 201</w:t>
          </w:r>
          <w:r w:rsidR="00736480" w:rsidRPr="002515FB">
            <w:rPr>
              <w:rFonts w:cs="Times New Roman"/>
              <w:sz w:val="22"/>
              <w:szCs w:val="22"/>
              <w:highlight w:val="green"/>
            </w:rPr>
            <w:t>9</w:t>
          </w:r>
        </w:sdtContent>
      </w:sdt>
      <w:r w:rsidRPr="00C06A48">
        <w:rPr>
          <w:rFonts w:cs="Times New Roman"/>
          <w:sz w:val="22"/>
          <w:szCs w:val="22"/>
        </w:rPr>
        <w:t>),</w:t>
      </w:r>
      <w:r w:rsidR="007C4698" w:rsidRPr="00C06A48">
        <w:rPr>
          <w:rFonts w:cs="Times New Roman"/>
          <w:sz w:val="22"/>
          <w:szCs w:val="22"/>
        </w:rPr>
        <w:t xml:space="preserve"> </w:t>
      </w:r>
      <w:r w:rsidRPr="00C06A48">
        <w:rPr>
          <w:rFonts w:cs="Times New Roman"/>
          <w:sz w:val="22"/>
          <w:szCs w:val="22"/>
        </w:rPr>
        <w:t xml:space="preserve">and allows the person to confront the traumatic material in a supportive, structured way with a trusted therapist. In addition, </w:t>
      </w:r>
      <w:r w:rsidR="00DB4358" w:rsidRPr="00C06A48">
        <w:rPr>
          <w:rFonts w:cs="Times New Roman"/>
          <w:sz w:val="22"/>
          <w:szCs w:val="22"/>
        </w:rPr>
        <w:t xml:space="preserve">trauma-focused </w:t>
      </w:r>
      <w:r w:rsidRPr="00C06A48">
        <w:rPr>
          <w:rFonts w:cs="Times New Roman"/>
          <w:sz w:val="22"/>
          <w:szCs w:val="22"/>
        </w:rPr>
        <w:t>cognitive therapies such as prolonged exposure (PE) and Cognitive Processing Therapy (CPT) are effective</w:t>
      </w:r>
      <w:r w:rsidR="00DB4358" w:rsidRPr="00C06A48">
        <w:rPr>
          <w:rFonts w:cs="Times New Roman"/>
          <w:sz w:val="22"/>
          <w:szCs w:val="22"/>
        </w:rPr>
        <w:t>, but other approaches can also bring significant relief of symptoms</w:t>
      </w:r>
      <w:r w:rsidRPr="00C06A48">
        <w:rPr>
          <w:rFonts w:cs="Times New Roman"/>
          <w:sz w:val="22"/>
          <w:szCs w:val="22"/>
        </w:rPr>
        <w:t xml:space="preserve"> (</w:t>
      </w:r>
      <w:sdt>
        <w:sdtPr>
          <w:rPr>
            <w:rFonts w:cs="Times New Roman"/>
            <w:sz w:val="22"/>
            <w:szCs w:val="22"/>
          </w:rPr>
          <w:alias w:val="BibCitation"/>
          <w:tag w:val="BibRef56"/>
          <w:id w:val="1369878533"/>
          <w:placeholder>
            <w:docPart w:val="DefaultPlaceholder_1082065158"/>
          </w:placeholder>
        </w:sdtPr>
        <w:sdtContent>
          <w:r w:rsidR="00DB4358" w:rsidRPr="002515FB">
            <w:rPr>
              <w:rFonts w:cs="Times New Roman"/>
              <w:sz w:val="22"/>
              <w:szCs w:val="22"/>
              <w:highlight w:val="green"/>
            </w:rPr>
            <w:t>Rubenstein et al., 2024</w:t>
          </w:r>
        </w:sdtContent>
      </w:sdt>
      <w:r w:rsidRPr="00C06A48">
        <w:rPr>
          <w:rFonts w:cs="Times New Roman"/>
          <w:sz w:val="22"/>
          <w:szCs w:val="22"/>
        </w:rPr>
        <w:t xml:space="preserve">). </w:t>
      </w:r>
      <w:r w:rsidR="00056DF0" w:rsidRPr="00C06A48">
        <w:rPr>
          <w:rFonts w:cs="Times New Roman"/>
          <w:sz w:val="22"/>
          <w:szCs w:val="22"/>
        </w:rPr>
        <w:t xml:space="preserve">The Seeking Safety intervention for comorbid PTSD and </w:t>
      </w:r>
      <w:r w:rsidR="00D90E4A" w:rsidRPr="00C06A48">
        <w:rPr>
          <w:rFonts w:cs="Times New Roman"/>
          <w:sz w:val="22"/>
          <w:szCs w:val="22"/>
        </w:rPr>
        <w:t>SUD</w:t>
      </w:r>
      <w:r w:rsidR="00056DF0" w:rsidRPr="00C06A48">
        <w:rPr>
          <w:rFonts w:cs="Times New Roman"/>
          <w:sz w:val="22"/>
          <w:szCs w:val="22"/>
        </w:rPr>
        <w:t xml:space="preserve"> </w:t>
      </w:r>
      <w:r w:rsidR="00FC16DB" w:rsidRPr="00C06A48">
        <w:rPr>
          <w:rFonts w:cs="Times New Roman"/>
          <w:sz w:val="22"/>
          <w:szCs w:val="22"/>
        </w:rPr>
        <w:t>is also highly effective</w:t>
      </w:r>
      <w:r w:rsidR="006D37CE" w:rsidRPr="00C06A48">
        <w:rPr>
          <w:rFonts w:cs="Times New Roman"/>
          <w:sz w:val="22"/>
          <w:szCs w:val="22"/>
        </w:rPr>
        <w:t>, though PTSD improves more than SUD, which is true of all known concurrent treatment</w:t>
      </w:r>
      <w:r w:rsidR="00FC16DB" w:rsidRPr="00C06A48">
        <w:rPr>
          <w:rFonts w:cs="Times New Roman"/>
          <w:sz w:val="22"/>
          <w:szCs w:val="22"/>
        </w:rPr>
        <w:t xml:space="preserve"> (</w:t>
      </w:r>
      <w:sdt>
        <w:sdtPr>
          <w:rPr>
            <w:rFonts w:cs="Times New Roman"/>
            <w:sz w:val="22"/>
            <w:szCs w:val="22"/>
          </w:rPr>
          <w:alias w:val="BibCitation"/>
          <w:tag w:val="BibRef58"/>
          <w:id w:val="-1836987493"/>
          <w:placeholder>
            <w:docPart w:val="DefaultPlaceholder_1082065158"/>
          </w:placeholder>
        </w:sdtPr>
        <w:sdtContent>
          <w:r w:rsidR="006D37CE" w:rsidRPr="002515FB">
            <w:rPr>
              <w:rFonts w:cs="Times New Roman"/>
              <w:sz w:val="22"/>
              <w:szCs w:val="22"/>
              <w:highlight w:val="green"/>
            </w:rPr>
            <w:t xml:space="preserve">Sherman et al., </w:t>
          </w:r>
          <w:r w:rsidR="00DB4358" w:rsidRPr="002515FB">
            <w:rPr>
              <w:rFonts w:cs="Times New Roman"/>
              <w:sz w:val="22"/>
              <w:szCs w:val="22"/>
              <w:highlight w:val="green"/>
            </w:rPr>
            <w:t>2023</w:t>
          </w:r>
        </w:sdtContent>
      </w:sdt>
      <w:r w:rsidR="00DB4358" w:rsidRPr="00C06A48">
        <w:rPr>
          <w:rFonts w:cs="Times New Roman"/>
          <w:sz w:val="22"/>
          <w:szCs w:val="22"/>
        </w:rPr>
        <w:t>).</w:t>
      </w:r>
      <w:r w:rsidR="00A93A6B" w:rsidRPr="00C06A48">
        <w:rPr>
          <w:rFonts w:cs="Times New Roman"/>
          <w:sz w:val="22"/>
          <w:szCs w:val="22"/>
        </w:rPr>
        <w:t xml:space="preserve"> </w:t>
      </w:r>
      <w:r w:rsidR="006D37CE" w:rsidRPr="00C06A48">
        <w:rPr>
          <w:rFonts w:cs="Times New Roman"/>
          <w:sz w:val="22"/>
          <w:szCs w:val="22"/>
        </w:rPr>
        <w:t xml:space="preserve">The </w:t>
      </w:r>
      <w:r w:rsidR="00A93A6B" w:rsidRPr="00C06A48">
        <w:rPr>
          <w:rFonts w:cs="Times New Roman"/>
          <w:sz w:val="22"/>
          <w:szCs w:val="22"/>
        </w:rPr>
        <w:t xml:space="preserve">Finding </w:t>
      </w:r>
      <w:r w:rsidR="00724DEF" w:rsidRPr="00C06A48">
        <w:rPr>
          <w:rFonts w:cs="Times New Roman"/>
          <w:sz w:val="22"/>
          <w:szCs w:val="22"/>
        </w:rPr>
        <w:t>Solid</w:t>
      </w:r>
      <w:r w:rsidR="00A93A6B" w:rsidRPr="00C06A48">
        <w:rPr>
          <w:rFonts w:cs="Times New Roman"/>
          <w:sz w:val="22"/>
          <w:szCs w:val="22"/>
        </w:rPr>
        <w:t xml:space="preserve"> Ground treatment strategies for Dissociative Identity Disorder</w:t>
      </w:r>
      <w:r w:rsidR="006D37CE" w:rsidRPr="00C06A48">
        <w:rPr>
          <w:rFonts w:cs="Times New Roman"/>
          <w:sz w:val="22"/>
          <w:szCs w:val="22"/>
        </w:rPr>
        <w:t xml:space="preserve"> (DID)</w:t>
      </w:r>
      <w:r w:rsidR="00A93A6B" w:rsidRPr="00C06A48">
        <w:rPr>
          <w:rFonts w:cs="Times New Roman"/>
          <w:sz w:val="22"/>
          <w:szCs w:val="22"/>
        </w:rPr>
        <w:t xml:space="preserve"> have </w:t>
      </w:r>
      <w:r w:rsidR="00724DEF" w:rsidRPr="00C06A48">
        <w:rPr>
          <w:rFonts w:cs="Times New Roman"/>
          <w:sz w:val="22"/>
          <w:szCs w:val="22"/>
        </w:rPr>
        <w:t xml:space="preserve">shown significant reductions in </w:t>
      </w:r>
      <w:r w:rsidR="008B0450" w:rsidRPr="00C06A48">
        <w:rPr>
          <w:rFonts w:cs="Times New Roman"/>
          <w:sz w:val="22"/>
          <w:szCs w:val="22"/>
        </w:rPr>
        <w:t xml:space="preserve">PTSD, dissociative symptoms and </w:t>
      </w:r>
      <w:r w:rsidR="00724DEF" w:rsidRPr="00C06A48">
        <w:rPr>
          <w:rFonts w:cs="Times New Roman"/>
          <w:sz w:val="22"/>
          <w:szCs w:val="22"/>
        </w:rPr>
        <w:t xml:space="preserve">non-suicidal self-injury </w:t>
      </w:r>
      <w:r w:rsidR="008B0450" w:rsidRPr="00C06A48">
        <w:rPr>
          <w:rFonts w:cs="Times New Roman"/>
          <w:sz w:val="22"/>
          <w:szCs w:val="22"/>
        </w:rPr>
        <w:t>(</w:t>
      </w:r>
      <w:sdt>
        <w:sdtPr>
          <w:rPr>
            <w:rFonts w:cs="Times New Roman"/>
            <w:sz w:val="22"/>
            <w:szCs w:val="22"/>
          </w:rPr>
          <w:alias w:val="BibCitation"/>
          <w:tag w:val="BibRef7"/>
          <w:id w:val="1842821077"/>
          <w:placeholder>
            <w:docPart w:val="DefaultPlaceholder_1082065158"/>
          </w:placeholder>
        </w:sdtPr>
        <w:sdtContent>
          <w:sdt>
            <w:sdtPr>
              <w:rPr>
                <w:rFonts w:cs="Times New Roman"/>
                <w:sz w:val="22"/>
                <w:szCs w:val="22"/>
              </w:rPr>
              <w:alias w:val="BibCitation"/>
              <w:tag w:val="BibRef7"/>
              <w:id w:val="-1882476801"/>
              <w:placeholder>
                <w:docPart w:val="DefaultPlaceholder_1082065158"/>
              </w:placeholder>
            </w:sdtPr>
            <w:sdtEndPr>
              <w:rPr>
                <w:highlight w:val="green"/>
              </w:rPr>
            </w:sdtEndPr>
            <w:sdtContent>
              <w:r w:rsidR="008B0450" w:rsidRPr="002515FB">
                <w:rPr>
                  <w:rFonts w:cs="Times New Roman"/>
                  <w:sz w:val="22"/>
                  <w:szCs w:val="22"/>
                  <w:highlight w:val="green"/>
                </w:rPr>
                <w:t xml:space="preserve">Brand et al., </w:t>
              </w:r>
              <w:r w:rsidR="004A20A9" w:rsidRPr="002515FB">
                <w:rPr>
                  <w:rFonts w:cs="Times New Roman"/>
                  <w:sz w:val="22"/>
                  <w:szCs w:val="22"/>
                  <w:highlight w:val="green"/>
                </w:rPr>
                <w:t>2019</w:t>
              </w:r>
            </w:sdtContent>
          </w:sdt>
        </w:sdtContent>
      </w:sdt>
      <w:r w:rsidR="004A20A9" w:rsidRPr="00C06A48">
        <w:rPr>
          <w:rFonts w:cs="Times New Roman"/>
          <w:sz w:val="22"/>
          <w:szCs w:val="22"/>
        </w:rPr>
        <w:t>)</w:t>
      </w:r>
      <w:r w:rsidR="00A93A6B" w:rsidRPr="00C06A48">
        <w:rPr>
          <w:rFonts w:cs="Times New Roman"/>
          <w:sz w:val="22"/>
          <w:szCs w:val="22"/>
        </w:rPr>
        <w:t xml:space="preserve">. </w:t>
      </w:r>
      <w:r w:rsidR="000F6FF3" w:rsidRPr="00C06A48">
        <w:rPr>
          <w:rFonts w:cs="Times New Roman"/>
          <w:sz w:val="22"/>
          <w:szCs w:val="22"/>
        </w:rPr>
        <w:t xml:space="preserve">The main takeaway for patients and providers is that there are many paths to </w:t>
      </w:r>
      <w:proofErr w:type="gramStart"/>
      <w:r w:rsidR="000F6FF3" w:rsidRPr="00C06A48">
        <w:rPr>
          <w:rFonts w:cs="Times New Roman"/>
          <w:sz w:val="22"/>
          <w:szCs w:val="22"/>
        </w:rPr>
        <w:t>healing,</w:t>
      </w:r>
      <w:proofErr w:type="gramEnd"/>
      <w:r w:rsidR="000F6FF3" w:rsidRPr="00C06A48">
        <w:rPr>
          <w:rFonts w:cs="Times New Roman"/>
          <w:sz w:val="22"/>
          <w:szCs w:val="22"/>
        </w:rPr>
        <w:t xml:space="preserve"> and establishing and maintaining safety in one’s daily life and internally</w:t>
      </w:r>
      <w:r w:rsidR="00CB144E" w:rsidRPr="00C06A48">
        <w:rPr>
          <w:rFonts w:cs="Times New Roman"/>
          <w:sz w:val="22"/>
          <w:szCs w:val="22"/>
        </w:rPr>
        <w:t xml:space="preserve"> within oneself</w:t>
      </w:r>
      <w:r w:rsidR="00764415" w:rsidRPr="00C06A48">
        <w:rPr>
          <w:rFonts w:cs="Times New Roman"/>
          <w:sz w:val="22"/>
          <w:szCs w:val="22"/>
        </w:rPr>
        <w:t xml:space="preserve"> is a major accomplishment</w:t>
      </w:r>
      <w:r w:rsidR="00CB144E" w:rsidRPr="00C06A48">
        <w:rPr>
          <w:rFonts w:cs="Times New Roman"/>
          <w:sz w:val="22"/>
          <w:szCs w:val="22"/>
        </w:rPr>
        <w:t xml:space="preserve">. Traumatic memories may then be processed </w:t>
      </w:r>
      <w:r w:rsidR="00A878A7" w:rsidRPr="00C06A48">
        <w:rPr>
          <w:rFonts w:cs="Times New Roman"/>
          <w:sz w:val="22"/>
          <w:szCs w:val="22"/>
        </w:rPr>
        <w:t xml:space="preserve">if the client prefers, </w:t>
      </w:r>
      <w:r w:rsidR="00CB144E" w:rsidRPr="00C06A48">
        <w:rPr>
          <w:rFonts w:cs="Times New Roman"/>
          <w:sz w:val="22"/>
          <w:szCs w:val="22"/>
        </w:rPr>
        <w:t>so the individual</w:t>
      </w:r>
      <w:r w:rsidR="001C73DD" w:rsidRPr="00C06A48">
        <w:rPr>
          <w:rFonts w:cs="Times New Roman"/>
          <w:sz w:val="22"/>
          <w:szCs w:val="22"/>
        </w:rPr>
        <w:t>’s emotions and actions</w:t>
      </w:r>
      <w:r w:rsidR="00CB144E" w:rsidRPr="00C06A48">
        <w:rPr>
          <w:rFonts w:cs="Times New Roman"/>
          <w:sz w:val="22"/>
          <w:szCs w:val="22"/>
        </w:rPr>
        <w:t xml:space="preserve"> </w:t>
      </w:r>
      <w:r w:rsidR="001C73DD" w:rsidRPr="00C06A48">
        <w:rPr>
          <w:rFonts w:cs="Times New Roman"/>
          <w:sz w:val="22"/>
          <w:szCs w:val="22"/>
        </w:rPr>
        <w:t>are</w:t>
      </w:r>
      <w:r w:rsidR="00CB144E" w:rsidRPr="00C06A48">
        <w:rPr>
          <w:rFonts w:cs="Times New Roman"/>
          <w:sz w:val="22"/>
          <w:szCs w:val="22"/>
        </w:rPr>
        <w:t xml:space="preserve"> no longer thrust back into the past b</w:t>
      </w:r>
      <w:r w:rsidR="00A878A7" w:rsidRPr="00C06A48">
        <w:rPr>
          <w:rFonts w:cs="Times New Roman"/>
          <w:sz w:val="22"/>
          <w:szCs w:val="22"/>
        </w:rPr>
        <w:t xml:space="preserve">y intrusive </w:t>
      </w:r>
      <w:r w:rsidR="00D03BD1" w:rsidRPr="00C06A48">
        <w:rPr>
          <w:rFonts w:cs="Times New Roman"/>
          <w:sz w:val="22"/>
          <w:szCs w:val="22"/>
        </w:rPr>
        <w:t>symptoms but</w:t>
      </w:r>
      <w:r w:rsidR="00CB144E" w:rsidRPr="00C06A48">
        <w:rPr>
          <w:rFonts w:cs="Times New Roman"/>
          <w:sz w:val="22"/>
          <w:szCs w:val="22"/>
        </w:rPr>
        <w:t xml:space="preserve"> remain present-focused</w:t>
      </w:r>
      <w:r w:rsidR="00D3227B" w:rsidRPr="00C06A48">
        <w:rPr>
          <w:rFonts w:cs="Times New Roman"/>
          <w:sz w:val="22"/>
          <w:szCs w:val="22"/>
        </w:rPr>
        <w:t xml:space="preserve">. </w:t>
      </w:r>
    </w:p>
    <w:p w14:paraId="12C4ADA7" w14:textId="214D4507" w:rsidR="00386CF8" w:rsidRPr="00C06A48" w:rsidRDefault="00DC1D5A" w:rsidP="007E4644">
      <w:pPr>
        <w:pStyle w:val="ParaFirstLine-Ind"/>
        <w:jc w:val="left"/>
        <w:rPr>
          <w:rFonts w:cs="Times New Roman"/>
          <w:sz w:val="22"/>
          <w:szCs w:val="22"/>
        </w:rPr>
      </w:pPr>
      <w:r w:rsidRPr="00C06A48">
        <w:rPr>
          <w:rFonts w:cs="Times New Roman"/>
          <w:sz w:val="22"/>
          <w:szCs w:val="22"/>
        </w:rPr>
        <w:t xml:space="preserve">Those who have experienced repeated early life traumas by trusted caregivers </w:t>
      </w:r>
      <w:r w:rsidR="0086246E" w:rsidRPr="00C06A48">
        <w:rPr>
          <w:rFonts w:cs="Times New Roman"/>
          <w:sz w:val="22"/>
          <w:szCs w:val="22"/>
        </w:rPr>
        <w:t xml:space="preserve">often </w:t>
      </w:r>
      <w:r w:rsidRPr="00C06A48">
        <w:rPr>
          <w:rFonts w:cs="Times New Roman"/>
          <w:sz w:val="22"/>
          <w:szCs w:val="22"/>
        </w:rPr>
        <w:t xml:space="preserve">have a hard time forming a trusting relationship with the therapist, particularly in short-term treatments. Attachment style and realistic safety fears, given their historical experiences, as well as </w:t>
      </w:r>
      <w:r w:rsidR="00EB180B" w:rsidRPr="00C06A48">
        <w:rPr>
          <w:rFonts w:cs="Times New Roman"/>
          <w:sz w:val="22"/>
          <w:szCs w:val="22"/>
        </w:rPr>
        <w:t>contending with the effects of cumulative traumas</w:t>
      </w:r>
      <w:r w:rsidRPr="00C06A48">
        <w:rPr>
          <w:rFonts w:cs="Times New Roman"/>
          <w:sz w:val="22"/>
          <w:szCs w:val="22"/>
        </w:rPr>
        <w:t xml:space="preserve">, may </w:t>
      </w:r>
      <w:r w:rsidR="00386CF8" w:rsidRPr="00C06A48">
        <w:rPr>
          <w:rFonts w:cs="Times New Roman"/>
          <w:sz w:val="22"/>
          <w:szCs w:val="22"/>
        </w:rPr>
        <w:t>escalate</w:t>
      </w:r>
      <w:r w:rsidRPr="00C06A48">
        <w:rPr>
          <w:rFonts w:cs="Times New Roman"/>
          <w:sz w:val="22"/>
          <w:szCs w:val="22"/>
        </w:rPr>
        <w:t xml:space="preserve"> feelings of fear in relationship. Evidence has shown that </w:t>
      </w:r>
      <w:r w:rsidR="004E17BA" w:rsidRPr="00C06A48">
        <w:rPr>
          <w:rFonts w:cs="Times New Roman"/>
          <w:sz w:val="22"/>
          <w:szCs w:val="22"/>
        </w:rPr>
        <w:t>some patients benefit just as much from alternatives to trauma-focused treatments, and that over-engagement or activated avoidance strategies can limit the benefits of exposure treatment (</w:t>
      </w:r>
      <w:sdt>
        <w:sdtPr>
          <w:rPr>
            <w:rFonts w:cs="Times New Roman"/>
            <w:sz w:val="22"/>
            <w:szCs w:val="22"/>
          </w:rPr>
          <w:alias w:val="BibCitation"/>
          <w:tag w:val="BibRef56"/>
          <w:id w:val="-287739457"/>
          <w:placeholder>
            <w:docPart w:val="DefaultPlaceholder_1082065158"/>
          </w:placeholder>
        </w:sdtPr>
        <w:sdtContent>
          <w:r w:rsidR="004E17BA" w:rsidRPr="002515FB">
            <w:rPr>
              <w:rFonts w:cs="Times New Roman"/>
              <w:sz w:val="22"/>
              <w:szCs w:val="22"/>
              <w:highlight w:val="green"/>
            </w:rPr>
            <w:t>Rubenstein et al., 2024</w:t>
          </w:r>
        </w:sdtContent>
      </w:sdt>
      <w:r w:rsidR="004E17BA" w:rsidRPr="00C06A48">
        <w:rPr>
          <w:rFonts w:cs="Times New Roman"/>
          <w:sz w:val="22"/>
          <w:szCs w:val="22"/>
        </w:rPr>
        <w:t>). Studies of “flooding” treatment also provide insight into benefits and risks, as well as reviews of reduced efficacy in “real world” environments, with high drop out and residual symptom burden in exposure-based</w:t>
      </w:r>
      <w:r w:rsidR="00E763D5" w:rsidRPr="00C06A48">
        <w:rPr>
          <w:rFonts w:cs="Times New Roman"/>
          <w:sz w:val="22"/>
          <w:szCs w:val="22"/>
        </w:rPr>
        <w:t>,</w:t>
      </w:r>
      <w:r w:rsidR="004E17BA" w:rsidRPr="00C06A48">
        <w:rPr>
          <w:rFonts w:cs="Times New Roman"/>
          <w:sz w:val="22"/>
          <w:szCs w:val="22"/>
        </w:rPr>
        <w:t xml:space="preserve"> trauma</w:t>
      </w:r>
      <w:r w:rsidR="00E763D5" w:rsidRPr="00C06A48">
        <w:rPr>
          <w:rFonts w:cs="Times New Roman"/>
          <w:sz w:val="22"/>
          <w:szCs w:val="22"/>
        </w:rPr>
        <w:t>-focused</w:t>
      </w:r>
      <w:r w:rsidR="004E17BA" w:rsidRPr="00C06A48">
        <w:rPr>
          <w:rFonts w:cs="Times New Roman"/>
          <w:sz w:val="22"/>
          <w:szCs w:val="22"/>
        </w:rPr>
        <w:t xml:space="preserve"> therapies (</w:t>
      </w:r>
      <w:sdt>
        <w:sdtPr>
          <w:rPr>
            <w:rFonts w:cs="Times New Roman"/>
            <w:sz w:val="22"/>
            <w:szCs w:val="22"/>
          </w:rPr>
          <w:alias w:val="BibCitation"/>
          <w:tag w:val="BibRef56"/>
          <w:id w:val="-1163851146"/>
          <w:placeholder>
            <w:docPart w:val="DefaultPlaceholder_1082065158"/>
          </w:placeholder>
        </w:sdtPr>
        <w:sdtContent>
          <w:r w:rsidR="004E17BA" w:rsidRPr="002515FB">
            <w:rPr>
              <w:rFonts w:cs="Times New Roman"/>
              <w:sz w:val="22"/>
              <w:szCs w:val="22"/>
              <w:highlight w:val="green"/>
            </w:rPr>
            <w:t>Rubenstein et al., 2024</w:t>
          </w:r>
        </w:sdtContent>
      </w:sdt>
      <w:r w:rsidR="004E17BA" w:rsidRPr="00C06A48">
        <w:rPr>
          <w:rFonts w:cs="Times New Roman"/>
          <w:sz w:val="22"/>
          <w:szCs w:val="22"/>
        </w:rPr>
        <w:t xml:space="preserve">; </w:t>
      </w:r>
      <w:sdt>
        <w:sdtPr>
          <w:rPr>
            <w:rFonts w:cs="Times New Roman"/>
            <w:sz w:val="22"/>
            <w:szCs w:val="22"/>
          </w:rPr>
          <w:alias w:val="BibCitation"/>
          <w:tag w:val="BibRef51"/>
          <w:id w:val="2146392743"/>
          <w:placeholder>
            <w:docPart w:val="DefaultPlaceholder_1082065158"/>
          </w:placeholder>
        </w:sdtPr>
        <w:sdtContent>
          <w:r w:rsidR="004E17BA" w:rsidRPr="002515FB">
            <w:rPr>
              <w:rFonts w:cs="Times New Roman"/>
              <w:sz w:val="22"/>
              <w:szCs w:val="22"/>
              <w:highlight w:val="green"/>
            </w:rPr>
            <w:t>Pitman et al., 1991</w:t>
          </w:r>
        </w:sdtContent>
      </w:sdt>
      <w:r w:rsidR="004E17BA" w:rsidRPr="00C06A48">
        <w:rPr>
          <w:rFonts w:cs="Times New Roman"/>
          <w:sz w:val="22"/>
          <w:szCs w:val="22"/>
        </w:rPr>
        <w:t xml:space="preserve">). Notably, the predictive factors beforehand and risks afterward of treatment failing the patient are not well understood, and mostly clinically observed. Further investigation into augmentation strategies, variant applications of treatment, </w:t>
      </w:r>
      <w:r w:rsidR="004E17BA" w:rsidRPr="00C06A48">
        <w:rPr>
          <w:rFonts w:cs="Times New Roman"/>
          <w:sz w:val="22"/>
          <w:szCs w:val="22"/>
        </w:rPr>
        <w:lastRenderedPageBreak/>
        <w:t>and alternatives to exposure therapy are well underway (</w:t>
      </w:r>
      <w:sdt>
        <w:sdtPr>
          <w:rPr>
            <w:rFonts w:cs="Times New Roman"/>
            <w:sz w:val="22"/>
            <w:szCs w:val="22"/>
          </w:rPr>
          <w:alias w:val="BibCitation"/>
          <w:tag w:val="BibRef56"/>
          <w:id w:val="1488670564"/>
          <w:placeholder>
            <w:docPart w:val="DefaultPlaceholder_1082065158"/>
          </w:placeholder>
        </w:sdtPr>
        <w:sdtContent>
          <w:r w:rsidR="004E17BA" w:rsidRPr="002515FB">
            <w:rPr>
              <w:rFonts w:cs="Times New Roman"/>
              <w:sz w:val="22"/>
              <w:szCs w:val="22"/>
              <w:highlight w:val="green"/>
            </w:rPr>
            <w:t>Rubenstein et al., 2024</w:t>
          </w:r>
        </w:sdtContent>
      </w:sdt>
      <w:r w:rsidR="004E17BA" w:rsidRPr="00C06A48">
        <w:rPr>
          <w:rFonts w:cs="Times New Roman"/>
          <w:sz w:val="22"/>
          <w:szCs w:val="22"/>
        </w:rPr>
        <w:t>).</w:t>
      </w:r>
    </w:p>
    <w:p w14:paraId="11BD6171" w14:textId="66A2EB93" w:rsidR="008D1628" w:rsidRPr="00C06A48" w:rsidRDefault="00C26EA7" w:rsidP="000D1C4C">
      <w:pPr>
        <w:pStyle w:val="Head1"/>
        <w:spacing w:before="0" w:after="0"/>
        <w:rPr>
          <w:rFonts w:cs="Times New Roman"/>
        </w:rPr>
      </w:pPr>
      <w:r w:rsidRPr="00C06A48">
        <w:rPr>
          <w:rFonts w:cs="Times New Roman"/>
          <w:caps w:val="0"/>
        </w:rPr>
        <w:t>&lt;H1&gt;POWER AND CONTROL</w:t>
      </w:r>
    </w:p>
    <w:p w14:paraId="294FDDF4" w14:textId="1C12A5BB" w:rsidR="008D1628" w:rsidRPr="00C06A48" w:rsidRDefault="00DC1D5A" w:rsidP="007E4644">
      <w:pPr>
        <w:pStyle w:val="Para-FL"/>
        <w:jc w:val="left"/>
        <w:rPr>
          <w:rFonts w:cs="Times New Roman"/>
          <w:sz w:val="22"/>
          <w:szCs w:val="22"/>
        </w:rPr>
      </w:pPr>
      <w:r w:rsidRPr="00C06A48">
        <w:rPr>
          <w:rFonts w:cs="Times New Roman"/>
          <w:sz w:val="22"/>
          <w:szCs w:val="22"/>
        </w:rPr>
        <w:t>The prescription pad, our education,</w:t>
      </w:r>
      <w:r w:rsidR="005A33E8" w:rsidRPr="00C06A48">
        <w:rPr>
          <w:rFonts w:cs="Times New Roman"/>
          <w:sz w:val="22"/>
          <w:szCs w:val="22"/>
        </w:rPr>
        <w:t xml:space="preserve"> </w:t>
      </w:r>
      <w:r w:rsidR="00D03BD1" w:rsidRPr="00C06A48">
        <w:rPr>
          <w:rFonts w:cs="Times New Roman"/>
          <w:sz w:val="22"/>
          <w:szCs w:val="22"/>
        </w:rPr>
        <w:t>titles,</w:t>
      </w:r>
      <w:r w:rsidRPr="00C06A48">
        <w:rPr>
          <w:rFonts w:cs="Times New Roman"/>
          <w:sz w:val="22"/>
          <w:szCs w:val="22"/>
        </w:rPr>
        <w:t xml:space="preserve"> and our knowledge base all confer power. Unexamined power dynamics are problematic in therapeutic contexts. We need to know our limits and boundaries and communicate them clearly. We need to check in with our patients frequently, to avoid taking our assumptions and biases at face value. When we are overeager to help, we may inadvertently disempower our patients. </w:t>
      </w:r>
      <w:sdt>
        <w:sdtPr>
          <w:rPr>
            <w:rFonts w:cs="Times New Roman"/>
            <w:sz w:val="22"/>
            <w:szCs w:val="22"/>
          </w:rPr>
          <w:alias w:val="BibCitation"/>
          <w:tag w:val="BibRef10"/>
          <w:id w:val="1905488149"/>
          <w:placeholder>
            <w:docPart w:val="DefaultPlaceholder_1082065158"/>
          </w:placeholder>
        </w:sdtPr>
        <w:sdtContent>
          <w:proofErr w:type="spellStart"/>
          <w:proofErr w:type="gramStart"/>
          <w:r w:rsidRPr="002515FB">
            <w:rPr>
              <w:rFonts w:cs="Times New Roman"/>
              <w:sz w:val="22"/>
              <w:szCs w:val="22"/>
              <w:highlight w:val="green"/>
            </w:rPr>
            <w:t>Chefetz</w:t>
          </w:r>
          <w:proofErr w:type="spellEnd"/>
          <w:r w:rsidRPr="002515FB">
            <w:rPr>
              <w:rFonts w:cs="Times New Roman"/>
              <w:sz w:val="22"/>
              <w:szCs w:val="22"/>
              <w:highlight w:val="green"/>
            </w:rPr>
            <w:t xml:space="preserve"> (2015)</w:t>
          </w:r>
        </w:sdtContent>
      </w:sdt>
      <w:r w:rsidRPr="00C06A48">
        <w:rPr>
          <w:rFonts w:cs="Times New Roman"/>
          <w:sz w:val="22"/>
          <w:szCs w:val="22"/>
        </w:rPr>
        <w:t xml:space="preserve"> reports that he is reluctant to intervene with medication if a patient </w:t>
      </w:r>
      <w:r w:rsidR="002924CB" w:rsidRPr="00C06A48">
        <w:rPr>
          <w:rFonts w:cs="Times New Roman"/>
          <w:sz w:val="22"/>
          <w:szCs w:val="22"/>
        </w:rPr>
        <w:t>can</w:t>
      </w:r>
      <w:r w:rsidRPr="00C06A48">
        <w:rPr>
          <w:rFonts w:cs="Times New Roman"/>
          <w:sz w:val="22"/>
          <w:szCs w:val="22"/>
        </w:rPr>
        <w:t xml:space="preserve"> manage distress with emotional support alone.</w:t>
      </w:r>
      <w:proofErr w:type="gramEnd"/>
      <w:r w:rsidRPr="00C06A48">
        <w:rPr>
          <w:rFonts w:cs="Times New Roman"/>
          <w:sz w:val="22"/>
          <w:szCs w:val="22"/>
        </w:rPr>
        <w:t xml:space="preserve"> This is congruent with recommendations from </w:t>
      </w:r>
      <w:r w:rsidRPr="002642FC">
        <w:rPr>
          <w:rStyle w:val="citebib"/>
        </w:rPr>
        <w:t>SAMHSA (20</w:t>
      </w:r>
      <w:r w:rsidR="00E32D99" w:rsidRPr="002642FC">
        <w:rPr>
          <w:rStyle w:val="citebib"/>
        </w:rPr>
        <w:t>23</w:t>
      </w:r>
      <w:r w:rsidRPr="002642FC">
        <w:rPr>
          <w:rStyle w:val="citebib"/>
        </w:rPr>
        <w:t>)</w:t>
      </w:r>
      <w:r w:rsidRPr="00C06A48">
        <w:rPr>
          <w:rFonts w:cs="Times New Roman"/>
          <w:sz w:val="22"/>
          <w:szCs w:val="22"/>
        </w:rPr>
        <w:t xml:space="preserve"> about empowerment. Giving the fanciest, best, newest treatments may cause individuals to worry, </w:t>
      </w:r>
      <w:r w:rsidR="002924CB" w:rsidRPr="00C06A48">
        <w:rPr>
          <w:rFonts w:cs="Times New Roman"/>
          <w:sz w:val="22"/>
          <w:szCs w:val="22"/>
        </w:rPr>
        <w:t>negatively affecting emotional and physical states</w:t>
      </w:r>
      <w:r w:rsidRPr="00C06A48">
        <w:rPr>
          <w:rFonts w:cs="Times New Roman"/>
          <w:sz w:val="22"/>
          <w:szCs w:val="22"/>
        </w:rPr>
        <w:t>, as in the case of individuals given sham DNA testing</w:t>
      </w:r>
      <w:r w:rsidR="00AB27A4" w:rsidRPr="00C06A48">
        <w:rPr>
          <w:rFonts w:cs="Times New Roman"/>
          <w:sz w:val="22"/>
          <w:szCs w:val="22"/>
        </w:rPr>
        <w:t xml:space="preserve"> </w:t>
      </w:r>
      <w:r w:rsidRPr="00C06A48">
        <w:rPr>
          <w:rFonts w:cs="Times New Roman"/>
          <w:sz w:val="22"/>
          <w:szCs w:val="22"/>
        </w:rPr>
        <w:t>(</w:t>
      </w:r>
      <w:proofErr w:type="spellStart"/>
      <w:sdt>
        <w:sdtPr>
          <w:rPr>
            <w:rFonts w:cs="Times New Roman"/>
            <w:sz w:val="22"/>
            <w:szCs w:val="22"/>
          </w:rPr>
          <w:alias w:val="BibCitation"/>
          <w:tag w:val="BibRef66"/>
          <w:id w:val="618259414"/>
          <w:placeholder>
            <w:docPart w:val="DefaultPlaceholder_1082065158"/>
          </w:placeholder>
        </w:sdtPr>
        <w:sdtContent>
          <w:r w:rsidRPr="002515FB">
            <w:rPr>
              <w:rFonts w:cs="Times New Roman"/>
              <w:sz w:val="22"/>
              <w:szCs w:val="22"/>
              <w:highlight w:val="green"/>
            </w:rPr>
            <w:t>Turnwald</w:t>
          </w:r>
          <w:proofErr w:type="spellEnd"/>
          <w:r w:rsidRPr="002515FB">
            <w:rPr>
              <w:rFonts w:cs="Times New Roman"/>
              <w:sz w:val="22"/>
              <w:szCs w:val="22"/>
              <w:highlight w:val="green"/>
            </w:rPr>
            <w:t xml:space="preserve"> et al., 2019</w:t>
          </w:r>
        </w:sdtContent>
      </w:sdt>
      <w:r w:rsidRPr="00C06A48">
        <w:rPr>
          <w:rFonts w:cs="Times New Roman"/>
          <w:sz w:val="22"/>
          <w:szCs w:val="22"/>
        </w:rPr>
        <w:t>).</w:t>
      </w:r>
    </w:p>
    <w:p w14:paraId="7802B26D" w14:textId="1F255031" w:rsidR="008D1628" w:rsidRPr="00C06A48" w:rsidRDefault="00DC1D5A" w:rsidP="007E4644">
      <w:pPr>
        <w:pStyle w:val="ParaFirstLine-Ind"/>
        <w:jc w:val="left"/>
        <w:rPr>
          <w:rFonts w:cs="Times New Roman"/>
          <w:sz w:val="22"/>
          <w:szCs w:val="22"/>
        </w:rPr>
      </w:pPr>
      <w:r w:rsidRPr="00C06A48">
        <w:rPr>
          <w:rFonts w:cs="Times New Roman"/>
          <w:sz w:val="22"/>
          <w:szCs w:val="22"/>
        </w:rPr>
        <w:t xml:space="preserve">Similarly, knowledge of </w:t>
      </w:r>
      <w:r w:rsidRPr="00C06A48">
        <w:rPr>
          <w:rFonts w:cs="Times New Roman"/>
          <w:i/>
          <w:iCs/>
          <w:sz w:val="22"/>
          <w:szCs w:val="22"/>
        </w:rPr>
        <w:t>APOE</w:t>
      </w:r>
      <w:r w:rsidRPr="00C06A48">
        <w:rPr>
          <w:rFonts w:cs="Times New Roman"/>
          <w:sz w:val="22"/>
          <w:szCs w:val="22"/>
        </w:rPr>
        <w:t xml:space="preserve"> genotype cause</w:t>
      </w:r>
      <w:r w:rsidR="008A50E3" w:rsidRPr="00C06A48">
        <w:rPr>
          <w:rFonts w:cs="Times New Roman"/>
          <w:sz w:val="22"/>
          <w:szCs w:val="22"/>
        </w:rPr>
        <w:t>s</w:t>
      </w:r>
      <w:r w:rsidRPr="00C06A48">
        <w:rPr>
          <w:rFonts w:cs="Times New Roman"/>
          <w:sz w:val="22"/>
          <w:szCs w:val="22"/>
        </w:rPr>
        <w:t xml:space="preserve"> worsening of both performance on cognitive testing, and perception of performance, when older adults were told that this genotype put them at risk for dementia (</w:t>
      </w:r>
      <w:r w:rsidR="000F51F5" w:rsidRPr="00C06A48">
        <w:rPr>
          <w:rFonts w:cs="Times New Roman"/>
          <w:sz w:val="22"/>
          <w:szCs w:val="22"/>
        </w:rPr>
        <w:t>Eri</w:t>
      </w:r>
      <w:ins w:id="6" w:author="TE" w:date="2025-08-05T18:19:00Z">
        <w:r w:rsidR="00C152E9">
          <w:rPr>
            <w:rFonts w:cs="Times New Roman"/>
            <w:sz w:val="22"/>
            <w:szCs w:val="22"/>
          </w:rPr>
          <w:t>c</w:t>
        </w:r>
      </w:ins>
      <w:r w:rsidR="000F51F5" w:rsidRPr="00C06A48">
        <w:rPr>
          <w:rFonts w:cs="Times New Roman"/>
          <w:sz w:val="22"/>
          <w:szCs w:val="22"/>
        </w:rPr>
        <w:t xml:space="preserve">kson et al., </w:t>
      </w:r>
      <w:commentRangeStart w:id="7"/>
      <w:r w:rsidR="000F51F5" w:rsidRPr="00C06A48">
        <w:rPr>
          <w:rFonts w:cs="Times New Roman"/>
          <w:sz w:val="22"/>
          <w:szCs w:val="22"/>
        </w:rPr>
        <w:t>2021</w:t>
      </w:r>
      <w:commentRangeEnd w:id="7"/>
      <w:r w:rsidR="00C152E9">
        <w:rPr>
          <w:rStyle w:val="CommentReference"/>
          <w:rFonts w:asciiTheme="minorHAnsi" w:hAnsiTheme="minorHAnsi" w:cstheme="minorBidi"/>
          <w:color w:val="auto"/>
          <w:lang w:val="en-IN"/>
        </w:rPr>
        <w:commentReference w:id="7"/>
      </w:r>
      <w:r w:rsidRPr="00C06A48">
        <w:rPr>
          <w:rFonts w:cs="Times New Roman"/>
          <w:sz w:val="22"/>
          <w:szCs w:val="22"/>
        </w:rPr>
        <w:t xml:space="preserve">). </w:t>
      </w:r>
      <w:r w:rsidR="008A50E3" w:rsidRPr="00C06A48">
        <w:rPr>
          <w:rFonts w:cs="Times New Roman"/>
          <w:sz w:val="22"/>
          <w:szCs w:val="22"/>
        </w:rPr>
        <w:t xml:space="preserve">This may be </w:t>
      </w:r>
      <w:r w:rsidR="00B45114" w:rsidRPr="00C06A48">
        <w:rPr>
          <w:rFonts w:cs="Times New Roman"/>
          <w:sz w:val="22"/>
          <w:szCs w:val="22"/>
        </w:rPr>
        <w:t>a form</w:t>
      </w:r>
      <w:r w:rsidR="008A50E3" w:rsidRPr="00C06A48">
        <w:rPr>
          <w:rFonts w:cs="Times New Roman"/>
          <w:sz w:val="22"/>
          <w:szCs w:val="22"/>
        </w:rPr>
        <w:t xml:space="preserve"> of stereotype threat, where beliefs about aging can cause worsened performance in testing, </w:t>
      </w:r>
      <w:r w:rsidR="00C23B68" w:rsidRPr="00C06A48">
        <w:rPr>
          <w:rFonts w:cs="Times New Roman"/>
          <w:sz w:val="22"/>
          <w:szCs w:val="22"/>
        </w:rPr>
        <w:t xml:space="preserve">mobility and </w:t>
      </w:r>
      <w:r w:rsidR="008A50E3" w:rsidRPr="00C06A48">
        <w:rPr>
          <w:rFonts w:cs="Times New Roman"/>
          <w:sz w:val="22"/>
          <w:szCs w:val="22"/>
        </w:rPr>
        <w:t xml:space="preserve">driving, and </w:t>
      </w:r>
      <w:r w:rsidR="00B45114" w:rsidRPr="00C06A48">
        <w:rPr>
          <w:rFonts w:cs="Times New Roman"/>
          <w:sz w:val="22"/>
          <w:szCs w:val="22"/>
        </w:rPr>
        <w:t xml:space="preserve">lower </w:t>
      </w:r>
      <w:r w:rsidR="00C23B68" w:rsidRPr="00C06A48">
        <w:rPr>
          <w:rFonts w:cs="Times New Roman"/>
          <w:sz w:val="22"/>
          <w:szCs w:val="22"/>
        </w:rPr>
        <w:t>workplace satisfaction</w:t>
      </w:r>
      <w:r w:rsidR="008A50E3" w:rsidRPr="00C06A48">
        <w:rPr>
          <w:rFonts w:cs="Times New Roman"/>
          <w:sz w:val="22"/>
          <w:szCs w:val="22"/>
        </w:rPr>
        <w:t xml:space="preserve"> </w:t>
      </w:r>
      <w:r w:rsidR="00B45114" w:rsidRPr="00C06A48">
        <w:rPr>
          <w:rFonts w:cs="Times New Roman"/>
          <w:sz w:val="22"/>
          <w:szCs w:val="22"/>
        </w:rPr>
        <w:t xml:space="preserve">(Barber, </w:t>
      </w:r>
      <w:commentRangeStart w:id="8"/>
      <w:r w:rsidR="00B45114" w:rsidRPr="00C06A48">
        <w:rPr>
          <w:rFonts w:cs="Times New Roman"/>
          <w:sz w:val="22"/>
          <w:szCs w:val="22"/>
        </w:rPr>
        <w:t>2020</w:t>
      </w:r>
      <w:commentRangeEnd w:id="8"/>
      <w:r w:rsidR="002642FC">
        <w:rPr>
          <w:rStyle w:val="CommentReference"/>
          <w:rFonts w:asciiTheme="minorHAnsi" w:hAnsiTheme="minorHAnsi" w:cstheme="minorBidi"/>
          <w:color w:val="auto"/>
          <w:lang w:val="en-IN"/>
        </w:rPr>
        <w:commentReference w:id="8"/>
      </w:r>
      <w:r w:rsidR="00B45114" w:rsidRPr="00C06A48">
        <w:rPr>
          <w:rFonts w:cs="Times New Roman"/>
          <w:sz w:val="22"/>
          <w:szCs w:val="22"/>
        </w:rPr>
        <w:t>).</w:t>
      </w:r>
      <w:r w:rsidR="008A50E3" w:rsidRPr="00C06A48">
        <w:rPr>
          <w:rFonts w:cs="Times New Roman"/>
          <w:sz w:val="22"/>
          <w:szCs w:val="22"/>
        </w:rPr>
        <w:t xml:space="preserve"> </w:t>
      </w:r>
      <w:r w:rsidR="007C4698" w:rsidRPr="00C06A48">
        <w:rPr>
          <w:rFonts w:cs="Times New Roman"/>
          <w:sz w:val="22"/>
          <w:szCs w:val="22"/>
        </w:rPr>
        <w:t xml:space="preserve">Erikson et al. point out that while disclosure of </w:t>
      </w:r>
      <w:r w:rsidR="007C4698" w:rsidRPr="00C06A48">
        <w:rPr>
          <w:rFonts w:cs="Times New Roman"/>
          <w:i/>
          <w:iCs/>
          <w:sz w:val="22"/>
          <w:szCs w:val="22"/>
        </w:rPr>
        <w:t>APOE</w:t>
      </w:r>
      <w:r w:rsidR="007C4698" w:rsidRPr="00C06A48">
        <w:rPr>
          <w:rFonts w:cs="Times New Roman"/>
          <w:sz w:val="22"/>
          <w:szCs w:val="22"/>
        </w:rPr>
        <w:t xml:space="preserve"> type caused worsened test scores and self-</w:t>
      </w:r>
      <w:proofErr w:type="spellStart"/>
      <w:r w:rsidR="007C4698" w:rsidRPr="00C06A48">
        <w:rPr>
          <w:rFonts w:cs="Times New Roman"/>
          <w:sz w:val="22"/>
          <w:szCs w:val="22"/>
        </w:rPr>
        <w:t>judgement</w:t>
      </w:r>
      <w:proofErr w:type="spellEnd"/>
      <w:r w:rsidR="007C4698" w:rsidRPr="00C06A48">
        <w:rPr>
          <w:rFonts w:cs="Times New Roman"/>
          <w:sz w:val="22"/>
          <w:szCs w:val="22"/>
        </w:rPr>
        <w:t xml:space="preserve"> about test-taking, it did not result in clinically significant distress. They point out that some patients began taking vitamins or exercising more, suggesting knowledge confers the ability to make lifestyle changes that might otherwise be deferred (</w:t>
      </w:r>
      <w:r w:rsidR="007C4698" w:rsidRPr="005A2BD6">
        <w:rPr>
          <w:rStyle w:val="citebib"/>
        </w:rPr>
        <w:t>2021</w:t>
      </w:r>
      <w:r w:rsidR="007C4698" w:rsidRPr="00C06A48">
        <w:rPr>
          <w:rFonts w:cs="Times New Roman"/>
          <w:sz w:val="22"/>
          <w:szCs w:val="22"/>
        </w:rPr>
        <w:t xml:space="preserve">). </w:t>
      </w:r>
      <w:r w:rsidRPr="00C06A48">
        <w:rPr>
          <w:rFonts w:cs="Times New Roman"/>
          <w:sz w:val="22"/>
          <w:szCs w:val="22"/>
        </w:rPr>
        <w:t>Direct-to-consumer genetic testing</w:t>
      </w:r>
      <w:r w:rsidR="00FF3429" w:rsidRPr="00C06A48">
        <w:rPr>
          <w:rFonts w:cs="Times New Roman"/>
          <w:sz w:val="22"/>
          <w:szCs w:val="22"/>
        </w:rPr>
        <w:t>, also called polygenic testing,</w:t>
      </w:r>
      <w:r w:rsidRPr="00C06A48">
        <w:rPr>
          <w:rFonts w:cs="Times New Roman"/>
          <w:sz w:val="22"/>
          <w:szCs w:val="22"/>
        </w:rPr>
        <w:t xml:space="preserve"> is a burgeoning field with little research to guide our recommendations. Patient populations already struggling with mental health concerns that predispose them to hopelessness and negative appraisals may be problematically affected, especially if they receive results with limited guidance or support. Our understanding of the delineations between helpful educational outreach and potentially damaging disclosure will evolve </w:t>
      </w:r>
      <w:r w:rsidR="004D0A99" w:rsidRPr="00C06A48">
        <w:rPr>
          <w:rFonts w:cs="Times New Roman"/>
          <w:sz w:val="22"/>
          <w:szCs w:val="22"/>
        </w:rPr>
        <w:t>as the evidence base forms</w:t>
      </w:r>
      <w:r w:rsidRPr="00C06A48">
        <w:rPr>
          <w:rFonts w:cs="Times New Roman"/>
          <w:sz w:val="22"/>
          <w:szCs w:val="22"/>
        </w:rPr>
        <w:t>.</w:t>
      </w:r>
    </w:p>
    <w:p w14:paraId="1A84092B" w14:textId="725CBA4F" w:rsidR="008D1628" w:rsidRPr="00C06A48" w:rsidRDefault="00DC1D5A" w:rsidP="007E4644">
      <w:pPr>
        <w:pStyle w:val="ParaFirstLine-Ind"/>
        <w:jc w:val="left"/>
        <w:rPr>
          <w:rFonts w:cs="Times New Roman"/>
          <w:sz w:val="22"/>
          <w:szCs w:val="22"/>
        </w:rPr>
      </w:pPr>
      <w:r w:rsidRPr="00C06A48">
        <w:rPr>
          <w:rFonts w:cs="Times New Roman"/>
          <w:sz w:val="22"/>
          <w:szCs w:val="22"/>
        </w:rPr>
        <w:t xml:space="preserve">Believing that we have less control in our lives, either because someone else holds the control, or </w:t>
      </w:r>
      <w:r w:rsidRPr="00C06A48">
        <w:rPr>
          <w:rFonts w:cs="Times New Roman"/>
          <w:sz w:val="22"/>
          <w:szCs w:val="22"/>
        </w:rPr>
        <w:lastRenderedPageBreak/>
        <w:t xml:space="preserve">because circumstances are biologically determined, may bring about a higher risk of reducing or neglecting self-care practices. Individuals with traumatic backgrounds and histories of interpersonal trauma carry the lived experience of being controlled by someone else. Activating those memories and feelings in the healing relationship can be devastating. Jennifer </w:t>
      </w:r>
      <w:proofErr w:type="spellStart"/>
      <w:r w:rsidRPr="00C06A48">
        <w:rPr>
          <w:rFonts w:cs="Times New Roman"/>
          <w:sz w:val="22"/>
          <w:szCs w:val="22"/>
        </w:rPr>
        <w:t>Freyd</w:t>
      </w:r>
      <w:proofErr w:type="spellEnd"/>
      <w:r w:rsidRPr="00C06A48">
        <w:rPr>
          <w:rFonts w:cs="Times New Roman"/>
          <w:sz w:val="22"/>
          <w:szCs w:val="22"/>
        </w:rPr>
        <w:t xml:space="preserve"> first proposed “betrayal trauma” and “institutional trauma” as important factors that may perpetuate relational difficulty and forgetting after traumas</w:t>
      </w:r>
      <w:r w:rsidR="004F4089" w:rsidRPr="00C06A48">
        <w:rPr>
          <w:rFonts w:cs="Times New Roman"/>
          <w:sz w:val="22"/>
          <w:szCs w:val="22"/>
        </w:rPr>
        <w:t xml:space="preserve"> </w:t>
      </w:r>
      <w:r w:rsidRPr="00C06A48">
        <w:rPr>
          <w:rFonts w:cs="Times New Roman"/>
          <w:sz w:val="22"/>
          <w:szCs w:val="22"/>
        </w:rPr>
        <w:t>(</w:t>
      </w:r>
      <w:proofErr w:type="spellStart"/>
      <w:sdt>
        <w:sdtPr>
          <w:rPr>
            <w:rFonts w:cs="Times New Roman"/>
            <w:sz w:val="22"/>
            <w:szCs w:val="22"/>
          </w:rPr>
          <w:alias w:val="BibCitation"/>
          <w:tag w:val="BibRef22"/>
          <w:id w:val="1585033127"/>
          <w:placeholder>
            <w:docPart w:val="DefaultPlaceholder_1082065158"/>
          </w:placeholder>
        </w:sdtPr>
        <w:sdtContent>
          <w:sdt>
            <w:sdtPr>
              <w:rPr>
                <w:rFonts w:cs="Times New Roman"/>
                <w:sz w:val="22"/>
                <w:szCs w:val="22"/>
              </w:rPr>
              <w:alias w:val="BibCitation"/>
              <w:tag w:val="BibRef22"/>
              <w:id w:val="-725135235"/>
              <w:placeholder>
                <w:docPart w:val="DefaultPlaceholder_1082065158"/>
              </w:placeholder>
            </w:sdtPr>
            <w:sdtEndPr>
              <w:rPr>
                <w:highlight w:val="green"/>
              </w:rPr>
            </w:sdtEndPr>
            <w:sdtContent>
              <w:r w:rsidRPr="002515FB">
                <w:rPr>
                  <w:rFonts w:cs="Times New Roman"/>
                  <w:sz w:val="22"/>
                  <w:szCs w:val="22"/>
                  <w:highlight w:val="green"/>
                </w:rPr>
                <w:t>Freyd</w:t>
              </w:r>
              <w:proofErr w:type="spellEnd"/>
              <w:r w:rsidRPr="002515FB">
                <w:rPr>
                  <w:rFonts w:cs="Times New Roman"/>
                  <w:sz w:val="22"/>
                  <w:szCs w:val="22"/>
                  <w:highlight w:val="green"/>
                </w:rPr>
                <w:t>, 1994</w:t>
              </w:r>
            </w:sdtContent>
          </w:sdt>
        </w:sdtContent>
      </w:sdt>
      <w:r w:rsidRPr="00C06A48">
        <w:rPr>
          <w:rFonts w:cs="Times New Roman"/>
          <w:sz w:val="22"/>
          <w:szCs w:val="22"/>
        </w:rPr>
        <w:t>;</w:t>
      </w:r>
      <w:r w:rsidR="00377403" w:rsidRPr="00C06A48">
        <w:rPr>
          <w:rFonts w:cs="Times New Roman"/>
          <w:sz w:val="22"/>
          <w:szCs w:val="22"/>
        </w:rPr>
        <w:t xml:space="preserve"> </w:t>
      </w:r>
      <w:proofErr w:type="spellStart"/>
      <w:r w:rsidR="00377403" w:rsidRPr="00261DDC">
        <w:rPr>
          <w:rStyle w:val="citebib"/>
        </w:rPr>
        <w:t>Smidt</w:t>
      </w:r>
      <w:proofErr w:type="spellEnd"/>
      <w:r w:rsidR="00377403" w:rsidRPr="00261DDC">
        <w:rPr>
          <w:rStyle w:val="citebib"/>
        </w:rPr>
        <w:t xml:space="preserve">, Adams-Clark &amp; </w:t>
      </w:r>
      <w:proofErr w:type="spellStart"/>
      <w:r w:rsidR="00377403" w:rsidRPr="00261DDC">
        <w:rPr>
          <w:rStyle w:val="citebib"/>
        </w:rPr>
        <w:t>Freyd</w:t>
      </w:r>
      <w:proofErr w:type="spellEnd"/>
      <w:r w:rsidR="00377403" w:rsidRPr="00261DDC">
        <w:rPr>
          <w:rStyle w:val="citebib"/>
        </w:rPr>
        <w:t>, 2023</w:t>
      </w:r>
      <w:r w:rsidR="00377403" w:rsidRPr="00C06A48">
        <w:rPr>
          <w:rFonts w:cs="Times New Roman"/>
          <w:sz w:val="22"/>
          <w:szCs w:val="22"/>
        </w:rPr>
        <w:t>).</w:t>
      </w:r>
      <w:r w:rsidRPr="00C06A48">
        <w:rPr>
          <w:rFonts w:cs="Times New Roman"/>
          <w:sz w:val="22"/>
          <w:szCs w:val="22"/>
        </w:rPr>
        <w:t xml:space="preserve"> </w:t>
      </w:r>
      <w:proofErr w:type="spellStart"/>
      <w:r w:rsidRPr="00C06A48">
        <w:rPr>
          <w:rFonts w:cs="Times New Roman"/>
          <w:sz w:val="22"/>
          <w:szCs w:val="22"/>
        </w:rPr>
        <w:t>Freyd</w:t>
      </w:r>
      <w:proofErr w:type="spellEnd"/>
      <w:r w:rsidRPr="00C06A48">
        <w:rPr>
          <w:rFonts w:cs="Times New Roman"/>
          <w:sz w:val="22"/>
          <w:szCs w:val="22"/>
        </w:rPr>
        <w:t xml:space="preserve"> and her colleagues specifically note that betrayal has the side effect of silencing survivors. The betrayer has power over the survivor and the maintenance of the relationship with the abuser/betrayer is important. This </w:t>
      </w:r>
      <w:r w:rsidR="002721AF" w:rsidRPr="00C06A48">
        <w:rPr>
          <w:rFonts w:cs="Times New Roman"/>
          <w:sz w:val="22"/>
          <w:szCs w:val="22"/>
        </w:rPr>
        <w:t>means</w:t>
      </w:r>
      <w:r w:rsidRPr="00C06A48">
        <w:rPr>
          <w:rFonts w:cs="Times New Roman"/>
          <w:sz w:val="22"/>
          <w:szCs w:val="22"/>
        </w:rPr>
        <w:t xml:space="preserve"> </w:t>
      </w:r>
      <w:r w:rsidR="00471BCD" w:rsidRPr="00C06A48">
        <w:rPr>
          <w:rFonts w:cs="Times New Roman"/>
          <w:sz w:val="22"/>
          <w:szCs w:val="22"/>
        </w:rPr>
        <w:t>self-silencing</w:t>
      </w:r>
      <w:r w:rsidRPr="00C06A48">
        <w:rPr>
          <w:rFonts w:cs="Times New Roman"/>
          <w:sz w:val="22"/>
          <w:szCs w:val="22"/>
        </w:rPr>
        <w:t xml:space="preserve"> </w:t>
      </w:r>
      <w:r w:rsidR="00471BCD" w:rsidRPr="00C06A48">
        <w:rPr>
          <w:rFonts w:cs="Times New Roman"/>
          <w:sz w:val="22"/>
          <w:szCs w:val="22"/>
        </w:rPr>
        <w:t>symptoms</w:t>
      </w:r>
      <w:r w:rsidRPr="00C06A48">
        <w:rPr>
          <w:rFonts w:cs="Times New Roman"/>
          <w:sz w:val="22"/>
          <w:szCs w:val="22"/>
        </w:rPr>
        <w:t xml:space="preserve"> such as </w:t>
      </w:r>
      <w:r w:rsidR="00471BCD" w:rsidRPr="00C06A48">
        <w:rPr>
          <w:rFonts w:cs="Times New Roman"/>
          <w:sz w:val="22"/>
          <w:szCs w:val="22"/>
        </w:rPr>
        <w:t xml:space="preserve">forgetting, </w:t>
      </w:r>
      <w:r w:rsidRPr="00C06A48">
        <w:rPr>
          <w:rFonts w:cs="Times New Roman"/>
          <w:sz w:val="22"/>
          <w:szCs w:val="22"/>
        </w:rPr>
        <w:t>or dissociation</w:t>
      </w:r>
      <w:r w:rsidR="00471BCD" w:rsidRPr="00C06A48">
        <w:rPr>
          <w:rFonts w:cs="Times New Roman"/>
          <w:sz w:val="22"/>
          <w:szCs w:val="22"/>
        </w:rPr>
        <w:t xml:space="preserve"> </w:t>
      </w:r>
      <w:r w:rsidRPr="00C06A48">
        <w:rPr>
          <w:rFonts w:cs="Times New Roman"/>
          <w:sz w:val="22"/>
          <w:szCs w:val="22"/>
        </w:rPr>
        <w:t xml:space="preserve">may be more prominent when betrayal is present. Cultural, interpersonal, and family factors may also lead to an experience of feeling silenced by one’s community, identity group, friends, or family. This silencing naturally leads to a complicated relationship with identity after the </w:t>
      </w:r>
      <w:proofErr w:type="gramStart"/>
      <w:r w:rsidRPr="00C06A48">
        <w:rPr>
          <w:rFonts w:cs="Times New Roman"/>
          <w:sz w:val="22"/>
          <w:szCs w:val="22"/>
        </w:rPr>
        <w:t>trauma</w:t>
      </w:r>
      <w:r w:rsidR="00377403" w:rsidRPr="00C06A48">
        <w:rPr>
          <w:rFonts w:cs="Times New Roman"/>
          <w:sz w:val="22"/>
          <w:szCs w:val="22"/>
        </w:rPr>
        <w:t>, that</w:t>
      </w:r>
      <w:proofErr w:type="gramEnd"/>
      <w:r w:rsidR="00377403" w:rsidRPr="00C06A48">
        <w:rPr>
          <w:rFonts w:cs="Times New Roman"/>
          <w:sz w:val="22"/>
          <w:szCs w:val="22"/>
        </w:rPr>
        <w:t xml:space="preserve"> can be mitigated by “institutional courage,” transparency and support </w:t>
      </w:r>
      <w:r w:rsidR="00D22F71" w:rsidRPr="00C06A48">
        <w:rPr>
          <w:rFonts w:cs="Times New Roman"/>
          <w:sz w:val="22"/>
          <w:szCs w:val="22"/>
        </w:rPr>
        <w:t xml:space="preserve">for survivors who come forward </w:t>
      </w:r>
      <w:r w:rsidR="00EB180B" w:rsidRPr="00C06A48">
        <w:rPr>
          <w:rFonts w:cs="Times New Roman"/>
          <w:sz w:val="22"/>
          <w:szCs w:val="22"/>
        </w:rPr>
        <w:t xml:space="preserve">from responsible agencies such as churches, </w:t>
      </w:r>
      <w:r w:rsidR="002721AF" w:rsidRPr="00C06A48">
        <w:rPr>
          <w:rFonts w:cs="Times New Roman"/>
          <w:sz w:val="22"/>
          <w:szCs w:val="22"/>
        </w:rPr>
        <w:t>schools,</w:t>
      </w:r>
      <w:r w:rsidR="00EB180B" w:rsidRPr="00C06A48">
        <w:rPr>
          <w:rFonts w:cs="Times New Roman"/>
          <w:sz w:val="22"/>
          <w:szCs w:val="22"/>
        </w:rPr>
        <w:t xml:space="preserve"> or organizations where the abuse occurred </w:t>
      </w:r>
      <w:r w:rsidRPr="00C06A48">
        <w:rPr>
          <w:rFonts w:cs="Times New Roman"/>
          <w:sz w:val="22"/>
          <w:szCs w:val="22"/>
        </w:rPr>
        <w:t>(</w:t>
      </w:r>
      <w:proofErr w:type="spellStart"/>
      <w:r w:rsidR="00377403" w:rsidRPr="00261DDC">
        <w:rPr>
          <w:rStyle w:val="citebib"/>
        </w:rPr>
        <w:t>Smidt</w:t>
      </w:r>
      <w:proofErr w:type="spellEnd"/>
      <w:r w:rsidR="00377403" w:rsidRPr="00261DDC">
        <w:rPr>
          <w:rStyle w:val="citebib"/>
        </w:rPr>
        <w:t xml:space="preserve">, Adams-Clark &amp; </w:t>
      </w:r>
      <w:proofErr w:type="spellStart"/>
      <w:r w:rsidR="00377403" w:rsidRPr="00261DDC">
        <w:rPr>
          <w:rStyle w:val="citebib"/>
        </w:rPr>
        <w:t>Freyd</w:t>
      </w:r>
      <w:proofErr w:type="spellEnd"/>
      <w:r w:rsidR="00377403" w:rsidRPr="00261DDC">
        <w:rPr>
          <w:rStyle w:val="citebib"/>
        </w:rPr>
        <w:t>, 2023</w:t>
      </w:r>
      <w:r w:rsidRPr="00C06A48">
        <w:rPr>
          <w:rFonts w:cs="Times New Roman"/>
          <w:sz w:val="22"/>
          <w:szCs w:val="22"/>
        </w:rPr>
        <w:t>).</w:t>
      </w:r>
      <w:r w:rsidR="00504755" w:rsidRPr="00C06A48">
        <w:rPr>
          <w:rFonts w:cs="Times New Roman"/>
          <w:sz w:val="22"/>
          <w:szCs w:val="22"/>
        </w:rPr>
        <w:t xml:space="preserve"> </w:t>
      </w:r>
    </w:p>
    <w:p w14:paraId="56607CFA" w14:textId="3E68C1BF" w:rsidR="008D1628" w:rsidRPr="00C06A48" w:rsidRDefault="00C26EA7" w:rsidP="007E4644">
      <w:pPr>
        <w:pStyle w:val="Head1"/>
        <w:spacing w:before="0" w:after="0"/>
        <w:rPr>
          <w:rFonts w:cs="Times New Roman"/>
          <w:sz w:val="22"/>
          <w:szCs w:val="22"/>
        </w:rPr>
      </w:pPr>
      <w:r w:rsidRPr="00C06A48">
        <w:rPr>
          <w:rFonts w:cs="Times New Roman"/>
          <w:caps w:val="0"/>
          <w:sz w:val="22"/>
          <w:szCs w:val="22"/>
        </w:rPr>
        <w:t>&lt;H1&gt;IDENTITY, STIGMA AND SELF-STIGMA</w:t>
      </w:r>
    </w:p>
    <w:p w14:paraId="4EA7722A" w14:textId="507743F2" w:rsidR="008D1628" w:rsidRPr="00C06A48" w:rsidRDefault="00DC1D5A" w:rsidP="000D1C4C">
      <w:pPr>
        <w:pStyle w:val="Para-FL"/>
      </w:pPr>
      <w:r w:rsidRPr="00230B6C">
        <w:rPr>
          <w:b/>
          <w:bCs/>
        </w:rPr>
        <w:t>Stigma</w:t>
      </w:r>
      <w:r w:rsidRPr="00C06A48">
        <w:t xml:space="preserve"> within society</w:t>
      </w:r>
      <w:r w:rsidR="00D927D0" w:rsidRPr="00C06A48">
        <w:t xml:space="preserve">, </w:t>
      </w:r>
      <w:r w:rsidRPr="00C06A48">
        <w:t>within racial, ethnic, or religious groups</w:t>
      </w:r>
      <w:r w:rsidR="00D927D0" w:rsidRPr="00C06A48">
        <w:t>,</w:t>
      </w:r>
      <w:r w:rsidRPr="00C06A48">
        <w:t xml:space="preserve"> and within individuals about a diagnosis, a medication, or mental health treatment in general has significant effects on healing and wellness. Racial and ethnic discrimination is an additive burden to adversities and traumas in childhood and adulthood (</w:t>
      </w:r>
      <w:proofErr w:type="spellStart"/>
      <w:sdt>
        <w:sdtPr>
          <w:alias w:val="BibCitation"/>
          <w:tag w:val="BibRef23"/>
          <w:id w:val="1092510318"/>
          <w:placeholder>
            <w:docPart w:val="DefaultPlaceholder_1082065158"/>
          </w:placeholder>
        </w:sdtPr>
        <w:sdtContent>
          <w:sdt>
            <w:sdtPr>
              <w:alias w:val="BibCitation"/>
              <w:tag w:val="BibRef23"/>
              <w:id w:val="1734506560"/>
              <w:placeholder>
                <w:docPart w:val="DefaultPlaceholder_1082065158"/>
              </w:placeholder>
            </w:sdtPr>
            <w:sdtEndPr>
              <w:rPr>
                <w:highlight w:val="green"/>
              </w:rPr>
            </w:sdtEndPr>
            <w:sdtContent>
              <w:r w:rsidR="00C20837" w:rsidRPr="002515FB">
                <w:rPr>
                  <w:highlight w:val="green"/>
                </w:rPr>
                <w:t>Geronimus</w:t>
              </w:r>
              <w:proofErr w:type="spellEnd"/>
              <w:r w:rsidR="00C20837" w:rsidRPr="002515FB">
                <w:rPr>
                  <w:highlight w:val="green"/>
                </w:rPr>
                <w:t xml:space="preserve"> et al., 202</w:t>
              </w:r>
              <w:r w:rsidR="009406FA" w:rsidRPr="002515FB">
                <w:rPr>
                  <w:highlight w:val="green"/>
                </w:rPr>
                <w:t>0</w:t>
              </w:r>
            </w:sdtContent>
          </w:sdt>
        </w:sdtContent>
      </w:sdt>
      <w:r w:rsidRPr="00C06A48">
        <w:t xml:space="preserve">). </w:t>
      </w:r>
      <w:r w:rsidR="00023A3C" w:rsidRPr="00C06A48">
        <w:t>Ironically, those who work the hardest to combat racist structures and setbacks</w:t>
      </w:r>
      <w:r w:rsidR="003F4C1D" w:rsidRPr="00C06A48">
        <w:t xml:space="preserve"> stacked against them</w:t>
      </w:r>
      <w:r w:rsidR="00023A3C" w:rsidRPr="00C06A48">
        <w:t xml:space="preserve"> show</w:t>
      </w:r>
      <w:r w:rsidR="003F4C1D" w:rsidRPr="00C06A48">
        <w:t xml:space="preserve"> the most</w:t>
      </w:r>
      <w:r w:rsidR="00023A3C" w:rsidRPr="00C06A48">
        <w:t xml:space="preserve"> evidence of biological early aging, or “weathering,” as </w:t>
      </w:r>
      <w:r w:rsidR="00D02D16" w:rsidRPr="00C06A48">
        <w:t xml:space="preserve">coined </w:t>
      </w:r>
      <w:r w:rsidR="00023A3C" w:rsidRPr="00C06A48">
        <w:t xml:space="preserve">by </w:t>
      </w:r>
      <w:proofErr w:type="spellStart"/>
      <w:r w:rsidR="00023A3C" w:rsidRPr="00C06A48">
        <w:t>Geronimus</w:t>
      </w:r>
      <w:proofErr w:type="spellEnd"/>
      <w:r w:rsidR="00023A3C" w:rsidRPr="00C06A48">
        <w:t xml:space="preserve"> (</w:t>
      </w:r>
      <w:commentRangeStart w:id="9"/>
      <w:r w:rsidR="00023A3C" w:rsidRPr="00C06A48">
        <w:t>2020</w:t>
      </w:r>
      <w:commentRangeEnd w:id="9"/>
      <w:r w:rsidR="005A2BD6">
        <w:rPr>
          <w:rStyle w:val="CommentReference"/>
          <w:rFonts w:asciiTheme="minorHAnsi" w:hAnsiTheme="minorHAnsi" w:cstheme="minorBidi"/>
          <w:color w:val="auto"/>
          <w:lang w:val="en-IN"/>
        </w:rPr>
        <w:commentReference w:id="9"/>
      </w:r>
      <w:r w:rsidR="00023A3C" w:rsidRPr="00C06A48">
        <w:t xml:space="preserve">). </w:t>
      </w:r>
      <w:r w:rsidR="00142BBD" w:rsidRPr="00C06A48">
        <w:t>The barriers</w:t>
      </w:r>
      <w:r w:rsidR="00375B18" w:rsidRPr="00C06A48">
        <w:t xml:space="preserve"> of and</w:t>
      </w:r>
      <w:r w:rsidR="00142BBD" w:rsidRPr="00C06A48">
        <w:t xml:space="preserve"> struggles against an inequitable system are more harmful than </w:t>
      </w:r>
      <w:r w:rsidR="00B60D5C" w:rsidRPr="00C06A48">
        <w:t>poverty and</w:t>
      </w:r>
      <w:r w:rsidR="00142BBD" w:rsidRPr="00C06A48">
        <w:t xml:space="preserve"> explain </w:t>
      </w:r>
      <w:r w:rsidR="00375B18" w:rsidRPr="00C06A48">
        <w:t>the wide variance in health outcomes between races observed in societies stratified by race like the USA (</w:t>
      </w:r>
      <w:proofErr w:type="spellStart"/>
      <w:sdt>
        <w:sdtPr>
          <w:alias w:val="BibCitation"/>
          <w:tag w:val="BibRef23"/>
          <w:id w:val="1216705037"/>
          <w:placeholder>
            <w:docPart w:val="DefaultPlaceholder_1082065158"/>
          </w:placeholder>
        </w:sdtPr>
        <w:sdtContent>
          <w:sdt>
            <w:sdtPr>
              <w:alias w:val="BibCitation"/>
              <w:tag w:val="BibRef23"/>
              <w:id w:val="652348346"/>
              <w:placeholder>
                <w:docPart w:val="DefaultPlaceholder_1082065158"/>
              </w:placeholder>
            </w:sdtPr>
            <w:sdtEndPr>
              <w:rPr>
                <w:highlight w:val="green"/>
              </w:rPr>
            </w:sdtEndPr>
            <w:sdtContent>
              <w:r w:rsidR="00375B18" w:rsidRPr="002515FB">
                <w:rPr>
                  <w:highlight w:val="green"/>
                </w:rPr>
                <w:t>Geronimus</w:t>
              </w:r>
              <w:proofErr w:type="spellEnd"/>
              <w:r w:rsidR="00375B18" w:rsidRPr="002515FB">
                <w:rPr>
                  <w:highlight w:val="green"/>
                </w:rPr>
                <w:t xml:space="preserve"> et al., 2020</w:t>
              </w:r>
            </w:sdtContent>
          </w:sdt>
        </w:sdtContent>
      </w:sdt>
      <w:r w:rsidR="00375B18" w:rsidRPr="00C06A48">
        <w:t xml:space="preserve">). </w:t>
      </w:r>
      <w:r w:rsidRPr="00C06A48">
        <w:t xml:space="preserve">Both perceiving </w:t>
      </w:r>
      <w:r w:rsidR="00383856" w:rsidRPr="00C06A48">
        <w:t>stigma</w:t>
      </w:r>
      <w:r w:rsidRPr="00C06A48">
        <w:t xml:space="preserve"> and belonging to groups that are objectively rated by experts and </w:t>
      </w:r>
      <w:r w:rsidRPr="00C06A48">
        <w:lastRenderedPageBreak/>
        <w:t>the public as stigmatized within the culture increase vulnerability (</w:t>
      </w:r>
      <w:r w:rsidRPr="002515FB">
        <w:rPr>
          <w:rStyle w:val="citebib"/>
        </w:rPr>
        <w:t xml:space="preserve">Wang, Burton, &amp; </w:t>
      </w:r>
      <w:proofErr w:type="spellStart"/>
      <w:r w:rsidRPr="002515FB">
        <w:rPr>
          <w:rStyle w:val="citebib"/>
        </w:rPr>
        <w:t>Pachankis</w:t>
      </w:r>
      <w:proofErr w:type="spellEnd"/>
      <w:r w:rsidRPr="002515FB">
        <w:rPr>
          <w:rStyle w:val="citebib"/>
        </w:rPr>
        <w:t>, 2018</w:t>
      </w:r>
      <w:r w:rsidRPr="00C06A48">
        <w:t>).</w:t>
      </w:r>
      <w:r w:rsidR="00B60D5C" w:rsidRPr="00C06A48">
        <w:t xml:space="preserve"> Stigma can be dangerous, as when individuals </w:t>
      </w:r>
      <w:r w:rsidR="002721AF" w:rsidRPr="00C06A48">
        <w:t xml:space="preserve">with suicidal ideation </w:t>
      </w:r>
      <w:r w:rsidR="00B60D5C" w:rsidRPr="00C06A48">
        <w:t xml:space="preserve">who agree the most with stigmatizing attitudes towards suicide </w:t>
      </w:r>
      <w:r w:rsidR="002E5142" w:rsidRPr="00C06A48">
        <w:t xml:space="preserve">use secrecy to avoid perceived discrimination; </w:t>
      </w:r>
      <w:r w:rsidR="0040538E" w:rsidRPr="00C06A48">
        <w:t>however,</w:t>
      </w:r>
      <w:r w:rsidR="002E5142" w:rsidRPr="00C06A48">
        <w:t xml:space="preserve"> </w:t>
      </w:r>
      <w:r w:rsidR="0070392F" w:rsidRPr="00C06A48">
        <w:t xml:space="preserve">efforts to reduce </w:t>
      </w:r>
      <w:r w:rsidR="0010019F" w:rsidRPr="00C06A48">
        <w:t xml:space="preserve">mental health </w:t>
      </w:r>
      <w:r w:rsidR="0070392F" w:rsidRPr="00C06A48">
        <w:t>stigma must carefully avoid the</w:t>
      </w:r>
      <w:r w:rsidR="006B2116" w:rsidRPr="00C06A48">
        <w:t xml:space="preserve"> normalization of suicide (</w:t>
      </w:r>
      <w:proofErr w:type="spellStart"/>
      <w:r w:rsidR="006B2116" w:rsidRPr="00C06A48">
        <w:t>Oexle</w:t>
      </w:r>
      <w:proofErr w:type="spellEnd"/>
      <w:r w:rsidR="006B2116" w:rsidRPr="00C06A48">
        <w:t xml:space="preserve">, </w:t>
      </w:r>
      <w:commentRangeStart w:id="10"/>
      <w:r w:rsidR="006B2116" w:rsidRPr="00C06A48">
        <w:t>2022</w:t>
      </w:r>
      <w:commentRangeEnd w:id="10"/>
      <w:r w:rsidR="00261DDC">
        <w:rPr>
          <w:rStyle w:val="CommentReference"/>
          <w:rFonts w:asciiTheme="minorHAnsi" w:hAnsiTheme="minorHAnsi" w:cstheme="minorBidi"/>
          <w:color w:val="auto"/>
          <w:lang w:val="en-IN"/>
        </w:rPr>
        <w:commentReference w:id="10"/>
      </w:r>
      <w:r w:rsidR="006B2116" w:rsidRPr="00C06A48">
        <w:t>).</w:t>
      </w:r>
      <w:r w:rsidR="000B5BE0" w:rsidRPr="00C06A48">
        <w:t xml:space="preserve"> </w:t>
      </w:r>
      <w:r w:rsidR="0070392F" w:rsidRPr="00C06A48">
        <w:t>The best way to do this is to focus on the treatability of mental health issues and making treatment more readily available (</w:t>
      </w:r>
      <w:proofErr w:type="spellStart"/>
      <w:r w:rsidR="0070392F" w:rsidRPr="00C06A48">
        <w:t>Oexle</w:t>
      </w:r>
      <w:proofErr w:type="spellEnd"/>
      <w:r w:rsidR="0070392F" w:rsidRPr="00C06A48">
        <w:t xml:space="preserve">, 2022). </w:t>
      </w:r>
      <w:r w:rsidR="008143B5" w:rsidRPr="00C06A48">
        <w:t>Over-focusing on biogen</w:t>
      </w:r>
      <w:r w:rsidR="002E3716" w:rsidRPr="00C06A48">
        <w:t>etic</w:t>
      </w:r>
      <w:r w:rsidR="008143B5" w:rsidRPr="00C06A48">
        <w:t xml:space="preserve"> causes of mental health illness contributed to prognostic pessimism, a form of fatalism, and stigma within individuals with mental health diagnoses and mental health professionals in a systematic review (</w:t>
      </w:r>
      <w:proofErr w:type="spellStart"/>
      <w:r w:rsidR="008143B5" w:rsidRPr="00A11603">
        <w:rPr>
          <w:rStyle w:val="citebib"/>
        </w:rPr>
        <w:t>Larkings</w:t>
      </w:r>
      <w:proofErr w:type="spellEnd"/>
      <w:r w:rsidR="008143B5" w:rsidRPr="00A11603">
        <w:rPr>
          <w:rStyle w:val="citebib"/>
        </w:rPr>
        <w:t xml:space="preserve"> &amp; Brown, 2018</w:t>
      </w:r>
      <w:r w:rsidR="008143B5" w:rsidRPr="00C06A48">
        <w:t xml:space="preserve">). </w:t>
      </w:r>
      <w:r w:rsidR="00F95BED" w:rsidRPr="00C06A48">
        <w:t xml:space="preserve">Stigma </w:t>
      </w:r>
      <w:r w:rsidR="00491D47" w:rsidRPr="00C06A48">
        <w:t xml:space="preserve">and trauma </w:t>
      </w:r>
      <w:r w:rsidR="00F95BED" w:rsidRPr="00C06A48">
        <w:t>disrupt</w:t>
      </w:r>
      <w:r w:rsidR="00491D47" w:rsidRPr="00C06A48">
        <w:t xml:space="preserve"> and distort</w:t>
      </w:r>
      <w:r w:rsidR="00F95BED" w:rsidRPr="00C06A48">
        <w:t xml:space="preserve"> b</w:t>
      </w:r>
      <w:r w:rsidRPr="00C06A48">
        <w:t>elonging</w:t>
      </w:r>
      <w:r w:rsidR="00F95BED" w:rsidRPr="00C06A48">
        <w:t xml:space="preserve">, a </w:t>
      </w:r>
      <w:r w:rsidRPr="00C06A48">
        <w:t>deeply primal</w:t>
      </w:r>
      <w:r w:rsidR="00F95BED" w:rsidRPr="00C06A48">
        <w:t xml:space="preserve"> </w:t>
      </w:r>
      <w:r w:rsidRPr="00C06A48">
        <w:t xml:space="preserve">human need. </w:t>
      </w:r>
    </w:p>
    <w:p w14:paraId="08D38BF4" w14:textId="511F7739" w:rsidR="008D1628" w:rsidRPr="00C06A48" w:rsidRDefault="00BE066E" w:rsidP="007E4644">
      <w:pPr>
        <w:pStyle w:val="ParaFirstLine-Ind"/>
        <w:jc w:val="left"/>
        <w:rPr>
          <w:rFonts w:cs="Times New Roman"/>
          <w:sz w:val="22"/>
          <w:szCs w:val="22"/>
        </w:rPr>
      </w:pPr>
      <w:r w:rsidRPr="00C06A48">
        <w:rPr>
          <w:rFonts w:cs="Times New Roman"/>
          <w:sz w:val="22"/>
          <w:szCs w:val="22"/>
        </w:rPr>
        <w:t xml:space="preserve">Conflicting beliefs about what mental health is and is not; what medications do and are for; and who is allowed to seek care, and for what reasons, may be held at the level of individual, family, subculture, or culture. </w:t>
      </w:r>
      <w:r w:rsidR="00DC1D5A" w:rsidRPr="00C06A48">
        <w:rPr>
          <w:rFonts w:cs="Times New Roman"/>
          <w:sz w:val="22"/>
          <w:szCs w:val="22"/>
        </w:rPr>
        <w:t xml:space="preserve">Individuals who have limited or terminated relationships with abusive or unsupportive family members may especially experience a sense of loss around engaging with mental health care if </w:t>
      </w:r>
      <w:r w:rsidR="00D927D0" w:rsidRPr="00C06A48">
        <w:rPr>
          <w:rFonts w:cs="Times New Roman"/>
          <w:sz w:val="22"/>
          <w:szCs w:val="22"/>
        </w:rPr>
        <w:t xml:space="preserve">it </w:t>
      </w:r>
      <w:r w:rsidR="00DC1D5A" w:rsidRPr="00C06A48">
        <w:rPr>
          <w:rFonts w:cs="Times New Roman"/>
          <w:sz w:val="22"/>
          <w:szCs w:val="22"/>
        </w:rPr>
        <w:t xml:space="preserve">is not accepted in their culture of origin. By </w:t>
      </w:r>
      <w:r w:rsidR="00977977" w:rsidRPr="00C06A48">
        <w:rPr>
          <w:rFonts w:cs="Times New Roman"/>
          <w:sz w:val="22"/>
          <w:szCs w:val="22"/>
        </w:rPr>
        <w:t xml:space="preserve">rejecting </w:t>
      </w:r>
      <w:r w:rsidR="00DC1D5A" w:rsidRPr="00C06A48">
        <w:rPr>
          <w:rFonts w:cs="Times New Roman"/>
          <w:sz w:val="22"/>
          <w:szCs w:val="22"/>
        </w:rPr>
        <w:t xml:space="preserve">family and subcultural or cultural beliefs about silence after trauma, or loyalty above individualism, there can be considerable losses in identity along with potential symptom relief. Medication and health beliefs may be in conflict within the same individual. It is important to acknowledge that experiences vary widely. While reconnecting with traditional modes of healing may be beneficial for some, other individuals with trauma may align </w:t>
      </w:r>
      <w:r w:rsidR="00A84831" w:rsidRPr="00C06A48">
        <w:rPr>
          <w:rFonts w:cs="Times New Roman"/>
          <w:sz w:val="22"/>
          <w:szCs w:val="22"/>
        </w:rPr>
        <w:t>themselves outside their traditions of origin</w:t>
      </w:r>
      <w:r w:rsidR="00932DE2" w:rsidRPr="00C06A48">
        <w:rPr>
          <w:rFonts w:cs="Times New Roman"/>
          <w:sz w:val="22"/>
          <w:szCs w:val="22"/>
        </w:rPr>
        <w:t xml:space="preserve">. </w:t>
      </w:r>
      <w:r w:rsidR="00DC1D5A" w:rsidRPr="00C06A48">
        <w:rPr>
          <w:rFonts w:cs="Times New Roman"/>
          <w:sz w:val="22"/>
          <w:szCs w:val="22"/>
        </w:rPr>
        <w:t xml:space="preserve">For example, some people raised </w:t>
      </w:r>
      <w:r w:rsidR="0039171F" w:rsidRPr="00C06A48">
        <w:rPr>
          <w:rFonts w:cs="Times New Roman"/>
          <w:sz w:val="22"/>
          <w:szCs w:val="22"/>
        </w:rPr>
        <w:t xml:space="preserve">and abused </w:t>
      </w:r>
      <w:r w:rsidR="00DC1D5A" w:rsidRPr="00C06A48">
        <w:rPr>
          <w:rFonts w:cs="Times New Roman"/>
          <w:sz w:val="22"/>
          <w:szCs w:val="22"/>
        </w:rPr>
        <w:t xml:space="preserve">within an Evangelical Christian subculture may find great healing from reconnecting with spirituality on their own terms; others may oppose the beliefs of their youth </w:t>
      </w:r>
      <w:r w:rsidR="00A84831" w:rsidRPr="00C06A48">
        <w:rPr>
          <w:rFonts w:cs="Times New Roman"/>
          <w:sz w:val="22"/>
          <w:szCs w:val="22"/>
        </w:rPr>
        <w:t xml:space="preserve">to help them </w:t>
      </w:r>
      <w:r w:rsidR="00DC1D5A" w:rsidRPr="00C06A48">
        <w:rPr>
          <w:rFonts w:cs="Times New Roman"/>
          <w:sz w:val="22"/>
          <w:szCs w:val="22"/>
        </w:rPr>
        <w:t>heal from the abuse. There is no one correct path through healing.</w:t>
      </w:r>
    </w:p>
    <w:p w14:paraId="6C8A9E05" w14:textId="547CF8F1" w:rsidR="00F55CB9" w:rsidRPr="00C06A48" w:rsidRDefault="00736480" w:rsidP="007E4644">
      <w:pPr>
        <w:pStyle w:val="ParaFirstLine-Ind"/>
        <w:jc w:val="left"/>
        <w:rPr>
          <w:rFonts w:cs="Times New Roman"/>
          <w:sz w:val="22"/>
          <w:szCs w:val="22"/>
        </w:rPr>
      </w:pPr>
      <w:r w:rsidRPr="00C06A48">
        <w:rPr>
          <w:rFonts w:cs="Times New Roman"/>
          <w:sz w:val="22"/>
          <w:szCs w:val="22"/>
        </w:rPr>
        <w:t>Racial and e</w:t>
      </w:r>
      <w:r w:rsidR="00DC1D5A" w:rsidRPr="00C06A48">
        <w:rPr>
          <w:rFonts w:cs="Times New Roman"/>
          <w:sz w:val="22"/>
          <w:szCs w:val="22"/>
        </w:rPr>
        <w:t>thnic groups may carry historical and collective trauma, in addition to daily experiences of discrimination</w:t>
      </w:r>
      <w:r w:rsidR="007630EE" w:rsidRPr="00C06A48">
        <w:rPr>
          <w:rFonts w:cs="Times New Roman"/>
          <w:sz w:val="22"/>
          <w:szCs w:val="22"/>
        </w:rPr>
        <w:t xml:space="preserve"> </w:t>
      </w:r>
      <w:r w:rsidR="00224C0E" w:rsidRPr="00C06A48">
        <w:rPr>
          <w:rFonts w:cs="Times New Roman"/>
          <w:sz w:val="22"/>
          <w:szCs w:val="22"/>
        </w:rPr>
        <w:t xml:space="preserve">and encounters with structural violence </w:t>
      </w:r>
      <w:r w:rsidR="007630EE" w:rsidRPr="00C06A48">
        <w:rPr>
          <w:rFonts w:cs="Times New Roman"/>
          <w:sz w:val="22"/>
          <w:szCs w:val="22"/>
        </w:rPr>
        <w:t>(</w:t>
      </w:r>
      <w:proofErr w:type="spellStart"/>
      <w:r w:rsidR="00224C0E" w:rsidRPr="00A11603">
        <w:rPr>
          <w:rStyle w:val="citebib"/>
        </w:rPr>
        <w:t>Kirmayer</w:t>
      </w:r>
      <w:proofErr w:type="spellEnd"/>
      <w:r w:rsidR="006178AB" w:rsidRPr="00A11603">
        <w:rPr>
          <w:rStyle w:val="citebib"/>
        </w:rPr>
        <w:t xml:space="preserve">, Gone &amp; Moses, </w:t>
      </w:r>
      <w:r w:rsidR="00326CB8" w:rsidRPr="00A11603">
        <w:rPr>
          <w:rStyle w:val="citebib"/>
        </w:rPr>
        <w:t>2014</w:t>
      </w:r>
      <w:r w:rsidR="007630EE" w:rsidRPr="00C06A48">
        <w:rPr>
          <w:rFonts w:cs="Times New Roman"/>
          <w:sz w:val="22"/>
          <w:szCs w:val="22"/>
        </w:rPr>
        <w:t>)</w:t>
      </w:r>
      <w:r w:rsidR="00DC1D5A" w:rsidRPr="00C06A48">
        <w:rPr>
          <w:rFonts w:cs="Times New Roman"/>
          <w:sz w:val="22"/>
          <w:szCs w:val="22"/>
        </w:rPr>
        <w:t xml:space="preserve">. Reengagement with cultural heritage and identity offers a pathway for some to engage collectively, rather </w:t>
      </w:r>
      <w:r w:rsidR="00DC1D5A" w:rsidRPr="00C06A48">
        <w:rPr>
          <w:rFonts w:cs="Times New Roman"/>
          <w:sz w:val="22"/>
          <w:szCs w:val="22"/>
        </w:rPr>
        <w:lastRenderedPageBreak/>
        <w:t>than suffering in isolation</w:t>
      </w:r>
      <w:r w:rsidR="008A0CD4" w:rsidRPr="00C06A48">
        <w:rPr>
          <w:rFonts w:cs="Times New Roman"/>
          <w:sz w:val="22"/>
          <w:szCs w:val="22"/>
        </w:rPr>
        <w:t xml:space="preserve">. </w:t>
      </w:r>
      <w:r w:rsidR="00DC1D5A" w:rsidRPr="00C06A48">
        <w:rPr>
          <w:rFonts w:cs="Times New Roman"/>
          <w:sz w:val="22"/>
          <w:szCs w:val="22"/>
        </w:rPr>
        <w:t>Healing rituals often seek to offer resolution of the feelings of rejection and shame that occur after trauma. This process invites the individual back into the group through acknowledging the benefits and</w:t>
      </w:r>
      <w:r w:rsidR="008D3472" w:rsidRPr="00C06A48">
        <w:rPr>
          <w:rFonts w:cs="Times New Roman"/>
          <w:sz w:val="22"/>
          <w:szCs w:val="22"/>
        </w:rPr>
        <w:t xml:space="preserve"> work </w:t>
      </w:r>
      <w:r w:rsidR="00DC1D5A" w:rsidRPr="00C06A48">
        <w:rPr>
          <w:rFonts w:cs="Times New Roman"/>
          <w:sz w:val="22"/>
          <w:szCs w:val="22"/>
        </w:rPr>
        <w:t>of suffering</w:t>
      </w:r>
      <w:r w:rsidR="008D3472" w:rsidRPr="00C06A48">
        <w:rPr>
          <w:rFonts w:cs="Times New Roman"/>
          <w:sz w:val="22"/>
          <w:szCs w:val="22"/>
        </w:rPr>
        <w:t xml:space="preserve"> (</w:t>
      </w:r>
      <w:proofErr w:type="spellStart"/>
      <w:r w:rsidR="008D3472" w:rsidRPr="00A11603">
        <w:t>Kirmayer</w:t>
      </w:r>
      <w:proofErr w:type="spellEnd"/>
      <w:r w:rsidR="008D3472" w:rsidRPr="00A11603">
        <w:t>,</w:t>
      </w:r>
      <w:r w:rsidR="006507FB" w:rsidRPr="00A11603">
        <w:t xml:space="preserve"> Gone &amp; Moses,</w:t>
      </w:r>
      <w:r w:rsidR="008D3472" w:rsidRPr="00A11603">
        <w:t xml:space="preserve"> </w:t>
      </w:r>
      <w:commentRangeStart w:id="11"/>
      <w:r w:rsidR="008D3472" w:rsidRPr="00A11603">
        <w:t>2023</w:t>
      </w:r>
      <w:commentRangeEnd w:id="11"/>
      <w:r w:rsidR="00A11603">
        <w:rPr>
          <w:rStyle w:val="CommentReference"/>
          <w:rFonts w:asciiTheme="minorHAnsi" w:hAnsiTheme="minorHAnsi" w:cstheme="minorBidi"/>
          <w:color w:val="auto"/>
          <w:lang w:val="en-IN"/>
        </w:rPr>
        <w:commentReference w:id="11"/>
      </w:r>
      <w:r w:rsidR="008D3472" w:rsidRPr="00C06A48">
        <w:rPr>
          <w:rFonts w:cs="Times New Roman"/>
          <w:sz w:val="22"/>
          <w:szCs w:val="22"/>
        </w:rPr>
        <w:t>)</w:t>
      </w:r>
      <w:r w:rsidR="00DC1D5A" w:rsidRPr="00C06A48">
        <w:rPr>
          <w:rFonts w:cs="Times New Roman"/>
          <w:sz w:val="22"/>
          <w:szCs w:val="22"/>
        </w:rPr>
        <w:t xml:space="preserve">. Additionally, there are culture-bound syndromes </w:t>
      </w:r>
      <w:r w:rsidR="00E511BC" w:rsidRPr="00C06A48">
        <w:rPr>
          <w:rFonts w:cs="Times New Roman"/>
          <w:sz w:val="22"/>
          <w:szCs w:val="22"/>
        </w:rPr>
        <w:t xml:space="preserve">or </w:t>
      </w:r>
      <w:r w:rsidR="00A9382C" w:rsidRPr="00C06A48">
        <w:rPr>
          <w:rFonts w:cs="Times New Roman"/>
          <w:sz w:val="22"/>
          <w:szCs w:val="22"/>
        </w:rPr>
        <w:t>cultural</w:t>
      </w:r>
      <w:r w:rsidR="00E511BC" w:rsidRPr="00C06A48">
        <w:rPr>
          <w:rFonts w:cs="Times New Roman"/>
          <w:sz w:val="22"/>
          <w:szCs w:val="22"/>
        </w:rPr>
        <w:t xml:space="preserve"> concepts of distress</w:t>
      </w:r>
      <w:r w:rsidR="00DC1D5A" w:rsidRPr="00C06A48">
        <w:rPr>
          <w:rFonts w:cs="Times New Roman"/>
          <w:sz w:val="22"/>
          <w:szCs w:val="22"/>
        </w:rPr>
        <w:t xml:space="preserve"> associated with certain ethnic groups or subgroups of individuals affected by trauma. </w:t>
      </w:r>
      <w:r w:rsidR="0024453C" w:rsidRPr="00C06A48">
        <w:rPr>
          <w:rFonts w:cs="Times New Roman"/>
          <w:sz w:val="22"/>
          <w:szCs w:val="22"/>
        </w:rPr>
        <w:t>Resignation Syndrome</w:t>
      </w:r>
      <w:r w:rsidR="00DC1D5A" w:rsidRPr="00C06A48">
        <w:rPr>
          <w:rFonts w:cs="Times New Roman"/>
          <w:sz w:val="22"/>
          <w:szCs w:val="22"/>
        </w:rPr>
        <w:t xml:space="preserve"> in traumatized refugee</w:t>
      </w:r>
      <w:r w:rsidR="0024453C" w:rsidRPr="00C06A48">
        <w:rPr>
          <w:rFonts w:cs="Times New Roman"/>
          <w:sz w:val="22"/>
          <w:szCs w:val="22"/>
        </w:rPr>
        <w:t xml:space="preserve"> children living in Sweden</w:t>
      </w:r>
      <w:r w:rsidR="00DC1D5A" w:rsidRPr="00C06A48">
        <w:rPr>
          <w:rFonts w:cs="Times New Roman"/>
          <w:sz w:val="22"/>
          <w:szCs w:val="22"/>
        </w:rPr>
        <w:t xml:space="preserve"> provides one well-documented example (</w:t>
      </w:r>
      <w:proofErr w:type="spellStart"/>
      <w:r w:rsidR="0024453C" w:rsidRPr="00C06A48">
        <w:rPr>
          <w:rFonts w:cs="Times New Roman"/>
          <w:sz w:val="22"/>
          <w:szCs w:val="22"/>
        </w:rPr>
        <w:t>Kirmayer</w:t>
      </w:r>
      <w:proofErr w:type="spellEnd"/>
      <w:r w:rsidR="0024453C" w:rsidRPr="00C06A48">
        <w:rPr>
          <w:rFonts w:cs="Times New Roman"/>
          <w:sz w:val="22"/>
          <w:szCs w:val="22"/>
        </w:rPr>
        <w:t xml:space="preserve"> &amp; Lewis-</w:t>
      </w:r>
      <w:proofErr w:type="spellStart"/>
      <w:r w:rsidR="0024453C" w:rsidRPr="00C06A48">
        <w:rPr>
          <w:rFonts w:cs="Times New Roman"/>
          <w:sz w:val="22"/>
          <w:szCs w:val="22"/>
        </w:rPr>
        <w:t>Fern</w:t>
      </w:r>
      <w:r w:rsidR="00F05D50" w:rsidRPr="00C06A48">
        <w:rPr>
          <w:rFonts w:cs="Times New Roman"/>
          <w:sz w:val="22"/>
          <w:szCs w:val="22"/>
        </w:rPr>
        <w:t>á</w:t>
      </w:r>
      <w:r w:rsidR="0024453C" w:rsidRPr="00C06A48">
        <w:rPr>
          <w:rFonts w:cs="Times New Roman"/>
          <w:sz w:val="22"/>
          <w:szCs w:val="22"/>
        </w:rPr>
        <w:t>ndez</w:t>
      </w:r>
      <w:proofErr w:type="spellEnd"/>
      <w:r w:rsidR="0024453C" w:rsidRPr="00C06A48">
        <w:rPr>
          <w:rFonts w:cs="Times New Roman"/>
          <w:sz w:val="22"/>
          <w:szCs w:val="22"/>
        </w:rPr>
        <w:t xml:space="preserve">, </w:t>
      </w:r>
      <w:commentRangeStart w:id="12"/>
      <w:r w:rsidR="0024453C" w:rsidRPr="00C06A48">
        <w:rPr>
          <w:rFonts w:cs="Times New Roman"/>
          <w:sz w:val="22"/>
          <w:szCs w:val="22"/>
        </w:rPr>
        <w:t>20</w:t>
      </w:r>
      <w:r w:rsidR="007630EE" w:rsidRPr="00C06A48">
        <w:rPr>
          <w:rFonts w:cs="Times New Roman"/>
          <w:sz w:val="22"/>
          <w:szCs w:val="22"/>
        </w:rPr>
        <w:t>19</w:t>
      </w:r>
      <w:commentRangeEnd w:id="12"/>
      <w:r w:rsidR="00A11603">
        <w:rPr>
          <w:rStyle w:val="CommentReference"/>
          <w:rFonts w:asciiTheme="minorHAnsi" w:hAnsiTheme="minorHAnsi" w:cstheme="minorBidi"/>
          <w:color w:val="auto"/>
          <w:lang w:val="en-IN"/>
        </w:rPr>
        <w:commentReference w:id="12"/>
      </w:r>
      <w:r w:rsidR="00DC1D5A" w:rsidRPr="00C06A48">
        <w:rPr>
          <w:rFonts w:cs="Times New Roman"/>
          <w:sz w:val="22"/>
          <w:szCs w:val="22"/>
        </w:rPr>
        <w:t>). Distinct syndromes</w:t>
      </w:r>
      <w:r w:rsidR="001E24AF" w:rsidRPr="00C06A48">
        <w:rPr>
          <w:rFonts w:cs="Times New Roman"/>
          <w:sz w:val="22"/>
          <w:szCs w:val="22"/>
        </w:rPr>
        <w:t xml:space="preserve">, cultural idioms or cultural </w:t>
      </w:r>
      <w:r w:rsidR="008D3472" w:rsidRPr="00C06A48">
        <w:rPr>
          <w:rFonts w:cs="Times New Roman"/>
          <w:sz w:val="22"/>
          <w:szCs w:val="22"/>
        </w:rPr>
        <w:t>concepts of distress</w:t>
      </w:r>
      <w:r w:rsidR="00DC1D5A" w:rsidRPr="00C06A48">
        <w:rPr>
          <w:rFonts w:cs="Times New Roman"/>
          <w:sz w:val="22"/>
          <w:szCs w:val="22"/>
        </w:rPr>
        <w:t xml:space="preserve"> can be identified through prior knowledge of their existence, or by careful, attuned questioning (</w:t>
      </w:r>
      <w:sdt>
        <w:sdtPr>
          <w:rPr>
            <w:rFonts w:cs="Times New Roman"/>
            <w:sz w:val="22"/>
            <w:szCs w:val="22"/>
          </w:rPr>
          <w:alias w:val="BibCitation"/>
          <w:tag w:val="BibRef15"/>
          <w:id w:val="-761830693"/>
          <w:placeholder>
            <w:docPart w:val="DefaultPlaceholder_1082065158"/>
          </w:placeholder>
        </w:sdtPr>
        <w:sdtContent>
          <w:r w:rsidR="00DC1D5A" w:rsidRPr="002515FB">
            <w:rPr>
              <w:rFonts w:cs="Times New Roman"/>
              <w:sz w:val="22"/>
              <w:szCs w:val="22"/>
              <w:highlight w:val="green"/>
            </w:rPr>
            <w:t>Dixon</w:t>
          </w:r>
          <w:r w:rsidR="00E023D1" w:rsidRPr="002515FB">
            <w:rPr>
              <w:rFonts w:cs="Times New Roman"/>
              <w:sz w:val="22"/>
              <w:szCs w:val="22"/>
              <w:highlight w:val="green"/>
            </w:rPr>
            <w:t xml:space="preserve"> et al.</w:t>
          </w:r>
          <w:r w:rsidR="00DC1D5A" w:rsidRPr="002515FB">
            <w:rPr>
              <w:rFonts w:cs="Times New Roman"/>
              <w:sz w:val="22"/>
              <w:szCs w:val="22"/>
              <w:highlight w:val="green"/>
            </w:rPr>
            <w:t>, 2016</w:t>
          </w:r>
        </w:sdtContent>
      </w:sdt>
      <w:r w:rsidR="00DC1D5A" w:rsidRPr="00C06A48">
        <w:rPr>
          <w:rFonts w:cs="Times New Roman"/>
          <w:sz w:val="22"/>
          <w:szCs w:val="22"/>
        </w:rPr>
        <w:t xml:space="preserve">; </w:t>
      </w:r>
      <w:r w:rsidR="00A349D9" w:rsidRPr="00C06A48">
        <w:rPr>
          <w:rFonts w:cs="Times New Roman"/>
          <w:sz w:val="22"/>
          <w:szCs w:val="22"/>
        </w:rPr>
        <w:t xml:space="preserve">Jarvis et al., </w:t>
      </w:r>
      <w:commentRangeStart w:id="13"/>
      <w:r w:rsidR="00A349D9" w:rsidRPr="00C06A48">
        <w:rPr>
          <w:rFonts w:cs="Times New Roman"/>
          <w:sz w:val="22"/>
          <w:szCs w:val="22"/>
        </w:rPr>
        <w:t>202</w:t>
      </w:r>
      <w:del w:id="14" w:author="TE" w:date="2025-08-05T18:16:00Z">
        <w:r w:rsidR="00A349D9" w:rsidRPr="00C06A48" w:rsidDel="002C4220">
          <w:rPr>
            <w:rFonts w:cs="Times New Roman"/>
            <w:sz w:val="22"/>
            <w:szCs w:val="22"/>
          </w:rPr>
          <w:delText>1</w:delText>
        </w:r>
      </w:del>
      <w:ins w:id="15" w:author="TE" w:date="2025-08-05T18:16:00Z">
        <w:r w:rsidR="002C4220">
          <w:rPr>
            <w:rFonts w:cs="Times New Roman"/>
            <w:sz w:val="22"/>
            <w:szCs w:val="22"/>
          </w:rPr>
          <w:t>0</w:t>
        </w:r>
      </w:ins>
      <w:commentRangeEnd w:id="13"/>
      <w:r w:rsidR="002C4220">
        <w:rPr>
          <w:rStyle w:val="CommentReference"/>
          <w:rFonts w:asciiTheme="minorHAnsi" w:hAnsiTheme="minorHAnsi" w:cstheme="minorBidi"/>
          <w:color w:val="auto"/>
          <w:lang w:val="en-IN"/>
        </w:rPr>
        <w:commentReference w:id="13"/>
      </w:r>
      <w:r w:rsidR="00DC1D5A" w:rsidRPr="00C06A48">
        <w:rPr>
          <w:rFonts w:cs="Times New Roman"/>
          <w:sz w:val="22"/>
          <w:szCs w:val="22"/>
        </w:rPr>
        <w:t xml:space="preserve">). Using the Cultural Formulation Interview in the </w:t>
      </w:r>
      <w:r w:rsidR="00DC1D5A" w:rsidRPr="00C06A48">
        <w:rPr>
          <w:rFonts w:cs="Times New Roman"/>
          <w:i/>
          <w:iCs/>
          <w:sz w:val="22"/>
          <w:szCs w:val="22"/>
        </w:rPr>
        <w:t>DSM-5</w:t>
      </w:r>
      <w:r w:rsidR="00DC1D5A" w:rsidRPr="00C06A48">
        <w:rPr>
          <w:rFonts w:cs="Times New Roman"/>
          <w:sz w:val="22"/>
          <w:szCs w:val="22"/>
        </w:rPr>
        <w:t xml:space="preserve"> can assist the assessment of beliefs pertaining to mental health and traditional modes of healing</w:t>
      </w:r>
      <w:r w:rsidR="00F55CB9" w:rsidRPr="00C06A48">
        <w:rPr>
          <w:rFonts w:cs="Times New Roman"/>
          <w:sz w:val="22"/>
          <w:szCs w:val="22"/>
        </w:rPr>
        <w:t xml:space="preserve">. </w:t>
      </w:r>
      <w:r w:rsidR="00DC1D5A" w:rsidRPr="00C06A48">
        <w:rPr>
          <w:rFonts w:cs="Times New Roman"/>
          <w:sz w:val="22"/>
          <w:szCs w:val="22"/>
        </w:rPr>
        <w:t>The Cultural Formulation Interview consists of an 11-item, clinician-administered scale that elicits information from the patient about background and identity, beliefs about care-seeking, and past experiences of feeling misunderstood by providers</w:t>
      </w:r>
      <w:r w:rsidR="00F55CB9" w:rsidRPr="00C06A48">
        <w:rPr>
          <w:rFonts w:cs="Times New Roman"/>
          <w:sz w:val="22"/>
          <w:szCs w:val="22"/>
        </w:rPr>
        <w:t xml:space="preserve"> (</w:t>
      </w:r>
      <w:r w:rsidR="00F55CB9" w:rsidRPr="00522295">
        <w:rPr>
          <w:rStyle w:val="citebib"/>
        </w:rPr>
        <w:t>APA, 2013a</w:t>
      </w:r>
      <w:r w:rsidR="00F55CB9" w:rsidRPr="00C06A48">
        <w:rPr>
          <w:rFonts w:cs="Times New Roman"/>
          <w:sz w:val="22"/>
          <w:szCs w:val="22"/>
        </w:rPr>
        <w:t>).</w:t>
      </w:r>
    </w:p>
    <w:p w14:paraId="5D306692" w14:textId="79E42905" w:rsidR="008D1628" w:rsidRPr="00C06A48" w:rsidRDefault="00C26EA7" w:rsidP="007E4644">
      <w:pPr>
        <w:pStyle w:val="Head1"/>
        <w:spacing w:before="0" w:after="0"/>
        <w:rPr>
          <w:rFonts w:cs="Times New Roman"/>
          <w:sz w:val="22"/>
          <w:szCs w:val="22"/>
        </w:rPr>
      </w:pPr>
      <w:r w:rsidRPr="00C06A48">
        <w:rPr>
          <w:rFonts w:cs="Times New Roman"/>
          <w:sz w:val="22"/>
          <w:szCs w:val="22"/>
        </w:rPr>
        <w:t>&lt;h1&gt;</w:t>
      </w:r>
      <w:r w:rsidR="00DC1D5A" w:rsidRPr="00C06A48">
        <w:rPr>
          <w:rFonts w:cs="Times New Roman"/>
          <w:sz w:val="22"/>
          <w:szCs w:val="22"/>
        </w:rPr>
        <w:t>MEANING OF SYMPTOMS, MEANING OF WELLNESS</w:t>
      </w:r>
    </w:p>
    <w:p w14:paraId="7F55CB32" w14:textId="0E39BAF1" w:rsidR="008D1628" w:rsidRPr="00C06A48" w:rsidRDefault="00DC1D5A" w:rsidP="007E4644">
      <w:pPr>
        <w:pStyle w:val="Para-FL"/>
        <w:jc w:val="left"/>
        <w:rPr>
          <w:rFonts w:cs="Times New Roman"/>
          <w:sz w:val="22"/>
          <w:szCs w:val="22"/>
        </w:rPr>
      </w:pPr>
      <w:r w:rsidRPr="00C06A48">
        <w:rPr>
          <w:rFonts w:cs="Times New Roman"/>
          <w:sz w:val="22"/>
          <w:szCs w:val="22"/>
        </w:rPr>
        <w:t xml:space="preserve">Part of being trustworthy as an APPN is being predictable, genuine, and </w:t>
      </w:r>
      <w:r w:rsidR="00CD5778" w:rsidRPr="00C06A48">
        <w:rPr>
          <w:rFonts w:cs="Times New Roman"/>
          <w:sz w:val="22"/>
          <w:szCs w:val="22"/>
        </w:rPr>
        <w:t>transparent</w:t>
      </w:r>
      <w:r w:rsidRPr="00C06A48">
        <w:rPr>
          <w:rFonts w:cs="Times New Roman"/>
          <w:sz w:val="22"/>
          <w:szCs w:val="22"/>
        </w:rPr>
        <w:t xml:space="preserve"> about our biases, limits, and theoretical orientation. Once this is established, remaining open to exploring multiple causes for behavior, symptoms, and somatic experiences allows patients to share, knowing they will not be preemptively labeled or stigmatized. Each symptom may have multiple meanings, and amelioration of each symptom has meaning. </w:t>
      </w:r>
      <w:proofErr w:type="spellStart"/>
      <w:r w:rsidRPr="00C06A48">
        <w:rPr>
          <w:rFonts w:cs="Times New Roman"/>
          <w:sz w:val="22"/>
          <w:szCs w:val="22"/>
        </w:rPr>
        <w:t>Loewenstein</w:t>
      </w:r>
      <w:proofErr w:type="spellEnd"/>
      <w:r w:rsidRPr="00C06A48">
        <w:rPr>
          <w:rFonts w:cs="Times New Roman"/>
          <w:sz w:val="22"/>
          <w:szCs w:val="22"/>
        </w:rPr>
        <w:t xml:space="preserve"> and Goodwin offer us a glimpse into the power of symptoms for individuals with traumatic histories when they write that “symptoms serve many functions: to substitute for missing memories, to communicate distress, to symbolize crucial relationships, to contain internal conflicts, to manage interpersonal issues” (</w:t>
      </w:r>
      <w:r w:rsidRPr="007464FC">
        <w:rPr>
          <w:rStyle w:val="citebib"/>
        </w:rPr>
        <w:t>1999</w:t>
      </w:r>
      <w:r w:rsidRPr="00C06A48">
        <w:rPr>
          <w:rFonts w:cs="Times New Roman"/>
          <w:sz w:val="22"/>
          <w:szCs w:val="22"/>
        </w:rPr>
        <w:t xml:space="preserve">, p. 83). The use of </w:t>
      </w:r>
      <w:proofErr w:type="spellStart"/>
      <w:r w:rsidRPr="00C06A48">
        <w:rPr>
          <w:rFonts w:cs="Times New Roman"/>
          <w:sz w:val="22"/>
          <w:szCs w:val="22"/>
        </w:rPr>
        <w:t>prazosin</w:t>
      </w:r>
      <w:proofErr w:type="spellEnd"/>
      <w:r w:rsidRPr="00C06A48">
        <w:rPr>
          <w:rFonts w:cs="Times New Roman"/>
          <w:sz w:val="22"/>
          <w:szCs w:val="22"/>
        </w:rPr>
        <w:t xml:space="preserve"> to treat trauma-related nightmares provides a vivid example of the many functions of symptoms. It can be a startling revelation to have an experience as physically and emotionally exhausting and activating as a full-blown nightmare</w:t>
      </w:r>
      <w:r w:rsidR="00D927D0" w:rsidRPr="00C06A48">
        <w:rPr>
          <w:rFonts w:cs="Times New Roman"/>
          <w:sz w:val="22"/>
          <w:szCs w:val="22"/>
        </w:rPr>
        <w:t xml:space="preserve"> or night terror, </w:t>
      </w:r>
      <w:r w:rsidRPr="00C06A48">
        <w:rPr>
          <w:rFonts w:cs="Times New Roman"/>
          <w:sz w:val="22"/>
          <w:szCs w:val="22"/>
        </w:rPr>
        <w:t xml:space="preserve">often accompanied by restlessness, </w:t>
      </w:r>
      <w:r w:rsidR="00D927D0" w:rsidRPr="00C06A48">
        <w:rPr>
          <w:rFonts w:cs="Times New Roman"/>
          <w:sz w:val="22"/>
          <w:szCs w:val="22"/>
        </w:rPr>
        <w:t>yelling,</w:t>
      </w:r>
      <w:r w:rsidRPr="00C06A48">
        <w:rPr>
          <w:rFonts w:cs="Times New Roman"/>
          <w:sz w:val="22"/>
          <w:szCs w:val="22"/>
        </w:rPr>
        <w:t xml:space="preserve"> crying, or even </w:t>
      </w:r>
      <w:r w:rsidR="00D927D0" w:rsidRPr="00C06A48">
        <w:rPr>
          <w:rFonts w:cs="Times New Roman"/>
          <w:sz w:val="22"/>
          <w:szCs w:val="22"/>
        </w:rPr>
        <w:t>striking out</w:t>
      </w:r>
      <w:r w:rsidRPr="00C06A48">
        <w:rPr>
          <w:rFonts w:cs="Times New Roman"/>
          <w:sz w:val="22"/>
          <w:szCs w:val="22"/>
        </w:rPr>
        <w:t xml:space="preserve">, significantly </w:t>
      </w:r>
      <w:r w:rsidR="00D927D0" w:rsidRPr="00C06A48">
        <w:rPr>
          <w:rFonts w:cs="Times New Roman"/>
          <w:sz w:val="22"/>
          <w:szCs w:val="22"/>
        </w:rPr>
        <w:t>reduced,</w:t>
      </w:r>
      <w:r w:rsidRPr="00C06A48">
        <w:rPr>
          <w:rFonts w:cs="Times New Roman"/>
          <w:sz w:val="22"/>
          <w:szCs w:val="22"/>
        </w:rPr>
        <w:t xml:space="preserve"> or eliminated by taking a capsule at bedtime (</w:t>
      </w:r>
      <w:sdt>
        <w:sdtPr>
          <w:rPr>
            <w:rFonts w:cs="Times New Roman"/>
            <w:sz w:val="22"/>
            <w:szCs w:val="22"/>
          </w:rPr>
          <w:alias w:val="BibCitation"/>
          <w:tag w:val="BibRef59"/>
          <w:id w:val="-221527803"/>
          <w:placeholder>
            <w:docPart w:val="DefaultPlaceholder_1082065158"/>
          </w:placeholder>
        </w:sdtPr>
        <w:sdtContent>
          <w:sdt>
            <w:sdtPr>
              <w:rPr>
                <w:rFonts w:cs="Times New Roman"/>
                <w:sz w:val="22"/>
                <w:szCs w:val="22"/>
              </w:rPr>
              <w:alias w:val="BibCitation"/>
              <w:tag w:val="BibRef59"/>
              <w:id w:val="-1349873074"/>
              <w:placeholder>
                <w:docPart w:val="DefaultPlaceholder_1082065158"/>
              </w:placeholder>
            </w:sdtPr>
            <w:sdtEndPr>
              <w:rPr>
                <w:highlight w:val="green"/>
              </w:rPr>
            </w:sdtEndPr>
            <w:sdtContent>
              <w:r w:rsidRPr="002515FB">
                <w:rPr>
                  <w:rFonts w:cs="Times New Roman"/>
                  <w:sz w:val="22"/>
                  <w:szCs w:val="22"/>
                  <w:highlight w:val="green"/>
                </w:rPr>
                <w:t>Simon &amp; Rousseau, 2017</w:t>
              </w:r>
            </w:sdtContent>
          </w:sdt>
        </w:sdtContent>
      </w:sdt>
      <w:r w:rsidRPr="00C06A48">
        <w:rPr>
          <w:rFonts w:cs="Times New Roman"/>
          <w:sz w:val="22"/>
          <w:szCs w:val="22"/>
        </w:rPr>
        <w:t xml:space="preserve">). For trauma survivors, who often </w:t>
      </w:r>
      <w:r w:rsidRPr="00C06A48">
        <w:rPr>
          <w:rFonts w:cs="Times New Roman"/>
          <w:sz w:val="22"/>
          <w:szCs w:val="22"/>
        </w:rPr>
        <w:lastRenderedPageBreak/>
        <w:t>tangle with the nature of memory and its malleability, it can shake their faith in their experience. If it can go away with a pill, was it ever that important? Was it ever truly real? If the nightmares can subside in this way, are they justified in the steps they may have taken to protect themselves from further abuse? Relief is welcome, but self-doubt raised by confronting the potential vulnerability of their experience to outside influence can make it a mixed blessing.</w:t>
      </w:r>
    </w:p>
    <w:p w14:paraId="41A1B9A3" w14:textId="1B62702F" w:rsidR="005224F2" w:rsidRPr="00C06A48" w:rsidRDefault="00DC1D5A" w:rsidP="007E4644">
      <w:pPr>
        <w:pStyle w:val="ParaFirstLine-Ind"/>
        <w:jc w:val="left"/>
        <w:rPr>
          <w:rFonts w:cs="Times New Roman"/>
          <w:sz w:val="22"/>
          <w:szCs w:val="22"/>
        </w:rPr>
      </w:pPr>
      <w:r w:rsidRPr="00C06A48">
        <w:rPr>
          <w:rFonts w:cs="Times New Roman"/>
          <w:sz w:val="22"/>
          <w:szCs w:val="22"/>
        </w:rPr>
        <w:t xml:space="preserve">Rushing to silence symptoms can paradoxically worsen distress. </w:t>
      </w:r>
      <w:proofErr w:type="spellStart"/>
      <w:r w:rsidRPr="007464FC">
        <w:rPr>
          <w:rStyle w:val="citebib"/>
        </w:rPr>
        <w:t>Mintz</w:t>
      </w:r>
      <w:proofErr w:type="spellEnd"/>
      <w:r w:rsidRPr="007464FC">
        <w:rPr>
          <w:rStyle w:val="citebib"/>
        </w:rPr>
        <w:t xml:space="preserve"> </w:t>
      </w:r>
      <w:r w:rsidR="00503B1A" w:rsidRPr="007464FC">
        <w:rPr>
          <w:rStyle w:val="citebib"/>
        </w:rPr>
        <w:t>(</w:t>
      </w:r>
      <w:r w:rsidR="00AD5767" w:rsidRPr="007464FC">
        <w:rPr>
          <w:rStyle w:val="citebib"/>
        </w:rPr>
        <w:t>2022)</w:t>
      </w:r>
      <w:r w:rsidR="00AD5767" w:rsidRPr="00C06A48">
        <w:rPr>
          <w:rFonts w:cs="Times New Roman"/>
          <w:sz w:val="22"/>
          <w:szCs w:val="22"/>
        </w:rPr>
        <w:t xml:space="preserve"> </w:t>
      </w:r>
      <w:r w:rsidRPr="00C06A48">
        <w:rPr>
          <w:rFonts w:cs="Times New Roman"/>
          <w:sz w:val="22"/>
          <w:szCs w:val="22"/>
        </w:rPr>
        <w:t>note</w:t>
      </w:r>
      <w:r w:rsidR="00ED10A7" w:rsidRPr="00C06A48">
        <w:rPr>
          <w:rFonts w:cs="Times New Roman"/>
          <w:sz w:val="22"/>
          <w:szCs w:val="22"/>
        </w:rPr>
        <w:t>s</w:t>
      </w:r>
      <w:r w:rsidRPr="00C06A48">
        <w:rPr>
          <w:rFonts w:cs="Times New Roman"/>
          <w:sz w:val="22"/>
          <w:szCs w:val="22"/>
        </w:rPr>
        <w:t xml:space="preserve"> how symptoms can both </w:t>
      </w:r>
      <w:r w:rsidR="00ED10A7" w:rsidRPr="00C06A48">
        <w:rPr>
          <w:rFonts w:cs="Times New Roman"/>
          <w:sz w:val="22"/>
          <w:szCs w:val="22"/>
        </w:rPr>
        <w:t xml:space="preserve">cause and solve patient dilemmas. </w:t>
      </w:r>
      <w:r w:rsidR="000B7E12" w:rsidRPr="00C06A48">
        <w:rPr>
          <w:rFonts w:cs="Times New Roman"/>
          <w:sz w:val="22"/>
          <w:szCs w:val="22"/>
        </w:rPr>
        <w:t>Illness as a metaphor</w:t>
      </w:r>
      <w:r w:rsidRPr="00C06A48">
        <w:rPr>
          <w:rFonts w:cs="Times New Roman"/>
          <w:sz w:val="22"/>
          <w:szCs w:val="22"/>
        </w:rPr>
        <w:t xml:space="preserve"> can be powerful, especially for a trauma survivor, who often has experienced very little in the way of familial or institutional power (</w:t>
      </w:r>
      <w:proofErr w:type="spellStart"/>
      <w:sdt>
        <w:sdtPr>
          <w:rPr>
            <w:rFonts w:cs="Times New Roman"/>
            <w:sz w:val="22"/>
            <w:szCs w:val="22"/>
          </w:rPr>
          <w:alias w:val="BibCitation"/>
          <w:tag w:val="BibRef37"/>
          <w:id w:val="1424767884"/>
          <w:placeholder>
            <w:docPart w:val="DefaultPlaceholder_1082065158"/>
          </w:placeholder>
        </w:sdtPr>
        <w:sdtContent>
          <w:r w:rsidR="000B7E12" w:rsidRPr="002515FB">
            <w:rPr>
              <w:rFonts w:cs="Times New Roman"/>
              <w:sz w:val="22"/>
              <w:szCs w:val="22"/>
              <w:highlight w:val="green"/>
            </w:rPr>
            <w:t>Kirmayer</w:t>
          </w:r>
          <w:proofErr w:type="spellEnd"/>
          <w:r w:rsidR="000B7E12" w:rsidRPr="002515FB">
            <w:rPr>
              <w:rFonts w:cs="Times New Roman"/>
              <w:sz w:val="22"/>
              <w:szCs w:val="22"/>
              <w:highlight w:val="green"/>
            </w:rPr>
            <w:t>, 2023</w:t>
          </w:r>
        </w:sdtContent>
      </w:sdt>
      <w:r w:rsidR="000B7E12" w:rsidRPr="00C06A48">
        <w:rPr>
          <w:rFonts w:cs="Times New Roman"/>
          <w:sz w:val="22"/>
          <w:szCs w:val="22"/>
        </w:rPr>
        <w:t xml:space="preserve">). </w:t>
      </w:r>
      <w:r w:rsidRPr="00C06A48">
        <w:rPr>
          <w:rFonts w:cs="Times New Roman"/>
          <w:sz w:val="22"/>
          <w:szCs w:val="22"/>
        </w:rPr>
        <w:t xml:space="preserve">Twinned with medically unexplained symptoms, </w:t>
      </w:r>
      <w:r w:rsidR="005224F2" w:rsidRPr="00C06A48">
        <w:rPr>
          <w:rFonts w:cs="Times New Roman"/>
          <w:sz w:val="22"/>
          <w:szCs w:val="22"/>
        </w:rPr>
        <w:t>healthcare contact</w:t>
      </w:r>
      <w:r w:rsidRPr="00C06A48">
        <w:rPr>
          <w:rFonts w:cs="Times New Roman"/>
          <w:sz w:val="22"/>
          <w:szCs w:val="22"/>
        </w:rPr>
        <w:t xml:space="preserve"> can become the arena where the arc of the trauma is</w:t>
      </w:r>
      <w:r w:rsidR="0015379F" w:rsidRPr="00C06A48">
        <w:rPr>
          <w:rFonts w:cs="Times New Roman"/>
          <w:sz w:val="22"/>
          <w:szCs w:val="22"/>
        </w:rPr>
        <w:t xml:space="preserve"> </w:t>
      </w:r>
      <w:r w:rsidRPr="00C06A48">
        <w:rPr>
          <w:rFonts w:cs="Times New Roman"/>
          <w:sz w:val="22"/>
          <w:szCs w:val="22"/>
        </w:rPr>
        <w:t xml:space="preserve">revisited, relived, and repeated. </w:t>
      </w:r>
      <w:r w:rsidR="005224F2" w:rsidRPr="00C06A48">
        <w:rPr>
          <w:rFonts w:cs="Times New Roman"/>
          <w:sz w:val="22"/>
          <w:szCs w:val="22"/>
        </w:rPr>
        <w:t xml:space="preserve">For example, </w:t>
      </w:r>
      <w:r w:rsidR="002C249F" w:rsidRPr="00C06A48">
        <w:rPr>
          <w:rFonts w:cs="Times New Roman"/>
          <w:sz w:val="22"/>
          <w:szCs w:val="22"/>
        </w:rPr>
        <w:t xml:space="preserve">if </w:t>
      </w:r>
      <w:r w:rsidR="005224F2" w:rsidRPr="00C06A48">
        <w:rPr>
          <w:rFonts w:cs="Times New Roman"/>
          <w:sz w:val="22"/>
          <w:szCs w:val="22"/>
        </w:rPr>
        <w:t xml:space="preserve">parents failed to </w:t>
      </w:r>
      <w:r w:rsidR="005E17D2" w:rsidRPr="00C06A48">
        <w:rPr>
          <w:rFonts w:cs="Times New Roman"/>
          <w:sz w:val="22"/>
          <w:szCs w:val="22"/>
        </w:rPr>
        <w:t xml:space="preserve">acknowledge </w:t>
      </w:r>
      <w:r w:rsidR="005224F2" w:rsidRPr="00C06A48">
        <w:rPr>
          <w:rFonts w:cs="Times New Roman"/>
          <w:sz w:val="22"/>
          <w:szCs w:val="22"/>
        </w:rPr>
        <w:t xml:space="preserve">the child’s </w:t>
      </w:r>
      <w:r w:rsidR="005E17D2" w:rsidRPr="00C06A48">
        <w:rPr>
          <w:rFonts w:cs="Times New Roman"/>
          <w:sz w:val="22"/>
          <w:szCs w:val="22"/>
        </w:rPr>
        <w:t>disclosure</w:t>
      </w:r>
      <w:r w:rsidR="005224F2" w:rsidRPr="00C06A48">
        <w:rPr>
          <w:rFonts w:cs="Times New Roman"/>
          <w:sz w:val="22"/>
          <w:szCs w:val="22"/>
        </w:rPr>
        <w:t xml:space="preserve"> and attempts to seek help</w:t>
      </w:r>
      <w:r w:rsidR="002C249F" w:rsidRPr="00C06A48">
        <w:rPr>
          <w:rFonts w:cs="Times New Roman"/>
          <w:sz w:val="22"/>
          <w:szCs w:val="22"/>
        </w:rPr>
        <w:t xml:space="preserve"> while they were abused in childhood by a family friend, illness and symptoms can become a powerful way to be seen</w:t>
      </w:r>
      <w:r w:rsidR="00591B8B" w:rsidRPr="00C06A48">
        <w:rPr>
          <w:rFonts w:cs="Times New Roman"/>
          <w:sz w:val="22"/>
          <w:szCs w:val="22"/>
        </w:rPr>
        <w:t xml:space="preserve"> and heard.</w:t>
      </w:r>
    </w:p>
    <w:p w14:paraId="196142B0" w14:textId="28279F35" w:rsidR="008D1628" w:rsidRPr="00C06A48" w:rsidRDefault="00DC1D5A" w:rsidP="007E4644">
      <w:pPr>
        <w:pStyle w:val="ParaFirstLine-Ind"/>
        <w:jc w:val="left"/>
        <w:rPr>
          <w:rFonts w:cs="Times New Roman"/>
          <w:sz w:val="22"/>
          <w:szCs w:val="22"/>
        </w:rPr>
      </w:pPr>
      <w:r w:rsidRPr="00C06A48">
        <w:rPr>
          <w:rFonts w:cs="Times New Roman"/>
          <w:sz w:val="22"/>
          <w:szCs w:val="22"/>
        </w:rPr>
        <w:t>If parents continue to refuse to acknowledge the trauma, they can be made to pay—literally and figuratively—through out-of-pocket expenses for therapists, brand name medications, and novel treatments; time spent in waiting rooms and E</w:t>
      </w:r>
      <w:r w:rsidR="005E17D2" w:rsidRPr="00C06A48">
        <w:rPr>
          <w:rFonts w:cs="Times New Roman"/>
          <w:sz w:val="22"/>
          <w:szCs w:val="22"/>
        </w:rPr>
        <w:t xml:space="preserve">mergency </w:t>
      </w:r>
      <w:r w:rsidRPr="00C06A48">
        <w:rPr>
          <w:rFonts w:cs="Times New Roman"/>
          <w:sz w:val="22"/>
          <w:szCs w:val="22"/>
        </w:rPr>
        <w:t>D</w:t>
      </w:r>
      <w:r w:rsidR="005E17D2" w:rsidRPr="00C06A48">
        <w:rPr>
          <w:rFonts w:cs="Times New Roman"/>
          <w:sz w:val="22"/>
          <w:szCs w:val="22"/>
        </w:rPr>
        <w:t>epartment</w:t>
      </w:r>
      <w:r w:rsidRPr="00C06A48">
        <w:rPr>
          <w:rFonts w:cs="Times New Roman"/>
          <w:sz w:val="22"/>
          <w:szCs w:val="22"/>
        </w:rPr>
        <w:t>s</w:t>
      </w:r>
      <w:r w:rsidR="00060335" w:rsidRPr="00C06A48">
        <w:rPr>
          <w:rFonts w:cs="Times New Roman"/>
          <w:sz w:val="22"/>
          <w:szCs w:val="22"/>
        </w:rPr>
        <w:t xml:space="preserve"> (EDs)</w:t>
      </w:r>
      <w:r w:rsidRPr="00C06A48">
        <w:rPr>
          <w:rFonts w:cs="Times New Roman"/>
          <w:sz w:val="22"/>
          <w:szCs w:val="22"/>
        </w:rPr>
        <w:t>, and so forth. When families refuse to talk, or think, about the trauma, they may be more willing to attend to a third party. The patient’s struggle with mental illness can become a proxy. Providers are often caught in the middle of arbitrating which of a trauma patient’s symptoms are valid</w:t>
      </w:r>
      <w:r w:rsidR="002770FE" w:rsidRPr="00C06A48">
        <w:rPr>
          <w:rFonts w:cs="Times New Roman"/>
          <w:sz w:val="22"/>
          <w:szCs w:val="22"/>
        </w:rPr>
        <w:t xml:space="preserve">. </w:t>
      </w:r>
      <w:r w:rsidRPr="00C06A48">
        <w:rPr>
          <w:rFonts w:cs="Times New Roman"/>
          <w:sz w:val="22"/>
          <w:szCs w:val="22"/>
        </w:rPr>
        <w:t xml:space="preserve">Some family members may only perceive the trauma as “bad” if it results in a diagnosable condition that requires medication management. Medication mediates the relationship between APPN, patient, family </w:t>
      </w:r>
      <w:r w:rsidR="008F4670" w:rsidRPr="00C06A48">
        <w:rPr>
          <w:rFonts w:cs="Times New Roman"/>
          <w:sz w:val="22"/>
          <w:szCs w:val="22"/>
        </w:rPr>
        <w:t>and</w:t>
      </w:r>
      <w:r w:rsidRPr="00C06A48">
        <w:rPr>
          <w:rFonts w:cs="Times New Roman"/>
          <w:sz w:val="22"/>
          <w:szCs w:val="22"/>
        </w:rPr>
        <w:t xml:space="preserve"> societal messaging, and the trauma.</w:t>
      </w:r>
    </w:p>
    <w:p w14:paraId="1A6047FB" w14:textId="38089AE2" w:rsidR="00BA2BDC" w:rsidRPr="00C06A48" w:rsidRDefault="00BA2BDC" w:rsidP="007E4644">
      <w:pPr>
        <w:pStyle w:val="ParaFirstLine-Ind"/>
        <w:jc w:val="left"/>
        <w:rPr>
          <w:rFonts w:cs="Times New Roman"/>
          <w:sz w:val="22"/>
          <w:szCs w:val="22"/>
        </w:rPr>
      </w:pPr>
      <w:r w:rsidRPr="00C06A48">
        <w:rPr>
          <w:rFonts w:cs="Times New Roman"/>
          <w:sz w:val="22"/>
          <w:szCs w:val="22"/>
        </w:rPr>
        <w:t xml:space="preserve">We need to be aware of the emotional landscape of the family when asking about family mental health history and known medication trials, especially when we suspect or are aware of abusive dynamics. Simply asking about personal and familial beliefs about medication can yield helpful information about intergenerational patterns of medication misuse, avoidance, or stigma. </w:t>
      </w:r>
      <w:r w:rsidR="001E0B12" w:rsidRPr="00C06A48">
        <w:rPr>
          <w:rFonts w:cs="Times New Roman"/>
          <w:sz w:val="22"/>
          <w:szCs w:val="22"/>
        </w:rPr>
        <w:t>The fear of becoming one’s perpetrator by resembling them in any way evokes avoidant and even phobic responses in treatment. Diagnosis with the same illness process as a perpetrator can result in gut-level revulsion</w:t>
      </w:r>
      <w:r w:rsidRPr="00C06A48">
        <w:rPr>
          <w:rFonts w:cs="Times New Roman"/>
          <w:sz w:val="22"/>
          <w:szCs w:val="22"/>
        </w:rPr>
        <w:t xml:space="preserve">, particularly if the </w:t>
      </w:r>
      <w:r w:rsidRPr="00C06A48">
        <w:rPr>
          <w:rFonts w:cs="Times New Roman"/>
          <w:sz w:val="22"/>
          <w:szCs w:val="22"/>
        </w:rPr>
        <w:lastRenderedPageBreak/>
        <w:t>perpetrator was a parent or family member</w:t>
      </w:r>
      <w:r w:rsidR="001E0B12" w:rsidRPr="00C06A48">
        <w:rPr>
          <w:rFonts w:cs="Times New Roman"/>
          <w:sz w:val="22"/>
          <w:szCs w:val="22"/>
        </w:rPr>
        <w:t>.</w:t>
      </w:r>
    </w:p>
    <w:p w14:paraId="15986AEA" w14:textId="72553B80" w:rsidR="00426256" w:rsidRPr="00C06A48" w:rsidRDefault="001E0B12" w:rsidP="007E4644">
      <w:pPr>
        <w:pStyle w:val="ParaFirstLine-Ind"/>
        <w:jc w:val="left"/>
        <w:rPr>
          <w:rFonts w:cs="Times New Roman"/>
          <w:sz w:val="22"/>
          <w:szCs w:val="22"/>
        </w:rPr>
      </w:pPr>
      <w:r w:rsidRPr="00C06A48">
        <w:rPr>
          <w:rFonts w:cs="Times New Roman"/>
          <w:sz w:val="22"/>
          <w:szCs w:val="22"/>
        </w:rPr>
        <w:t xml:space="preserve">Patients who remember medications their perpetrators were taking may have strong opinions, beliefs, and physical responses when considering taking similar medication or participating in therapy. This complicates some of the heuristics of medication treatment. We know that some illnesses have a heritable component, and that at times medications given to family members may aid our patient. Overly purist views of heritability are not supported by evidence. Acknowledging that complicated relationships create complicated feelings can communicate understanding. We may need to clearly state our willingness to avoid </w:t>
      </w:r>
      <w:r w:rsidR="003D002C" w:rsidRPr="00C06A48">
        <w:rPr>
          <w:rFonts w:cs="Times New Roman"/>
          <w:sz w:val="22"/>
          <w:szCs w:val="22"/>
        </w:rPr>
        <w:t>feared medications</w:t>
      </w:r>
      <w:r w:rsidRPr="00C06A48">
        <w:rPr>
          <w:rFonts w:cs="Times New Roman"/>
          <w:sz w:val="22"/>
          <w:szCs w:val="22"/>
        </w:rPr>
        <w:t>. Encouraging our patients to take ownership of their care helps diminish fears of losing their family, culture, and identity, or replicating it in the ways that harmed them.</w:t>
      </w:r>
    </w:p>
    <w:p w14:paraId="434827CA" w14:textId="5B89EAA6" w:rsidR="008D1628" w:rsidRPr="00C06A48" w:rsidRDefault="00C26EA7" w:rsidP="000D1C4C">
      <w:pPr>
        <w:pStyle w:val="Head1"/>
        <w:spacing w:before="0" w:after="0"/>
        <w:rPr>
          <w:rFonts w:cs="Times New Roman"/>
        </w:rPr>
      </w:pPr>
      <w:r w:rsidRPr="00C06A48">
        <w:rPr>
          <w:rFonts w:cs="Times New Roman"/>
          <w:caps w:val="0"/>
        </w:rPr>
        <w:t>&lt;H1&gt;</w:t>
      </w:r>
      <w:r w:rsidR="00C8706D" w:rsidRPr="00C06A48">
        <w:rPr>
          <w:rFonts w:cs="Times New Roman"/>
          <w:caps w:val="0"/>
        </w:rPr>
        <w:t>FINANCES</w:t>
      </w:r>
    </w:p>
    <w:p w14:paraId="422B3FA8" w14:textId="46429831" w:rsidR="008D1628" w:rsidRPr="00C06A48" w:rsidRDefault="00F1005C" w:rsidP="007E4644">
      <w:pPr>
        <w:pStyle w:val="Para-FL"/>
        <w:jc w:val="left"/>
        <w:rPr>
          <w:rFonts w:cs="Times New Roman"/>
          <w:sz w:val="22"/>
          <w:szCs w:val="22"/>
        </w:rPr>
      </w:pPr>
      <w:r w:rsidRPr="00C06A48">
        <w:rPr>
          <w:rFonts w:cs="Times New Roman"/>
          <w:sz w:val="22"/>
          <w:szCs w:val="22"/>
        </w:rPr>
        <w:t>E</w:t>
      </w:r>
      <w:r w:rsidR="000C4AFB" w:rsidRPr="00C06A48">
        <w:rPr>
          <w:rFonts w:cs="Times New Roman"/>
          <w:sz w:val="22"/>
          <w:szCs w:val="22"/>
        </w:rPr>
        <w:t xml:space="preserve">conomic abuse is a common tactic in abusive homes. </w:t>
      </w:r>
      <w:r w:rsidR="009C048C" w:rsidRPr="00C06A48">
        <w:rPr>
          <w:rFonts w:cs="Times New Roman"/>
          <w:sz w:val="22"/>
          <w:szCs w:val="22"/>
        </w:rPr>
        <w:t>A heartening increase in scholarly interest in the topic has developed over the past few years, with</w:t>
      </w:r>
      <w:r w:rsidR="00BD5718" w:rsidRPr="00C06A48">
        <w:rPr>
          <w:rFonts w:cs="Times New Roman"/>
          <w:sz w:val="22"/>
          <w:szCs w:val="22"/>
        </w:rPr>
        <w:t xml:space="preserve"> more diversity needed as</w:t>
      </w:r>
      <w:r w:rsidR="009C048C" w:rsidRPr="00C06A48">
        <w:rPr>
          <w:rFonts w:cs="Times New Roman"/>
          <w:sz w:val="22"/>
          <w:szCs w:val="22"/>
        </w:rPr>
        <w:t xml:space="preserve"> most studies focused on economic abuse of older adults or in heterosexual intimate partner relationships. </w:t>
      </w:r>
      <w:r w:rsidR="00DC1D5A" w:rsidRPr="00C06A48">
        <w:rPr>
          <w:rFonts w:cs="Times New Roman"/>
          <w:sz w:val="22"/>
          <w:szCs w:val="22"/>
        </w:rPr>
        <w:t xml:space="preserve">It is important to ask patients whose families or partner may be paying for treatment about a crisis plan if </w:t>
      </w:r>
      <w:r w:rsidR="00E33B00" w:rsidRPr="00C06A48">
        <w:rPr>
          <w:rFonts w:cs="Times New Roman"/>
          <w:sz w:val="22"/>
          <w:szCs w:val="22"/>
        </w:rPr>
        <w:t xml:space="preserve">they </w:t>
      </w:r>
      <w:r w:rsidR="00637C06" w:rsidRPr="00C06A48">
        <w:rPr>
          <w:rFonts w:cs="Times New Roman"/>
          <w:sz w:val="22"/>
          <w:szCs w:val="22"/>
        </w:rPr>
        <w:t>were to</w:t>
      </w:r>
      <w:r w:rsidR="00DC1D5A" w:rsidRPr="00C06A48">
        <w:rPr>
          <w:rFonts w:cs="Times New Roman"/>
          <w:sz w:val="22"/>
          <w:szCs w:val="22"/>
        </w:rPr>
        <w:t xml:space="preserve"> stop paying for medications or therapy</w:t>
      </w:r>
      <w:r w:rsidR="00E33B00" w:rsidRPr="00C06A48">
        <w:rPr>
          <w:rFonts w:cs="Times New Roman"/>
          <w:sz w:val="22"/>
          <w:szCs w:val="22"/>
        </w:rPr>
        <w:t>, how they would cope</w:t>
      </w:r>
      <w:r w:rsidR="009C048C" w:rsidRPr="00C06A48">
        <w:rPr>
          <w:rFonts w:cs="Times New Roman"/>
          <w:sz w:val="22"/>
          <w:szCs w:val="22"/>
        </w:rPr>
        <w:t xml:space="preserve">. </w:t>
      </w:r>
      <w:r w:rsidR="00BD5718" w:rsidRPr="00C06A48">
        <w:rPr>
          <w:rFonts w:cs="Times New Roman"/>
          <w:sz w:val="22"/>
          <w:szCs w:val="22"/>
        </w:rPr>
        <w:t>Family members may suddenly demand treatment or trauma details to continue to fund treatments as a silencing tactic. Economic abuse tactics are compounded by marginalized identities and technological advancements that make no-contact financial abuse possible (</w:t>
      </w:r>
      <w:sdt>
        <w:sdtPr>
          <w:rPr>
            <w:rFonts w:cs="Times New Roman"/>
            <w:sz w:val="22"/>
            <w:szCs w:val="22"/>
          </w:rPr>
          <w:alias w:val="BibCitation"/>
          <w:tag w:val="BibRef33"/>
          <w:id w:val="-790821246"/>
          <w:placeholder>
            <w:docPart w:val="DefaultPlaceholder_1082065158"/>
          </w:placeholder>
        </w:sdtPr>
        <w:sdtContent>
          <w:sdt>
            <w:sdtPr>
              <w:rPr>
                <w:rFonts w:cs="Times New Roman"/>
                <w:sz w:val="22"/>
                <w:szCs w:val="22"/>
              </w:rPr>
              <w:alias w:val="BibCitation"/>
              <w:tag w:val="BibRef33"/>
              <w:id w:val="-73515065"/>
              <w:placeholder>
                <w:docPart w:val="DefaultPlaceholder_1082065158"/>
              </w:placeholder>
            </w:sdtPr>
            <w:sdtEndPr>
              <w:rPr>
                <w:highlight w:val="green"/>
              </w:rPr>
            </w:sdtEndPr>
            <w:sdtContent>
              <w:r w:rsidR="00BD5718" w:rsidRPr="002515FB">
                <w:rPr>
                  <w:rFonts w:cs="Times New Roman"/>
                  <w:sz w:val="22"/>
                  <w:szCs w:val="22"/>
                  <w:highlight w:val="green"/>
                </w:rPr>
                <w:t>Johnson et al., 2022</w:t>
              </w:r>
            </w:sdtContent>
          </w:sdt>
        </w:sdtContent>
      </w:sdt>
      <w:r w:rsidR="00BD5718" w:rsidRPr="00C06A48">
        <w:rPr>
          <w:rFonts w:cs="Times New Roman"/>
          <w:sz w:val="22"/>
          <w:szCs w:val="22"/>
        </w:rPr>
        <w:t xml:space="preserve">). </w:t>
      </w:r>
      <w:r w:rsidR="00AD10FF" w:rsidRPr="00C06A48">
        <w:rPr>
          <w:rFonts w:cs="Times New Roman"/>
          <w:sz w:val="22"/>
          <w:szCs w:val="22"/>
        </w:rPr>
        <w:t>A</w:t>
      </w:r>
      <w:r w:rsidR="00DC1D5A" w:rsidRPr="00C06A48">
        <w:rPr>
          <w:rFonts w:cs="Times New Roman"/>
          <w:sz w:val="22"/>
          <w:szCs w:val="22"/>
        </w:rPr>
        <w:t xml:space="preserve"> group of therapists </w:t>
      </w:r>
      <w:r w:rsidR="00AD10FF" w:rsidRPr="00C06A48">
        <w:rPr>
          <w:rFonts w:cs="Times New Roman"/>
          <w:sz w:val="22"/>
          <w:szCs w:val="22"/>
        </w:rPr>
        <w:t xml:space="preserve">have </w:t>
      </w:r>
      <w:r w:rsidR="00DC1D5A" w:rsidRPr="00C06A48">
        <w:rPr>
          <w:rFonts w:cs="Times New Roman"/>
          <w:sz w:val="22"/>
          <w:szCs w:val="22"/>
        </w:rPr>
        <w:t xml:space="preserve">developed a </w:t>
      </w:r>
      <w:proofErr w:type="spellStart"/>
      <w:r w:rsidR="00DC1D5A" w:rsidRPr="00C06A48">
        <w:rPr>
          <w:rFonts w:cs="Times New Roman"/>
          <w:sz w:val="22"/>
          <w:szCs w:val="22"/>
        </w:rPr>
        <w:t>manualized</w:t>
      </w:r>
      <w:proofErr w:type="spellEnd"/>
      <w:r w:rsidR="00DC1D5A" w:rsidRPr="00C06A48">
        <w:rPr>
          <w:rFonts w:cs="Times New Roman"/>
          <w:sz w:val="22"/>
          <w:szCs w:val="22"/>
        </w:rPr>
        <w:t xml:space="preserve"> course</w:t>
      </w:r>
      <w:r w:rsidR="00C96CC9" w:rsidRPr="00C06A48">
        <w:rPr>
          <w:rFonts w:cs="Times New Roman"/>
          <w:sz w:val="22"/>
          <w:szCs w:val="22"/>
        </w:rPr>
        <w:t>:</w:t>
      </w:r>
      <w:r w:rsidR="00DC1D5A" w:rsidRPr="00C06A48">
        <w:rPr>
          <w:rFonts w:cs="Times New Roman"/>
          <w:sz w:val="22"/>
          <w:szCs w:val="22"/>
        </w:rPr>
        <w:t xml:space="preserve"> </w:t>
      </w:r>
      <w:r w:rsidR="00C96CC9" w:rsidRPr="00C06A48">
        <w:rPr>
          <w:rFonts w:cs="Times New Roman"/>
          <w:sz w:val="22"/>
          <w:szCs w:val="22"/>
        </w:rPr>
        <w:t xml:space="preserve">Financial Therapy with Families, </w:t>
      </w:r>
      <w:r w:rsidR="00DC1D5A" w:rsidRPr="00C06A48">
        <w:rPr>
          <w:rFonts w:cs="Times New Roman"/>
          <w:sz w:val="22"/>
          <w:szCs w:val="22"/>
        </w:rPr>
        <w:t>tackl</w:t>
      </w:r>
      <w:r w:rsidR="00C96CC9" w:rsidRPr="00C06A48">
        <w:rPr>
          <w:rFonts w:cs="Times New Roman"/>
          <w:sz w:val="22"/>
          <w:szCs w:val="22"/>
        </w:rPr>
        <w:t>ing</w:t>
      </w:r>
      <w:r w:rsidR="00DC1D5A" w:rsidRPr="00C06A48">
        <w:rPr>
          <w:rFonts w:cs="Times New Roman"/>
          <w:sz w:val="22"/>
          <w:szCs w:val="22"/>
        </w:rPr>
        <w:t xml:space="preserve"> head-on the weighty transference issues involved in communications about money (</w:t>
      </w:r>
      <w:sdt>
        <w:sdtPr>
          <w:rPr>
            <w:rFonts w:cs="Times New Roman"/>
            <w:sz w:val="22"/>
            <w:szCs w:val="22"/>
          </w:rPr>
          <w:alias w:val="BibCitation"/>
          <w:tag w:val="BibRef61"/>
          <w:id w:val="2125570838"/>
          <w:placeholder>
            <w:docPart w:val="DefaultPlaceholder_1082065158"/>
          </w:placeholder>
        </w:sdtPr>
        <w:sdtContent>
          <w:sdt>
            <w:sdtPr>
              <w:rPr>
                <w:rFonts w:cs="Times New Roman"/>
                <w:sz w:val="22"/>
                <w:szCs w:val="22"/>
              </w:rPr>
              <w:alias w:val="BibCitation"/>
              <w:tag w:val="BibRef61"/>
              <w:id w:val="128605793"/>
              <w:placeholder>
                <w:docPart w:val="DefaultPlaceholder_1082065158"/>
              </w:placeholder>
            </w:sdtPr>
            <w:sdtEndPr>
              <w:rPr>
                <w:highlight w:val="green"/>
              </w:rPr>
            </w:sdtEndPr>
            <w:sdtContent>
              <w:r w:rsidR="00DC1D5A" w:rsidRPr="002515FB">
                <w:rPr>
                  <w:rFonts w:cs="Times New Roman"/>
                  <w:sz w:val="22"/>
                  <w:szCs w:val="22"/>
                  <w:highlight w:val="green"/>
                </w:rPr>
                <w:t>Smith</w:t>
              </w:r>
              <w:r w:rsidR="006120C0" w:rsidRPr="002515FB">
                <w:rPr>
                  <w:rFonts w:cs="Times New Roman"/>
                  <w:sz w:val="22"/>
                  <w:szCs w:val="22"/>
                  <w:highlight w:val="green"/>
                </w:rPr>
                <w:t xml:space="preserve"> et al., </w:t>
              </w:r>
              <w:r w:rsidR="00DC1D5A" w:rsidRPr="002515FB">
                <w:rPr>
                  <w:rFonts w:cs="Times New Roman"/>
                  <w:sz w:val="22"/>
                  <w:szCs w:val="22"/>
                  <w:highlight w:val="green"/>
                </w:rPr>
                <w:t>2017</w:t>
              </w:r>
            </w:sdtContent>
          </w:sdt>
        </w:sdtContent>
      </w:sdt>
      <w:r w:rsidR="00DC1D5A" w:rsidRPr="00C06A48">
        <w:rPr>
          <w:rFonts w:cs="Times New Roman"/>
          <w:sz w:val="22"/>
          <w:szCs w:val="22"/>
        </w:rPr>
        <w:t>).</w:t>
      </w:r>
      <w:r w:rsidR="00CD7AA6" w:rsidRPr="00C06A48">
        <w:rPr>
          <w:rFonts w:cs="Times New Roman"/>
          <w:sz w:val="22"/>
          <w:szCs w:val="22"/>
        </w:rPr>
        <w:t xml:space="preserve"> </w:t>
      </w:r>
      <w:r w:rsidR="006120C0" w:rsidRPr="00C06A48">
        <w:rPr>
          <w:rFonts w:cs="Times New Roman"/>
          <w:sz w:val="22"/>
          <w:szCs w:val="22"/>
        </w:rPr>
        <w:t>Smith and colleagues</w:t>
      </w:r>
      <w:r w:rsidR="00DC1D5A" w:rsidRPr="00C06A48">
        <w:rPr>
          <w:rFonts w:cs="Times New Roman"/>
          <w:sz w:val="22"/>
          <w:szCs w:val="22"/>
        </w:rPr>
        <w:t xml:space="preserve"> note that competing values about money can represent “unfinished business between parents and their children” and “an effort to resolve past hurts and disputes” (</w:t>
      </w:r>
      <w:r w:rsidR="006120C0" w:rsidRPr="007464FC">
        <w:rPr>
          <w:rStyle w:val="citebib"/>
        </w:rPr>
        <w:t>2017</w:t>
      </w:r>
      <w:r w:rsidR="006120C0" w:rsidRPr="00C06A48">
        <w:rPr>
          <w:rFonts w:cs="Times New Roman"/>
          <w:sz w:val="22"/>
          <w:szCs w:val="22"/>
        </w:rPr>
        <w:t xml:space="preserve">, </w:t>
      </w:r>
      <w:r w:rsidR="00DC1D5A" w:rsidRPr="00C06A48">
        <w:rPr>
          <w:rFonts w:cs="Times New Roman"/>
          <w:sz w:val="22"/>
          <w:szCs w:val="22"/>
        </w:rPr>
        <w:t>p. 259). These conflicts can also intersect in abusive family or partnered contexts with themes of neglect and denial of needed mental or physical health care</w:t>
      </w:r>
      <w:r w:rsidR="009012EB" w:rsidRPr="00C06A48">
        <w:rPr>
          <w:rFonts w:cs="Times New Roman"/>
          <w:sz w:val="22"/>
          <w:szCs w:val="22"/>
        </w:rPr>
        <w:t>, where family therapy may not be advisable or possible.</w:t>
      </w:r>
    </w:p>
    <w:p w14:paraId="1035F09E" w14:textId="4D19B521" w:rsidR="008D1628" w:rsidRPr="00C06A48" w:rsidRDefault="009C048C" w:rsidP="007E4644">
      <w:pPr>
        <w:pStyle w:val="ParaFirstLine-Ind"/>
        <w:jc w:val="left"/>
        <w:rPr>
          <w:rFonts w:cs="Times New Roman"/>
          <w:sz w:val="22"/>
          <w:szCs w:val="22"/>
        </w:rPr>
      </w:pPr>
      <w:r w:rsidRPr="00C06A48">
        <w:rPr>
          <w:rFonts w:cs="Times New Roman"/>
          <w:sz w:val="22"/>
          <w:szCs w:val="22"/>
        </w:rPr>
        <w:t xml:space="preserve">Verbal and emotional abuse </w:t>
      </w:r>
      <w:r w:rsidR="00DC1D5A" w:rsidRPr="00C06A48">
        <w:rPr>
          <w:rFonts w:cs="Times New Roman"/>
          <w:sz w:val="22"/>
          <w:szCs w:val="22"/>
        </w:rPr>
        <w:t xml:space="preserve">may </w:t>
      </w:r>
      <w:r w:rsidR="00CD7AA6" w:rsidRPr="00C06A48">
        <w:rPr>
          <w:rFonts w:cs="Times New Roman"/>
          <w:sz w:val="22"/>
          <w:szCs w:val="22"/>
        </w:rPr>
        <w:t>present</w:t>
      </w:r>
      <w:r w:rsidR="00DC1D5A" w:rsidRPr="00C06A48">
        <w:rPr>
          <w:rFonts w:cs="Times New Roman"/>
          <w:sz w:val="22"/>
          <w:szCs w:val="22"/>
        </w:rPr>
        <w:t xml:space="preserve"> under the guise of </w:t>
      </w:r>
      <w:r w:rsidR="00CD7AA6" w:rsidRPr="00C06A48">
        <w:rPr>
          <w:rFonts w:cs="Times New Roman"/>
          <w:sz w:val="22"/>
          <w:szCs w:val="22"/>
        </w:rPr>
        <w:t xml:space="preserve">accusations that </w:t>
      </w:r>
      <w:r w:rsidR="00DC1D5A" w:rsidRPr="00C06A48">
        <w:rPr>
          <w:rFonts w:cs="Times New Roman"/>
          <w:sz w:val="22"/>
          <w:szCs w:val="22"/>
        </w:rPr>
        <w:t xml:space="preserve">a survivor </w:t>
      </w:r>
      <w:r w:rsidR="00CD7AA6" w:rsidRPr="00C06A48">
        <w:rPr>
          <w:rFonts w:cs="Times New Roman"/>
          <w:sz w:val="22"/>
          <w:szCs w:val="22"/>
        </w:rPr>
        <w:t xml:space="preserve">is </w:t>
      </w:r>
      <w:r w:rsidR="00DC1D5A" w:rsidRPr="00C06A48">
        <w:rPr>
          <w:rFonts w:cs="Times New Roman"/>
          <w:sz w:val="22"/>
          <w:szCs w:val="22"/>
        </w:rPr>
        <w:t>being wasteful</w:t>
      </w:r>
      <w:r w:rsidR="00CD7AA6" w:rsidRPr="00C06A48">
        <w:rPr>
          <w:rFonts w:cs="Times New Roman"/>
          <w:sz w:val="22"/>
          <w:szCs w:val="22"/>
        </w:rPr>
        <w:t>,</w:t>
      </w:r>
      <w:r w:rsidR="00DC1D5A" w:rsidRPr="00C06A48">
        <w:rPr>
          <w:rFonts w:cs="Times New Roman"/>
          <w:sz w:val="22"/>
          <w:szCs w:val="22"/>
        </w:rPr>
        <w:t xml:space="preserve"> </w:t>
      </w:r>
      <w:r w:rsidR="00DC1D5A" w:rsidRPr="00C06A48">
        <w:rPr>
          <w:rFonts w:cs="Times New Roman"/>
          <w:sz w:val="22"/>
          <w:szCs w:val="22"/>
        </w:rPr>
        <w:lastRenderedPageBreak/>
        <w:t xml:space="preserve">malingering, or </w:t>
      </w:r>
      <w:r w:rsidR="00CD7AA6" w:rsidRPr="00C06A48">
        <w:rPr>
          <w:rFonts w:cs="Times New Roman"/>
          <w:sz w:val="22"/>
          <w:szCs w:val="22"/>
        </w:rPr>
        <w:t xml:space="preserve">is </w:t>
      </w:r>
      <w:r w:rsidR="00DC1D5A" w:rsidRPr="00C06A48">
        <w:rPr>
          <w:rFonts w:cs="Times New Roman"/>
          <w:sz w:val="22"/>
          <w:szCs w:val="22"/>
        </w:rPr>
        <w:t xml:space="preserve">undeserving of the basic human right to healthcare. It can be yet another way of keeping a survivor off-balance, unsure if their healthcare providers or insurance copays will be paid or denied. At the same time their perpetrator, who controls </w:t>
      </w:r>
      <w:r w:rsidR="00B762D6" w:rsidRPr="00C06A48">
        <w:rPr>
          <w:rFonts w:cs="Times New Roman"/>
          <w:sz w:val="22"/>
          <w:szCs w:val="22"/>
        </w:rPr>
        <w:t>budgeting</w:t>
      </w:r>
      <w:r w:rsidR="00DC1D5A" w:rsidRPr="00C06A48">
        <w:rPr>
          <w:rFonts w:cs="Times New Roman"/>
          <w:sz w:val="22"/>
          <w:szCs w:val="22"/>
        </w:rPr>
        <w:t xml:space="preserve"> in the relationship, may also prevent the survivor from achieving financial independence</w:t>
      </w:r>
      <w:r w:rsidR="001539A5" w:rsidRPr="00C06A48">
        <w:rPr>
          <w:rFonts w:cs="Times New Roman"/>
          <w:sz w:val="22"/>
          <w:szCs w:val="22"/>
        </w:rPr>
        <w:t xml:space="preserve"> or coerce them into debt</w:t>
      </w:r>
      <w:r w:rsidR="00DC1D5A" w:rsidRPr="00C06A48">
        <w:rPr>
          <w:rFonts w:cs="Times New Roman"/>
          <w:sz w:val="22"/>
          <w:szCs w:val="22"/>
        </w:rPr>
        <w:t>. In fact, denying the survivor healthcare may serve multiple functions of control: keeping the survivor fighting partially or untreated symptoms, worr</w:t>
      </w:r>
      <w:r w:rsidR="000E4144" w:rsidRPr="00C06A48">
        <w:rPr>
          <w:rFonts w:cs="Times New Roman"/>
          <w:sz w:val="22"/>
          <w:szCs w:val="22"/>
        </w:rPr>
        <w:t xml:space="preserve">ying </w:t>
      </w:r>
      <w:r w:rsidR="00DC1D5A" w:rsidRPr="00C06A48">
        <w:rPr>
          <w:rFonts w:cs="Times New Roman"/>
          <w:sz w:val="22"/>
          <w:szCs w:val="22"/>
        </w:rPr>
        <w:t>about money, and unable to work due to symptoms and stress</w:t>
      </w:r>
      <w:r w:rsidR="00CB1FD5" w:rsidRPr="00C06A48">
        <w:rPr>
          <w:rFonts w:cs="Times New Roman"/>
          <w:sz w:val="22"/>
          <w:szCs w:val="22"/>
        </w:rPr>
        <w:t>. Without steady income,</w:t>
      </w:r>
      <w:r w:rsidR="00DC1D5A" w:rsidRPr="00C06A48">
        <w:rPr>
          <w:rFonts w:cs="Times New Roman"/>
          <w:sz w:val="22"/>
          <w:szCs w:val="22"/>
        </w:rPr>
        <w:t xml:space="preserve"> </w:t>
      </w:r>
      <w:r w:rsidR="00CB1FD5" w:rsidRPr="00C06A48">
        <w:rPr>
          <w:rFonts w:cs="Times New Roman"/>
          <w:sz w:val="22"/>
          <w:szCs w:val="22"/>
        </w:rPr>
        <w:t>a</w:t>
      </w:r>
      <w:r w:rsidR="00DC1D5A" w:rsidRPr="00C06A48">
        <w:rPr>
          <w:rFonts w:cs="Times New Roman"/>
          <w:sz w:val="22"/>
          <w:szCs w:val="22"/>
        </w:rPr>
        <w:t xml:space="preserve"> lack of access to reliable transportation and </w:t>
      </w:r>
      <w:r w:rsidR="00CB1FD5" w:rsidRPr="00C06A48">
        <w:rPr>
          <w:rFonts w:cs="Times New Roman"/>
          <w:sz w:val="22"/>
          <w:szCs w:val="22"/>
        </w:rPr>
        <w:t>other needs and amenities follows</w:t>
      </w:r>
      <w:r w:rsidR="00DC1D5A" w:rsidRPr="00C06A48">
        <w:rPr>
          <w:rFonts w:cs="Times New Roman"/>
          <w:sz w:val="22"/>
          <w:szCs w:val="22"/>
        </w:rPr>
        <w:t>. Abuse stacks upon neglect and control in an exhausting pile of intersecting gambits. The provider as well as the patient must work to stay motivated</w:t>
      </w:r>
      <w:r w:rsidR="00534913" w:rsidRPr="00C06A48">
        <w:rPr>
          <w:rFonts w:cs="Times New Roman"/>
          <w:sz w:val="22"/>
          <w:szCs w:val="22"/>
        </w:rPr>
        <w:t xml:space="preserve"> </w:t>
      </w:r>
      <w:r w:rsidR="007C4698" w:rsidRPr="00C06A48">
        <w:rPr>
          <w:rFonts w:cs="Times New Roman"/>
          <w:sz w:val="22"/>
          <w:szCs w:val="22"/>
        </w:rPr>
        <w:t xml:space="preserve">for holistic treatment </w:t>
      </w:r>
      <w:r w:rsidR="00DC1D5A" w:rsidRPr="00C06A48">
        <w:rPr>
          <w:rFonts w:cs="Times New Roman"/>
          <w:sz w:val="22"/>
          <w:szCs w:val="22"/>
        </w:rPr>
        <w:t>and avoid the pitfall of assigning all the hope to the medication portion of the equation of healing</w:t>
      </w:r>
      <w:r w:rsidR="007C4698" w:rsidRPr="00C06A48">
        <w:rPr>
          <w:rFonts w:cs="Times New Roman"/>
          <w:sz w:val="22"/>
          <w:szCs w:val="22"/>
        </w:rPr>
        <w:t xml:space="preserve">. </w:t>
      </w:r>
    </w:p>
    <w:p w14:paraId="005C960C" w14:textId="2062B1EC" w:rsidR="008D1628" w:rsidRPr="001D3B3F" w:rsidRDefault="001D3B3F" w:rsidP="000D1C4C">
      <w:pPr>
        <w:pStyle w:val="Head1"/>
        <w:spacing w:before="0" w:after="0"/>
        <w:rPr>
          <w:rFonts w:cs="Times New Roman"/>
        </w:rPr>
      </w:pPr>
      <w:r w:rsidRPr="001D3B3F">
        <w:rPr>
          <w:rFonts w:cs="Times New Roman"/>
        </w:rPr>
        <w:t>&lt;H1&gt;</w:t>
      </w:r>
      <w:r w:rsidR="00DC1D5A" w:rsidRPr="001D3B3F">
        <w:rPr>
          <w:rFonts w:cs="Times New Roman"/>
        </w:rPr>
        <w:t>Comorbidity</w:t>
      </w:r>
    </w:p>
    <w:p w14:paraId="7AF50A1F" w14:textId="368F0EC0" w:rsidR="008D1628" w:rsidRPr="00C06A48" w:rsidRDefault="00DC1D5A" w:rsidP="007E4644">
      <w:pPr>
        <w:pStyle w:val="Para-FL"/>
        <w:jc w:val="left"/>
        <w:rPr>
          <w:rFonts w:cs="Times New Roman"/>
          <w:sz w:val="22"/>
          <w:szCs w:val="22"/>
        </w:rPr>
      </w:pPr>
      <w:r w:rsidRPr="00C06A48">
        <w:rPr>
          <w:rFonts w:cs="Times New Roman"/>
          <w:sz w:val="22"/>
          <w:szCs w:val="22"/>
        </w:rPr>
        <w:t xml:space="preserve">At times, comorbid mood, substance, psychotic and voice-hearing experiences, anxiety symptoms or disorders can mask trauma symptoms. Treating the comorbidity can cause an escalation in distress until the trauma is also treated. The observation that decreased substance use or sobriety can expose underlying trauma symptoms such as nightmares, flashbacks, and so on is a common example. Individuals with comorbid dissociative disorders may describe “blackouts without drinking.” </w:t>
      </w:r>
      <w:r w:rsidR="00102077" w:rsidRPr="00C06A48">
        <w:rPr>
          <w:rFonts w:cs="Times New Roman"/>
          <w:sz w:val="22"/>
          <w:szCs w:val="22"/>
        </w:rPr>
        <w:t>With less drinking, p</w:t>
      </w:r>
      <w:r w:rsidRPr="00C06A48">
        <w:rPr>
          <w:rFonts w:cs="Times New Roman"/>
          <w:sz w:val="22"/>
          <w:szCs w:val="22"/>
        </w:rPr>
        <w:t xml:space="preserve">erceptual and time distortion symptoms, as well as sudden mood </w:t>
      </w:r>
      <w:proofErr w:type="gramStart"/>
      <w:r w:rsidRPr="00C06A48">
        <w:rPr>
          <w:rFonts w:cs="Times New Roman"/>
          <w:sz w:val="22"/>
          <w:szCs w:val="22"/>
        </w:rPr>
        <w:t>changes,</w:t>
      </w:r>
      <w:proofErr w:type="gramEnd"/>
      <w:r w:rsidRPr="00C06A48">
        <w:rPr>
          <w:rFonts w:cs="Times New Roman"/>
          <w:sz w:val="22"/>
          <w:szCs w:val="22"/>
        </w:rPr>
        <w:t xml:space="preserve"> may become more noticeable to </w:t>
      </w:r>
      <w:r w:rsidR="00541C6E" w:rsidRPr="00C06A48">
        <w:rPr>
          <w:rFonts w:cs="Times New Roman"/>
          <w:sz w:val="22"/>
          <w:szCs w:val="22"/>
        </w:rPr>
        <w:t>patients</w:t>
      </w:r>
      <w:r w:rsidRPr="00C06A48">
        <w:rPr>
          <w:rFonts w:cs="Times New Roman"/>
          <w:sz w:val="22"/>
          <w:szCs w:val="22"/>
        </w:rPr>
        <w:t xml:space="preserve">, and to their friends and loved ones. Without the explanation of substance use, trauma </w:t>
      </w:r>
      <w:proofErr w:type="spellStart"/>
      <w:proofErr w:type="gramStart"/>
      <w:r w:rsidRPr="00C06A48">
        <w:rPr>
          <w:rFonts w:cs="Times New Roman"/>
          <w:sz w:val="22"/>
          <w:szCs w:val="22"/>
        </w:rPr>
        <w:t>sequelae</w:t>
      </w:r>
      <w:proofErr w:type="spellEnd"/>
      <w:r w:rsidRPr="00C06A48">
        <w:rPr>
          <w:rFonts w:cs="Times New Roman"/>
          <w:sz w:val="22"/>
          <w:szCs w:val="22"/>
        </w:rPr>
        <w:t xml:space="preserve"> become</w:t>
      </w:r>
      <w:r w:rsidR="00E33B00" w:rsidRPr="00C06A48">
        <w:rPr>
          <w:rFonts w:cs="Times New Roman"/>
          <w:sz w:val="22"/>
          <w:szCs w:val="22"/>
        </w:rPr>
        <w:t>s</w:t>
      </w:r>
      <w:proofErr w:type="gramEnd"/>
      <w:r w:rsidRPr="00C06A48">
        <w:rPr>
          <w:rFonts w:cs="Times New Roman"/>
          <w:sz w:val="22"/>
          <w:szCs w:val="22"/>
        </w:rPr>
        <w:t xml:space="preserve"> harder to ignore. With comorbid mood symptoms, we may see paradoxical responses. Reducing depression symptoms with medications and therapy may cause an increase in self-harm </w:t>
      </w:r>
      <w:r w:rsidR="00DE44C9" w:rsidRPr="00C06A48">
        <w:rPr>
          <w:rFonts w:cs="Times New Roman"/>
          <w:sz w:val="22"/>
          <w:szCs w:val="22"/>
        </w:rPr>
        <w:t>behaviors if</w:t>
      </w:r>
      <w:r w:rsidRPr="00C06A48">
        <w:rPr>
          <w:rFonts w:cs="Times New Roman"/>
          <w:sz w:val="22"/>
          <w:szCs w:val="22"/>
        </w:rPr>
        <w:t xml:space="preserve"> trauma-based cognitive distortions and memories are driving the patient to self-punish. Feelings of pleasure may result in worsened self-harm, danger-seeking, or impulsive behavior, due to underlying feelings of worthlessness and self-loathing.</w:t>
      </w:r>
    </w:p>
    <w:p w14:paraId="0DC3A4D6" w14:textId="6089D9F8" w:rsidR="002956C9" w:rsidRPr="00C06A48" w:rsidRDefault="00DC1D5A" w:rsidP="007E4644">
      <w:pPr>
        <w:pStyle w:val="ParaFirstLine-Ind"/>
        <w:jc w:val="left"/>
        <w:rPr>
          <w:rFonts w:cs="Times New Roman"/>
          <w:sz w:val="22"/>
          <w:szCs w:val="22"/>
          <w:highlight w:val="yellow"/>
        </w:rPr>
      </w:pPr>
      <w:r w:rsidRPr="00C06A48">
        <w:rPr>
          <w:rFonts w:cs="Times New Roman"/>
          <w:sz w:val="22"/>
          <w:szCs w:val="22"/>
        </w:rPr>
        <w:t xml:space="preserve">When obsessive-compulsive symptoms are treated, intrusive memories may resurface. Some patients may be resistant to taking antipsychotic medications because their trauma symptoms worsen when their positive symptoms are more under control. When </w:t>
      </w:r>
      <w:proofErr w:type="spellStart"/>
      <w:r w:rsidRPr="00C06A48">
        <w:rPr>
          <w:rFonts w:cs="Times New Roman"/>
          <w:sz w:val="22"/>
          <w:szCs w:val="22"/>
        </w:rPr>
        <w:t>hypersexuality</w:t>
      </w:r>
      <w:proofErr w:type="spellEnd"/>
      <w:r w:rsidR="00536916" w:rsidRPr="00C06A48">
        <w:rPr>
          <w:rFonts w:cs="Times New Roman"/>
          <w:sz w:val="22"/>
          <w:szCs w:val="22"/>
        </w:rPr>
        <w:t xml:space="preserve"> due to </w:t>
      </w:r>
      <w:r w:rsidRPr="00C06A48">
        <w:rPr>
          <w:rFonts w:cs="Times New Roman"/>
          <w:sz w:val="22"/>
          <w:szCs w:val="22"/>
        </w:rPr>
        <w:t xml:space="preserve">hypomania or mania are modulated </w:t>
      </w:r>
      <w:r w:rsidRPr="00C06A48">
        <w:rPr>
          <w:rFonts w:cs="Times New Roman"/>
          <w:sz w:val="22"/>
          <w:szCs w:val="22"/>
        </w:rPr>
        <w:lastRenderedPageBreak/>
        <w:t xml:space="preserve">by mood stabilizers, the underlying avoidance of sexual intimacy and </w:t>
      </w:r>
      <w:proofErr w:type="spellStart"/>
      <w:r w:rsidRPr="00C06A48">
        <w:rPr>
          <w:rFonts w:cs="Times New Roman"/>
          <w:sz w:val="22"/>
          <w:szCs w:val="22"/>
        </w:rPr>
        <w:t>reexperiencing</w:t>
      </w:r>
      <w:proofErr w:type="spellEnd"/>
      <w:r w:rsidRPr="00C06A48">
        <w:rPr>
          <w:rFonts w:cs="Times New Roman"/>
          <w:sz w:val="22"/>
          <w:szCs w:val="22"/>
        </w:rPr>
        <w:t xml:space="preserve"> symptoms become more obvious to our patients and their sexual partners</w:t>
      </w:r>
      <w:r w:rsidR="00A26D0B" w:rsidRPr="00C06A48">
        <w:rPr>
          <w:rFonts w:cs="Times New Roman"/>
          <w:sz w:val="22"/>
          <w:szCs w:val="22"/>
        </w:rPr>
        <w:t xml:space="preserve">. Shame, </w:t>
      </w:r>
      <w:r w:rsidRPr="00C06A48">
        <w:rPr>
          <w:rFonts w:cs="Times New Roman"/>
          <w:sz w:val="22"/>
          <w:szCs w:val="22"/>
        </w:rPr>
        <w:t xml:space="preserve">and </w:t>
      </w:r>
      <w:r w:rsidR="00FC516B" w:rsidRPr="00C06A48">
        <w:rPr>
          <w:rFonts w:cs="Times New Roman"/>
          <w:sz w:val="22"/>
          <w:szCs w:val="22"/>
        </w:rPr>
        <w:t xml:space="preserve">potentially </w:t>
      </w:r>
      <w:r w:rsidRPr="00C06A48">
        <w:rPr>
          <w:rFonts w:cs="Times New Roman"/>
          <w:sz w:val="22"/>
          <w:szCs w:val="22"/>
        </w:rPr>
        <w:t>partner conflict</w:t>
      </w:r>
      <w:r w:rsidR="00A26D0B" w:rsidRPr="00C06A48">
        <w:rPr>
          <w:rFonts w:cs="Times New Roman"/>
          <w:sz w:val="22"/>
          <w:szCs w:val="22"/>
        </w:rPr>
        <w:t>, can result</w:t>
      </w:r>
      <w:r w:rsidRPr="00C06A48">
        <w:rPr>
          <w:rFonts w:cs="Times New Roman"/>
          <w:sz w:val="22"/>
          <w:szCs w:val="22"/>
        </w:rPr>
        <w:t>. Trauma symptoms complicate treatment</w:t>
      </w:r>
      <w:r w:rsidR="003E30BB" w:rsidRPr="00C06A48">
        <w:rPr>
          <w:rFonts w:cs="Times New Roman"/>
          <w:sz w:val="22"/>
          <w:szCs w:val="22"/>
        </w:rPr>
        <w:t>.</w:t>
      </w:r>
      <w:r w:rsidR="00D82AF7" w:rsidRPr="00C06A48">
        <w:rPr>
          <w:rFonts w:cs="Times New Roman"/>
          <w:sz w:val="22"/>
          <w:szCs w:val="22"/>
        </w:rPr>
        <w:t xml:space="preserve"> </w:t>
      </w:r>
      <w:r w:rsidRPr="00C06A48">
        <w:rPr>
          <w:rFonts w:cs="Times New Roman"/>
          <w:sz w:val="22"/>
          <w:szCs w:val="22"/>
        </w:rPr>
        <w:t xml:space="preserve">Treating trauma symptoms </w:t>
      </w:r>
      <w:r w:rsidR="003E30BB" w:rsidRPr="00C06A48">
        <w:rPr>
          <w:rFonts w:cs="Times New Roman"/>
          <w:sz w:val="22"/>
          <w:szCs w:val="22"/>
        </w:rPr>
        <w:t xml:space="preserve">concurrently </w:t>
      </w:r>
      <w:r w:rsidRPr="00C06A48">
        <w:rPr>
          <w:rFonts w:cs="Times New Roman"/>
          <w:sz w:val="22"/>
          <w:szCs w:val="22"/>
        </w:rPr>
        <w:t>benefits patients with comorbid conditions in most cases.</w:t>
      </w:r>
      <w:r w:rsidR="004F72D7" w:rsidRPr="00C06A48">
        <w:rPr>
          <w:rFonts w:cs="Times New Roman"/>
          <w:sz w:val="22"/>
          <w:szCs w:val="22"/>
        </w:rPr>
        <w:t xml:space="preserve"> </w:t>
      </w:r>
      <w:r w:rsidR="003E30BB" w:rsidRPr="00C06A48">
        <w:rPr>
          <w:rFonts w:cs="Times New Roman"/>
          <w:sz w:val="22"/>
          <w:szCs w:val="22"/>
        </w:rPr>
        <w:t>T</w:t>
      </w:r>
      <w:r w:rsidR="004F72D7" w:rsidRPr="00C06A48">
        <w:rPr>
          <w:rFonts w:cs="Times New Roman"/>
          <w:sz w:val="22"/>
          <w:szCs w:val="22"/>
        </w:rPr>
        <w:t>reating the whole person, using a holistic framework as described in Chapter 1, provides the best care.</w:t>
      </w:r>
    </w:p>
    <w:p w14:paraId="01B2A935" w14:textId="203D6A30" w:rsidR="008D1628" w:rsidRPr="000827B4" w:rsidRDefault="000827B4" w:rsidP="000827B4">
      <w:pPr>
        <w:pStyle w:val="Head1"/>
        <w:spacing w:before="0" w:after="0"/>
        <w:rPr>
          <w:rFonts w:cs="Times New Roman"/>
          <w:sz w:val="22"/>
          <w:szCs w:val="22"/>
          <w:u w:val="none"/>
        </w:rPr>
      </w:pPr>
      <w:r w:rsidRPr="000827B4">
        <w:rPr>
          <w:rFonts w:cs="Times New Roman"/>
          <w:sz w:val="22"/>
          <w:szCs w:val="22"/>
        </w:rPr>
        <w:t>&lt;H1&gt;</w:t>
      </w:r>
      <w:r w:rsidR="00DC1D5A" w:rsidRPr="000827B4">
        <w:rPr>
          <w:rFonts w:cs="Times New Roman"/>
          <w:sz w:val="22"/>
          <w:szCs w:val="22"/>
        </w:rPr>
        <w:t>MEANINGS OF MEDICATION</w:t>
      </w:r>
      <w:r w:rsidRPr="000827B4">
        <w:rPr>
          <w:rFonts w:cs="Times New Roman"/>
          <w:sz w:val="22"/>
          <w:szCs w:val="22"/>
        </w:rPr>
        <w:t xml:space="preserve"> </w:t>
      </w:r>
      <w:r w:rsidRPr="000827B4">
        <w:rPr>
          <w:rFonts w:cs="Times New Roman"/>
          <w:caps w:val="0"/>
        </w:rPr>
        <w:t>P</w:t>
      </w:r>
      <w:r w:rsidRPr="000827B4">
        <w:rPr>
          <w:rFonts w:cs="Times New Roman"/>
          <w:caps w:val="0"/>
          <w:sz w:val="22"/>
          <w:szCs w:val="22"/>
        </w:rPr>
        <w:t>LA</w:t>
      </w:r>
      <w:r w:rsidRPr="00C06A48">
        <w:rPr>
          <w:rFonts w:cs="Times New Roman"/>
          <w:caps w:val="0"/>
          <w:sz w:val="22"/>
          <w:szCs w:val="22"/>
        </w:rPr>
        <w:t>CEBO, NOCEBO AND TRANSFERENCE</w:t>
      </w:r>
    </w:p>
    <w:p w14:paraId="4729DEEE" w14:textId="5690B728" w:rsidR="006E78C4" w:rsidRPr="00C06A48" w:rsidRDefault="000827B4" w:rsidP="000D1C4C">
      <w:pPr>
        <w:pStyle w:val="Para-FL"/>
      </w:pPr>
      <w:r>
        <w:t>Th</w:t>
      </w:r>
      <w:r w:rsidR="00B7115A" w:rsidRPr="00C06A48">
        <w:t>e psychiatric nursing field has long recognized the therapeutic use of self, as well as the patient’s self-concept and narrative, as important ingredients in healing (</w:t>
      </w:r>
      <w:sdt>
        <w:sdtPr>
          <w:alias w:val="BibCitation"/>
          <w:tag w:val="BibRef45"/>
          <w:id w:val="-1079136297"/>
          <w:placeholder>
            <w:docPart w:val="DefaultPlaceholder_1082065158"/>
          </w:placeholder>
        </w:sdtPr>
        <w:sdtContent>
          <w:sdt>
            <w:sdtPr>
              <w:alias w:val="BibCitation"/>
              <w:tag w:val="BibRef45"/>
              <w:id w:val="295578187"/>
              <w:placeholder>
                <w:docPart w:val="DefaultPlaceholder_1082065158"/>
              </w:placeholder>
            </w:sdtPr>
            <w:sdtEndPr>
              <w:rPr>
                <w:highlight w:val="green"/>
              </w:rPr>
            </w:sdtEndPr>
            <w:sdtContent>
              <w:r w:rsidR="00B7115A" w:rsidRPr="002515FB">
                <w:rPr>
                  <w:highlight w:val="green"/>
                </w:rPr>
                <w:t>McAllister</w:t>
              </w:r>
              <w:r w:rsidR="00FF5459" w:rsidRPr="002515FB">
                <w:rPr>
                  <w:highlight w:val="green"/>
                </w:rPr>
                <w:t xml:space="preserve"> et al</w:t>
              </w:r>
              <w:r w:rsidR="00B7115A" w:rsidRPr="002515FB">
                <w:rPr>
                  <w:highlight w:val="green"/>
                </w:rPr>
                <w:t>, 2019</w:t>
              </w:r>
            </w:sdtContent>
          </w:sdt>
        </w:sdtContent>
      </w:sdt>
      <w:r w:rsidR="00B7115A" w:rsidRPr="00C06A48">
        <w:t xml:space="preserve">). </w:t>
      </w:r>
      <w:r w:rsidR="00995084" w:rsidRPr="00C06A48">
        <w:t xml:space="preserve">Research on placebo, the beneficial effects of medications, treatment, and the rituals and symbols surrounding therapeutic contact, including how </w:t>
      </w:r>
      <w:proofErr w:type="spellStart"/>
      <w:r w:rsidR="00995084" w:rsidRPr="00C06A48">
        <w:t>psychoeducation</w:t>
      </w:r>
      <w:proofErr w:type="spellEnd"/>
      <w:r w:rsidR="00995084" w:rsidRPr="00C06A48">
        <w:t xml:space="preserve"> is conducted, inert pills and sham procedures, has been limited (</w:t>
      </w:r>
      <w:sdt>
        <w:sdtPr>
          <w:alias w:val="BibCitation"/>
          <w:tag w:val="BibRef25"/>
          <w:id w:val="1301185319"/>
          <w:placeholder>
            <w:docPart w:val="DefaultPlaceholder_1082065158"/>
          </w:placeholder>
        </w:sdtPr>
        <w:sdtContent>
          <w:r w:rsidR="00995084" w:rsidRPr="002515FB">
            <w:rPr>
              <w:highlight w:val="green"/>
            </w:rPr>
            <w:t>Hall, 2022</w:t>
          </w:r>
        </w:sdtContent>
      </w:sdt>
      <w:r w:rsidR="00995084" w:rsidRPr="00C06A48">
        <w:t xml:space="preserve">). </w:t>
      </w:r>
      <w:r w:rsidR="006E78C4" w:rsidRPr="00C06A48">
        <w:t xml:space="preserve">We know that </w:t>
      </w:r>
      <w:r w:rsidR="005243DC" w:rsidRPr="00C06A48">
        <w:t xml:space="preserve">what we administer </w:t>
      </w:r>
      <w:r w:rsidR="006E78C4" w:rsidRPr="00C06A48">
        <w:t xml:space="preserve">can have effects independent of </w:t>
      </w:r>
      <w:r w:rsidR="006E78C4" w:rsidRPr="00C06A48">
        <w:rPr>
          <w:rStyle w:val="italic"/>
          <w:rFonts w:cs="Times New Roman"/>
          <w:sz w:val="22"/>
          <w:szCs w:val="22"/>
        </w:rPr>
        <w:t>any</w:t>
      </w:r>
      <w:r w:rsidR="006E78C4" w:rsidRPr="00C06A48">
        <w:t xml:space="preserve"> psychoactive properties</w:t>
      </w:r>
      <w:r w:rsidR="00E33B00" w:rsidRPr="00C06A48">
        <w:t>. This is</w:t>
      </w:r>
      <w:r w:rsidR="006E78C4" w:rsidRPr="00C06A48">
        <w:t xml:space="preserve"> referred to as placebo effects when beneficial, and </w:t>
      </w:r>
      <w:proofErr w:type="spellStart"/>
      <w:r w:rsidR="006E78C4" w:rsidRPr="00C06A48">
        <w:t>nocebo</w:t>
      </w:r>
      <w:proofErr w:type="spellEnd"/>
      <w:r w:rsidR="006E78C4" w:rsidRPr="00C06A48">
        <w:t xml:space="preserve"> effects when deleterious. </w:t>
      </w:r>
      <w:proofErr w:type="gramStart"/>
      <w:r w:rsidR="00B7115A" w:rsidRPr="00C06A48">
        <w:t xml:space="preserve">Openly acknowledging placebo and </w:t>
      </w:r>
      <w:proofErr w:type="spellStart"/>
      <w:r w:rsidR="00B7115A" w:rsidRPr="00C06A48">
        <w:t>nocebo</w:t>
      </w:r>
      <w:proofErr w:type="spellEnd"/>
      <w:r w:rsidR="00B7115A" w:rsidRPr="00C06A48">
        <w:t xml:space="preserve"> effects with patients while prescribing is an important part of the APPN role.</w:t>
      </w:r>
      <w:proofErr w:type="gramEnd"/>
      <w:r w:rsidR="00B7115A" w:rsidRPr="00C06A48">
        <w:t xml:space="preserve"> </w:t>
      </w:r>
    </w:p>
    <w:p w14:paraId="19F2F564" w14:textId="13A8D59F" w:rsidR="00555CC3" w:rsidRPr="00C06A48" w:rsidRDefault="006E78C4" w:rsidP="007E4644">
      <w:pPr>
        <w:pStyle w:val="ParaFirstLine-Ind"/>
        <w:jc w:val="left"/>
        <w:rPr>
          <w:rFonts w:cs="Times New Roman"/>
          <w:sz w:val="22"/>
          <w:szCs w:val="22"/>
        </w:rPr>
      </w:pPr>
      <w:r w:rsidRPr="00C06A48">
        <w:rPr>
          <w:rFonts w:cs="Times New Roman"/>
          <w:sz w:val="22"/>
          <w:szCs w:val="22"/>
        </w:rPr>
        <w:t>Placebo is widely considered an irritant and confounder in studies of medication efficacy (</w:t>
      </w:r>
      <w:proofErr w:type="spellStart"/>
      <w:sdt>
        <w:sdtPr>
          <w:rPr>
            <w:rFonts w:cs="Times New Roman"/>
            <w:sz w:val="22"/>
            <w:szCs w:val="22"/>
          </w:rPr>
          <w:alias w:val="BibCitation"/>
          <w:tag w:val="BibRef9"/>
          <w:id w:val="-1373995034"/>
          <w:placeholder>
            <w:docPart w:val="DefaultPlaceholder_1082065158"/>
          </w:placeholder>
        </w:sdtPr>
        <w:sdtContent>
          <w:sdt>
            <w:sdtPr>
              <w:rPr>
                <w:rFonts w:cs="Times New Roman"/>
                <w:sz w:val="22"/>
                <w:szCs w:val="22"/>
              </w:rPr>
              <w:alias w:val="BibCitation"/>
              <w:tag w:val="BibRef9"/>
              <w:id w:val="704757424"/>
              <w:placeholder>
                <w:docPart w:val="DefaultPlaceholder_1082065158"/>
              </w:placeholder>
            </w:sdtPr>
            <w:sdtEndPr>
              <w:rPr>
                <w:highlight w:val="green"/>
              </w:rPr>
            </w:sdtEndPr>
            <w:sdtContent>
              <w:r w:rsidRPr="002515FB">
                <w:rPr>
                  <w:rFonts w:cs="Times New Roman"/>
                  <w:sz w:val="22"/>
                  <w:szCs w:val="22"/>
                  <w:highlight w:val="green"/>
                </w:rPr>
                <w:t>Bschor</w:t>
              </w:r>
              <w:proofErr w:type="spellEnd"/>
              <w:r w:rsidRPr="002515FB">
                <w:rPr>
                  <w:rFonts w:cs="Times New Roman"/>
                  <w:sz w:val="22"/>
                  <w:szCs w:val="22"/>
                  <w:highlight w:val="green"/>
                </w:rPr>
                <w:t xml:space="preserve"> et al., 2024</w:t>
              </w:r>
            </w:sdtContent>
          </w:sdt>
        </w:sdtContent>
      </w:sdt>
      <w:r w:rsidRPr="00C06A48">
        <w:rPr>
          <w:rFonts w:cs="Times New Roman"/>
          <w:sz w:val="22"/>
          <w:szCs w:val="22"/>
        </w:rPr>
        <w:t xml:space="preserve">). </w:t>
      </w:r>
      <w:proofErr w:type="spellStart"/>
      <w:r w:rsidR="00FB1A99" w:rsidRPr="00C06A48">
        <w:rPr>
          <w:rFonts w:cs="Times New Roman"/>
          <w:sz w:val="22"/>
          <w:szCs w:val="22"/>
        </w:rPr>
        <w:t>Nocebo</w:t>
      </w:r>
      <w:proofErr w:type="spellEnd"/>
      <w:r w:rsidR="00FB1A99" w:rsidRPr="00C06A48">
        <w:rPr>
          <w:rFonts w:cs="Times New Roman"/>
          <w:sz w:val="22"/>
          <w:szCs w:val="22"/>
        </w:rPr>
        <w:t xml:space="preserve"> effects are w</w:t>
      </w:r>
      <w:r w:rsidRPr="00C06A48">
        <w:rPr>
          <w:rFonts w:cs="Times New Roman"/>
          <w:sz w:val="22"/>
          <w:szCs w:val="22"/>
        </w:rPr>
        <w:t>idely understood as sensitivity to the ground state of sensation</w:t>
      </w:r>
      <w:r w:rsidR="00FB1A99" w:rsidRPr="00C06A48">
        <w:rPr>
          <w:rFonts w:cs="Times New Roman"/>
          <w:sz w:val="22"/>
          <w:szCs w:val="22"/>
        </w:rPr>
        <w:t xml:space="preserve"> that</w:t>
      </w:r>
      <w:r w:rsidRPr="00C06A48">
        <w:rPr>
          <w:rFonts w:cs="Times New Roman"/>
          <w:sz w:val="22"/>
          <w:szCs w:val="22"/>
        </w:rPr>
        <w:t xml:space="preserve"> create very real, measurable distress, and even pain (</w:t>
      </w:r>
      <w:proofErr w:type="spellStart"/>
      <w:sdt>
        <w:sdtPr>
          <w:rPr>
            <w:rFonts w:cs="Times New Roman"/>
            <w:sz w:val="22"/>
            <w:szCs w:val="22"/>
          </w:rPr>
          <w:alias w:val="BibCitation"/>
          <w:tag w:val="BibRef12"/>
          <w:id w:val="-236632955"/>
          <w:placeholder>
            <w:docPart w:val="DefaultPlaceholder_1082065158"/>
          </w:placeholder>
        </w:sdtPr>
        <w:sdtContent>
          <w:sdt>
            <w:sdtPr>
              <w:rPr>
                <w:rFonts w:cs="Times New Roman"/>
                <w:sz w:val="22"/>
                <w:szCs w:val="22"/>
              </w:rPr>
              <w:alias w:val="BibCitation"/>
              <w:tag w:val="BibRef12"/>
              <w:id w:val="715396495"/>
              <w:placeholder>
                <w:docPart w:val="DefaultPlaceholder_1082065158"/>
              </w:placeholder>
            </w:sdtPr>
            <w:sdtEndPr>
              <w:rPr>
                <w:highlight w:val="green"/>
              </w:rPr>
            </w:sdtEndPr>
            <w:sdtContent>
              <w:r w:rsidRPr="002515FB">
                <w:rPr>
                  <w:rFonts w:cs="Times New Roman"/>
                  <w:sz w:val="22"/>
                  <w:szCs w:val="22"/>
                  <w:highlight w:val="green"/>
                </w:rPr>
                <w:t>Colloca</w:t>
              </w:r>
              <w:proofErr w:type="spellEnd"/>
              <w:r w:rsidRPr="002515FB">
                <w:rPr>
                  <w:rFonts w:cs="Times New Roman"/>
                  <w:sz w:val="22"/>
                  <w:szCs w:val="22"/>
                  <w:highlight w:val="green"/>
                </w:rPr>
                <w:t>, 2017</w:t>
              </w:r>
            </w:sdtContent>
          </w:sdt>
        </w:sdtContent>
      </w:sdt>
      <w:r w:rsidRPr="00C06A48">
        <w:rPr>
          <w:rFonts w:cs="Times New Roman"/>
          <w:sz w:val="22"/>
          <w:szCs w:val="22"/>
        </w:rPr>
        <w:t xml:space="preserve">). </w:t>
      </w:r>
      <w:proofErr w:type="spellStart"/>
      <w:r w:rsidRPr="00C06A48">
        <w:rPr>
          <w:rFonts w:cs="Times New Roman"/>
          <w:sz w:val="22"/>
          <w:szCs w:val="22"/>
        </w:rPr>
        <w:t>Nocebo</w:t>
      </w:r>
      <w:proofErr w:type="spellEnd"/>
      <w:r w:rsidRPr="00C06A48">
        <w:rPr>
          <w:rFonts w:cs="Times New Roman"/>
          <w:sz w:val="22"/>
          <w:szCs w:val="22"/>
        </w:rPr>
        <w:t xml:space="preserve"> experiences cluster around the administration of an inert pill or sham procedure, or even warnings about potential side effects (</w:t>
      </w:r>
      <w:sdt>
        <w:sdtPr>
          <w:rPr>
            <w:rFonts w:cs="Times New Roman"/>
            <w:sz w:val="22"/>
            <w:szCs w:val="22"/>
          </w:rPr>
          <w:alias w:val="BibCitation"/>
          <w:tag w:val="BibRef25"/>
          <w:id w:val="-1641034947"/>
          <w:placeholder>
            <w:docPart w:val="DefaultPlaceholder_1082065158"/>
          </w:placeholder>
        </w:sdtPr>
        <w:sdtContent>
          <w:r w:rsidRPr="002515FB">
            <w:rPr>
              <w:rFonts w:cs="Times New Roman"/>
              <w:sz w:val="22"/>
              <w:szCs w:val="22"/>
              <w:highlight w:val="green"/>
            </w:rPr>
            <w:t>Hall, 2022</w:t>
          </w:r>
        </w:sdtContent>
      </w:sdt>
      <w:r w:rsidRPr="00C06A48">
        <w:rPr>
          <w:rFonts w:cs="Times New Roman"/>
          <w:sz w:val="22"/>
          <w:szCs w:val="22"/>
        </w:rPr>
        <w:t xml:space="preserve">). </w:t>
      </w:r>
      <w:r w:rsidR="00E33B00" w:rsidRPr="00C06A48">
        <w:rPr>
          <w:rFonts w:cs="Times New Roman"/>
          <w:sz w:val="22"/>
          <w:szCs w:val="22"/>
        </w:rPr>
        <w:t>It is important to</w:t>
      </w:r>
      <w:r w:rsidRPr="00C06A48">
        <w:rPr>
          <w:rFonts w:cs="Times New Roman"/>
          <w:sz w:val="22"/>
          <w:szCs w:val="22"/>
        </w:rPr>
        <w:t xml:space="preserve"> share information about the risks and benefits of everything we prescribe. Awareness of the possibility of placebo and </w:t>
      </w:r>
      <w:proofErr w:type="spellStart"/>
      <w:r w:rsidRPr="00C06A48">
        <w:rPr>
          <w:rFonts w:cs="Times New Roman"/>
          <w:sz w:val="22"/>
          <w:szCs w:val="22"/>
        </w:rPr>
        <w:t>nocebo</w:t>
      </w:r>
      <w:proofErr w:type="spellEnd"/>
      <w:r w:rsidRPr="00C06A48">
        <w:rPr>
          <w:rFonts w:cs="Times New Roman"/>
          <w:sz w:val="22"/>
          <w:szCs w:val="22"/>
        </w:rPr>
        <w:t xml:space="preserve"> effects, and that trauma may accentuate these processes, helps APPNs meet these challenges.</w:t>
      </w:r>
      <w:r w:rsidR="00B7115A" w:rsidRPr="00C06A48">
        <w:rPr>
          <w:rFonts w:cs="Times New Roman"/>
          <w:sz w:val="22"/>
          <w:szCs w:val="22"/>
        </w:rPr>
        <w:t xml:space="preserve"> </w:t>
      </w:r>
    </w:p>
    <w:p w14:paraId="44530944" w14:textId="7F5C1FC1" w:rsidR="007B14E5" w:rsidRPr="00C06A48" w:rsidRDefault="007B14E5" w:rsidP="007E4644">
      <w:pPr>
        <w:pStyle w:val="ParaFirstLine-Ind"/>
        <w:jc w:val="left"/>
        <w:rPr>
          <w:rFonts w:cs="Times New Roman"/>
          <w:sz w:val="22"/>
          <w:szCs w:val="22"/>
        </w:rPr>
      </w:pPr>
      <w:r w:rsidRPr="00C06A48">
        <w:rPr>
          <w:rFonts w:cs="Times New Roman"/>
          <w:sz w:val="22"/>
          <w:szCs w:val="22"/>
        </w:rPr>
        <w:t xml:space="preserve">Part of medication effectiveness is driven by how the mind makes sense of the medication. </w:t>
      </w:r>
      <w:proofErr w:type="spellStart"/>
      <w:r w:rsidRPr="00C06A48">
        <w:rPr>
          <w:rFonts w:cs="Times New Roman"/>
          <w:sz w:val="22"/>
          <w:szCs w:val="22"/>
        </w:rPr>
        <w:t>Nocebo</w:t>
      </w:r>
      <w:proofErr w:type="spellEnd"/>
      <w:r w:rsidRPr="00C06A48">
        <w:rPr>
          <w:rFonts w:cs="Times New Roman"/>
          <w:sz w:val="22"/>
          <w:szCs w:val="22"/>
        </w:rPr>
        <w:t xml:space="preserve"> and placebo effects are affected by learning, which is impaired by trauma</w:t>
      </w:r>
      <w:r w:rsidR="00E33B00" w:rsidRPr="00C06A48">
        <w:rPr>
          <w:rFonts w:cs="Times New Roman"/>
          <w:sz w:val="22"/>
          <w:szCs w:val="22"/>
        </w:rPr>
        <w:t>.</w:t>
      </w:r>
      <w:r w:rsidRPr="00C06A48">
        <w:rPr>
          <w:rFonts w:cs="Times New Roman"/>
          <w:sz w:val="22"/>
          <w:szCs w:val="22"/>
        </w:rPr>
        <w:t xml:space="preserve"> It is difficult to learn when </w:t>
      </w:r>
      <w:proofErr w:type="spellStart"/>
      <w:r w:rsidRPr="00C06A48">
        <w:rPr>
          <w:rFonts w:cs="Times New Roman"/>
          <w:sz w:val="22"/>
          <w:szCs w:val="22"/>
        </w:rPr>
        <w:t>hypervigilance</w:t>
      </w:r>
      <w:proofErr w:type="spellEnd"/>
      <w:r w:rsidRPr="00C06A48">
        <w:rPr>
          <w:rFonts w:cs="Times New Roman"/>
          <w:sz w:val="22"/>
          <w:szCs w:val="22"/>
        </w:rPr>
        <w:t xml:space="preserve"> and avoidance </w:t>
      </w:r>
      <w:r w:rsidR="0086246E" w:rsidRPr="00C06A48">
        <w:rPr>
          <w:rFonts w:cs="Times New Roman"/>
          <w:sz w:val="22"/>
          <w:szCs w:val="22"/>
        </w:rPr>
        <w:t xml:space="preserve">are present </w:t>
      </w:r>
      <w:r w:rsidRPr="00C06A48">
        <w:rPr>
          <w:rFonts w:cs="Times New Roman"/>
          <w:sz w:val="22"/>
          <w:szCs w:val="22"/>
        </w:rPr>
        <w:t>a</w:t>
      </w:r>
      <w:r w:rsidR="00E33B00" w:rsidRPr="00C06A48">
        <w:rPr>
          <w:rFonts w:cs="Times New Roman"/>
          <w:sz w:val="22"/>
          <w:szCs w:val="22"/>
        </w:rPr>
        <w:t>nd</w:t>
      </w:r>
      <w:r w:rsidRPr="00C06A48">
        <w:rPr>
          <w:rFonts w:cs="Times New Roman"/>
          <w:sz w:val="22"/>
          <w:szCs w:val="22"/>
        </w:rPr>
        <w:t xml:space="preserve"> </w:t>
      </w:r>
      <w:r w:rsidR="0086246E" w:rsidRPr="00C06A48">
        <w:rPr>
          <w:rFonts w:cs="Times New Roman"/>
          <w:sz w:val="22"/>
          <w:szCs w:val="22"/>
        </w:rPr>
        <w:t xml:space="preserve">it is </w:t>
      </w:r>
      <w:r w:rsidRPr="00C06A48">
        <w:rPr>
          <w:rFonts w:cs="Times New Roman"/>
          <w:sz w:val="22"/>
          <w:szCs w:val="22"/>
        </w:rPr>
        <w:t xml:space="preserve">difficult not to expect the worst after the worst has happened. Cognitive distortions regarding the cause of the traumatic events are quite common. Placebo and </w:t>
      </w:r>
      <w:proofErr w:type="spellStart"/>
      <w:r w:rsidRPr="00C06A48">
        <w:rPr>
          <w:rFonts w:cs="Times New Roman"/>
          <w:sz w:val="22"/>
          <w:szCs w:val="22"/>
        </w:rPr>
        <w:lastRenderedPageBreak/>
        <w:t>nocebo</w:t>
      </w:r>
      <w:proofErr w:type="spellEnd"/>
      <w:r w:rsidRPr="00C06A48">
        <w:rPr>
          <w:rFonts w:cs="Times New Roman"/>
          <w:sz w:val="22"/>
          <w:szCs w:val="22"/>
        </w:rPr>
        <w:t xml:space="preserve"> effects can be due to learning acquired in early life experience, such as seeing pills </w:t>
      </w:r>
      <w:proofErr w:type="gramStart"/>
      <w:r w:rsidRPr="00C06A48">
        <w:rPr>
          <w:rFonts w:cs="Times New Roman"/>
          <w:sz w:val="22"/>
          <w:szCs w:val="22"/>
        </w:rPr>
        <w:t>cause</w:t>
      </w:r>
      <w:proofErr w:type="gramEnd"/>
      <w:r w:rsidRPr="00C06A48">
        <w:rPr>
          <w:rFonts w:cs="Times New Roman"/>
          <w:sz w:val="22"/>
          <w:szCs w:val="22"/>
        </w:rPr>
        <w:t xml:space="preserve"> harm or pills bring</w:t>
      </w:r>
      <w:r w:rsidR="00E33B00" w:rsidRPr="00C06A48">
        <w:rPr>
          <w:rFonts w:cs="Times New Roman"/>
          <w:sz w:val="22"/>
          <w:szCs w:val="22"/>
        </w:rPr>
        <w:t>ing</w:t>
      </w:r>
      <w:r w:rsidRPr="00C06A48">
        <w:rPr>
          <w:rFonts w:cs="Times New Roman"/>
          <w:sz w:val="22"/>
          <w:szCs w:val="22"/>
        </w:rPr>
        <w:t xml:space="preserve"> relief for members of our household. Expectation effects can </w:t>
      </w:r>
      <w:r w:rsidR="00E33B00" w:rsidRPr="00C06A48">
        <w:rPr>
          <w:rFonts w:cs="Times New Roman"/>
          <w:sz w:val="22"/>
          <w:szCs w:val="22"/>
        </w:rPr>
        <w:t xml:space="preserve">occur </w:t>
      </w:r>
      <w:r w:rsidRPr="00C06A48">
        <w:rPr>
          <w:rFonts w:cs="Times New Roman"/>
          <w:sz w:val="22"/>
          <w:szCs w:val="22"/>
        </w:rPr>
        <w:t>after a single incident trauma. When someone with both physical and emotional injury obtains relief from pain medications, that association can be enduring. Similarly, if after an injury</w:t>
      </w:r>
      <w:r w:rsidR="00E33B00" w:rsidRPr="00C06A48">
        <w:rPr>
          <w:rFonts w:cs="Times New Roman"/>
          <w:sz w:val="22"/>
          <w:szCs w:val="22"/>
        </w:rPr>
        <w:t>,</w:t>
      </w:r>
      <w:r w:rsidRPr="00C06A48">
        <w:rPr>
          <w:rFonts w:cs="Times New Roman"/>
          <w:sz w:val="22"/>
          <w:szCs w:val="22"/>
        </w:rPr>
        <w:t xml:space="preserve"> one takes a pain medication and vomits all night, that memory will likewise be quite durable, and may affect future medication experiences. If the pill that caused the all-night vomiting was blue, and then a blue antidepressant is prescribed, it makes sense that our patient comes in and reports nausea, </w:t>
      </w:r>
      <w:r w:rsidR="0086246E" w:rsidRPr="00C06A48">
        <w:rPr>
          <w:rFonts w:cs="Times New Roman"/>
          <w:sz w:val="22"/>
          <w:szCs w:val="22"/>
        </w:rPr>
        <w:t xml:space="preserve">even </w:t>
      </w:r>
      <w:r w:rsidRPr="00C06A48">
        <w:rPr>
          <w:rFonts w:cs="Times New Roman"/>
          <w:sz w:val="22"/>
          <w:szCs w:val="22"/>
        </w:rPr>
        <w:t xml:space="preserve">though most </w:t>
      </w:r>
      <w:r w:rsidR="0086246E" w:rsidRPr="00C06A48">
        <w:rPr>
          <w:rFonts w:cs="Times New Roman"/>
          <w:sz w:val="22"/>
          <w:szCs w:val="22"/>
        </w:rPr>
        <w:t xml:space="preserve">people </w:t>
      </w:r>
      <w:r w:rsidRPr="00C06A48">
        <w:rPr>
          <w:rFonts w:cs="Times New Roman"/>
          <w:sz w:val="22"/>
          <w:szCs w:val="22"/>
        </w:rPr>
        <w:t>tolerate th</w:t>
      </w:r>
      <w:r w:rsidR="00E33B00" w:rsidRPr="00C06A48">
        <w:rPr>
          <w:rFonts w:cs="Times New Roman"/>
          <w:sz w:val="22"/>
          <w:szCs w:val="22"/>
        </w:rPr>
        <w:t>e</w:t>
      </w:r>
      <w:r w:rsidRPr="00C06A48">
        <w:rPr>
          <w:rFonts w:cs="Times New Roman"/>
          <w:sz w:val="22"/>
          <w:szCs w:val="22"/>
        </w:rPr>
        <w:t xml:space="preserve"> dose </w:t>
      </w:r>
      <w:r w:rsidR="00E33B00" w:rsidRPr="00C06A48">
        <w:rPr>
          <w:rFonts w:cs="Times New Roman"/>
          <w:sz w:val="22"/>
          <w:szCs w:val="22"/>
        </w:rPr>
        <w:t xml:space="preserve">prescribed </w:t>
      </w:r>
      <w:r w:rsidRPr="00C06A48">
        <w:rPr>
          <w:rFonts w:cs="Times New Roman"/>
          <w:sz w:val="22"/>
          <w:szCs w:val="22"/>
        </w:rPr>
        <w:t>quite well.</w:t>
      </w:r>
      <w:r w:rsidR="00015B73" w:rsidRPr="00C06A48">
        <w:rPr>
          <w:rFonts w:cs="Times New Roman"/>
          <w:sz w:val="22"/>
          <w:szCs w:val="22"/>
        </w:rPr>
        <w:t xml:space="preserve"> Misattribution is </w:t>
      </w:r>
      <w:r w:rsidR="00E33B00" w:rsidRPr="00C06A48">
        <w:rPr>
          <w:rFonts w:cs="Times New Roman"/>
          <w:sz w:val="22"/>
          <w:szCs w:val="22"/>
        </w:rPr>
        <w:t xml:space="preserve">a </w:t>
      </w:r>
      <w:r w:rsidR="00015B73" w:rsidRPr="00C06A48">
        <w:rPr>
          <w:rFonts w:cs="Times New Roman"/>
          <w:sz w:val="22"/>
          <w:szCs w:val="22"/>
        </w:rPr>
        <w:t xml:space="preserve">prominent feature of trauma-based thinking being misapplied outside a crisis. </w:t>
      </w:r>
      <w:r w:rsidR="00C1526C" w:rsidRPr="00C06A48">
        <w:rPr>
          <w:rFonts w:cs="Times New Roman"/>
          <w:sz w:val="22"/>
          <w:szCs w:val="22"/>
        </w:rPr>
        <w:t>A</w:t>
      </w:r>
      <w:r w:rsidRPr="00C06A48">
        <w:rPr>
          <w:rFonts w:cs="Times New Roman"/>
          <w:sz w:val="22"/>
          <w:szCs w:val="22"/>
        </w:rPr>
        <w:t xml:space="preserve"> patient will begin noticing a new sensation in the body </w:t>
      </w:r>
      <w:r w:rsidR="00B617A3" w:rsidRPr="00C06A48">
        <w:rPr>
          <w:rFonts w:cs="Times New Roman"/>
          <w:sz w:val="22"/>
          <w:szCs w:val="22"/>
        </w:rPr>
        <w:t>and misattribute it to starting a new medication</w:t>
      </w:r>
      <w:r w:rsidRPr="00C06A48">
        <w:rPr>
          <w:rFonts w:cs="Times New Roman"/>
          <w:sz w:val="22"/>
          <w:szCs w:val="22"/>
        </w:rPr>
        <w:t>, though it had been there all alon</w:t>
      </w:r>
      <w:r w:rsidR="00E33B00" w:rsidRPr="00C06A48">
        <w:rPr>
          <w:rFonts w:cs="Times New Roman"/>
          <w:sz w:val="22"/>
          <w:szCs w:val="22"/>
        </w:rPr>
        <w:t>g and</w:t>
      </w:r>
      <w:r w:rsidRPr="00C06A48">
        <w:rPr>
          <w:rFonts w:cs="Times New Roman"/>
          <w:sz w:val="22"/>
          <w:szCs w:val="22"/>
        </w:rPr>
        <w:t xml:space="preserve"> </w:t>
      </w:r>
      <w:r w:rsidR="0086246E" w:rsidRPr="00C06A48">
        <w:rPr>
          <w:rFonts w:cs="Times New Roman"/>
          <w:sz w:val="22"/>
          <w:szCs w:val="22"/>
        </w:rPr>
        <w:t xml:space="preserve">previously </w:t>
      </w:r>
      <w:r w:rsidRPr="00C06A48">
        <w:rPr>
          <w:rFonts w:cs="Times New Roman"/>
          <w:sz w:val="22"/>
          <w:szCs w:val="22"/>
        </w:rPr>
        <w:t xml:space="preserve">ignored. The event of taking a new medication can touch off </w:t>
      </w:r>
      <w:r w:rsidR="00E33B00" w:rsidRPr="00C06A48">
        <w:rPr>
          <w:rFonts w:cs="Times New Roman"/>
          <w:sz w:val="22"/>
          <w:szCs w:val="22"/>
        </w:rPr>
        <w:t xml:space="preserve">feelings </w:t>
      </w:r>
      <w:r w:rsidRPr="00C06A48">
        <w:rPr>
          <w:rFonts w:cs="Times New Roman"/>
          <w:sz w:val="22"/>
          <w:szCs w:val="22"/>
        </w:rPr>
        <w:t>that highlight sensations, thoughts, or belief patterns that have been dormant (</w:t>
      </w:r>
      <w:proofErr w:type="spellStart"/>
      <w:sdt>
        <w:sdtPr>
          <w:rPr>
            <w:rFonts w:cs="Times New Roman"/>
            <w:sz w:val="22"/>
            <w:szCs w:val="22"/>
          </w:rPr>
          <w:alias w:val="BibCitation"/>
          <w:tag w:val="BibRef4"/>
          <w:id w:val="444896193"/>
          <w:placeholder>
            <w:docPart w:val="DefaultPlaceholder_1082065158"/>
          </w:placeholder>
        </w:sdtPr>
        <w:sdtContent>
          <w:sdt>
            <w:sdtPr>
              <w:rPr>
                <w:rFonts w:cs="Times New Roman"/>
                <w:sz w:val="22"/>
                <w:szCs w:val="22"/>
              </w:rPr>
              <w:alias w:val="BibCitation"/>
              <w:tag w:val="BibRef4"/>
              <w:id w:val="410429061"/>
              <w:placeholder>
                <w:docPart w:val="DefaultPlaceholder_1082065158"/>
              </w:placeholder>
            </w:sdtPr>
            <w:sdtEndPr>
              <w:rPr>
                <w:highlight w:val="green"/>
              </w:rPr>
            </w:sdtEndPr>
            <w:sdtContent>
              <w:r w:rsidRPr="002515FB">
                <w:rPr>
                  <w:rFonts w:cs="Times New Roman"/>
                  <w:sz w:val="22"/>
                  <w:szCs w:val="22"/>
                  <w:highlight w:val="green"/>
                </w:rPr>
                <w:t>Barsky</w:t>
              </w:r>
              <w:proofErr w:type="spellEnd"/>
              <w:r w:rsidRPr="002515FB">
                <w:rPr>
                  <w:rFonts w:cs="Times New Roman"/>
                  <w:sz w:val="22"/>
                  <w:szCs w:val="22"/>
                  <w:highlight w:val="green"/>
                </w:rPr>
                <w:t>, 2017</w:t>
              </w:r>
            </w:sdtContent>
          </w:sdt>
        </w:sdtContent>
      </w:sdt>
      <w:r w:rsidRPr="00C06A48">
        <w:rPr>
          <w:rFonts w:cs="Times New Roman"/>
          <w:sz w:val="22"/>
          <w:szCs w:val="22"/>
        </w:rPr>
        <w:t>).</w:t>
      </w:r>
    </w:p>
    <w:p w14:paraId="40975F21" w14:textId="6DEC0B6A" w:rsidR="007B14E5" w:rsidRPr="00C06A48" w:rsidRDefault="007B14E5" w:rsidP="007E4644">
      <w:pPr>
        <w:pStyle w:val="ParaFirstLine-Ind"/>
        <w:jc w:val="left"/>
        <w:rPr>
          <w:rFonts w:cs="Times New Roman"/>
          <w:sz w:val="22"/>
          <w:szCs w:val="22"/>
        </w:rPr>
      </w:pPr>
      <w:r w:rsidRPr="00C06A48">
        <w:rPr>
          <w:rFonts w:cs="Times New Roman"/>
          <w:sz w:val="22"/>
          <w:szCs w:val="22"/>
        </w:rPr>
        <w:t>Sometimes those who have been traumatized are hypersensitive to bodily changes and sensations. This can set the stage for abundant side effects or positive effects upon starting a new medication. It is not surprising to hear from patients about a transient period of bliss after starting a selective serotonin reuptake inhibitor (SSRI). While some would call them early responders</w:t>
      </w:r>
      <w:r w:rsidR="0086246E" w:rsidRPr="00C06A48">
        <w:rPr>
          <w:rFonts w:cs="Times New Roman"/>
          <w:sz w:val="22"/>
          <w:szCs w:val="22"/>
        </w:rPr>
        <w:t xml:space="preserve"> or</w:t>
      </w:r>
      <w:r w:rsidRPr="00C06A48">
        <w:rPr>
          <w:rFonts w:cs="Times New Roman"/>
          <w:sz w:val="22"/>
          <w:szCs w:val="22"/>
        </w:rPr>
        <w:t xml:space="preserve"> “high metaboliz</w:t>
      </w:r>
      <w:r w:rsidR="00E33B00" w:rsidRPr="00C06A48">
        <w:rPr>
          <w:rFonts w:cs="Times New Roman"/>
          <w:sz w:val="22"/>
          <w:szCs w:val="22"/>
        </w:rPr>
        <w:t>ers</w:t>
      </w:r>
      <w:r w:rsidRPr="00C06A48">
        <w:rPr>
          <w:rFonts w:cs="Times New Roman"/>
          <w:sz w:val="22"/>
          <w:szCs w:val="22"/>
        </w:rPr>
        <w:t xml:space="preserve">” to explain repeated positive effects followed by a crash back to reality, or worsened </w:t>
      </w:r>
      <w:proofErr w:type="spellStart"/>
      <w:r w:rsidRPr="00C06A48">
        <w:rPr>
          <w:rFonts w:cs="Times New Roman"/>
          <w:sz w:val="22"/>
          <w:szCs w:val="22"/>
        </w:rPr>
        <w:t>dysphoria</w:t>
      </w:r>
      <w:proofErr w:type="spellEnd"/>
      <w:r w:rsidRPr="00C06A48">
        <w:rPr>
          <w:rFonts w:cs="Times New Roman"/>
          <w:sz w:val="22"/>
          <w:szCs w:val="22"/>
        </w:rPr>
        <w:t>, we can also understand the power of a relationship to transmit a robust placebo effect</w:t>
      </w:r>
      <w:r w:rsidR="002A1A15" w:rsidRPr="00C06A48">
        <w:rPr>
          <w:rFonts w:cs="Times New Roman"/>
          <w:sz w:val="22"/>
          <w:szCs w:val="22"/>
        </w:rPr>
        <w:t xml:space="preserve"> through misattribution</w:t>
      </w:r>
      <w:r w:rsidRPr="00C06A48">
        <w:rPr>
          <w:rFonts w:cs="Times New Roman"/>
          <w:sz w:val="22"/>
          <w:szCs w:val="22"/>
        </w:rPr>
        <w:t xml:space="preserve">. Similarly, someone who tells us about horrific responses to paroxetine 5 mg, when they have tolerated other SSRIs without difficulty, can spur curiosity about the meaning that </w:t>
      </w:r>
      <w:r w:rsidR="00E33B00" w:rsidRPr="00C06A48">
        <w:rPr>
          <w:rFonts w:cs="Times New Roman"/>
          <w:sz w:val="22"/>
          <w:szCs w:val="22"/>
        </w:rPr>
        <w:t xml:space="preserve">the </w:t>
      </w:r>
      <w:r w:rsidRPr="00C06A48">
        <w:rPr>
          <w:rFonts w:cs="Times New Roman"/>
          <w:sz w:val="22"/>
          <w:szCs w:val="22"/>
        </w:rPr>
        <w:t xml:space="preserve">medication and its effects </w:t>
      </w:r>
      <w:proofErr w:type="gramStart"/>
      <w:r w:rsidRPr="00C06A48">
        <w:rPr>
          <w:rFonts w:cs="Times New Roman"/>
          <w:sz w:val="22"/>
          <w:szCs w:val="22"/>
        </w:rPr>
        <w:t>holds</w:t>
      </w:r>
      <w:proofErr w:type="gramEnd"/>
      <w:r w:rsidRPr="00C06A48">
        <w:rPr>
          <w:rFonts w:cs="Times New Roman"/>
          <w:sz w:val="22"/>
          <w:szCs w:val="22"/>
        </w:rPr>
        <w:t>. What was happening in life when th</w:t>
      </w:r>
      <w:r w:rsidR="0086246E" w:rsidRPr="00C06A48">
        <w:rPr>
          <w:rFonts w:cs="Times New Roman"/>
          <w:sz w:val="22"/>
          <w:szCs w:val="22"/>
        </w:rPr>
        <w:t>e</w:t>
      </w:r>
      <w:r w:rsidRPr="00C06A48">
        <w:rPr>
          <w:rFonts w:cs="Times New Roman"/>
          <w:sz w:val="22"/>
          <w:szCs w:val="22"/>
        </w:rPr>
        <w:t xml:space="preserve"> paroxetine was started?</w:t>
      </w:r>
      <w:r w:rsidR="002A1A15" w:rsidRPr="00C06A48">
        <w:rPr>
          <w:rFonts w:cs="Times New Roman"/>
          <w:sz w:val="22"/>
          <w:szCs w:val="22"/>
        </w:rPr>
        <w:t xml:space="preserve"> Do the sensations feel familiar?</w:t>
      </w:r>
    </w:p>
    <w:p w14:paraId="0A293E46" w14:textId="49AD8E5E" w:rsidR="007B14E5" w:rsidRPr="00C06A48" w:rsidRDefault="007B14E5" w:rsidP="007E4644">
      <w:pPr>
        <w:pStyle w:val="ParaFirstLine-Ind"/>
        <w:jc w:val="left"/>
        <w:rPr>
          <w:rFonts w:cs="Times New Roman"/>
          <w:sz w:val="22"/>
          <w:szCs w:val="22"/>
        </w:rPr>
      </w:pPr>
      <w:r w:rsidRPr="00C06A48">
        <w:rPr>
          <w:rFonts w:cs="Times New Roman"/>
          <w:sz w:val="22"/>
          <w:szCs w:val="22"/>
        </w:rPr>
        <w:t>Simply asking about past experiences often yields sufficient information to predict sensitivities. Another way to assess these experiences is the validated five-item Perceived Sensitivity to Medicines Scale (</w:t>
      </w:r>
      <w:sdt>
        <w:sdtPr>
          <w:rPr>
            <w:rFonts w:cs="Times New Roman"/>
            <w:sz w:val="22"/>
            <w:szCs w:val="22"/>
          </w:rPr>
          <w:alias w:val="BibCitation"/>
          <w:tag w:val="BibRef29"/>
          <w:id w:val="-919324661"/>
          <w:placeholder>
            <w:docPart w:val="DefaultPlaceholder_1082065158"/>
          </w:placeholder>
        </w:sdtPr>
        <w:sdtContent>
          <w:sdt>
            <w:sdtPr>
              <w:rPr>
                <w:rFonts w:cs="Times New Roman"/>
                <w:sz w:val="22"/>
                <w:szCs w:val="22"/>
              </w:rPr>
              <w:alias w:val="BibCitation"/>
              <w:tag w:val="BibRef29"/>
              <w:id w:val="924073147"/>
              <w:placeholder>
                <w:docPart w:val="DefaultPlaceholder_1082065158"/>
              </w:placeholder>
            </w:sdtPr>
            <w:sdtEndPr>
              <w:rPr>
                <w:highlight w:val="green"/>
              </w:rPr>
            </w:sdtEndPr>
            <w:sdtContent>
              <w:r w:rsidRPr="002515FB">
                <w:rPr>
                  <w:rFonts w:cs="Times New Roman"/>
                  <w:sz w:val="22"/>
                  <w:szCs w:val="22"/>
                  <w:highlight w:val="green"/>
                </w:rPr>
                <w:t>Horne et al., 201</w:t>
              </w:r>
              <w:r w:rsidR="00803B15" w:rsidRPr="002515FB">
                <w:rPr>
                  <w:rFonts w:cs="Times New Roman"/>
                  <w:sz w:val="22"/>
                  <w:szCs w:val="22"/>
                  <w:highlight w:val="green"/>
                </w:rPr>
                <w:t>3</w:t>
              </w:r>
            </w:sdtContent>
          </w:sdt>
        </w:sdtContent>
      </w:sdt>
      <w:r w:rsidRPr="00C06A48">
        <w:rPr>
          <w:rFonts w:cs="Times New Roman"/>
          <w:sz w:val="22"/>
          <w:szCs w:val="22"/>
        </w:rPr>
        <w:t xml:space="preserve">). The five-point </w:t>
      </w:r>
      <w:proofErr w:type="spellStart"/>
      <w:r w:rsidRPr="00C06A48">
        <w:rPr>
          <w:rFonts w:cs="Times New Roman"/>
          <w:sz w:val="22"/>
          <w:szCs w:val="22"/>
        </w:rPr>
        <w:t>Likert</w:t>
      </w:r>
      <w:proofErr w:type="spellEnd"/>
      <w:r w:rsidRPr="00C06A48">
        <w:rPr>
          <w:rFonts w:cs="Times New Roman"/>
          <w:sz w:val="22"/>
          <w:szCs w:val="22"/>
        </w:rPr>
        <w:t xml:space="preserve"> scale offers a high level of detail regarding beliefs about physical responses to medication such as: “My body is very sensitive to medicines. I have had a bad reaction to medicines in the past; even very small amounts of medicines can upset my body” (</w:t>
      </w:r>
      <w:sdt>
        <w:sdtPr>
          <w:rPr>
            <w:rFonts w:cs="Times New Roman"/>
            <w:sz w:val="22"/>
            <w:szCs w:val="22"/>
          </w:rPr>
          <w:alias w:val="BibCitation"/>
          <w:tag w:val="BibRef29"/>
          <w:id w:val="-700085518"/>
          <w:placeholder>
            <w:docPart w:val="DefaultPlaceholder_1082065158"/>
          </w:placeholder>
        </w:sdtPr>
        <w:sdtContent>
          <w:sdt>
            <w:sdtPr>
              <w:rPr>
                <w:rFonts w:cs="Times New Roman"/>
                <w:sz w:val="22"/>
                <w:szCs w:val="22"/>
              </w:rPr>
              <w:alias w:val="BibCitation"/>
              <w:tag w:val="BibRef29"/>
              <w:id w:val="1148634157"/>
              <w:placeholder>
                <w:docPart w:val="DefaultPlaceholder_1082065158"/>
              </w:placeholder>
            </w:sdtPr>
            <w:sdtEndPr>
              <w:rPr>
                <w:highlight w:val="green"/>
              </w:rPr>
            </w:sdtEndPr>
            <w:sdtContent>
              <w:r w:rsidRPr="002515FB">
                <w:rPr>
                  <w:rFonts w:cs="Times New Roman"/>
                  <w:sz w:val="22"/>
                  <w:szCs w:val="22"/>
                  <w:highlight w:val="green"/>
                </w:rPr>
                <w:t>Horne et al., 201</w:t>
              </w:r>
              <w:r w:rsidR="00CD6C89" w:rsidRPr="002515FB">
                <w:rPr>
                  <w:rFonts w:cs="Times New Roman"/>
                  <w:sz w:val="22"/>
                  <w:szCs w:val="22"/>
                  <w:highlight w:val="green"/>
                </w:rPr>
                <w:t>3</w:t>
              </w:r>
            </w:sdtContent>
          </w:sdt>
        </w:sdtContent>
      </w:sdt>
      <w:r w:rsidRPr="00C06A48">
        <w:rPr>
          <w:rFonts w:cs="Times New Roman"/>
          <w:sz w:val="22"/>
          <w:szCs w:val="22"/>
        </w:rPr>
        <w:t xml:space="preserve">, p. 3). </w:t>
      </w:r>
      <w:proofErr w:type="gramStart"/>
      <w:r w:rsidRPr="00C06A48">
        <w:rPr>
          <w:rFonts w:cs="Times New Roman"/>
          <w:sz w:val="22"/>
          <w:szCs w:val="22"/>
        </w:rPr>
        <w:t xml:space="preserve">Education about misattribution during medication trials and validating how anxiety-provoking starting a </w:t>
      </w:r>
      <w:r w:rsidRPr="00C06A48">
        <w:rPr>
          <w:rFonts w:cs="Times New Roman"/>
          <w:sz w:val="22"/>
          <w:szCs w:val="22"/>
        </w:rPr>
        <w:lastRenderedPageBreak/>
        <w:t>new medication may be beneficial (</w:t>
      </w:r>
      <w:proofErr w:type="spellStart"/>
      <w:sdt>
        <w:sdtPr>
          <w:rPr>
            <w:rFonts w:cs="Times New Roman"/>
            <w:sz w:val="22"/>
            <w:szCs w:val="22"/>
          </w:rPr>
          <w:alias w:val="BibCitation"/>
          <w:tag w:val="BibRef4"/>
          <w:id w:val="-593327475"/>
          <w:placeholder>
            <w:docPart w:val="DefaultPlaceholder_1082065158"/>
          </w:placeholder>
        </w:sdtPr>
        <w:sdtContent>
          <w:sdt>
            <w:sdtPr>
              <w:rPr>
                <w:rFonts w:cs="Times New Roman"/>
                <w:sz w:val="22"/>
                <w:szCs w:val="22"/>
              </w:rPr>
              <w:alias w:val="BibCitation"/>
              <w:tag w:val="BibRef4"/>
              <w:id w:val="-1515607880"/>
              <w:placeholder>
                <w:docPart w:val="DefaultPlaceholder_1082065158"/>
              </w:placeholder>
            </w:sdtPr>
            <w:sdtEndPr>
              <w:rPr>
                <w:highlight w:val="green"/>
              </w:rPr>
            </w:sdtEndPr>
            <w:sdtContent>
              <w:r w:rsidRPr="002515FB">
                <w:rPr>
                  <w:rFonts w:cs="Times New Roman"/>
                  <w:sz w:val="22"/>
                  <w:szCs w:val="22"/>
                  <w:highlight w:val="green"/>
                </w:rPr>
                <w:t>Barsky</w:t>
              </w:r>
              <w:proofErr w:type="spellEnd"/>
              <w:r w:rsidRPr="002515FB">
                <w:rPr>
                  <w:rFonts w:cs="Times New Roman"/>
                  <w:sz w:val="22"/>
                  <w:szCs w:val="22"/>
                  <w:highlight w:val="green"/>
                </w:rPr>
                <w:t>, 2017</w:t>
              </w:r>
            </w:sdtContent>
          </w:sdt>
        </w:sdtContent>
      </w:sdt>
      <w:r w:rsidRPr="00C06A48">
        <w:rPr>
          <w:rFonts w:cs="Times New Roman"/>
          <w:sz w:val="22"/>
          <w:szCs w:val="22"/>
        </w:rPr>
        <w:t>).</w:t>
      </w:r>
      <w:proofErr w:type="gramEnd"/>
      <w:r w:rsidRPr="00C06A48">
        <w:rPr>
          <w:rFonts w:cs="Times New Roman"/>
          <w:sz w:val="22"/>
          <w:szCs w:val="22"/>
        </w:rPr>
        <w:t xml:space="preserve"> After past experiences of feeling harmed and unheard in experiences of medication taking, validation can be a healing experience.</w:t>
      </w:r>
    </w:p>
    <w:p w14:paraId="6B46A944" w14:textId="628DEC37" w:rsidR="007B14E5" w:rsidRPr="00C06A48" w:rsidRDefault="007B14E5" w:rsidP="007E4644">
      <w:pPr>
        <w:pStyle w:val="ParaFirstLine-Ind"/>
        <w:jc w:val="left"/>
        <w:rPr>
          <w:rFonts w:cs="Times New Roman"/>
          <w:sz w:val="22"/>
          <w:szCs w:val="22"/>
        </w:rPr>
      </w:pPr>
      <w:r w:rsidRPr="00C06A48">
        <w:rPr>
          <w:rFonts w:cs="Times New Roman"/>
          <w:sz w:val="22"/>
          <w:szCs w:val="22"/>
        </w:rPr>
        <w:t xml:space="preserve">It may be that after trauma, placebo and </w:t>
      </w:r>
      <w:proofErr w:type="spellStart"/>
      <w:r w:rsidRPr="00C06A48">
        <w:rPr>
          <w:rFonts w:cs="Times New Roman"/>
          <w:sz w:val="22"/>
          <w:szCs w:val="22"/>
        </w:rPr>
        <w:t>nocebo</w:t>
      </w:r>
      <w:proofErr w:type="spellEnd"/>
      <w:r w:rsidRPr="00C06A48">
        <w:rPr>
          <w:rFonts w:cs="Times New Roman"/>
          <w:sz w:val="22"/>
          <w:szCs w:val="22"/>
        </w:rPr>
        <w:t xml:space="preserve"> effects are even more potent. </w:t>
      </w:r>
      <w:proofErr w:type="spellStart"/>
      <w:r w:rsidRPr="00522295">
        <w:rPr>
          <w:rStyle w:val="citebib"/>
        </w:rPr>
        <w:t>Hodgkins</w:t>
      </w:r>
      <w:proofErr w:type="spellEnd"/>
      <w:r w:rsidRPr="00522295">
        <w:rPr>
          <w:rStyle w:val="citebib"/>
        </w:rPr>
        <w:t xml:space="preserve"> and associates </w:t>
      </w:r>
      <w:r w:rsidR="00263E16" w:rsidRPr="00522295">
        <w:rPr>
          <w:rStyle w:val="citebib"/>
        </w:rPr>
        <w:t>(2018)</w:t>
      </w:r>
      <w:r w:rsidR="00263E16" w:rsidRPr="00C06A48">
        <w:rPr>
          <w:rFonts w:cs="Times New Roman"/>
          <w:sz w:val="22"/>
          <w:szCs w:val="22"/>
        </w:rPr>
        <w:t xml:space="preserve"> </w:t>
      </w:r>
      <w:r w:rsidRPr="00C06A48">
        <w:rPr>
          <w:rFonts w:cs="Times New Roman"/>
          <w:sz w:val="22"/>
          <w:szCs w:val="22"/>
        </w:rPr>
        <w:t>compared an active agent head-to-head with placebo in an RCT in a sample of women with PTSD and found a very robust placebo effe</w:t>
      </w:r>
      <w:r w:rsidR="00263E16" w:rsidRPr="00C06A48">
        <w:rPr>
          <w:rFonts w:cs="Times New Roman"/>
          <w:sz w:val="22"/>
          <w:szCs w:val="22"/>
        </w:rPr>
        <w:t>ct</w:t>
      </w:r>
      <w:r w:rsidRPr="00C06A48">
        <w:rPr>
          <w:rFonts w:cs="Times New Roman"/>
          <w:sz w:val="22"/>
          <w:szCs w:val="22"/>
        </w:rPr>
        <w:t>. The authors hypothesized that the structure and support of a clinical trial (none of the women were in therapy relationships), and the repetition of performing a Clinician-Administered PTSD Scale (CAPS) screen, may have been therapeutic in and of itself. What we do as clinicians, what we say, may likewise have a significant effect on how our patients experience medication, for good or for ill.</w:t>
      </w:r>
    </w:p>
    <w:p w14:paraId="10D88B7E" w14:textId="5DC3D29F" w:rsidR="007B14E5" w:rsidRPr="00C06A48" w:rsidRDefault="007B14E5" w:rsidP="007E4644">
      <w:pPr>
        <w:pStyle w:val="ParaFirstLine-Ind"/>
        <w:jc w:val="left"/>
        <w:rPr>
          <w:rFonts w:cs="Times New Roman"/>
          <w:sz w:val="22"/>
          <w:szCs w:val="22"/>
        </w:rPr>
      </w:pPr>
      <w:proofErr w:type="spellStart"/>
      <w:r w:rsidRPr="007464FC">
        <w:rPr>
          <w:rStyle w:val="citebib"/>
        </w:rPr>
        <w:t>Colloca</w:t>
      </w:r>
      <w:proofErr w:type="spellEnd"/>
      <w:r w:rsidRPr="007464FC">
        <w:rPr>
          <w:rStyle w:val="citebib"/>
        </w:rPr>
        <w:t xml:space="preserve"> (2017)</w:t>
      </w:r>
      <w:r w:rsidRPr="00C06A48">
        <w:rPr>
          <w:rFonts w:cs="Times New Roman"/>
          <w:sz w:val="22"/>
          <w:szCs w:val="22"/>
        </w:rPr>
        <w:t xml:space="preserve">, in a special issue of </w:t>
      </w:r>
      <w:r w:rsidRPr="00C06A48">
        <w:rPr>
          <w:rFonts w:cs="Times New Roman"/>
          <w:i/>
          <w:iCs/>
          <w:sz w:val="22"/>
          <w:szCs w:val="22"/>
        </w:rPr>
        <w:t xml:space="preserve">Science </w:t>
      </w:r>
      <w:r w:rsidRPr="00C06A48">
        <w:rPr>
          <w:rFonts w:cs="Times New Roman"/>
          <w:sz w:val="22"/>
          <w:szCs w:val="22"/>
        </w:rPr>
        <w:t xml:space="preserve">on placebo and </w:t>
      </w:r>
      <w:proofErr w:type="spellStart"/>
      <w:r w:rsidRPr="00C06A48">
        <w:rPr>
          <w:rFonts w:cs="Times New Roman"/>
          <w:sz w:val="22"/>
          <w:szCs w:val="22"/>
        </w:rPr>
        <w:t>nocebo</w:t>
      </w:r>
      <w:proofErr w:type="spellEnd"/>
      <w:r w:rsidRPr="00C06A48">
        <w:rPr>
          <w:rFonts w:cs="Times New Roman"/>
          <w:sz w:val="22"/>
          <w:szCs w:val="22"/>
        </w:rPr>
        <w:t xml:space="preserve"> effects, suggests that we need to balance truth-telling by illuminating not just side effects, but expected benefit. Discussions of risks and benefits are often, due to possibly our own discomforts, legal concerns, or time pressures, weighted on the side of sharing each possible risk. </w:t>
      </w:r>
      <w:proofErr w:type="spellStart"/>
      <w:r w:rsidRPr="007464FC">
        <w:rPr>
          <w:rStyle w:val="citebib"/>
        </w:rPr>
        <w:t>Colloca</w:t>
      </w:r>
      <w:proofErr w:type="spellEnd"/>
      <w:r w:rsidRPr="007464FC">
        <w:rPr>
          <w:rStyle w:val="citebib"/>
        </w:rPr>
        <w:t xml:space="preserve"> (2017)</w:t>
      </w:r>
      <w:r w:rsidRPr="00C06A48">
        <w:rPr>
          <w:rFonts w:cs="Times New Roman"/>
          <w:sz w:val="22"/>
          <w:szCs w:val="22"/>
        </w:rPr>
        <w:t xml:space="preserve"> stresses the importance of finding out beliefs and concerns about medications, setting expectations for treatment as well as noting what is known to affect perceived potency, or to cause risk of treatment dropout</w:t>
      </w:r>
      <w:r w:rsidR="0086246E" w:rsidRPr="00C06A48">
        <w:rPr>
          <w:rFonts w:cs="Times New Roman"/>
          <w:sz w:val="22"/>
          <w:szCs w:val="22"/>
        </w:rPr>
        <w:t xml:space="preserve"> such as the high cost of the medication</w:t>
      </w:r>
      <w:r w:rsidRPr="00C06A48">
        <w:rPr>
          <w:rFonts w:cs="Times New Roman"/>
          <w:sz w:val="22"/>
          <w:szCs w:val="22"/>
        </w:rPr>
        <w:t>.</w:t>
      </w:r>
    </w:p>
    <w:p w14:paraId="5E6C28EE" w14:textId="3E6390DB" w:rsidR="007B14E5" w:rsidRPr="00C06A48" w:rsidRDefault="007B14E5" w:rsidP="007E4644">
      <w:pPr>
        <w:pStyle w:val="ParaFirstLine-Ind"/>
        <w:jc w:val="left"/>
        <w:rPr>
          <w:rFonts w:cs="Times New Roman"/>
          <w:sz w:val="22"/>
          <w:szCs w:val="22"/>
        </w:rPr>
      </w:pPr>
      <w:r w:rsidRPr="00C06A48">
        <w:rPr>
          <w:rFonts w:cs="Times New Roman"/>
          <w:sz w:val="22"/>
          <w:szCs w:val="22"/>
        </w:rPr>
        <w:t xml:space="preserve">When talking about potential side effects, </w:t>
      </w:r>
      <w:r w:rsidR="00E33B00" w:rsidRPr="00C06A48">
        <w:rPr>
          <w:rFonts w:cs="Times New Roman"/>
          <w:sz w:val="22"/>
          <w:szCs w:val="22"/>
        </w:rPr>
        <w:t xml:space="preserve">emphasizing </w:t>
      </w:r>
      <w:r w:rsidRPr="00C06A48">
        <w:rPr>
          <w:rFonts w:cs="Times New Roman"/>
          <w:sz w:val="22"/>
          <w:szCs w:val="22"/>
        </w:rPr>
        <w:t xml:space="preserve">what clients </w:t>
      </w:r>
      <w:r w:rsidR="0086246E" w:rsidRPr="00C06A48">
        <w:rPr>
          <w:rFonts w:cs="Times New Roman"/>
          <w:sz w:val="22"/>
          <w:szCs w:val="22"/>
        </w:rPr>
        <w:t xml:space="preserve">can </w:t>
      </w:r>
      <w:r w:rsidRPr="00C06A48">
        <w:rPr>
          <w:rFonts w:cs="Times New Roman"/>
          <w:sz w:val="22"/>
          <w:szCs w:val="22"/>
        </w:rPr>
        <w:t xml:space="preserve">control may help to reduce </w:t>
      </w:r>
      <w:proofErr w:type="spellStart"/>
      <w:r w:rsidRPr="00C06A48">
        <w:rPr>
          <w:rFonts w:cs="Times New Roman"/>
          <w:sz w:val="22"/>
          <w:szCs w:val="22"/>
        </w:rPr>
        <w:t>nocebo</w:t>
      </w:r>
      <w:proofErr w:type="spellEnd"/>
      <w:r w:rsidRPr="00C06A48">
        <w:rPr>
          <w:rFonts w:cs="Times New Roman"/>
          <w:sz w:val="22"/>
          <w:szCs w:val="22"/>
        </w:rPr>
        <w:t xml:space="preserve"> effects and potentially hopeless or helpless internal scripts. When sharing information about serious side effects or adverse events such as Stevens-Johnson syndrome (SJS), it is important to try to explain incidence in patient-centered terms. For example, the incidence of SJS is estimated at 8 of 18,698 patients taking </w:t>
      </w:r>
      <w:proofErr w:type="spellStart"/>
      <w:r w:rsidRPr="00C06A48">
        <w:rPr>
          <w:rFonts w:cs="Times New Roman"/>
          <w:sz w:val="22"/>
          <w:szCs w:val="22"/>
        </w:rPr>
        <w:t>lamotrigine</w:t>
      </w:r>
      <w:proofErr w:type="spellEnd"/>
      <w:r w:rsidRPr="00C06A48">
        <w:rPr>
          <w:rFonts w:cs="Times New Roman"/>
          <w:sz w:val="22"/>
          <w:szCs w:val="22"/>
        </w:rPr>
        <w:t>, more commonly in the very young, older adults, and those with comorbid cancers, HIV, and autoimmune illnesses (</w:t>
      </w:r>
      <w:proofErr w:type="spellStart"/>
      <w:sdt>
        <w:sdtPr>
          <w:rPr>
            <w:rFonts w:cs="Times New Roman"/>
            <w:sz w:val="22"/>
            <w:szCs w:val="22"/>
          </w:rPr>
          <w:alias w:val="BibCitation"/>
          <w:tag w:val="BibRef40"/>
          <w:id w:val="473342524"/>
          <w:placeholder>
            <w:docPart w:val="DefaultPlaceholder_1082065158"/>
          </w:placeholder>
        </w:sdtPr>
        <w:sdtContent>
          <w:sdt>
            <w:sdtPr>
              <w:rPr>
                <w:rFonts w:cs="Times New Roman"/>
                <w:sz w:val="22"/>
                <w:szCs w:val="22"/>
              </w:rPr>
              <w:alias w:val="BibCitation"/>
              <w:tag w:val="BibRef40"/>
              <w:id w:val="-2075809513"/>
              <w:placeholder>
                <w:docPart w:val="DefaultPlaceholder_1082065158"/>
              </w:placeholder>
            </w:sdtPr>
            <w:sdtEndPr>
              <w:rPr>
                <w:highlight w:val="green"/>
              </w:rPr>
            </w:sdtEndPr>
            <w:sdtContent>
              <w:r w:rsidRPr="002515FB">
                <w:rPr>
                  <w:rFonts w:cs="Times New Roman"/>
                  <w:sz w:val="22"/>
                  <w:szCs w:val="22"/>
                  <w:highlight w:val="green"/>
                </w:rPr>
                <w:t>Lerch</w:t>
              </w:r>
              <w:proofErr w:type="spellEnd"/>
              <w:r w:rsidRPr="002515FB">
                <w:rPr>
                  <w:rFonts w:cs="Times New Roman"/>
                  <w:sz w:val="22"/>
                  <w:szCs w:val="22"/>
                  <w:highlight w:val="green"/>
                </w:rPr>
                <w:t xml:space="preserve"> et al., 2018</w:t>
              </w:r>
            </w:sdtContent>
          </w:sdt>
        </w:sdtContent>
      </w:sdt>
      <w:r w:rsidRPr="00C06A48">
        <w:rPr>
          <w:rFonts w:cs="Times New Roman"/>
          <w:sz w:val="22"/>
          <w:szCs w:val="22"/>
        </w:rPr>
        <w:t xml:space="preserve">). Educating that SJS is associated with other medications such as antibiotics, corticosteroids, and </w:t>
      </w:r>
      <w:proofErr w:type="spellStart"/>
      <w:r w:rsidRPr="00C06A48">
        <w:rPr>
          <w:rFonts w:cs="Times New Roman"/>
          <w:sz w:val="22"/>
          <w:szCs w:val="22"/>
        </w:rPr>
        <w:t>nonsteroidal</w:t>
      </w:r>
      <w:proofErr w:type="spellEnd"/>
      <w:r w:rsidRPr="00C06A48">
        <w:rPr>
          <w:rFonts w:cs="Times New Roman"/>
          <w:sz w:val="22"/>
          <w:szCs w:val="22"/>
        </w:rPr>
        <w:t xml:space="preserve"> anti-inflammatory drugs (NSAIDs) helps to demystify the side effect and locate it in a wider healthcare context, not a</w:t>
      </w:r>
      <w:r w:rsidR="00E33B00" w:rsidRPr="00C06A48">
        <w:rPr>
          <w:rFonts w:cs="Times New Roman"/>
          <w:sz w:val="22"/>
          <w:szCs w:val="22"/>
        </w:rPr>
        <w:t>s a</w:t>
      </w:r>
      <w:r w:rsidRPr="00C06A48">
        <w:rPr>
          <w:rFonts w:cs="Times New Roman"/>
          <w:sz w:val="22"/>
          <w:szCs w:val="22"/>
        </w:rPr>
        <w:t xml:space="preserve"> risk only to patients receiving mental health treatment (</w:t>
      </w:r>
      <w:proofErr w:type="spellStart"/>
      <w:sdt>
        <w:sdtPr>
          <w:rPr>
            <w:rFonts w:cs="Times New Roman"/>
            <w:sz w:val="22"/>
            <w:szCs w:val="22"/>
          </w:rPr>
          <w:alias w:val="BibCitation"/>
          <w:tag w:val="BibRef40"/>
          <w:id w:val="781155511"/>
          <w:placeholder>
            <w:docPart w:val="DefaultPlaceholder_1082065158"/>
          </w:placeholder>
        </w:sdtPr>
        <w:sdtContent>
          <w:sdt>
            <w:sdtPr>
              <w:rPr>
                <w:rFonts w:cs="Times New Roman"/>
                <w:sz w:val="22"/>
                <w:szCs w:val="22"/>
              </w:rPr>
              <w:alias w:val="BibCitation"/>
              <w:tag w:val="BibRef40"/>
              <w:id w:val="426859914"/>
              <w:placeholder>
                <w:docPart w:val="DefaultPlaceholder_1082065158"/>
              </w:placeholder>
            </w:sdtPr>
            <w:sdtEndPr>
              <w:rPr>
                <w:highlight w:val="green"/>
              </w:rPr>
            </w:sdtEndPr>
            <w:sdtContent>
              <w:r w:rsidRPr="002515FB">
                <w:rPr>
                  <w:rFonts w:cs="Times New Roman"/>
                  <w:sz w:val="22"/>
                  <w:szCs w:val="22"/>
                  <w:highlight w:val="green"/>
                </w:rPr>
                <w:t>Lerch</w:t>
              </w:r>
              <w:proofErr w:type="spellEnd"/>
              <w:r w:rsidRPr="002515FB">
                <w:rPr>
                  <w:rFonts w:cs="Times New Roman"/>
                  <w:sz w:val="22"/>
                  <w:szCs w:val="22"/>
                  <w:highlight w:val="green"/>
                </w:rPr>
                <w:t xml:space="preserve"> et al., 2018</w:t>
              </w:r>
            </w:sdtContent>
          </w:sdt>
        </w:sdtContent>
      </w:sdt>
      <w:r w:rsidRPr="00C06A48">
        <w:rPr>
          <w:rFonts w:cs="Times New Roman"/>
          <w:sz w:val="22"/>
          <w:szCs w:val="22"/>
        </w:rPr>
        <w:t xml:space="preserve">). Stressing the patient’s role in early identification </w:t>
      </w:r>
      <w:r w:rsidR="000C27E1" w:rsidRPr="00C06A48">
        <w:rPr>
          <w:rFonts w:cs="Times New Roman"/>
          <w:sz w:val="22"/>
          <w:szCs w:val="22"/>
        </w:rPr>
        <w:t xml:space="preserve">of symptoms </w:t>
      </w:r>
      <w:r w:rsidRPr="00C06A48">
        <w:rPr>
          <w:rFonts w:cs="Times New Roman"/>
          <w:sz w:val="22"/>
          <w:szCs w:val="22"/>
        </w:rPr>
        <w:t>and early presentation</w:t>
      </w:r>
      <w:r w:rsidR="00E33B00" w:rsidRPr="00C06A48">
        <w:rPr>
          <w:rFonts w:cs="Times New Roman"/>
          <w:sz w:val="22"/>
          <w:szCs w:val="22"/>
        </w:rPr>
        <w:t xml:space="preserve"> </w:t>
      </w:r>
      <w:r w:rsidRPr="00C06A48">
        <w:rPr>
          <w:rFonts w:cs="Times New Roman"/>
          <w:sz w:val="22"/>
          <w:szCs w:val="22"/>
        </w:rPr>
        <w:t>for treatment helps to center the locus of control within</w:t>
      </w:r>
      <w:r w:rsidR="00E33B00" w:rsidRPr="00C06A48">
        <w:rPr>
          <w:rFonts w:cs="Times New Roman"/>
          <w:sz w:val="22"/>
          <w:szCs w:val="22"/>
        </w:rPr>
        <w:t xml:space="preserve"> the patient</w:t>
      </w:r>
      <w:r w:rsidRPr="00C06A48">
        <w:rPr>
          <w:rFonts w:cs="Times New Roman"/>
          <w:sz w:val="22"/>
          <w:szCs w:val="22"/>
        </w:rPr>
        <w:t xml:space="preserve">. Clearly describing that if a </w:t>
      </w:r>
      <w:r w:rsidRPr="00C06A48">
        <w:rPr>
          <w:rFonts w:cs="Times New Roman"/>
          <w:sz w:val="22"/>
          <w:szCs w:val="22"/>
        </w:rPr>
        <w:lastRenderedPageBreak/>
        <w:t>mucosal rash presents and rapidly spreads, the</w:t>
      </w:r>
      <w:r w:rsidR="00E33B00" w:rsidRPr="00C06A48">
        <w:rPr>
          <w:rFonts w:cs="Times New Roman"/>
          <w:sz w:val="22"/>
          <w:szCs w:val="22"/>
        </w:rPr>
        <w:t>y should go to the</w:t>
      </w:r>
      <w:r w:rsidRPr="00C06A48">
        <w:rPr>
          <w:rFonts w:cs="Times New Roman"/>
          <w:sz w:val="22"/>
          <w:szCs w:val="22"/>
        </w:rPr>
        <w:t xml:space="preserve"> </w:t>
      </w:r>
      <w:r w:rsidR="00E33B00" w:rsidRPr="00C06A48">
        <w:rPr>
          <w:rFonts w:cs="Times New Roman"/>
          <w:sz w:val="22"/>
          <w:szCs w:val="22"/>
        </w:rPr>
        <w:t>emergency department</w:t>
      </w:r>
      <w:r w:rsidRPr="00C06A48">
        <w:rPr>
          <w:rFonts w:cs="Times New Roman"/>
          <w:sz w:val="22"/>
          <w:szCs w:val="22"/>
        </w:rPr>
        <w:t xml:space="preserve">, contextualizes the information and empowers the patient to advocate for </w:t>
      </w:r>
      <w:r w:rsidR="00E35AE5" w:rsidRPr="00C06A48">
        <w:rPr>
          <w:rFonts w:cs="Times New Roman"/>
          <w:sz w:val="22"/>
          <w:szCs w:val="22"/>
        </w:rPr>
        <w:t>their own health</w:t>
      </w:r>
      <w:r w:rsidRPr="00C06A48">
        <w:rPr>
          <w:rFonts w:cs="Times New Roman"/>
          <w:sz w:val="22"/>
          <w:szCs w:val="22"/>
        </w:rPr>
        <w:t>, rather than passively await someone else’s determination of risk.</w:t>
      </w:r>
    </w:p>
    <w:p w14:paraId="27D8D43E" w14:textId="6146B398" w:rsidR="007B14E5" w:rsidRPr="00C06A48" w:rsidRDefault="007B14E5" w:rsidP="007E4644">
      <w:pPr>
        <w:pStyle w:val="ParaFirstLine-Ind"/>
        <w:jc w:val="left"/>
        <w:rPr>
          <w:rFonts w:cs="Times New Roman"/>
          <w:sz w:val="22"/>
          <w:szCs w:val="22"/>
        </w:rPr>
      </w:pPr>
      <w:r w:rsidRPr="00C06A48">
        <w:rPr>
          <w:rFonts w:cs="Times New Roman"/>
          <w:sz w:val="22"/>
          <w:szCs w:val="22"/>
        </w:rPr>
        <w:t>The patient is, ultimately, choosing to take the medication. Therefore, the patient has the most power over potential risk mitigation, such as taking the medication regularly, and reporting any lapses in adherence so next steps can be discussed and managed. Even when reviewing the occurrence of mild side effects like headache or gastrointestinal upset, framing the discussion in terms of safe and effective treatment can help. We can recommen</w:t>
      </w:r>
      <w:r w:rsidR="00D85A87" w:rsidRPr="00C06A48">
        <w:rPr>
          <w:rFonts w:cs="Times New Roman"/>
          <w:sz w:val="22"/>
          <w:szCs w:val="22"/>
        </w:rPr>
        <w:t>d</w:t>
      </w:r>
      <w:r w:rsidRPr="00C06A48">
        <w:rPr>
          <w:rFonts w:cs="Times New Roman"/>
          <w:sz w:val="22"/>
          <w:szCs w:val="22"/>
        </w:rPr>
        <w:t xml:space="preserve"> over-the-counter (OTC) medications or </w:t>
      </w:r>
      <w:proofErr w:type="spellStart"/>
      <w:r w:rsidRPr="00C06A48">
        <w:rPr>
          <w:rFonts w:cs="Times New Roman"/>
          <w:sz w:val="22"/>
          <w:szCs w:val="22"/>
        </w:rPr>
        <w:t>nonpharmacological</w:t>
      </w:r>
      <w:proofErr w:type="spellEnd"/>
      <w:r w:rsidRPr="00C06A48">
        <w:rPr>
          <w:rFonts w:cs="Times New Roman"/>
          <w:sz w:val="22"/>
          <w:szCs w:val="22"/>
        </w:rPr>
        <w:t xml:space="preserve"> methods to ameliorate common mild symptoms, giving a sense of control to the patient. This approach also conveys a sense of trust by assuming that the patient is actively involved in self-care. Asking about a preferred OTC, herbal or non-pharmacological remedy for nausea, for example, engages problem-solving and communicates trust and respect for the patient’s autonomy and capability.</w:t>
      </w:r>
    </w:p>
    <w:p w14:paraId="79ABD8D6" w14:textId="6023B278" w:rsidR="00263E16" w:rsidRPr="00C06A48" w:rsidRDefault="00263E16" w:rsidP="007E4644">
      <w:pPr>
        <w:pStyle w:val="ParaFirstLine-Ind"/>
        <w:jc w:val="left"/>
        <w:rPr>
          <w:rFonts w:cs="Times New Roman"/>
          <w:sz w:val="22"/>
          <w:szCs w:val="22"/>
        </w:rPr>
      </w:pPr>
      <w:r w:rsidRPr="00C06A48">
        <w:rPr>
          <w:rFonts w:cs="Times New Roman"/>
          <w:sz w:val="22"/>
          <w:szCs w:val="22"/>
        </w:rPr>
        <w:t>Medication elicits potent transference responses. Asking about how people think and what they believe about their medications is a form of universal precaution</w:t>
      </w:r>
      <w:r w:rsidR="0086246E" w:rsidRPr="00C06A48">
        <w:rPr>
          <w:rFonts w:cs="Times New Roman"/>
          <w:sz w:val="22"/>
          <w:szCs w:val="22"/>
        </w:rPr>
        <w:t xml:space="preserve"> as is</w:t>
      </w:r>
      <w:r w:rsidRPr="00C06A48">
        <w:rPr>
          <w:rFonts w:cs="Times New Roman"/>
          <w:sz w:val="22"/>
          <w:szCs w:val="22"/>
        </w:rPr>
        <w:t xml:space="preserve"> asking all patients whether they have a history </w:t>
      </w:r>
      <w:r w:rsidR="0086246E" w:rsidRPr="00C06A48">
        <w:rPr>
          <w:rFonts w:cs="Times New Roman"/>
          <w:sz w:val="22"/>
          <w:szCs w:val="22"/>
        </w:rPr>
        <w:t>of adverse medication experiences</w:t>
      </w:r>
      <w:r w:rsidRPr="00C06A48">
        <w:rPr>
          <w:rFonts w:cs="Times New Roman"/>
          <w:sz w:val="22"/>
          <w:szCs w:val="22"/>
        </w:rPr>
        <w:t xml:space="preserve">. Asking about past overdoses or </w:t>
      </w:r>
      <w:proofErr w:type="spellStart"/>
      <w:r w:rsidRPr="00C06A48">
        <w:rPr>
          <w:rFonts w:cs="Times New Roman"/>
          <w:sz w:val="22"/>
          <w:szCs w:val="22"/>
        </w:rPr>
        <w:t>underdosing</w:t>
      </w:r>
      <w:proofErr w:type="spellEnd"/>
      <w:r w:rsidRPr="00C06A48">
        <w:rPr>
          <w:rFonts w:cs="Times New Roman"/>
          <w:sz w:val="22"/>
          <w:szCs w:val="22"/>
        </w:rPr>
        <w:t>, suddenly stopping, or misusing medications provides an important window into a patient’s risk. It is also a way to join with our patients and build an alliance. By showing we understand, without preemptively providing advice, prescription, or proscription, we develop into a true ally. We can then talk openly about all the potential good and bad that can come from medications.</w:t>
      </w:r>
    </w:p>
    <w:p w14:paraId="54C71FB6" w14:textId="1E1CD9BA" w:rsidR="008D1628" w:rsidRPr="00C06A48" w:rsidRDefault="00DC1D5A" w:rsidP="007E4644">
      <w:pPr>
        <w:pStyle w:val="ParaFirstLine-Ind"/>
        <w:jc w:val="left"/>
        <w:rPr>
          <w:rFonts w:cs="Times New Roman"/>
          <w:sz w:val="22"/>
          <w:szCs w:val="22"/>
        </w:rPr>
      </w:pPr>
      <w:r w:rsidRPr="00C06A48">
        <w:rPr>
          <w:rFonts w:cs="Times New Roman"/>
          <w:sz w:val="22"/>
          <w:szCs w:val="22"/>
        </w:rPr>
        <w:t>Psychodynamic p</w:t>
      </w:r>
      <w:r w:rsidR="009A6578" w:rsidRPr="00C06A48">
        <w:rPr>
          <w:rFonts w:cs="Times New Roman"/>
          <w:sz w:val="22"/>
          <w:szCs w:val="22"/>
        </w:rPr>
        <w:t>sychopharmacology</w:t>
      </w:r>
      <w:r w:rsidRPr="00C06A48">
        <w:rPr>
          <w:rFonts w:cs="Times New Roman"/>
          <w:sz w:val="22"/>
          <w:szCs w:val="22"/>
        </w:rPr>
        <w:t xml:space="preserve"> provides one way forward throughout </w:t>
      </w:r>
      <w:r w:rsidR="00E05306" w:rsidRPr="00C06A48">
        <w:rPr>
          <w:rFonts w:cs="Times New Roman"/>
          <w:sz w:val="22"/>
          <w:szCs w:val="22"/>
        </w:rPr>
        <w:t>this process</w:t>
      </w:r>
      <w:r w:rsidRPr="00C06A48">
        <w:rPr>
          <w:rFonts w:cs="Times New Roman"/>
          <w:sz w:val="22"/>
          <w:szCs w:val="22"/>
        </w:rPr>
        <w:t>, as it actively links the patient and provider transference, and the medication (</w:t>
      </w:r>
      <w:proofErr w:type="spellStart"/>
      <w:sdt>
        <w:sdtPr>
          <w:rPr>
            <w:rFonts w:cs="Times New Roman"/>
            <w:sz w:val="22"/>
            <w:szCs w:val="22"/>
          </w:rPr>
          <w:alias w:val="BibCitation"/>
          <w:tag w:val="BibRef46"/>
          <w:id w:val="808053043"/>
          <w:placeholder>
            <w:docPart w:val="DefaultPlaceholder_1082065158"/>
          </w:placeholder>
        </w:sdtPr>
        <w:sdtContent>
          <w:sdt>
            <w:sdtPr>
              <w:rPr>
                <w:rFonts w:cs="Times New Roman"/>
                <w:sz w:val="22"/>
                <w:szCs w:val="22"/>
              </w:rPr>
              <w:alias w:val="BibCitation"/>
              <w:tag w:val="BibRef46"/>
              <w:id w:val="-1481460306"/>
              <w:placeholder>
                <w:docPart w:val="DefaultPlaceholder_1082065158"/>
              </w:placeholder>
            </w:sdtPr>
            <w:sdtEndPr>
              <w:rPr>
                <w:highlight w:val="green"/>
              </w:rPr>
            </w:sdtEndPr>
            <w:sdtContent>
              <w:r w:rsidRPr="002515FB">
                <w:rPr>
                  <w:rFonts w:cs="Times New Roman"/>
                  <w:sz w:val="22"/>
                  <w:szCs w:val="22"/>
                  <w:highlight w:val="green"/>
                </w:rPr>
                <w:t>Mintz</w:t>
              </w:r>
              <w:proofErr w:type="spellEnd"/>
              <w:r w:rsidR="009A6578" w:rsidRPr="002515FB">
                <w:rPr>
                  <w:rFonts w:cs="Times New Roman"/>
                  <w:sz w:val="22"/>
                  <w:szCs w:val="22"/>
                  <w:highlight w:val="green"/>
                </w:rPr>
                <w:t>,</w:t>
              </w:r>
              <w:r w:rsidRPr="002515FB">
                <w:rPr>
                  <w:rFonts w:cs="Times New Roman"/>
                  <w:sz w:val="22"/>
                  <w:szCs w:val="22"/>
                  <w:highlight w:val="green"/>
                </w:rPr>
                <w:t xml:space="preserve"> 20</w:t>
              </w:r>
              <w:r w:rsidR="00D2367D" w:rsidRPr="002515FB">
                <w:rPr>
                  <w:rFonts w:cs="Times New Roman"/>
                  <w:sz w:val="22"/>
                  <w:szCs w:val="22"/>
                  <w:highlight w:val="green"/>
                </w:rPr>
                <w:t>22</w:t>
              </w:r>
            </w:sdtContent>
          </w:sdt>
        </w:sdtContent>
      </w:sdt>
      <w:r w:rsidRPr="00C06A48">
        <w:rPr>
          <w:rFonts w:cs="Times New Roman"/>
          <w:sz w:val="22"/>
          <w:szCs w:val="22"/>
        </w:rPr>
        <w:t xml:space="preserve">). </w:t>
      </w:r>
      <w:proofErr w:type="spellStart"/>
      <w:r w:rsidRPr="00C06A48">
        <w:rPr>
          <w:rFonts w:cs="Times New Roman"/>
          <w:sz w:val="22"/>
          <w:szCs w:val="22"/>
        </w:rPr>
        <w:t>Mintz</w:t>
      </w:r>
      <w:proofErr w:type="spellEnd"/>
      <w:r w:rsidRPr="00C06A48">
        <w:rPr>
          <w:rFonts w:cs="Times New Roman"/>
          <w:sz w:val="22"/>
          <w:szCs w:val="22"/>
        </w:rPr>
        <w:t xml:space="preserve"> </w:t>
      </w:r>
      <w:r w:rsidR="00E47113" w:rsidRPr="00C06A48">
        <w:rPr>
          <w:rFonts w:cs="Times New Roman"/>
          <w:sz w:val="22"/>
          <w:szCs w:val="22"/>
        </w:rPr>
        <w:t xml:space="preserve">refers to the </w:t>
      </w:r>
      <w:r w:rsidR="009A6578" w:rsidRPr="00C06A48">
        <w:rPr>
          <w:rFonts w:cs="Times New Roman"/>
          <w:sz w:val="22"/>
          <w:szCs w:val="22"/>
        </w:rPr>
        <w:t>symbolic</w:t>
      </w:r>
      <w:r w:rsidR="00E47113" w:rsidRPr="00C06A48">
        <w:rPr>
          <w:rFonts w:cs="Times New Roman"/>
          <w:sz w:val="22"/>
          <w:szCs w:val="22"/>
        </w:rPr>
        <w:t xml:space="preserve"> </w:t>
      </w:r>
      <w:r w:rsidR="00F976A5" w:rsidRPr="00C06A48">
        <w:rPr>
          <w:rFonts w:cs="Times New Roman"/>
          <w:sz w:val="22"/>
          <w:szCs w:val="22"/>
        </w:rPr>
        <w:t xml:space="preserve">aspects </w:t>
      </w:r>
      <w:r w:rsidRPr="00C06A48">
        <w:rPr>
          <w:rFonts w:cs="Times New Roman"/>
          <w:sz w:val="22"/>
          <w:szCs w:val="22"/>
        </w:rPr>
        <w:t xml:space="preserve">of the medication experience, including </w:t>
      </w:r>
      <w:r w:rsidR="00E33B00" w:rsidRPr="00C06A48">
        <w:rPr>
          <w:rFonts w:cs="Times New Roman"/>
          <w:sz w:val="22"/>
          <w:szCs w:val="22"/>
        </w:rPr>
        <w:t xml:space="preserve">the </w:t>
      </w:r>
      <w:r w:rsidRPr="00C06A48">
        <w:rPr>
          <w:rFonts w:cs="Times New Roman"/>
          <w:sz w:val="22"/>
          <w:szCs w:val="22"/>
        </w:rPr>
        <w:t>willingness to be active in treatment, the stage of change, treatment alliance with the prescriber, and the experience of the medication</w:t>
      </w:r>
      <w:r w:rsidR="00F976A5" w:rsidRPr="00C06A48">
        <w:rPr>
          <w:rFonts w:cs="Times New Roman"/>
          <w:sz w:val="22"/>
          <w:szCs w:val="22"/>
        </w:rPr>
        <w:t xml:space="preserve">, some of which </w:t>
      </w:r>
      <w:r w:rsidR="00E33B00" w:rsidRPr="00C06A48">
        <w:rPr>
          <w:rFonts w:cs="Times New Roman"/>
          <w:sz w:val="22"/>
          <w:szCs w:val="22"/>
        </w:rPr>
        <w:t>is</w:t>
      </w:r>
      <w:r w:rsidR="00F976A5" w:rsidRPr="00C06A48">
        <w:rPr>
          <w:rFonts w:cs="Times New Roman"/>
          <w:sz w:val="22"/>
          <w:szCs w:val="22"/>
        </w:rPr>
        <w:t xml:space="preserve"> idiosyncratic to the specific patient</w:t>
      </w:r>
      <w:r w:rsidRPr="00C06A48">
        <w:rPr>
          <w:rFonts w:cs="Times New Roman"/>
          <w:sz w:val="22"/>
          <w:szCs w:val="22"/>
        </w:rPr>
        <w:t xml:space="preserve">. </w:t>
      </w:r>
      <w:proofErr w:type="spellStart"/>
      <w:r w:rsidR="00C44AF7" w:rsidRPr="00C06A48">
        <w:rPr>
          <w:rFonts w:cs="Times New Roman"/>
          <w:sz w:val="22"/>
          <w:szCs w:val="22"/>
        </w:rPr>
        <w:t>Mintz</w:t>
      </w:r>
      <w:proofErr w:type="spellEnd"/>
      <w:r w:rsidRPr="00C06A48">
        <w:rPr>
          <w:rFonts w:cs="Times New Roman"/>
          <w:sz w:val="22"/>
          <w:szCs w:val="22"/>
        </w:rPr>
        <w:t xml:space="preserve"> distinguish</w:t>
      </w:r>
      <w:r w:rsidR="00015F21" w:rsidRPr="00C06A48">
        <w:rPr>
          <w:rFonts w:cs="Times New Roman"/>
          <w:sz w:val="22"/>
          <w:szCs w:val="22"/>
        </w:rPr>
        <w:t>e</w:t>
      </w:r>
      <w:r w:rsidR="00F976A5" w:rsidRPr="00C06A48">
        <w:rPr>
          <w:rFonts w:cs="Times New Roman"/>
          <w:sz w:val="22"/>
          <w:szCs w:val="22"/>
        </w:rPr>
        <w:t>s</w:t>
      </w:r>
      <w:r w:rsidRPr="00C06A48">
        <w:rPr>
          <w:rFonts w:cs="Times New Roman"/>
          <w:sz w:val="22"/>
          <w:szCs w:val="22"/>
        </w:rPr>
        <w:t xml:space="preserve"> between treatment resistance </w:t>
      </w:r>
      <w:r w:rsidRPr="00C06A48">
        <w:rPr>
          <w:rStyle w:val="italic"/>
          <w:rFonts w:cs="Times New Roman"/>
          <w:sz w:val="22"/>
          <w:szCs w:val="22"/>
        </w:rPr>
        <w:t>to</w:t>
      </w:r>
      <w:r w:rsidRPr="00C06A48">
        <w:rPr>
          <w:rFonts w:cs="Times New Roman"/>
          <w:sz w:val="22"/>
          <w:szCs w:val="22"/>
        </w:rPr>
        <w:t xml:space="preserve"> medication, having powerful side effects to extremely low doses, for example; and resistance </w:t>
      </w:r>
      <w:r w:rsidRPr="00C06A48">
        <w:rPr>
          <w:rStyle w:val="italic"/>
          <w:rFonts w:cs="Times New Roman"/>
          <w:sz w:val="22"/>
          <w:szCs w:val="22"/>
        </w:rPr>
        <w:t>from</w:t>
      </w:r>
      <w:r w:rsidRPr="00C06A48">
        <w:rPr>
          <w:rFonts w:cs="Times New Roman"/>
          <w:sz w:val="22"/>
          <w:szCs w:val="22"/>
        </w:rPr>
        <w:t xml:space="preserve"> </w:t>
      </w:r>
      <w:r w:rsidR="00E33B00" w:rsidRPr="00C06A48">
        <w:rPr>
          <w:rFonts w:cs="Times New Roman"/>
          <w:sz w:val="22"/>
          <w:szCs w:val="22"/>
        </w:rPr>
        <w:t xml:space="preserve">the </w:t>
      </w:r>
      <w:r w:rsidRPr="00C06A48">
        <w:rPr>
          <w:rFonts w:cs="Times New Roman"/>
          <w:sz w:val="22"/>
          <w:szCs w:val="22"/>
        </w:rPr>
        <w:t>medication, when benefit is derived but it is limited and overall does not improve the patient’s life (</w:t>
      </w:r>
      <w:r w:rsidR="00F976A5" w:rsidRPr="007464FC">
        <w:rPr>
          <w:rStyle w:val="citebib"/>
        </w:rPr>
        <w:t>2022</w:t>
      </w:r>
      <w:r w:rsidRPr="00C06A48">
        <w:rPr>
          <w:rFonts w:cs="Times New Roman"/>
          <w:sz w:val="22"/>
          <w:szCs w:val="22"/>
        </w:rPr>
        <w:t>).</w:t>
      </w:r>
      <w:r w:rsidR="00443C3B" w:rsidRPr="00C06A48">
        <w:rPr>
          <w:rFonts w:cs="Times New Roman"/>
          <w:sz w:val="22"/>
          <w:szCs w:val="22"/>
        </w:rPr>
        <w:t xml:space="preserve"> </w:t>
      </w:r>
    </w:p>
    <w:p w14:paraId="76186952" w14:textId="70BF2B86" w:rsidR="008D1628" w:rsidRPr="00C06A48" w:rsidRDefault="00DC1D5A" w:rsidP="007E4644">
      <w:pPr>
        <w:pStyle w:val="ParaFirstLine-Ind"/>
        <w:jc w:val="left"/>
        <w:rPr>
          <w:rFonts w:cs="Times New Roman"/>
          <w:sz w:val="22"/>
          <w:szCs w:val="22"/>
        </w:rPr>
      </w:pPr>
      <w:r w:rsidRPr="00C06A48">
        <w:rPr>
          <w:rFonts w:cs="Times New Roman"/>
          <w:sz w:val="22"/>
          <w:szCs w:val="22"/>
        </w:rPr>
        <w:lastRenderedPageBreak/>
        <w:t xml:space="preserve">When we prescribe using the available evidence, which ideally involves large, randomized controlled trials (RCTs) of many thousands of people, we play the odds in the patient’s best interest, statistically and biologically speaking. We count on the bell curve. When we sit with individuals and ask specific questions about what their medications mean to them, we are providing a complementary modality, one that considers what a large study cannot: the highly divergent social history, beliefs, experiences, </w:t>
      </w:r>
      <w:proofErr w:type="gramStart"/>
      <w:r w:rsidRPr="00C06A48">
        <w:rPr>
          <w:rFonts w:cs="Times New Roman"/>
          <w:sz w:val="22"/>
          <w:szCs w:val="22"/>
        </w:rPr>
        <w:t>culture</w:t>
      </w:r>
      <w:proofErr w:type="gramEnd"/>
      <w:r w:rsidRPr="00C06A48">
        <w:rPr>
          <w:rFonts w:cs="Times New Roman"/>
          <w:sz w:val="22"/>
          <w:szCs w:val="22"/>
        </w:rPr>
        <w:t xml:space="preserve">, subculture, and trauma experiences of the individual. If we neglect the scientific literature, we are not providing best practice. If we neglect the individual’s system of meaning about medications, we are </w:t>
      </w:r>
      <w:r w:rsidR="00C44AF7" w:rsidRPr="00C06A48">
        <w:rPr>
          <w:rFonts w:cs="Times New Roman"/>
          <w:sz w:val="22"/>
          <w:szCs w:val="22"/>
        </w:rPr>
        <w:t>rejecting a</w:t>
      </w:r>
      <w:r w:rsidRPr="00C06A48">
        <w:rPr>
          <w:rFonts w:cs="Times New Roman"/>
          <w:sz w:val="22"/>
          <w:szCs w:val="22"/>
        </w:rPr>
        <w:t xml:space="preserve"> data set that can often help explain treatment resistance, and problematic medication behaviors.</w:t>
      </w:r>
    </w:p>
    <w:p w14:paraId="7C9493DF" w14:textId="4DD915BA" w:rsidR="008D1628" w:rsidRPr="000827B4" w:rsidRDefault="000827B4" w:rsidP="007E4644">
      <w:pPr>
        <w:pStyle w:val="Head1"/>
        <w:spacing w:before="0" w:after="0"/>
        <w:rPr>
          <w:rFonts w:cs="Times New Roman"/>
          <w:sz w:val="22"/>
          <w:szCs w:val="22"/>
        </w:rPr>
      </w:pPr>
      <w:r w:rsidRPr="000827B4">
        <w:rPr>
          <w:rFonts w:cs="Times New Roman"/>
          <w:sz w:val="22"/>
          <w:szCs w:val="22"/>
        </w:rPr>
        <w:t>&lt;H1&gt;</w:t>
      </w:r>
      <w:r w:rsidR="00DC1D5A" w:rsidRPr="000827B4">
        <w:rPr>
          <w:rFonts w:cs="Times New Roman"/>
          <w:sz w:val="22"/>
          <w:szCs w:val="22"/>
        </w:rPr>
        <w:t>DEPRESCRIBING</w:t>
      </w:r>
    </w:p>
    <w:p w14:paraId="7376C396" w14:textId="2A4A0633" w:rsidR="000B2EC2" w:rsidRPr="00C06A48" w:rsidRDefault="00DC1D5A" w:rsidP="000827B4">
      <w:pPr>
        <w:pStyle w:val="Para-FL"/>
        <w:jc w:val="left"/>
        <w:rPr>
          <w:rFonts w:cs="Times New Roman"/>
          <w:sz w:val="22"/>
          <w:szCs w:val="22"/>
        </w:rPr>
      </w:pPr>
      <w:r w:rsidRPr="00C06A48">
        <w:rPr>
          <w:rFonts w:cs="Times New Roman"/>
          <w:sz w:val="22"/>
          <w:szCs w:val="22"/>
        </w:rPr>
        <w:t xml:space="preserve">The </w:t>
      </w:r>
      <w:proofErr w:type="spellStart"/>
      <w:r w:rsidRPr="00C06A48">
        <w:rPr>
          <w:rFonts w:cs="Times New Roman"/>
          <w:sz w:val="22"/>
          <w:szCs w:val="22"/>
        </w:rPr>
        <w:t>gerontological</w:t>
      </w:r>
      <w:proofErr w:type="spellEnd"/>
      <w:r w:rsidRPr="00C06A48">
        <w:rPr>
          <w:rFonts w:cs="Times New Roman"/>
          <w:sz w:val="22"/>
          <w:szCs w:val="22"/>
        </w:rPr>
        <w:t xml:space="preserve"> literature on </w:t>
      </w:r>
      <w:proofErr w:type="spellStart"/>
      <w:r w:rsidRPr="00C06A48">
        <w:rPr>
          <w:rFonts w:cs="Times New Roman"/>
          <w:sz w:val="22"/>
          <w:szCs w:val="22"/>
        </w:rPr>
        <w:t>polypharmacy</w:t>
      </w:r>
      <w:proofErr w:type="spellEnd"/>
      <w:r w:rsidRPr="00C06A48">
        <w:rPr>
          <w:rFonts w:cs="Times New Roman"/>
          <w:sz w:val="22"/>
          <w:szCs w:val="22"/>
        </w:rPr>
        <w:t xml:space="preserve"> notes that older adults and trauma survivors share commonalities that make accessing and maintaining rational, evidence-based medication regimens challenging. Both trauma survivors (</w:t>
      </w:r>
      <w:sdt>
        <w:sdtPr>
          <w:rPr>
            <w:rFonts w:cs="Times New Roman"/>
            <w:sz w:val="22"/>
            <w:szCs w:val="22"/>
          </w:rPr>
          <w:alias w:val="BibCitation"/>
          <w:tag w:val="BibRef35"/>
          <w:id w:val="-884718416"/>
          <w:placeholder>
            <w:docPart w:val="DefaultPlaceholder_1082065158"/>
          </w:placeholder>
        </w:sdtPr>
        <w:sdtContent>
          <w:sdt>
            <w:sdtPr>
              <w:rPr>
                <w:rFonts w:cs="Times New Roman"/>
                <w:sz w:val="22"/>
                <w:szCs w:val="22"/>
              </w:rPr>
              <w:alias w:val="BibCitation"/>
              <w:tag w:val="BibRef35"/>
              <w:id w:val="30626626"/>
              <w:placeholder>
                <w:docPart w:val="DefaultPlaceholder_1082065158"/>
              </w:placeholder>
            </w:sdtPr>
            <w:sdtEndPr>
              <w:rPr>
                <w:highlight w:val="green"/>
              </w:rPr>
            </w:sdtEndPr>
            <w:sdtContent>
              <w:r w:rsidRPr="002515FB">
                <w:rPr>
                  <w:rFonts w:cs="Times New Roman"/>
                  <w:sz w:val="22"/>
                  <w:szCs w:val="22"/>
                  <w:highlight w:val="green"/>
                </w:rPr>
                <w:t>Kessler et al., 1995</w:t>
              </w:r>
            </w:sdtContent>
          </w:sdt>
        </w:sdtContent>
      </w:sdt>
      <w:r w:rsidRPr="00C06A48">
        <w:rPr>
          <w:rFonts w:cs="Times New Roman"/>
          <w:sz w:val="22"/>
          <w:szCs w:val="22"/>
        </w:rPr>
        <w:t>) and older adults (</w:t>
      </w:r>
      <w:sdt>
        <w:sdtPr>
          <w:rPr>
            <w:rFonts w:cs="Times New Roman"/>
            <w:sz w:val="22"/>
            <w:szCs w:val="22"/>
          </w:rPr>
          <w:alias w:val="BibCitation"/>
          <w:tag w:val="BibRef55"/>
          <w:id w:val="-568571108"/>
          <w:placeholder>
            <w:docPart w:val="DefaultPlaceholder_1082065158"/>
          </w:placeholder>
        </w:sdtPr>
        <w:sdtContent>
          <w:r w:rsidR="002D5BF6" w:rsidRPr="002515FB">
            <w:rPr>
              <w:rFonts w:cs="Times New Roman"/>
              <w:sz w:val="22"/>
              <w:szCs w:val="22"/>
              <w:highlight w:val="green"/>
            </w:rPr>
            <w:t>Robinson, 2021</w:t>
          </w:r>
        </w:sdtContent>
      </w:sdt>
      <w:r w:rsidRPr="00C06A48">
        <w:rPr>
          <w:rFonts w:cs="Times New Roman"/>
          <w:sz w:val="22"/>
          <w:szCs w:val="22"/>
        </w:rPr>
        <w:t>) experience increased risk of comorbidity. Both groups also have increased risk of cognitive challenges: older adults, due to normal age-related cognitive decline and increased risk of cognitive impairment, and trauma survivors, due to symptoms related to trauma exposure, especially cognitive distortions related to trauma (</w:t>
      </w:r>
      <w:sdt>
        <w:sdtPr>
          <w:rPr>
            <w:rFonts w:cs="Times New Roman"/>
            <w:sz w:val="22"/>
            <w:szCs w:val="22"/>
          </w:rPr>
          <w:alias w:val="BibCitation"/>
          <w:tag w:val="BibRef36"/>
          <w:id w:val="-1077286264"/>
          <w:placeholder>
            <w:docPart w:val="DefaultPlaceholder_1082065158"/>
          </w:placeholder>
        </w:sdtPr>
        <w:sdtContent>
          <w:sdt>
            <w:sdtPr>
              <w:rPr>
                <w:rFonts w:cs="Times New Roman"/>
                <w:sz w:val="22"/>
                <w:szCs w:val="22"/>
              </w:rPr>
              <w:alias w:val="BibCitation"/>
              <w:tag w:val="BibRef36"/>
              <w:id w:val="-202645015"/>
              <w:placeholder>
                <w:docPart w:val="DefaultPlaceholder_1082065158"/>
              </w:placeholder>
            </w:sdtPr>
            <w:sdtEndPr>
              <w:rPr>
                <w:highlight w:val="green"/>
              </w:rPr>
            </w:sdtEndPr>
            <w:sdtContent>
              <w:r w:rsidRPr="002515FB">
                <w:rPr>
                  <w:rFonts w:cs="Times New Roman"/>
                  <w:sz w:val="22"/>
                  <w:szCs w:val="22"/>
                  <w:highlight w:val="green"/>
                </w:rPr>
                <w:t>Kimble</w:t>
              </w:r>
              <w:r w:rsidR="000827F9" w:rsidRPr="002515FB">
                <w:rPr>
                  <w:rFonts w:cs="Times New Roman"/>
                  <w:sz w:val="22"/>
                  <w:szCs w:val="22"/>
                  <w:highlight w:val="green"/>
                </w:rPr>
                <w:t xml:space="preserve"> et al., </w:t>
              </w:r>
              <w:r w:rsidRPr="002515FB">
                <w:rPr>
                  <w:rFonts w:cs="Times New Roman"/>
                  <w:sz w:val="22"/>
                  <w:szCs w:val="22"/>
                  <w:highlight w:val="green"/>
                </w:rPr>
                <w:t>2018</w:t>
              </w:r>
            </w:sdtContent>
          </w:sdt>
        </w:sdtContent>
      </w:sdt>
      <w:r w:rsidRPr="00C06A48">
        <w:rPr>
          <w:rFonts w:cs="Times New Roman"/>
          <w:sz w:val="22"/>
          <w:szCs w:val="22"/>
        </w:rPr>
        <w:t xml:space="preserve">; </w:t>
      </w:r>
      <w:sdt>
        <w:sdtPr>
          <w:rPr>
            <w:rFonts w:cs="Times New Roman"/>
            <w:sz w:val="22"/>
            <w:szCs w:val="22"/>
          </w:rPr>
          <w:alias w:val="BibCitation"/>
          <w:tag w:val="BibRef57"/>
          <w:id w:val="-1267459773"/>
          <w:placeholder>
            <w:docPart w:val="DefaultPlaceholder_1082065158"/>
          </w:placeholder>
        </w:sdtPr>
        <w:sdtContent>
          <w:sdt>
            <w:sdtPr>
              <w:rPr>
                <w:rFonts w:cs="Times New Roman"/>
                <w:sz w:val="22"/>
                <w:szCs w:val="22"/>
              </w:rPr>
              <w:alias w:val="BibCitation"/>
              <w:tag w:val="BibRef57"/>
              <w:id w:val="-373777498"/>
              <w:placeholder>
                <w:docPart w:val="DefaultPlaceholder_1082065158"/>
              </w:placeholder>
            </w:sdtPr>
            <w:sdtEndPr>
              <w:rPr>
                <w:highlight w:val="green"/>
              </w:rPr>
            </w:sdtEndPr>
            <w:sdtContent>
              <w:r w:rsidRPr="002515FB">
                <w:rPr>
                  <w:rFonts w:cs="Times New Roman"/>
                  <w:sz w:val="22"/>
                  <w:szCs w:val="22"/>
                  <w:highlight w:val="green"/>
                </w:rPr>
                <w:t>Sanford, 2017</w:t>
              </w:r>
            </w:sdtContent>
          </w:sdt>
        </w:sdtContent>
      </w:sdt>
      <w:r w:rsidRPr="00C06A48">
        <w:rPr>
          <w:rFonts w:cs="Times New Roman"/>
          <w:sz w:val="22"/>
          <w:szCs w:val="22"/>
        </w:rPr>
        <w:t xml:space="preserve">). These physical, emotional, and cognitive challenges may result in self-care deficits, including missed appointments, or confusion about the </w:t>
      </w:r>
      <w:r w:rsidR="0086246E" w:rsidRPr="00C06A48">
        <w:rPr>
          <w:rFonts w:cs="Times New Roman"/>
          <w:sz w:val="22"/>
          <w:szCs w:val="22"/>
        </w:rPr>
        <w:t>medication</w:t>
      </w:r>
      <w:r w:rsidRPr="00C06A48">
        <w:rPr>
          <w:rFonts w:cs="Times New Roman"/>
          <w:sz w:val="22"/>
          <w:szCs w:val="22"/>
        </w:rPr>
        <w:t xml:space="preserve"> regimen, and possibly further </w:t>
      </w:r>
      <w:proofErr w:type="spellStart"/>
      <w:r w:rsidRPr="00C06A48">
        <w:rPr>
          <w:rFonts w:cs="Times New Roman"/>
          <w:sz w:val="22"/>
          <w:szCs w:val="22"/>
        </w:rPr>
        <w:t>polypharmacy</w:t>
      </w:r>
      <w:proofErr w:type="spellEnd"/>
      <w:r w:rsidRPr="00C06A48">
        <w:rPr>
          <w:rFonts w:cs="Times New Roman"/>
          <w:sz w:val="22"/>
          <w:szCs w:val="22"/>
        </w:rPr>
        <w:t xml:space="preserve"> due to confounding symptoms versus side effect</w:t>
      </w:r>
      <w:r w:rsidR="0086246E" w:rsidRPr="00C06A48">
        <w:rPr>
          <w:rFonts w:cs="Times New Roman"/>
          <w:sz w:val="22"/>
          <w:szCs w:val="22"/>
        </w:rPr>
        <w:t>s</w:t>
      </w:r>
      <w:r w:rsidRPr="00C06A48">
        <w:rPr>
          <w:rFonts w:cs="Times New Roman"/>
          <w:sz w:val="22"/>
          <w:szCs w:val="22"/>
        </w:rPr>
        <w:t xml:space="preserve">. Trauma survivors and older adults also experience a well-documented predisposition to somatization, which can increase risk </w:t>
      </w:r>
      <w:proofErr w:type="gramStart"/>
      <w:r w:rsidR="0086246E" w:rsidRPr="00C06A48">
        <w:rPr>
          <w:rFonts w:cs="Times New Roman"/>
          <w:sz w:val="22"/>
          <w:szCs w:val="22"/>
        </w:rPr>
        <w:t xml:space="preserve">of  </w:t>
      </w:r>
      <w:proofErr w:type="spellStart"/>
      <w:r w:rsidRPr="00C06A48">
        <w:rPr>
          <w:rFonts w:cs="Times New Roman"/>
          <w:sz w:val="22"/>
          <w:szCs w:val="22"/>
        </w:rPr>
        <w:t>verdiagnosis</w:t>
      </w:r>
      <w:proofErr w:type="spellEnd"/>
      <w:proofErr w:type="gramEnd"/>
      <w:r w:rsidRPr="00C06A48">
        <w:rPr>
          <w:rFonts w:cs="Times New Roman"/>
          <w:sz w:val="22"/>
          <w:szCs w:val="22"/>
        </w:rPr>
        <w:t xml:space="preserve"> and </w:t>
      </w:r>
      <w:proofErr w:type="spellStart"/>
      <w:r w:rsidRPr="00C06A48">
        <w:rPr>
          <w:rFonts w:cs="Times New Roman"/>
          <w:sz w:val="22"/>
          <w:szCs w:val="22"/>
        </w:rPr>
        <w:t>polypharmacy</w:t>
      </w:r>
      <w:proofErr w:type="spellEnd"/>
      <w:r w:rsidRPr="00C06A48">
        <w:rPr>
          <w:rFonts w:cs="Times New Roman"/>
          <w:sz w:val="22"/>
          <w:szCs w:val="22"/>
        </w:rPr>
        <w:t xml:space="preserve"> (</w:t>
      </w:r>
      <w:proofErr w:type="spellStart"/>
      <w:sdt>
        <w:sdtPr>
          <w:rPr>
            <w:rFonts w:cs="Times New Roman"/>
            <w:sz w:val="22"/>
            <w:szCs w:val="22"/>
          </w:rPr>
          <w:alias w:val="BibCitation"/>
          <w:tag w:val="BibRef52"/>
          <w:id w:val="-1927495953"/>
          <w:placeholder>
            <w:docPart w:val="DefaultPlaceholder_1082065158"/>
          </w:placeholder>
        </w:sdtPr>
        <w:sdtContent>
          <w:sdt>
            <w:sdtPr>
              <w:rPr>
                <w:rFonts w:cs="Times New Roman"/>
                <w:sz w:val="22"/>
                <w:szCs w:val="22"/>
              </w:rPr>
              <w:alias w:val="BibCitation"/>
              <w:tag w:val="BibRef52"/>
              <w:id w:val="-1538498055"/>
              <w:placeholder>
                <w:docPart w:val="DefaultPlaceholder_1082065158"/>
              </w:placeholder>
            </w:sdtPr>
            <w:sdtEndPr>
              <w:rPr>
                <w:highlight w:val="green"/>
              </w:rPr>
            </w:sdtEndPr>
            <w:sdtContent>
              <w:r w:rsidR="001E4012" w:rsidRPr="002515FB">
                <w:rPr>
                  <w:rFonts w:cs="Times New Roman"/>
                  <w:sz w:val="22"/>
                  <w:szCs w:val="22"/>
                  <w:highlight w:val="green"/>
                </w:rPr>
                <w:t>Popescu</w:t>
              </w:r>
              <w:proofErr w:type="spellEnd"/>
              <w:r w:rsidR="00116EC2" w:rsidRPr="002515FB">
                <w:rPr>
                  <w:rFonts w:cs="Times New Roman"/>
                  <w:sz w:val="22"/>
                  <w:szCs w:val="22"/>
                  <w:highlight w:val="green"/>
                </w:rPr>
                <w:t xml:space="preserve"> et al.</w:t>
              </w:r>
              <w:r w:rsidR="001E4012" w:rsidRPr="002515FB">
                <w:rPr>
                  <w:rFonts w:cs="Times New Roman"/>
                  <w:sz w:val="22"/>
                  <w:szCs w:val="22"/>
                  <w:highlight w:val="green"/>
                </w:rPr>
                <w:t>, 2024</w:t>
              </w:r>
            </w:sdtContent>
          </w:sdt>
        </w:sdtContent>
      </w:sdt>
      <w:r w:rsidRPr="00C06A48">
        <w:rPr>
          <w:rFonts w:cs="Times New Roman"/>
          <w:sz w:val="22"/>
          <w:szCs w:val="22"/>
        </w:rPr>
        <w:t xml:space="preserve">; </w:t>
      </w:r>
      <w:sdt>
        <w:sdtPr>
          <w:rPr>
            <w:rFonts w:cs="Times New Roman"/>
            <w:sz w:val="22"/>
            <w:szCs w:val="22"/>
          </w:rPr>
          <w:alias w:val="BibCitation"/>
          <w:tag w:val="BibRef53"/>
          <w:id w:val="2013788662"/>
          <w:placeholder>
            <w:docPart w:val="DefaultPlaceholder_1082065158"/>
          </w:placeholder>
        </w:sdtPr>
        <w:sdtContent>
          <w:sdt>
            <w:sdtPr>
              <w:rPr>
                <w:rFonts w:cs="Times New Roman"/>
                <w:sz w:val="22"/>
                <w:szCs w:val="22"/>
              </w:rPr>
              <w:alias w:val="BibCitation"/>
              <w:tag w:val="BibRef53"/>
              <w:id w:val="-1061559890"/>
              <w:placeholder>
                <w:docPart w:val="DefaultPlaceholder_1082065158"/>
              </w:placeholder>
            </w:sdtPr>
            <w:sdtEndPr>
              <w:rPr>
                <w:highlight w:val="green"/>
              </w:rPr>
            </w:sdtEndPr>
            <w:sdtContent>
              <w:proofErr w:type="spellStart"/>
              <w:r w:rsidRPr="002515FB">
                <w:rPr>
                  <w:rFonts w:cs="Times New Roman"/>
                  <w:sz w:val="22"/>
                  <w:szCs w:val="22"/>
                  <w:highlight w:val="green"/>
                </w:rPr>
                <w:t>Resnick</w:t>
              </w:r>
              <w:proofErr w:type="spellEnd"/>
              <w:r w:rsidR="00BE5989" w:rsidRPr="002515FB">
                <w:rPr>
                  <w:rFonts w:cs="Times New Roman"/>
                  <w:sz w:val="22"/>
                  <w:szCs w:val="22"/>
                  <w:highlight w:val="green"/>
                </w:rPr>
                <w:t xml:space="preserve"> et al.</w:t>
              </w:r>
              <w:r w:rsidRPr="002515FB">
                <w:rPr>
                  <w:rFonts w:cs="Times New Roman"/>
                  <w:sz w:val="22"/>
                  <w:szCs w:val="22"/>
                  <w:highlight w:val="green"/>
                </w:rPr>
                <w:t>, 1997</w:t>
              </w:r>
            </w:sdtContent>
          </w:sdt>
        </w:sdtContent>
      </w:sdt>
      <w:r w:rsidRPr="00C06A48">
        <w:rPr>
          <w:rFonts w:cs="Times New Roman"/>
          <w:sz w:val="22"/>
          <w:szCs w:val="22"/>
        </w:rPr>
        <w:t xml:space="preserve">; see </w:t>
      </w:r>
      <w:r w:rsidRPr="000827B4">
        <w:rPr>
          <w:rFonts w:cs="Times New Roman"/>
          <w:b/>
          <w:bCs/>
          <w:sz w:val="22"/>
          <w:szCs w:val="22"/>
        </w:rPr>
        <w:t>Figure 15.1</w:t>
      </w:r>
      <w:r w:rsidRPr="00C06A48">
        <w:rPr>
          <w:rFonts w:cs="Times New Roman"/>
          <w:sz w:val="22"/>
          <w:szCs w:val="22"/>
        </w:rPr>
        <w:t>).</w:t>
      </w:r>
    </w:p>
    <w:p w14:paraId="1F63CBA9" w14:textId="76D9463E" w:rsidR="00242BE4" w:rsidRPr="00C06A48" w:rsidRDefault="00DC1D5A" w:rsidP="007E4644">
      <w:pPr>
        <w:spacing w:after="0" w:line="480" w:lineRule="auto"/>
        <w:ind w:firstLine="260"/>
        <w:rPr>
          <w:rFonts w:ascii="Times New Roman" w:hAnsi="Times New Roman" w:cs="Times New Roman"/>
        </w:rPr>
      </w:pPr>
      <w:r w:rsidRPr="00C06A48">
        <w:rPr>
          <w:rFonts w:ascii="Times New Roman" w:hAnsi="Times New Roman" w:cs="Times New Roman"/>
        </w:rPr>
        <w:t>Power dynamics are also challenging in both groups. Older adults can be infantilized by others and are vulnerable</w:t>
      </w:r>
      <w:r w:rsidR="0016297D" w:rsidRPr="00C06A48">
        <w:rPr>
          <w:rFonts w:ascii="Times New Roman" w:hAnsi="Times New Roman" w:cs="Times New Roman"/>
        </w:rPr>
        <w:t xml:space="preserve"> </w:t>
      </w:r>
      <w:r w:rsidRPr="00C06A48">
        <w:rPr>
          <w:rFonts w:ascii="Times New Roman" w:hAnsi="Times New Roman" w:cs="Times New Roman"/>
        </w:rPr>
        <w:t>to abuse by family members or caretakers. Individuals with trauma histories can be vulnerable to re</w:t>
      </w:r>
      <w:r w:rsidR="00E33B00" w:rsidRPr="00C06A48">
        <w:rPr>
          <w:rFonts w:ascii="Times New Roman" w:hAnsi="Times New Roman" w:cs="Times New Roman"/>
        </w:rPr>
        <w:t>-</w:t>
      </w:r>
      <w:r w:rsidRPr="00C06A48">
        <w:rPr>
          <w:rFonts w:ascii="Times New Roman" w:hAnsi="Times New Roman" w:cs="Times New Roman"/>
        </w:rPr>
        <w:t xml:space="preserve">traumatization in relationships. Fearfulness or defensive reactivity to authority figures may result in miscommunication and </w:t>
      </w:r>
      <w:proofErr w:type="spellStart"/>
      <w:r w:rsidRPr="00C06A48">
        <w:rPr>
          <w:rFonts w:ascii="Times New Roman" w:hAnsi="Times New Roman" w:cs="Times New Roman"/>
        </w:rPr>
        <w:t>polypharmacy</w:t>
      </w:r>
      <w:proofErr w:type="spellEnd"/>
      <w:r w:rsidRPr="00C06A48">
        <w:rPr>
          <w:rFonts w:ascii="Times New Roman" w:hAnsi="Times New Roman" w:cs="Times New Roman"/>
        </w:rPr>
        <w:t xml:space="preserve"> in the prescribing relationship. There is a strong cultural pull toward </w:t>
      </w:r>
      <w:proofErr w:type="spellStart"/>
      <w:r w:rsidRPr="00C06A48">
        <w:rPr>
          <w:rFonts w:ascii="Times New Roman" w:hAnsi="Times New Roman" w:cs="Times New Roman"/>
        </w:rPr>
        <w:t>polypharmacy</w:t>
      </w:r>
      <w:proofErr w:type="spellEnd"/>
      <w:r w:rsidRPr="00C06A48">
        <w:rPr>
          <w:rFonts w:ascii="Times New Roman" w:hAnsi="Times New Roman" w:cs="Times New Roman"/>
        </w:rPr>
        <w:t xml:space="preserve">, but patients who are highly resistant to medications will present for treatment. When themes of fear of medication are woven throughout the patient’s narrative, think of assessing for trauma. The field </w:t>
      </w:r>
      <w:r w:rsidRPr="00C06A48">
        <w:rPr>
          <w:rFonts w:ascii="Times New Roman" w:hAnsi="Times New Roman" w:cs="Times New Roman"/>
        </w:rPr>
        <w:lastRenderedPageBreak/>
        <w:t xml:space="preserve">of gerontology has developed a model for patients who are more sensitive to medication side effects, and more at risk for </w:t>
      </w:r>
      <w:proofErr w:type="spellStart"/>
      <w:r w:rsidRPr="00C06A48">
        <w:rPr>
          <w:rFonts w:ascii="Times New Roman" w:hAnsi="Times New Roman" w:cs="Times New Roman"/>
        </w:rPr>
        <w:t>polypharmacy</w:t>
      </w:r>
      <w:proofErr w:type="spellEnd"/>
      <w:r w:rsidRPr="00C06A48">
        <w:rPr>
          <w:rFonts w:ascii="Times New Roman" w:hAnsi="Times New Roman" w:cs="Times New Roman"/>
        </w:rPr>
        <w:t xml:space="preserve">: </w:t>
      </w:r>
      <w:proofErr w:type="spellStart"/>
      <w:r w:rsidRPr="00C06A48">
        <w:rPr>
          <w:rFonts w:ascii="Times New Roman" w:hAnsi="Times New Roman" w:cs="Times New Roman"/>
        </w:rPr>
        <w:t>deprescribing</w:t>
      </w:r>
      <w:proofErr w:type="spellEnd"/>
      <w:r w:rsidRPr="00C06A48">
        <w:rPr>
          <w:rFonts w:ascii="Times New Roman" w:hAnsi="Times New Roman" w:cs="Times New Roman"/>
        </w:rPr>
        <w:t xml:space="preserve"> </w:t>
      </w:r>
      <w:r w:rsidR="0070358D" w:rsidRPr="00C06A48">
        <w:rPr>
          <w:rFonts w:ascii="Times New Roman" w:hAnsi="Times New Roman" w:cs="Times New Roman"/>
        </w:rPr>
        <w:t>(</w:t>
      </w:r>
      <w:sdt>
        <w:sdtPr>
          <w:rPr>
            <w:rFonts w:ascii="Times New Roman" w:hAnsi="Times New Roman" w:cs="Times New Roman"/>
          </w:rPr>
          <w:alias w:val="BibCitation"/>
          <w:tag w:val="BibRef63"/>
          <w:id w:val="-1064648040"/>
          <w:placeholder>
            <w:docPart w:val="DefaultPlaceholder_1082065158"/>
          </w:placeholder>
        </w:sdtPr>
        <w:sdtContent>
          <w:sdt>
            <w:sdtPr>
              <w:rPr>
                <w:rFonts w:ascii="Times New Roman" w:hAnsi="Times New Roman" w:cs="Times New Roman"/>
              </w:rPr>
              <w:alias w:val="BibCitation"/>
              <w:tag w:val="BibRef63"/>
              <w:id w:val="282159412"/>
              <w:placeholder>
                <w:docPart w:val="DefaultPlaceholder_1082065158"/>
              </w:placeholder>
            </w:sdtPr>
            <w:sdtEndPr>
              <w:rPr>
                <w:highlight w:val="green"/>
              </w:rPr>
            </w:sdtEndPr>
            <w:sdtContent>
              <w:r w:rsidR="0070358D" w:rsidRPr="002515FB">
                <w:rPr>
                  <w:rFonts w:ascii="Times New Roman" w:hAnsi="Times New Roman" w:cs="Times New Roman"/>
                  <w:highlight w:val="green"/>
                </w:rPr>
                <w:t>Thompson &amp; McDonald, 2024</w:t>
              </w:r>
            </w:sdtContent>
          </w:sdt>
        </w:sdtContent>
      </w:sdt>
      <w:r w:rsidR="0070358D" w:rsidRPr="00C06A48">
        <w:rPr>
          <w:rFonts w:ascii="Times New Roman" w:hAnsi="Times New Roman" w:cs="Times New Roman"/>
        </w:rPr>
        <w:t xml:space="preserve">). </w:t>
      </w:r>
      <w:r w:rsidRPr="00C06A48">
        <w:rPr>
          <w:rFonts w:ascii="Times New Roman" w:hAnsi="Times New Roman" w:cs="Times New Roman"/>
        </w:rPr>
        <w:t xml:space="preserve">It can be a very effective model for working with patients who continue to experience symptoms arising from their traumatic experiences, whatever their diagnosis. </w:t>
      </w:r>
    </w:p>
    <w:p w14:paraId="2E3A55F8" w14:textId="2E1CE7EE" w:rsidR="008D1628" w:rsidRPr="00C06A48" w:rsidRDefault="00E33B00" w:rsidP="000D1C4C">
      <w:pPr>
        <w:pStyle w:val="ParaFirstLine-Ind"/>
      </w:pPr>
      <w:r w:rsidRPr="00C06A48">
        <w:t xml:space="preserve">When </w:t>
      </w:r>
      <w:r w:rsidR="00DC1D5A" w:rsidRPr="00C06A48">
        <w:t>prescribing</w:t>
      </w:r>
      <w:r w:rsidRPr="00C06A48">
        <w:t>,</w:t>
      </w:r>
      <w:r w:rsidR="00DC1D5A" w:rsidRPr="00C06A48">
        <w:t xml:space="preserve"> </w:t>
      </w:r>
      <w:r w:rsidRPr="00C06A48">
        <w:t>the focus is</w:t>
      </w:r>
      <w:r w:rsidR="00DC1D5A" w:rsidRPr="00C06A48">
        <w:t xml:space="preserve"> on </w:t>
      </w:r>
      <w:r w:rsidRPr="00C06A48">
        <w:t xml:space="preserve">the </w:t>
      </w:r>
      <w:r w:rsidR="00DC1D5A" w:rsidRPr="00C06A48">
        <w:t>relationship</w:t>
      </w:r>
      <w:r w:rsidRPr="00C06A48">
        <w:t xml:space="preserve"> between the prescriber and the patient.</w:t>
      </w:r>
      <w:r w:rsidR="002B2C2F" w:rsidRPr="00C06A48">
        <w:t xml:space="preserve"> </w:t>
      </w:r>
      <w:r w:rsidRPr="00C06A48">
        <w:t>A</w:t>
      </w:r>
      <w:r w:rsidR="00DC1D5A" w:rsidRPr="00C06A48">
        <w:t xml:space="preserve"> target medication is identified in collaboration with the patient (</w:t>
      </w:r>
      <w:proofErr w:type="spellStart"/>
      <w:r w:rsidR="00DC1D5A" w:rsidRPr="00377DE9">
        <w:t>Bruyère</w:t>
      </w:r>
      <w:proofErr w:type="spellEnd"/>
      <w:r w:rsidR="00DC1D5A" w:rsidRPr="00377DE9">
        <w:t xml:space="preserve"> Research Institute, </w:t>
      </w:r>
      <w:commentRangeStart w:id="16"/>
      <w:r w:rsidR="00DC1D5A" w:rsidRPr="00377DE9">
        <w:t>2019</w:t>
      </w:r>
      <w:commentRangeEnd w:id="16"/>
      <w:r w:rsidR="00377DE9">
        <w:rPr>
          <w:rStyle w:val="CommentReference"/>
          <w:rFonts w:asciiTheme="minorHAnsi" w:hAnsiTheme="minorHAnsi" w:cstheme="minorBidi"/>
          <w:color w:val="auto"/>
          <w:lang w:val="en-IN"/>
        </w:rPr>
        <w:commentReference w:id="16"/>
      </w:r>
      <w:r w:rsidR="00DC1D5A" w:rsidRPr="00C06A48">
        <w:t>). It can be reasonable, when taking an individual situation into account, to start at low doses: sertraline 6.25 mg, fluvoxamine 12.5 mg, and paroxetine 2.5 mg</w:t>
      </w:r>
      <w:r w:rsidR="00E342DF" w:rsidRPr="00C06A48">
        <w:t>, as examples</w:t>
      </w:r>
      <w:r w:rsidR="00DC1D5A" w:rsidRPr="00C06A48">
        <w:t xml:space="preserve">. Going slower does not mean giving up your ethics or responsibilities. Patients still must be informed about the risks of undertreating their conditions at </w:t>
      </w:r>
      <w:proofErr w:type="spellStart"/>
      <w:r w:rsidR="00DC1D5A" w:rsidRPr="00C06A48">
        <w:t>subtherapeutic</w:t>
      </w:r>
      <w:proofErr w:type="spellEnd"/>
      <w:r w:rsidR="00DC1D5A" w:rsidRPr="00C06A48">
        <w:t xml:space="preserve"> dosing, and it is important to continue to discuss all aspects of care, including the evidence base for dosing recommendations. But it is an example of a paradox; the more we strive for rational pharmacotherapy, in the absence of attending to the transference and the relationship, the more irrational the regimen becomes. When we collaborate, with frequent review and support, choosing medication targets together, outcomes improve.</w:t>
      </w:r>
    </w:p>
    <w:p w14:paraId="0F00C3F8" w14:textId="0EEBECB3" w:rsidR="008D1628" w:rsidRPr="00C06A48" w:rsidRDefault="00E33B00" w:rsidP="007E4644">
      <w:pPr>
        <w:pStyle w:val="ParaFirstLine-Ind"/>
        <w:jc w:val="left"/>
        <w:rPr>
          <w:rFonts w:cs="Times New Roman"/>
          <w:sz w:val="22"/>
          <w:szCs w:val="22"/>
        </w:rPr>
      </w:pPr>
      <w:r w:rsidRPr="00C06A48">
        <w:rPr>
          <w:rFonts w:cs="Times New Roman"/>
          <w:sz w:val="22"/>
          <w:szCs w:val="22"/>
        </w:rPr>
        <w:t xml:space="preserve">When </w:t>
      </w:r>
      <w:proofErr w:type="spellStart"/>
      <w:r w:rsidRPr="00C06A48">
        <w:rPr>
          <w:rFonts w:cs="Times New Roman"/>
          <w:sz w:val="22"/>
          <w:szCs w:val="22"/>
        </w:rPr>
        <w:t>desprescribing</w:t>
      </w:r>
      <w:proofErr w:type="spellEnd"/>
      <w:r w:rsidRPr="00C06A48">
        <w:rPr>
          <w:rFonts w:cs="Times New Roman"/>
          <w:sz w:val="22"/>
          <w:szCs w:val="22"/>
        </w:rPr>
        <w:t>, t</w:t>
      </w:r>
      <w:r w:rsidR="00DC1D5A" w:rsidRPr="00C06A48">
        <w:rPr>
          <w:rFonts w:cs="Times New Roman"/>
          <w:sz w:val="22"/>
          <w:szCs w:val="22"/>
        </w:rPr>
        <w:t xml:space="preserve">here is no one correct way to proceed in managing medication discontinuation. The emerging practice of shared decision-making in healthcare provides a model to follow. The patient and the </w:t>
      </w:r>
      <w:r w:rsidR="0086246E" w:rsidRPr="00C06A48">
        <w:rPr>
          <w:rFonts w:cs="Times New Roman"/>
          <w:sz w:val="22"/>
          <w:szCs w:val="22"/>
        </w:rPr>
        <w:t xml:space="preserve">APPN </w:t>
      </w:r>
      <w:r w:rsidR="00DC1D5A" w:rsidRPr="00C06A48">
        <w:rPr>
          <w:rFonts w:cs="Times New Roman"/>
          <w:sz w:val="22"/>
          <w:szCs w:val="22"/>
        </w:rPr>
        <w:t>confer, but the</w:t>
      </w:r>
      <w:r w:rsidR="0086246E" w:rsidRPr="00C06A48">
        <w:rPr>
          <w:rFonts w:cs="Times New Roman"/>
          <w:sz w:val="22"/>
          <w:szCs w:val="22"/>
        </w:rPr>
        <w:t xml:space="preserve"> </w:t>
      </w:r>
      <w:r w:rsidR="00DC1D5A" w:rsidRPr="00C06A48">
        <w:rPr>
          <w:rFonts w:cs="Times New Roman"/>
          <w:sz w:val="22"/>
          <w:szCs w:val="22"/>
        </w:rPr>
        <w:t xml:space="preserve">patient </w:t>
      </w:r>
      <w:r w:rsidR="00E20281" w:rsidRPr="00C06A48">
        <w:rPr>
          <w:rFonts w:cs="Times New Roman"/>
          <w:sz w:val="22"/>
          <w:szCs w:val="22"/>
        </w:rPr>
        <w:t xml:space="preserve">goes home alone and </w:t>
      </w:r>
      <w:r w:rsidR="00DC1D5A" w:rsidRPr="00C06A48">
        <w:rPr>
          <w:rFonts w:cs="Times New Roman"/>
          <w:sz w:val="22"/>
          <w:szCs w:val="22"/>
        </w:rPr>
        <w:t>ultimately decides to implement or not implement the recommendations (</w:t>
      </w:r>
      <w:proofErr w:type="spellStart"/>
      <w:sdt>
        <w:sdtPr>
          <w:rPr>
            <w:rFonts w:cs="Times New Roman"/>
            <w:sz w:val="22"/>
            <w:szCs w:val="22"/>
          </w:rPr>
          <w:alias w:val="BibCitation"/>
          <w:tag w:val="BibRef65"/>
          <w:id w:val="1985506396"/>
          <w:placeholder>
            <w:docPart w:val="DefaultPlaceholder_1082065158"/>
          </w:placeholder>
        </w:sdtPr>
        <w:sdtContent>
          <w:sdt>
            <w:sdtPr>
              <w:rPr>
                <w:rFonts w:cs="Times New Roman"/>
                <w:sz w:val="22"/>
                <w:szCs w:val="22"/>
              </w:rPr>
              <w:alias w:val="BibCitation"/>
              <w:tag w:val="BibRef65"/>
              <w:id w:val="399024455"/>
              <w:placeholder>
                <w:docPart w:val="DefaultPlaceholder_1082065158"/>
              </w:placeholder>
            </w:sdtPr>
            <w:sdtEndPr>
              <w:rPr>
                <w:highlight w:val="green"/>
              </w:rPr>
            </w:sdtEndPr>
            <w:sdtContent>
              <w:r w:rsidR="00DC1D5A" w:rsidRPr="002515FB">
                <w:rPr>
                  <w:rFonts w:cs="Times New Roman"/>
                  <w:sz w:val="22"/>
                  <w:szCs w:val="22"/>
                  <w:highlight w:val="green"/>
                </w:rPr>
                <w:t>Truglio-Londrigan</w:t>
              </w:r>
              <w:proofErr w:type="spellEnd"/>
              <w:r w:rsidR="00DC1D5A" w:rsidRPr="002515FB">
                <w:rPr>
                  <w:rFonts w:cs="Times New Roman"/>
                  <w:sz w:val="22"/>
                  <w:szCs w:val="22"/>
                  <w:highlight w:val="green"/>
                </w:rPr>
                <w:t xml:space="preserve"> &amp; Slyer, 2018</w:t>
              </w:r>
            </w:sdtContent>
          </w:sdt>
        </w:sdtContent>
      </w:sdt>
      <w:r w:rsidR="00DC1D5A" w:rsidRPr="00C06A48">
        <w:rPr>
          <w:rFonts w:cs="Times New Roman"/>
          <w:sz w:val="22"/>
          <w:szCs w:val="22"/>
        </w:rPr>
        <w:t xml:space="preserve">). At times the APPN will have to act on an ethical obligation. For example, the APPN may need to cease prescribing a substance unilaterally in the case of substance use disorder or repeated misuse, or when it has become clear side effects overwhelmingly outweigh benefit. These are conversations that can </w:t>
      </w:r>
      <w:r w:rsidR="003A04FF" w:rsidRPr="00C06A48">
        <w:rPr>
          <w:rFonts w:cs="Times New Roman"/>
          <w:sz w:val="22"/>
          <w:szCs w:val="22"/>
        </w:rPr>
        <w:t xml:space="preserve">still </w:t>
      </w:r>
      <w:r w:rsidR="00DC1D5A" w:rsidRPr="00C06A48">
        <w:rPr>
          <w:rFonts w:cs="Times New Roman"/>
          <w:sz w:val="22"/>
          <w:szCs w:val="22"/>
        </w:rPr>
        <w:t xml:space="preserve">be held with respect. In most cases education is bidirectional; patients are the experts on their own experiences, while the APPN has expertise in medication and treatment options. At times the lack of easily accessible, quality, affordable, evidence-based psychotherapy in our communities may tempt us to attempt to use additional medication to treat a problem we know is best treated with therapy. In these cases, it is best to continue to seek referrals, and consider </w:t>
      </w:r>
      <w:r w:rsidR="00DC1D5A" w:rsidRPr="00C06A48">
        <w:rPr>
          <w:rFonts w:cs="Times New Roman"/>
          <w:sz w:val="22"/>
          <w:szCs w:val="22"/>
        </w:rPr>
        <w:lastRenderedPageBreak/>
        <w:t xml:space="preserve">whether </w:t>
      </w:r>
      <w:proofErr w:type="spellStart"/>
      <w:r w:rsidR="00DC1D5A" w:rsidRPr="00C06A48">
        <w:rPr>
          <w:rFonts w:cs="Times New Roman"/>
          <w:sz w:val="22"/>
          <w:szCs w:val="22"/>
        </w:rPr>
        <w:t>telehealth</w:t>
      </w:r>
      <w:proofErr w:type="spellEnd"/>
      <w:r w:rsidR="00DC1D5A" w:rsidRPr="00C06A48">
        <w:rPr>
          <w:rFonts w:cs="Times New Roman"/>
          <w:sz w:val="22"/>
          <w:szCs w:val="22"/>
        </w:rPr>
        <w:t>, travel, or support groups may be necessary to connect the patient with effective therapy</w:t>
      </w:r>
      <w:r w:rsidRPr="00C06A48">
        <w:rPr>
          <w:rFonts w:cs="Times New Roman"/>
          <w:sz w:val="22"/>
          <w:szCs w:val="22"/>
        </w:rPr>
        <w:t xml:space="preserve"> if the APPN prescriber is unable to offer psychotherapy</w:t>
      </w:r>
      <w:r w:rsidR="00DC1D5A" w:rsidRPr="00C06A48">
        <w:rPr>
          <w:rFonts w:cs="Times New Roman"/>
          <w:sz w:val="22"/>
          <w:szCs w:val="22"/>
        </w:rPr>
        <w:t>.</w:t>
      </w:r>
    </w:p>
    <w:p w14:paraId="2B6AAF67" w14:textId="39F89F68" w:rsidR="008D1628" w:rsidRPr="000827B4" w:rsidRDefault="000827B4" w:rsidP="007E4644">
      <w:pPr>
        <w:pStyle w:val="Head1"/>
        <w:spacing w:before="0" w:after="0"/>
        <w:rPr>
          <w:rFonts w:cs="Times New Roman"/>
          <w:sz w:val="22"/>
          <w:szCs w:val="22"/>
        </w:rPr>
      </w:pPr>
      <w:r w:rsidRPr="000827B4">
        <w:rPr>
          <w:rFonts w:cs="Times New Roman"/>
          <w:sz w:val="22"/>
          <w:szCs w:val="22"/>
        </w:rPr>
        <w:t>&lt;H1&gt;</w:t>
      </w:r>
      <w:r w:rsidR="00DC1D5A" w:rsidRPr="000827B4">
        <w:rPr>
          <w:rFonts w:cs="Times New Roman"/>
          <w:sz w:val="22"/>
          <w:szCs w:val="22"/>
        </w:rPr>
        <w:t>ADHERENCE</w:t>
      </w:r>
    </w:p>
    <w:p w14:paraId="36D7BFA3" w14:textId="15E6DDD6" w:rsidR="008D1628" w:rsidRPr="00C06A48" w:rsidRDefault="00DC1D5A" w:rsidP="007E4644">
      <w:pPr>
        <w:pStyle w:val="Para-FL"/>
        <w:jc w:val="left"/>
        <w:rPr>
          <w:rFonts w:cs="Times New Roman"/>
          <w:sz w:val="22"/>
          <w:szCs w:val="22"/>
        </w:rPr>
      </w:pPr>
      <w:r w:rsidRPr="00C06A48">
        <w:rPr>
          <w:rFonts w:cs="Times New Roman"/>
          <w:sz w:val="22"/>
          <w:szCs w:val="22"/>
        </w:rPr>
        <w:t>Adherence issues may reflect avoidance</w:t>
      </w:r>
      <w:r w:rsidR="00FE1CDA" w:rsidRPr="00C06A48">
        <w:rPr>
          <w:rFonts w:cs="Times New Roman"/>
          <w:sz w:val="22"/>
          <w:szCs w:val="22"/>
        </w:rPr>
        <w:t xml:space="preserve">. Because avoidance </w:t>
      </w:r>
      <w:r w:rsidR="00BB3798" w:rsidRPr="00C06A48">
        <w:rPr>
          <w:rFonts w:cs="Times New Roman"/>
          <w:sz w:val="22"/>
          <w:szCs w:val="22"/>
        </w:rPr>
        <w:t>is</w:t>
      </w:r>
      <w:r w:rsidR="00FE1CDA" w:rsidRPr="00C06A48">
        <w:rPr>
          <w:rFonts w:cs="Times New Roman"/>
          <w:sz w:val="22"/>
          <w:szCs w:val="22"/>
        </w:rPr>
        <w:t xml:space="preserve"> </w:t>
      </w:r>
      <w:r w:rsidR="00BB3798" w:rsidRPr="00C06A48">
        <w:rPr>
          <w:rFonts w:cs="Times New Roman"/>
          <w:sz w:val="22"/>
          <w:szCs w:val="22"/>
        </w:rPr>
        <w:t xml:space="preserve">often </w:t>
      </w:r>
      <w:r w:rsidR="00FE1CDA" w:rsidRPr="00C06A48">
        <w:rPr>
          <w:rFonts w:cs="Times New Roman"/>
          <w:sz w:val="22"/>
          <w:szCs w:val="22"/>
        </w:rPr>
        <w:t>simply not doing something, it can be understood</w:t>
      </w:r>
      <w:r w:rsidRPr="00C06A48">
        <w:rPr>
          <w:rFonts w:cs="Times New Roman"/>
          <w:sz w:val="22"/>
          <w:szCs w:val="22"/>
        </w:rPr>
        <w:t xml:space="preserve"> as an </w:t>
      </w:r>
      <w:r w:rsidR="00FE1CDA" w:rsidRPr="00C06A48">
        <w:rPr>
          <w:rFonts w:cs="Times New Roman"/>
          <w:sz w:val="22"/>
          <w:szCs w:val="22"/>
        </w:rPr>
        <w:t>invisible symptom cluster</w:t>
      </w:r>
      <w:r w:rsidRPr="00C06A48">
        <w:rPr>
          <w:rFonts w:cs="Times New Roman"/>
          <w:sz w:val="22"/>
          <w:szCs w:val="22"/>
        </w:rPr>
        <w:t xml:space="preserve">. </w:t>
      </w:r>
      <w:r w:rsidR="00A516B9" w:rsidRPr="00C06A48">
        <w:rPr>
          <w:rFonts w:cs="Times New Roman"/>
          <w:sz w:val="22"/>
          <w:szCs w:val="22"/>
        </w:rPr>
        <w:t>Avoidance is</w:t>
      </w:r>
      <w:r w:rsidRPr="00C06A48">
        <w:rPr>
          <w:rFonts w:cs="Times New Roman"/>
          <w:sz w:val="22"/>
          <w:szCs w:val="22"/>
        </w:rPr>
        <w:t xml:space="preserve"> challenging to assess because we do not often question people about what </w:t>
      </w:r>
      <w:r w:rsidR="00150DB4" w:rsidRPr="00C06A48">
        <w:rPr>
          <w:rFonts w:cs="Times New Roman"/>
          <w:sz w:val="22"/>
          <w:szCs w:val="22"/>
        </w:rPr>
        <w:t>is not done</w:t>
      </w:r>
      <w:r w:rsidRPr="00C06A48">
        <w:rPr>
          <w:rFonts w:cs="Times New Roman"/>
          <w:sz w:val="22"/>
          <w:szCs w:val="22"/>
        </w:rPr>
        <w:t xml:space="preserve">, or what emotions </w:t>
      </w:r>
      <w:r w:rsidR="00E34325" w:rsidRPr="00C06A48">
        <w:rPr>
          <w:rFonts w:cs="Times New Roman"/>
          <w:sz w:val="22"/>
          <w:szCs w:val="22"/>
        </w:rPr>
        <w:t xml:space="preserve">are </w:t>
      </w:r>
      <w:r w:rsidRPr="00C06A48">
        <w:rPr>
          <w:rFonts w:cs="Times New Roman"/>
          <w:sz w:val="22"/>
          <w:szCs w:val="22"/>
        </w:rPr>
        <w:t xml:space="preserve">avoided. Our patients may be so accustomed to avoidance that they may have neatly hidden the fact of the avoidance from themselves. As Jennifer </w:t>
      </w:r>
      <w:proofErr w:type="spellStart"/>
      <w:r w:rsidRPr="00CB19BB">
        <w:rPr>
          <w:rStyle w:val="citebib"/>
        </w:rPr>
        <w:t>Freyd</w:t>
      </w:r>
      <w:proofErr w:type="spellEnd"/>
      <w:r w:rsidRPr="00CB19BB">
        <w:rPr>
          <w:rStyle w:val="citebib"/>
        </w:rPr>
        <w:t xml:space="preserve"> </w:t>
      </w:r>
      <w:r w:rsidR="007A5620" w:rsidRPr="00CB19BB">
        <w:rPr>
          <w:rStyle w:val="citebib"/>
        </w:rPr>
        <w:t>(1994)</w:t>
      </w:r>
      <w:r w:rsidR="007A5620" w:rsidRPr="00C06A48">
        <w:rPr>
          <w:rFonts w:cs="Times New Roman"/>
          <w:sz w:val="22"/>
          <w:szCs w:val="22"/>
        </w:rPr>
        <w:t xml:space="preserve"> </w:t>
      </w:r>
      <w:r w:rsidRPr="00C06A48">
        <w:rPr>
          <w:rFonts w:cs="Times New Roman"/>
          <w:sz w:val="22"/>
          <w:szCs w:val="22"/>
        </w:rPr>
        <w:t xml:space="preserve">noted in her research on betrayal trauma, abuse that occurs when our survival and/or source of human connection depends upon pretending nothing is happening is more likely to produce forgetfulness and lack or loss of memories of trauma. Avoidance and </w:t>
      </w:r>
      <w:proofErr w:type="spellStart"/>
      <w:r w:rsidRPr="00C06A48">
        <w:rPr>
          <w:rFonts w:cs="Times New Roman"/>
          <w:sz w:val="22"/>
          <w:szCs w:val="22"/>
        </w:rPr>
        <w:t>nonadherence</w:t>
      </w:r>
      <w:proofErr w:type="spellEnd"/>
      <w:r w:rsidRPr="00C06A48">
        <w:rPr>
          <w:rFonts w:cs="Times New Roman"/>
          <w:sz w:val="22"/>
          <w:szCs w:val="22"/>
        </w:rPr>
        <w:t xml:space="preserve"> to medications is common and exploring the meaning of missed medication can be quite fruitful, whether we decide to discontinue, decrease, or discuss a plan for adherence if the medication is helpful. Some patient</w:t>
      </w:r>
      <w:r w:rsidR="009E5B29" w:rsidRPr="00C06A48">
        <w:rPr>
          <w:rFonts w:cs="Times New Roman"/>
          <w:sz w:val="22"/>
          <w:szCs w:val="22"/>
        </w:rPr>
        <w:t>s</w:t>
      </w:r>
      <w:r w:rsidRPr="00C06A48">
        <w:rPr>
          <w:rFonts w:cs="Times New Roman"/>
          <w:sz w:val="22"/>
          <w:szCs w:val="22"/>
        </w:rPr>
        <w:t xml:space="preserve"> with trauma histories will discontinue helpful medications because they feel unworthy of feeling better.</w:t>
      </w:r>
    </w:p>
    <w:p w14:paraId="0DDF930E" w14:textId="3FFE87A1" w:rsidR="008D1628" w:rsidRPr="00C06A48" w:rsidRDefault="00DC1D5A" w:rsidP="007E4644">
      <w:pPr>
        <w:pStyle w:val="ParaFirstLine-Ind"/>
        <w:jc w:val="left"/>
        <w:rPr>
          <w:rFonts w:cs="Times New Roman"/>
          <w:sz w:val="22"/>
          <w:szCs w:val="22"/>
        </w:rPr>
      </w:pPr>
      <w:r w:rsidRPr="00C06A48">
        <w:rPr>
          <w:rFonts w:cs="Times New Roman"/>
          <w:sz w:val="22"/>
          <w:szCs w:val="22"/>
        </w:rPr>
        <w:t>The rituals of taking medication, such as a glass of water, opening the pill container, and so forth, can</w:t>
      </w:r>
      <w:r w:rsidR="004C49F5" w:rsidRPr="00C06A48">
        <w:rPr>
          <w:rFonts w:cs="Times New Roman"/>
          <w:sz w:val="22"/>
          <w:szCs w:val="22"/>
        </w:rPr>
        <w:t xml:space="preserve"> </w:t>
      </w:r>
      <w:r w:rsidRPr="00C06A48">
        <w:rPr>
          <w:rFonts w:cs="Times New Roman"/>
          <w:sz w:val="22"/>
          <w:szCs w:val="22"/>
        </w:rPr>
        <w:t xml:space="preserve">be calming or soothing if the individual’s associations are of relief, or terrifying if </w:t>
      </w:r>
      <w:proofErr w:type="spellStart"/>
      <w:r w:rsidRPr="00C06A48">
        <w:rPr>
          <w:rFonts w:cs="Times New Roman"/>
          <w:sz w:val="22"/>
          <w:szCs w:val="22"/>
        </w:rPr>
        <w:t>pretrauma</w:t>
      </w:r>
      <w:proofErr w:type="spellEnd"/>
      <w:r w:rsidRPr="00C06A48">
        <w:rPr>
          <w:rFonts w:cs="Times New Roman"/>
          <w:sz w:val="22"/>
          <w:szCs w:val="22"/>
        </w:rPr>
        <w:t xml:space="preserve"> drugging has been a part of their experience. Common in human trafficking scenarios (</w:t>
      </w:r>
      <w:proofErr w:type="spellStart"/>
      <w:sdt>
        <w:sdtPr>
          <w:rPr>
            <w:rFonts w:cs="Times New Roman"/>
            <w:sz w:val="22"/>
            <w:szCs w:val="22"/>
          </w:rPr>
          <w:alias w:val="BibCitation"/>
          <w:tag w:val="BibRef49"/>
          <w:id w:val="-1669406239"/>
          <w:placeholder>
            <w:docPart w:val="DefaultPlaceholder_1082065158"/>
          </w:placeholder>
        </w:sdtPr>
        <w:sdtContent>
          <w:sdt>
            <w:sdtPr>
              <w:rPr>
                <w:rFonts w:cs="Times New Roman"/>
                <w:sz w:val="22"/>
                <w:szCs w:val="22"/>
              </w:rPr>
              <w:alias w:val="BibCitation"/>
              <w:tag w:val="BibRef49"/>
              <w:id w:val="-1841382072"/>
              <w:placeholder>
                <w:docPart w:val="DefaultPlaceholder_1082065158"/>
              </w:placeholder>
            </w:sdtPr>
            <w:sdtEndPr>
              <w:rPr>
                <w:highlight w:val="green"/>
              </w:rPr>
            </w:sdtEndPr>
            <w:sdtContent>
              <w:r w:rsidR="00172946" w:rsidRPr="002515FB">
                <w:rPr>
                  <w:rFonts w:cs="Times New Roman"/>
                  <w:sz w:val="22"/>
                  <w:szCs w:val="22"/>
                  <w:highlight w:val="green"/>
                </w:rPr>
                <w:t>Otegu</w:t>
              </w:r>
              <w:r w:rsidR="008F7EBC" w:rsidRPr="002515FB">
                <w:rPr>
                  <w:rFonts w:cs="Times New Roman"/>
                  <w:sz w:val="22"/>
                  <w:szCs w:val="22"/>
                  <w:highlight w:val="green"/>
                </w:rPr>
                <w:t>i</w:t>
              </w:r>
              <w:proofErr w:type="spellEnd"/>
              <w:r w:rsidR="008F7EBC" w:rsidRPr="002515FB">
                <w:rPr>
                  <w:rFonts w:cs="Times New Roman"/>
                  <w:sz w:val="22"/>
                  <w:szCs w:val="22"/>
                  <w:highlight w:val="green"/>
                </w:rPr>
                <w:t xml:space="preserve"> et al.</w:t>
              </w:r>
              <w:r w:rsidR="00172946" w:rsidRPr="002515FB">
                <w:rPr>
                  <w:rFonts w:cs="Times New Roman"/>
                  <w:sz w:val="22"/>
                  <w:szCs w:val="22"/>
                  <w:highlight w:val="green"/>
                </w:rPr>
                <w:t>, 2023</w:t>
              </w:r>
            </w:sdtContent>
          </w:sdt>
        </w:sdtContent>
      </w:sdt>
      <w:r w:rsidR="00172946" w:rsidRPr="00C06A48">
        <w:rPr>
          <w:rFonts w:cs="Times New Roman"/>
          <w:sz w:val="22"/>
          <w:szCs w:val="22"/>
        </w:rPr>
        <w:t>)</w:t>
      </w:r>
      <w:r w:rsidR="00E015C7" w:rsidRPr="00C06A48">
        <w:rPr>
          <w:rFonts w:cs="Times New Roman"/>
          <w:sz w:val="22"/>
          <w:szCs w:val="22"/>
        </w:rPr>
        <w:t>,</w:t>
      </w:r>
      <w:r w:rsidRPr="00C06A48">
        <w:rPr>
          <w:rFonts w:cs="Times New Roman"/>
          <w:sz w:val="22"/>
          <w:szCs w:val="22"/>
        </w:rPr>
        <w:t xml:space="preserve"> people who experienced</w:t>
      </w:r>
      <w:r w:rsidR="009F7585" w:rsidRPr="00C06A48">
        <w:rPr>
          <w:rFonts w:cs="Times New Roman"/>
          <w:sz w:val="22"/>
          <w:szCs w:val="22"/>
        </w:rPr>
        <w:t xml:space="preserve"> </w:t>
      </w:r>
      <w:r w:rsidR="008722F9" w:rsidRPr="00C06A48">
        <w:rPr>
          <w:rFonts w:cs="Times New Roman"/>
          <w:sz w:val="22"/>
          <w:szCs w:val="22"/>
        </w:rPr>
        <w:t>organized abuse</w:t>
      </w:r>
      <w:r w:rsidR="009F7585" w:rsidRPr="00C06A48">
        <w:rPr>
          <w:rFonts w:cs="Times New Roman"/>
          <w:sz w:val="22"/>
          <w:szCs w:val="22"/>
        </w:rPr>
        <w:t xml:space="preserve"> within families</w:t>
      </w:r>
      <w:r w:rsidR="009119A1" w:rsidRPr="00C06A48">
        <w:rPr>
          <w:rFonts w:cs="Times New Roman"/>
          <w:sz w:val="22"/>
          <w:szCs w:val="22"/>
        </w:rPr>
        <w:t xml:space="preserve"> </w:t>
      </w:r>
      <w:r w:rsidR="009F7585" w:rsidRPr="00C06A48">
        <w:rPr>
          <w:rFonts w:cs="Times New Roman"/>
          <w:sz w:val="22"/>
          <w:szCs w:val="22"/>
        </w:rPr>
        <w:t xml:space="preserve">and other forms of trauma </w:t>
      </w:r>
      <w:r w:rsidR="00A57EA1" w:rsidRPr="00C06A48">
        <w:rPr>
          <w:rFonts w:cs="Times New Roman"/>
          <w:sz w:val="22"/>
          <w:szCs w:val="22"/>
        </w:rPr>
        <w:t xml:space="preserve">also </w:t>
      </w:r>
      <w:r w:rsidRPr="00C06A48">
        <w:rPr>
          <w:rFonts w:cs="Times New Roman"/>
          <w:sz w:val="22"/>
          <w:szCs w:val="22"/>
        </w:rPr>
        <w:t xml:space="preserve">report use of sedating medications to keep them quiet or compliant during abuse, or during a period of neglect, such as a parent leaving </w:t>
      </w:r>
      <w:r w:rsidR="009F7585" w:rsidRPr="00C06A48">
        <w:rPr>
          <w:rFonts w:cs="Times New Roman"/>
          <w:sz w:val="22"/>
          <w:szCs w:val="22"/>
        </w:rPr>
        <w:t xml:space="preserve">them </w:t>
      </w:r>
      <w:r w:rsidRPr="00C06A48">
        <w:rPr>
          <w:rFonts w:cs="Times New Roman"/>
          <w:sz w:val="22"/>
          <w:szCs w:val="22"/>
        </w:rPr>
        <w:t>unattended</w:t>
      </w:r>
      <w:r w:rsidR="00B640FE" w:rsidRPr="00C06A48">
        <w:rPr>
          <w:rFonts w:cs="Times New Roman"/>
          <w:sz w:val="22"/>
          <w:szCs w:val="22"/>
        </w:rPr>
        <w:t xml:space="preserve"> (</w:t>
      </w:r>
      <w:sdt>
        <w:sdtPr>
          <w:rPr>
            <w:rFonts w:cs="Times New Roman"/>
            <w:sz w:val="22"/>
            <w:szCs w:val="22"/>
          </w:rPr>
          <w:alias w:val="BibCitation"/>
          <w:tag w:val="BibRef70"/>
          <w:id w:val="-2055537774"/>
          <w:placeholder>
            <w:docPart w:val="DefaultPlaceholder_1082065158"/>
          </w:placeholder>
        </w:sdtPr>
        <w:sdtContent>
          <w:sdt>
            <w:sdtPr>
              <w:rPr>
                <w:rFonts w:cs="Times New Roman"/>
                <w:sz w:val="22"/>
                <w:szCs w:val="22"/>
              </w:rPr>
              <w:alias w:val="BibCitation"/>
              <w:tag w:val="BibRef70"/>
              <w:id w:val="-462341066"/>
              <w:placeholder>
                <w:docPart w:val="DefaultPlaceholder_1082065158"/>
              </w:placeholder>
            </w:sdtPr>
            <w:sdtEndPr>
              <w:rPr>
                <w:highlight w:val="green"/>
              </w:rPr>
            </w:sdtEndPr>
            <w:sdtContent>
              <w:r w:rsidR="00B640FE" w:rsidRPr="002515FB">
                <w:rPr>
                  <w:rFonts w:cs="Times New Roman"/>
                  <w:sz w:val="22"/>
                  <w:szCs w:val="22"/>
                  <w:highlight w:val="green"/>
                </w:rPr>
                <w:t>White et al., 2024</w:t>
              </w:r>
            </w:sdtContent>
          </w:sdt>
        </w:sdtContent>
      </w:sdt>
      <w:r w:rsidR="00B640FE" w:rsidRPr="00C06A48">
        <w:rPr>
          <w:rFonts w:cs="Times New Roman"/>
          <w:sz w:val="22"/>
          <w:szCs w:val="22"/>
        </w:rPr>
        <w:t>)</w:t>
      </w:r>
      <w:r w:rsidRPr="00C06A48">
        <w:rPr>
          <w:rFonts w:cs="Times New Roman"/>
          <w:sz w:val="22"/>
          <w:szCs w:val="22"/>
        </w:rPr>
        <w:t xml:space="preserve">. In the literature, this can be referred to as “drug-facilitated sexual </w:t>
      </w:r>
      <w:proofErr w:type="gramStart"/>
      <w:r w:rsidRPr="00C06A48">
        <w:rPr>
          <w:rFonts w:cs="Times New Roman"/>
          <w:sz w:val="22"/>
          <w:szCs w:val="22"/>
        </w:rPr>
        <w:t>assault,” and “malicious</w:t>
      </w:r>
      <w:proofErr w:type="gramEnd"/>
      <w:r w:rsidRPr="00C06A48">
        <w:rPr>
          <w:rFonts w:cs="Times New Roman"/>
          <w:sz w:val="22"/>
          <w:szCs w:val="22"/>
        </w:rPr>
        <w:t xml:space="preserve"> use of pharmaceuticals” (</w:t>
      </w:r>
      <w:sdt>
        <w:sdtPr>
          <w:rPr>
            <w:rFonts w:cs="Times New Roman"/>
            <w:sz w:val="22"/>
            <w:szCs w:val="22"/>
          </w:rPr>
          <w:alias w:val="BibCitation"/>
          <w:tag w:val="BibRef72"/>
          <w:id w:val="1013107696"/>
          <w:placeholder>
            <w:docPart w:val="DefaultPlaceholder_1082065158"/>
          </w:placeholder>
        </w:sdtPr>
        <w:sdtContent>
          <w:r w:rsidRPr="002515FB">
            <w:rPr>
              <w:rFonts w:cs="Times New Roman"/>
              <w:sz w:val="22"/>
              <w:szCs w:val="22"/>
              <w:highlight w:val="green"/>
            </w:rPr>
            <w:t>Yin, 2010</w:t>
          </w:r>
        </w:sdtContent>
      </w:sdt>
      <w:r w:rsidR="005D33A2" w:rsidRPr="00C06A48">
        <w:rPr>
          <w:rFonts w:cs="Times New Roman"/>
          <w:sz w:val="22"/>
          <w:szCs w:val="22"/>
        </w:rPr>
        <w:t xml:space="preserve">; </w:t>
      </w:r>
      <w:sdt>
        <w:sdtPr>
          <w:rPr>
            <w:rFonts w:cs="Times New Roman"/>
            <w:sz w:val="22"/>
            <w:szCs w:val="22"/>
          </w:rPr>
          <w:alias w:val="BibCitation"/>
          <w:tag w:val="BibRef71"/>
          <w:id w:val="868332108"/>
          <w:placeholder>
            <w:docPart w:val="DefaultPlaceholder_1082065158"/>
          </w:placeholder>
        </w:sdtPr>
        <w:sdtEndPr>
          <w:rPr>
            <w:rStyle w:val="AQ"/>
            <w:u w:color="000000"/>
          </w:rPr>
        </w:sdtEndPr>
        <w:sdtContent>
          <w:sdt>
            <w:sdtPr>
              <w:rPr>
                <w:rFonts w:cs="Times New Roman"/>
                <w:sz w:val="22"/>
                <w:szCs w:val="22"/>
              </w:rPr>
              <w:alias w:val="BibCitation"/>
              <w:tag w:val="BibRef71"/>
              <w:id w:val="568458526"/>
              <w:placeholder>
                <w:docPart w:val="DefaultPlaceholder_1082065158"/>
              </w:placeholder>
            </w:sdtPr>
            <w:sdtEndPr>
              <w:rPr>
                <w:rStyle w:val="AQ"/>
                <w:highlight w:val="green"/>
                <w:u w:color="000000"/>
              </w:rPr>
            </w:sdtEndPr>
            <w:sdtContent>
              <w:proofErr w:type="spellStart"/>
              <w:r w:rsidR="005D33A2" w:rsidRPr="002515FB">
                <w:rPr>
                  <w:rStyle w:val="AQ"/>
                  <w:rFonts w:cs="Times New Roman"/>
                  <w:sz w:val="22"/>
                  <w:szCs w:val="22"/>
                  <w:highlight w:val="green"/>
                  <w:u w:val="none"/>
                </w:rPr>
                <w:t>Wiedfeld</w:t>
              </w:r>
              <w:proofErr w:type="spellEnd"/>
              <w:r w:rsidR="006120C0" w:rsidRPr="002515FB">
                <w:rPr>
                  <w:rStyle w:val="AQ"/>
                  <w:rFonts w:cs="Times New Roman"/>
                  <w:sz w:val="22"/>
                  <w:szCs w:val="22"/>
                  <w:highlight w:val="green"/>
                  <w:u w:val="none"/>
                </w:rPr>
                <w:t xml:space="preserve"> et al., </w:t>
              </w:r>
              <w:r w:rsidR="005D33A2" w:rsidRPr="002515FB">
                <w:rPr>
                  <w:rStyle w:val="AQ"/>
                  <w:rFonts w:cs="Times New Roman"/>
                  <w:sz w:val="22"/>
                  <w:szCs w:val="22"/>
                  <w:highlight w:val="green"/>
                  <w:u w:val="none"/>
                </w:rPr>
                <w:t>2021</w:t>
              </w:r>
            </w:sdtContent>
          </w:sdt>
        </w:sdtContent>
      </w:sdt>
      <w:r w:rsidRPr="00C06A48">
        <w:rPr>
          <w:rFonts w:cs="Times New Roman"/>
          <w:sz w:val="22"/>
          <w:szCs w:val="22"/>
        </w:rPr>
        <w:t>). Common medications used to harm children, often concurrently with physical or sexual abuse include analgesics, street drugs, sedatives, cough and cold preparations, alcohol, and antihistamines (</w:t>
      </w:r>
      <w:sdt>
        <w:sdtPr>
          <w:rPr>
            <w:rFonts w:cs="Times New Roman"/>
            <w:sz w:val="22"/>
            <w:szCs w:val="22"/>
          </w:rPr>
          <w:alias w:val="BibCitation"/>
          <w:tag w:val="BibRef72"/>
          <w:id w:val="31858422"/>
          <w:placeholder>
            <w:docPart w:val="DefaultPlaceholder_1082065158"/>
          </w:placeholder>
        </w:sdtPr>
        <w:sdtContent>
          <w:sdt>
            <w:sdtPr>
              <w:rPr>
                <w:rFonts w:cs="Times New Roman"/>
                <w:sz w:val="22"/>
                <w:szCs w:val="22"/>
              </w:rPr>
              <w:alias w:val="BibCitation"/>
              <w:tag w:val="BibRef72"/>
              <w:id w:val="1162586644"/>
              <w:placeholder>
                <w:docPart w:val="DefaultPlaceholder_1082065158"/>
              </w:placeholder>
            </w:sdtPr>
            <w:sdtEndPr>
              <w:rPr>
                <w:highlight w:val="green"/>
              </w:rPr>
            </w:sdtEndPr>
            <w:sdtContent>
              <w:r w:rsidRPr="002515FB">
                <w:rPr>
                  <w:rFonts w:cs="Times New Roman"/>
                  <w:sz w:val="22"/>
                  <w:szCs w:val="22"/>
                  <w:highlight w:val="green"/>
                </w:rPr>
                <w:t>Yin, 2010</w:t>
              </w:r>
            </w:sdtContent>
          </w:sdt>
        </w:sdtContent>
      </w:sdt>
      <w:r w:rsidRPr="00C06A48">
        <w:rPr>
          <w:rFonts w:cs="Times New Roman"/>
          <w:sz w:val="22"/>
          <w:szCs w:val="22"/>
        </w:rPr>
        <w:t xml:space="preserve">). If a patient expresses a strong reaction against or preference for a particular medication, or a class of medication, </w:t>
      </w:r>
      <w:r w:rsidR="00D01A84" w:rsidRPr="00C06A48">
        <w:rPr>
          <w:rFonts w:cs="Times New Roman"/>
          <w:sz w:val="22"/>
          <w:szCs w:val="22"/>
        </w:rPr>
        <w:t>this can be a</w:t>
      </w:r>
      <w:r w:rsidRPr="00C06A48">
        <w:rPr>
          <w:rFonts w:cs="Times New Roman"/>
          <w:sz w:val="22"/>
          <w:szCs w:val="22"/>
        </w:rPr>
        <w:t xml:space="preserve"> traumatic reaction or response. Repeated overdoses on the same medication can also contain meaningful information.</w:t>
      </w:r>
    </w:p>
    <w:p w14:paraId="2E05B3B0" w14:textId="0FFB1C7E" w:rsidR="00DA0EBB" w:rsidRPr="00C06A48" w:rsidRDefault="00DC1D5A" w:rsidP="000D1C4C">
      <w:pPr>
        <w:pStyle w:val="ParaFirstLine-Ind"/>
      </w:pPr>
      <w:r w:rsidRPr="00C06A48">
        <w:lastRenderedPageBreak/>
        <w:t xml:space="preserve">Many individuals with histories of trauma readily acknowledge they have problems with </w:t>
      </w:r>
      <w:r w:rsidR="009119A1" w:rsidRPr="00C06A48">
        <w:t>over-control of</w:t>
      </w:r>
      <w:r w:rsidRPr="00C06A48">
        <w:t xml:space="preserve"> their experiences. This can include attempts to </w:t>
      </w:r>
      <w:r w:rsidR="004C49F5" w:rsidRPr="00C06A48">
        <w:t xml:space="preserve">avoid or </w:t>
      </w:r>
      <w:r w:rsidRPr="00C06A48">
        <w:t xml:space="preserve">control symptoms, </w:t>
      </w:r>
      <w:r w:rsidR="00E33B00" w:rsidRPr="00C06A48">
        <w:t>emotions</w:t>
      </w:r>
      <w:r w:rsidRPr="00C06A48">
        <w:t xml:space="preserve">, body sensations, mood state, </w:t>
      </w:r>
      <w:r w:rsidR="009B35C9" w:rsidRPr="00C06A48">
        <w:t xml:space="preserve">and </w:t>
      </w:r>
      <w:r w:rsidRPr="00C06A48">
        <w:t>experience</w:t>
      </w:r>
      <w:r w:rsidR="00E33B00" w:rsidRPr="00C06A48">
        <w:t>s</w:t>
      </w:r>
      <w:r w:rsidRPr="00C06A48">
        <w:t xml:space="preserve">. Patients with complex trauma </w:t>
      </w:r>
      <w:r w:rsidR="00E6178E" w:rsidRPr="00C06A48">
        <w:t>often</w:t>
      </w:r>
      <w:r w:rsidRPr="00C06A48">
        <w:t xml:space="preserve"> have a very narrow window of tolerance or resilient zone and APPNs might notice the person “titrating to experience” with medications. </w:t>
      </w:r>
      <w:r w:rsidR="00E33B00" w:rsidRPr="00C06A48">
        <w:t>For example, o</w:t>
      </w:r>
      <w:r w:rsidRPr="00C06A48">
        <w:t>n a day with few trauma reminders, the person might not take any of their prescribed medications. On a tough day with many reminders, the</w:t>
      </w:r>
      <w:r w:rsidR="00E6178E" w:rsidRPr="00C06A48">
        <w:t>y</w:t>
      </w:r>
      <w:r w:rsidRPr="00C06A48">
        <w:t xml:space="preserve"> may take many times the prescribed dose. This can develop into a diagnosable substance use disorder, a common comorbidity and experience for those with trauma histories, or it can remain a subclinical treatment-interfering issue that both patient and </w:t>
      </w:r>
      <w:r w:rsidR="00E33B00" w:rsidRPr="00C06A48">
        <w:t xml:space="preserve">prescribers </w:t>
      </w:r>
      <w:r w:rsidRPr="00C06A48">
        <w:t>can find challenging</w:t>
      </w:r>
      <w:r w:rsidR="00DA0EBB" w:rsidRPr="00C06A48">
        <w:t xml:space="preserve">. Expert guidelines recommend concurrent treatment </w:t>
      </w:r>
      <w:r w:rsidR="00792C74" w:rsidRPr="00C06A48">
        <w:t xml:space="preserve">of PTSD and the </w:t>
      </w:r>
      <w:r w:rsidR="00F40892" w:rsidRPr="00C06A48">
        <w:t>SUD and</w:t>
      </w:r>
      <w:r w:rsidR="00792C74" w:rsidRPr="00C06A48">
        <w:t xml:space="preserve"> note that the</w:t>
      </w:r>
      <w:r w:rsidR="00DA0EBB" w:rsidRPr="00C06A48">
        <w:t xml:space="preserve"> use of medications for </w:t>
      </w:r>
      <w:r w:rsidR="00534F4B" w:rsidRPr="00C06A48">
        <w:t>SUD</w:t>
      </w:r>
      <w:r w:rsidR="00DA0EBB" w:rsidRPr="00C06A48">
        <w:t xml:space="preserve"> </w:t>
      </w:r>
      <w:r w:rsidR="00792C74" w:rsidRPr="00C06A48">
        <w:t>show</w:t>
      </w:r>
      <w:r w:rsidR="00E33B00" w:rsidRPr="00C06A48">
        <w:t>s</w:t>
      </w:r>
      <w:r w:rsidR="00792C74" w:rsidRPr="00C06A48">
        <w:t xml:space="preserve"> improved treatment </w:t>
      </w:r>
      <w:r w:rsidR="00575560" w:rsidRPr="00C06A48">
        <w:t>outcomes</w:t>
      </w:r>
      <w:r w:rsidR="00DA0EBB" w:rsidRPr="00C06A48">
        <w:t xml:space="preserve"> (</w:t>
      </w:r>
      <w:sdt>
        <w:sdtPr>
          <w:alias w:val="BibCitation"/>
          <w:tag w:val="BibRef54"/>
          <w:id w:val="-1040204360"/>
          <w:placeholder>
            <w:docPart w:val="DefaultPlaceholder_1082065158"/>
          </w:placeholder>
        </w:sdtPr>
        <w:sdtContent>
          <w:sdt>
            <w:sdtPr>
              <w:alias w:val="BibCitation"/>
              <w:tag w:val="BibRef54"/>
              <w:id w:val="1593962382"/>
              <w:placeholder>
                <w:docPart w:val="DefaultPlaceholder_1082065158"/>
              </w:placeholder>
            </w:sdtPr>
            <w:sdtEndPr>
              <w:rPr>
                <w:highlight w:val="green"/>
              </w:rPr>
            </w:sdtEndPr>
            <w:sdtContent>
              <w:r w:rsidR="008A64FB" w:rsidRPr="002515FB">
                <w:rPr>
                  <w:highlight w:val="green"/>
                </w:rPr>
                <w:t>Roberts</w:t>
              </w:r>
              <w:r w:rsidR="00EB691C" w:rsidRPr="002515FB">
                <w:rPr>
                  <w:highlight w:val="green"/>
                </w:rPr>
                <w:t xml:space="preserve"> et al., </w:t>
              </w:r>
              <w:r w:rsidR="008A64FB" w:rsidRPr="002515FB">
                <w:rPr>
                  <w:highlight w:val="green"/>
                </w:rPr>
                <w:t>2023</w:t>
              </w:r>
            </w:sdtContent>
          </w:sdt>
        </w:sdtContent>
      </w:sdt>
      <w:r w:rsidR="008A64FB" w:rsidRPr="00C06A48">
        <w:t xml:space="preserve">). </w:t>
      </w:r>
    </w:p>
    <w:p w14:paraId="42FE6B6F" w14:textId="2E10B4FF" w:rsidR="008D1628" w:rsidRPr="00C06A48" w:rsidRDefault="00DC1D5A" w:rsidP="007E4644">
      <w:pPr>
        <w:pStyle w:val="ParaFirstLine-Ind"/>
        <w:jc w:val="left"/>
        <w:rPr>
          <w:rFonts w:cs="Times New Roman"/>
          <w:sz w:val="22"/>
          <w:szCs w:val="22"/>
        </w:rPr>
      </w:pPr>
      <w:r w:rsidRPr="00C06A48">
        <w:rPr>
          <w:rFonts w:cs="Times New Roman"/>
          <w:sz w:val="22"/>
          <w:szCs w:val="22"/>
        </w:rPr>
        <w:t>APPNs are taught about the prescription as a contract between patient and provider</w:t>
      </w:r>
      <w:r w:rsidR="00DE4F8D" w:rsidRPr="00C06A48">
        <w:rPr>
          <w:rFonts w:cs="Times New Roman"/>
          <w:sz w:val="22"/>
          <w:szCs w:val="22"/>
        </w:rPr>
        <w:t>.</w:t>
      </w:r>
      <w:r w:rsidR="009B35C9" w:rsidRPr="00C06A48">
        <w:rPr>
          <w:rFonts w:cs="Times New Roman"/>
          <w:sz w:val="22"/>
          <w:szCs w:val="22"/>
        </w:rPr>
        <w:t xml:space="preserve"> However, o</w:t>
      </w:r>
      <w:r w:rsidRPr="00C06A48">
        <w:rPr>
          <w:rFonts w:cs="Times New Roman"/>
          <w:sz w:val="22"/>
          <w:szCs w:val="22"/>
        </w:rPr>
        <w:t>nly some patients we treat have the same education and assumptions. If we want to make our intentions truly clear, we need to talk about exactly what a prescription means and the responsibilities it entails. See</w:t>
      </w:r>
      <w:r w:rsidRPr="000827B4">
        <w:rPr>
          <w:rFonts w:cs="Times New Roman"/>
          <w:b/>
          <w:bCs/>
          <w:sz w:val="22"/>
          <w:szCs w:val="22"/>
        </w:rPr>
        <w:t xml:space="preserve"> Box 15.1</w:t>
      </w:r>
      <w:r w:rsidRPr="00C06A48">
        <w:rPr>
          <w:rFonts w:cs="Times New Roman"/>
          <w:sz w:val="22"/>
          <w:szCs w:val="22"/>
        </w:rPr>
        <w:t xml:space="preserve"> for a brief outline of the assumptions of the prescription contract. We can work to preempt medication </w:t>
      </w:r>
      <w:proofErr w:type="spellStart"/>
      <w:r w:rsidRPr="00C06A48">
        <w:rPr>
          <w:rFonts w:cs="Times New Roman"/>
          <w:sz w:val="22"/>
          <w:szCs w:val="22"/>
        </w:rPr>
        <w:t>nonadherence</w:t>
      </w:r>
      <w:proofErr w:type="spellEnd"/>
      <w:r w:rsidRPr="00C06A48">
        <w:rPr>
          <w:rFonts w:cs="Times New Roman"/>
          <w:sz w:val="22"/>
          <w:szCs w:val="22"/>
        </w:rPr>
        <w:t xml:space="preserve"> by having an up-front discussion about when to call before stopping, lowering, </w:t>
      </w:r>
      <w:r w:rsidR="009B35C9" w:rsidRPr="00C06A48">
        <w:rPr>
          <w:rFonts w:cs="Times New Roman"/>
          <w:sz w:val="22"/>
          <w:szCs w:val="22"/>
        </w:rPr>
        <w:t>and/</w:t>
      </w:r>
      <w:r w:rsidRPr="00C06A48">
        <w:rPr>
          <w:rFonts w:cs="Times New Roman"/>
          <w:sz w:val="22"/>
          <w:szCs w:val="22"/>
        </w:rPr>
        <w:t xml:space="preserve">or increasing a dose. Sharing our decision-making process openly guides our patients and leaves less room for misinterpretation. A lack of communication about </w:t>
      </w:r>
      <w:proofErr w:type="spellStart"/>
      <w:r w:rsidRPr="00C06A48">
        <w:rPr>
          <w:rFonts w:cs="Times New Roman"/>
          <w:sz w:val="22"/>
          <w:szCs w:val="22"/>
        </w:rPr>
        <w:t>nonadherence</w:t>
      </w:r>
      <w:proofErr w:type="spellEnd"/>
      <w:r w:rsidRPr="00C06A48">
        <w:rPr>
          <w:rFonts w:cs="Times New Roman"/>
          <w:sz w:val="22"/>
          <w:szCs w:val="22"/>
        </w:rPr>
        <w:t xml:space="preserve"> can result in inadvertent or purposeful stockpiling of medications. Excess amounts of unused medications </w:t>
      </w:r>
      <w:r w:rsidR="00AD6E4E" w:rsidRPr="00C06A48">
        <w:rPr>
          <w:rFonts w:cs="Times New Roman"/>
          <w:sz w:val="22"/>
          <w:szCs w:val="22"/>
        </w:rPr>
        <w:t xml:space="preserve">place the patient at increased risk of death by intentional overdose and </w:t>
      </w:r>
      <w:r w:rsidRPr="00C06A48">
        <w:rPr>
          <w:rFonts w:cs="Times New Roman"/>
          <w:sz w:val="22"/>
          <w:szCs w:val="22"/>
        </w:rPr>
        <w:t xml:space="preserve">pose a risk to the patient’s entire household. It is uncomfortable to acknowledge our positions of privilege and power in relation to our patients. </w:t>
      </w:r>
      <w:r w:rsidR="00E33B00" w:rsidRPr="00C06A48">
        <w:rPr>
          <w:rFonts w:cs="Times New Roman"/>
          <w:sz w:val="22"/>
          <w:szCs w:val="22"/>
        </w:rPr>
        <w:t>However, i</w:t>
      </w:r>
      <w:r w:rsidRPr="00C06A48">
        <w:rPr>
          <w:rFonts w:cs="Times New Roman"/>
          <w:sz w:val="22"/>
          <w:szCs w:val="22"/>
        </w:rPr>
        <w:t>f we proceed in prescribing without doing so, we can increase our patients’ risk factors, despite the best of intentions.</w:t>
      </w:r>
    </w:p>
    <w:p w14:paraId="538797C4" w14:textId="13045737" w:rsidR="008D1628" w:rsidRPr="00C06A48" w:rsidRDefault="00DC1D5A" w:rsidP="007E4644">
      <w:pPr>
        <w:pStyle w:val="ParaFirstLine-Ind"/>
        <w:jc w:val="left"/>
        <w:rPr>
          <w:rFonts w:cs="Times New Roman"/>
          <w:sz w:val="22"/>
          <w:szCs w:val="22"/>
        </w:rPr>
      </w:pPr>
      <w:r w:rsidRPr="00C06A48">
        <w:rPr>
          <w:rFonts w:cs="Times New Roman"/>
          <w:sz w:val="22"/>
          <w:szCs w:val="22"/>
        </w:rPr>
        <w:t>Reflective practice offers us the chance to notice our countertransference and our physiological responses and pour them back into our work in a useful way (</w:t>
      </w:r>
      <w:sdt>
        <w:sdtPr>
          <w:rPr>
            <w:rFonts w:cs="Times New Roman"/>
            <w:sz w:val="22"/>
            <w:szCs w:val="22"/>
          </w:rPr>
          <w:alias w:val="BibCitation"/>
          <w:tag w:val="BibRef24"/>
          <w:id w:val="428016135"/>
          <w:placeholder>
            <w:docPart w:val="DefaultPlaceholder_1082065158"/>
          </w:placeholder>
        </w:sdtPr>
        <w:sdtContent>
          <w:sdt>
            <w:sdtPr>
              <w:rPr>
                <w:rFonts w:cs="Times New Roman"/>
                <w:sz w:val="22"/>
                <w:szCs w:val="22"/>
              </w:rPr>
              <w:alias w:val="BibCitation"/>
              <w:tag w:val="BibRef24"/>
              <w:id w:val="1257171054"/>
              <w:placeholder>
                <w:docPart w:val="DefaultPlaceholder_1082065158"/>
              </w:placeholder>
            </w:sdtPr>
            <w:sdtEndPr>
              <w:rPr>
                <w:highlight w:val="green"/>
              </w:rPr>
            </w:sdtEndPr>
            <w:sdtContent>
              <w:r w:rsidRPr="002515FB">
                <w:rPr>
                  <w:rFonts w:cs="Times New Roman"/>
                  <w:sz w:val="22"/>
                  <w:szCs w:val="22"/>
                  <w:highlight w:val="green"/>
                </w:rPr>
                <w:t>Griffiths, 2017</w:t>
              </w:r>
            </w:sdtContent>
          </w:sdt>
        </w:sdtContent>
      </w:sdt>
      <w:r w:rsidRPr="00C06A48">
        <w:rPr>
          <w:rFonts w:cs="Times New Roman"/>
          <w:sz w:val="22"/>
          <w:szCs w:val="22"/>
        </w:rPr>
        <w:t xml:space="preserve">). If someone has “violated” the often unwritten, </w:t>
      </w:r>
      <w:proofErr w:type="spellStart"/>
      <w:r w:rsidRPr="00C06A48">
        <w:rPr>
          <w:rFonts w:cs="Times New Roman"/>
          <w:sz w:val="22"/>
          <w:szCs w:val="22"/>
        </w:rPr>
        <w:t>undiscussed</w:t>
      </w:r>
      <w:proofErr w:type="spellEnd"/>
      <w:r w:rsidRPr="00C06A48">
        <w:rPr>
          <w:rFonts w:cs="Times New Roman"/>
          <w:sz w:val="22"/>
          <w:szCs w:val="22"/>
        </w:rPr>
        <w:t xml:space="preserve"> contract of the prescription, we have responses to that as prescribers as well. </w:t>
      </w:r>
      <w:r w:rsidR="00D84788" w:rsidRPr="00C06A48">
        <w:rPr>
          <w:rFonts w:cs="Times New Roman"/>
          <w:sz w:val="22"/>
          <w:szCs w:val="22"/>
        </w:rPr>
        <w:lastRenderedPageBreak/>
        <w:t>In traumatic contexts common roles perpetuate,</w:t>
      </w:r>
      <w:r w:rsidR="00DA587A" w:rsidRPr="00C06A48">
        <w:rPr>
          <w:rFonts w:cs="Times New Roman"/>
          <w:sz w:val="22"/>
          <w:szCs w:val="22"/>
        </w:rPr>
        <w:t xml:space="preserve"> and w</w:t>
      </w:r>
      <w:r w:rsidRPr="00C06A48">
        <w:rPr>
          <w:rFonts w:cs="Times New Roman"/>
          <w:sz w:val="22"/>
          <w:szCs w:val="22"/>
        </w:rPr>
        <w:t xml:space="preserve">e can overprescribe or </w:t>
      </w:r>
      <w:proofErr w:type="spellStart"/>
      <w:r w:rsidRPr="00C06A48">
        <w:rPr>
          <w:rFonts w:cs="Times New Roman"/>
          <w:sz w:val="22"/>
          <w:szCs w:val="22"/>
        </w:rPr>
        <w:t>underprescribe</w:t>
      </w:r>
      <w:proofErr w:type="spellEnd"/>
      <w:r w:rsidRPr="00C06A48">
        <w:rPr>
          <w:rFonts w:cs="Times New Roman"/>
          <w:sz w:val="22"/>
          <w:szCs w:val="22"/>
        </w:rPr>
        <w:t xml:space="preserve"> to “rescue,” as a “victim,” and as a “bystander” (</w:t>
      </w:r>
      <w:sdt>
        <w:sdtPr>
          <w:rPr>
            <w:rFonts w:cs="Times New Roman"/>
            <w:sz w:val="22"/>
            <w:szCs w:val="22"/>
          </w:rPr>
          <w:alias w:val="BibCitation"/>
          <w:tag w:val="BibRef13"/>
          <w:id w:val="-690226053"/>
          <w:placeholder>
            <w:docPart w:val="DefaultPlaceholder_1082065158"/>
          </w:placeholder>
        </w:sdtPr>
        <w:sdtContent>
          <w:sdt>
            <w:sdtPr>
              <w:rPr>
                <w:rFonts w:cs="Times New Roman"/>
                <w:sz w:val="22"/>
                <w:szCs w:val="22"/>
              </w:rPr>
              <w:alias w:val="BibCitation"/>
              <w:tag w:val="BibRef13"/>
              <w:id w:val="-454258783"/>
              <w:placeholder>
                <w:docPart w:val="DefaultPlaceholder_1082065158"/>
              </w:placeholder>
            </w:sdtPr>
            <w:sdtEndPr>
              <w:rPr>
                <w:highlight w:val="green"/>
              </w:rPr>
            </w:sdtEndPr>
            <w:sdtContent>
              <w:r w:rsidRPr="002515FB">
                <w:rPr>
                  <w:rFonts w:cs="Times New Roman"/>
                  <w:sz w:val="22"/>
                  <w:szCs w:val="22"/>
                  <w:highlight w:val="green"/>
                </w:rPr>
                <w:t xml:space="preserve">Davies &amp; </w:t>
              </w:r>
              <w:proofErr w:type="spellStart"/>
              <w:r w:rsidRPr="002515FB">
                <w:rPr>
                  <w:rFonts w:cs="Times New Roman"/>
                  <w:sz w:val="22"/>
                  <w:szCs w:val="22"/>
                  <w:highlight w:val="green"/>
                </w:rPr>
                <w:t>Frawley</w:t>
              </w:r>
              <w:proofErr w:type="spellEnd"/>
              <w:r w:rsidRPr="002515FB">
                <w:rPr>
                  <w:rFonts w:cs="Times New Roman"/>
                  <w:sz w:val="22"/>
                  <w:szCs w:val="22"/>
                  <w:highlight w:val="green"/>
                </w:rPr>
                <w:t>, 1994</w:t>
              </w:r>
            </w:sdtContent>
          </w:sdt>
        </w:sdtContent>
      </w:sdt>
      <w:r w:rsidRPr="00C06A48">
        <w:rPr>
          <w:rFonts w:cs="Times New Roman"/>
          <w:sz w:val="22"/>
          <w:szCs w:val="22"/>
        </w:rPr>
        <w:t>). These common responses to trauma in family systems can pull us into behavior we would not consider with other patients</w:t>
      </w:r>
      <w:r w:rsidR="00DA587A" w:rsidRPr="00C06A48">
        <w:rPr>
          <w:rFonts w:cs="Times New Roman"/>
          <w:sz w:val="22"/>
          <w:szCs w:val="22"/>
        </w:rPr>
        <w:t>. Rescuer responses</w:t>
      </w:r>
      <w:r w:rsidRPr="00C06A48">
        <w:rPr>
          <w:rFonts w:cs="Times New Roman"/>
          <w:sz w:val="22"/>
          <w:szCs w:val="22"/>
        </w:rPr>
        <w:t xml:space="preserve"> might include longer sessions, giving out our private phone number</w:t>
      </w:r>
      <w:r w:rsidR="0064693A" w:rsidRPr="00C06A48">
        <w:rPr>
          <w:rFonts w:cs="Times New Roman"/>
          <w:sz w:val="22"/>
          <w:szCs w:val="22"/>
        </w:rPr>
        <w:t xml:space="preserve"> or offering to text</w:t>
      </w:r>
      <w:r w:rsidRPr="00C06A48">
        <w:rPr>
          <w:rFonts w:cs="Times New Roman"/>
          <w:sz w:val="22"/>
          <w:szCs w:val="22"/>
        </w:rPr>
        <w:t xml:space="preserve">, </w:t>
      </w:r>
      <w:r w:rsidR="00F50075" w:rsidRPr="00C06A48">
        <w:rPr>
          <w:rFonts w:cs="Times New Roman"/>
          <w:sz w:val="22"/>
          <w:szCs w:val="22"/>
        </w:rPr>
        <w:t xml:space="preserve">checking in on the patient using social media, or </w:t>
      </w:r>
      <w:r w:rsidRPr="00C06A48">
        <w:rPr>
          <w:rFonts w:cs="Times New Roman"/>
          <w:sz w:val="22"/>
          <w:szCs w:val="22"/>
        </w:rPr>
        <w:t>starting or increasing medications without due consideration and referral for psychotherapy or medical workup</w:t>
      </w:r>
      <w:r w:rsidR="00E33B00" w:rsidRPr="00C06A48">
        <w:rPr>
          <w:rFonts w:cs="Times New Roman"/>
          <w:sz w:val="22"/>
          <w:szCs w:val="22"/>
        </w:rPr>
        <w:t>.</w:t>
      </w:r>
      <w:r w:rsidRPr="00C06A48">
        <w:rPr>
          <w:rFonts w:cs="Times New Roman"/>
          <w:sz w:val="22"/>
          <w:szCs w:val="22"/>
        </w:rPr>
        <w:t xml:space="preserve"> Whenever we deviate from our usual </w:t>
      </w:r>
      <w:r w:rsidR="00DA587A" w:rsidRPr="00C06A48">
        <w:rPr>
          <w:rFonts w:cs="Times New Roman"/>
          <w:sz w:val="22"/>
          <w:szCs w:val="22"/>
        </w:rPr>
        <w:t>practice</w:t>
      </w:r>
      <w:r w:rsidRPr="00C06A48">
        <w:rPr>
          <w:rFonts w:cs="Times New Roman"/>
          <w:sz w:val="22"/>
          <w:szCs w:val="22"/>
        </w:rPr>
        <w:t xml:space="preserve"> it can be helpful to seek </w:t>
      </w:r>
      <w:r w:rsidR="00DA587A" w:rsidRPr="00C06A48">
        <w:rPr>
          <w:rFonts w:cs="Times New Roman"/>
          <w:sz w:val="22"/>
          <w:szCs w:val="22"/>
        </w:rPr>
        <w:t>supervision and</w:t>
      </w:r>
      <w:r w:rsidRPr="00C06A48">
        <w:rPr>
          <w:rFonts w:cs="Times New Roman"/>
          <w:sz w:val="22"/>
          <w:szCs w:val="22"/>
        </w:rPr>
        <w:t xml:space="preserve"> spend some time reflecting on our choices. Nurses’ attitudes and stigma about psychiatric diagnoses by and large reflect the society they live in (</w:t>
      </w:r>
      <w:r w:rsidRPr="00377DE9">
        <w:rPr>
          <w:rStyle w:val="citebib"/>
        </w:rPr>
        <w:t xml:space="preserve">de </w:t>
      </w:r>
      <w:proofErr w:type="spellStart"/>
      <w:r w:rsidRPr="00377DE9">
        <w:rPr>
          <w:rStyle w:val="citebib"/>
        </w:rPr>
        <w:t>Jacq</w:t>
      </w:r>
      <w:proofErr w:type="spellEnd"/>
      <w:r w:rsidRPr="00377DE9">
        <w:rPr>
          <w:rStyle w:val="citebib"/>
        </w:rPr>
        <w:t xml:space="preserve">, </w:t>
      </w:r>
      <w:proofErr w:type="spellStart"/>
      <w:r w:rsidRPr="00377DE9">
        <w:rPr>
          <w:rStyle w:val="citebib"/>
        </w:rPr>
        <w:t>Norful</w:t>
      </w:r>
      <w:proofErr w:type="spellEnd"/>
      <w:r w:rsidRPr="00377DE9">
        <w:rPr>
          <w:rStyle w:val="citebib"/>
        </w:rPr>
        <w:t>, &amp; Larson, 2016</w:t>
      </w:r>
      <w:r w:rsidRPr="00C06A48">
        <w:rPr>
          <w:rFonts w:cs="Times New Roman"/>
          <w:sz w:val="22"/>
          <w:szCs w:val="22"/>
        </w:rPr>
        <w:t>). Reflecting on our work as nurses at the micro and macro level helps us elevate our care beyond stereotypes and assumptions, and create healing relationships with our patients (</w:t>
      </w:r>
      <w:sdt>
        <w:sdtPr>
          <w:rPr>
            <w:rFonts w:cs="Times New Roman"/>
            <w:sz w:val="22"/>
            <w:szCs w:val="22"/>
          </w:rPr>
          <w:alias w:val="BibCitation"/>
          <w:tag w:val="BibRef24"/>
          <w:id w:val="1407342243"/>
          <w:placeholder>
            <w:docPart w:val="DefaultPlaceholder_1082065158"/>
          </w:placeholder>
        </w:sdtPr>
        <w:sdtContent>
          <w:sdt>
            <w:sdtPr>
              <w:rPr>
                <w:rFonts w:cs="Times New Roman"/>
                <w:sz w:val="22"/>
                <w:szCs w:val="22"/>
              </w:rPr>
              <w:alias w:val="BibCitation"/>
              <w:tag w:val="BibRef24"/>
              <w:id w:val="1361326932"/>
              <w:placeholder>
                <w:docPart w:val="DefaultPlaceholder_1082065158"/>
              </w:placeholder>
            </w:sdtPr>
            <w:sdtEndPr>
              <w:rPr>
                <w:highlight w:val="green"/>
              </w:rPr>
            </w:sdtEndPr>
            <w:sdtContent>
              <w:r w:rsidRPr="002515FB">
                <w:rPr>
                  <w:rFonts w:cs="Times New Roman"/>
                  <w:sz w:val="22"/>
                  <w:szCs w:val="22"/>
                  <w:highlight w:val="green"/>
                </w:rPr>
                <w:t>Griffiths, 2017</w:t>
              </w:r>
            </w:sdtContent>
          </w:sdt>
        </w:sdtContent>
      </w:sdt>
      <w:r w:rsidRPr="00C06A48">
        <w:rPr>
          <w:rFonts w:cs="Times New Roman"/>
          <w:sz w:val="22"/>
          <w:szCs w:val="22"/>
        </w:rPr>
        <w:t>).</w:t>
      </w:r>
    </w:p>
    <w:p w14:paraId="1A8330DD" w14:textId="0A6B623E" w:rsidR="008D1628" w:rsidRPr="000827B4" w:rsidRDefault="000827B4" w:rsidP="000D1C4C">
      <w:pPr>
        <w:pStyle w:val="Head1"/>
        <w:spacing w:before="0" w:after="0"/>
        <w:rPr>
          <w:rFonts w:cs="Times New Roman"/>
          <w:sz w:val="22"/>
          <w:szCs w:val="22"/>
        </w:rPr>
      </w:pPr>
      <w:r>
        <w:rPr>
          <w:rFonts w:cs="Times New Roman"/>
          <w:caps w:val="0"/>
          <w:sz w:val="22"/>
          <w:szCs w:val="22"/>
        </w:rPr>
        <w:t>&lt;H1&gt;</w:t>
      </w:r>
      <w:r w:rsidRPr="000827B4">
        <w:rPr>
          <w:rFonts w:cs="Times New Roman"/>
          <w:caps w:val="0"/>
          <w:sz w:val="22"/>
          <w:szCs w:val="22"/>
        </w:rPr>
        <w:t>APPLICATION OF TRAUMA-INFORMED MEDICATION MANAGEMENT: SITUATIONAL BRIEFING MODEL</w:t>
      </w:r>
    </w:p>
    <w:p w14:paraId="35F65252" w14:textId="391AE67E" w:rsidR="008D1628" w:rsidRPr="00C06A48" w:rsidRDefault="00DC1D5A" w:rsidP="007E4644">
      <w:pPr>
        <w:pStyle w:val="Para-FL"/>
        <w:jc w:val="left"/>
        <w:rPr>
          <w:rFonts w:cs="Times New Roman"/>
          <w:sz w:val="22"/>
          <w:szCs w:val="22"/>
        </w:rPr>
      </w:pPr>
      <w:r w:rsidRPr="00C06A48">
        <w:rPr>
          <w:rFonts w:cs="Times New Roman"/>
          <w:sz w:val="22"/>
          <w:szCs w:val="22"/>
        </w:rPr>
        <w:t xml:space="preserve">The situational briefing model, consisting of situation, background, assessment, and recommendation, or SBAR, </w:t>
      </w:r>
      <w:r w:rsidR="005B22F8" w:rsidRPr="00C06A48">
        <w:rPr>
          <w:rFonts w:cs="Times New Roman"/>
          <w:sz w:val="22"/>
          <w:szCs w:val="22"/>
        </w:rPr>
        <w:t xml:space="preserve">has been adapted in a variety of healthcare contexts </w:t>
      </w:r>
      <w:r w:rsidR="00B35BDD" w:rsidRPr="00C06A48">
        <w:rPr>
          <w:rFonts w:cs="Times New Roman"/>
          <w:sz w:val="22"/>
          <w:szCs w:val="22"/>
        </w:rPr>
        <w:t>to ease information transfer</w:t>
      </w:r>
      <w:r w:rsidR="00C85ABA" w:rsidRPr="00C06A48">
        <w:rPr>
          <w:rFonts w:cs="Times New Roman"/>
          <w:sz w:val="22"/>
          <w:szCs w:val="22"/>
        </w:rPr>
        <w:t>. A</w:t>
      </w:r>
      <w:r w:rsidR="00B35BDD" w:rsidRPr="00C06A48">
        <w:rPr>
          <w:rFonts w:cs="Times New Roman"/>
          <w:sz w:val="22"/>
          <w:szCs w:val="22"/>
        </w:rPr>
        <w:t xml:space="preserve"> systematic review found it improves clarity of communication </w:t>
      </w:r>
      <w:r w:rsidRPr="00C06A48">
        <w:rPr>
          <w:rFonts w:cs="Times New Roman"/>
          <w:sz w:val="22"/>
          <w:szCs w:val="22"/>
        </w:rPr>
        <w:t>(</w:t>
      </w:r>
      <w:r w:rsidRPr="00A11603">
        <w:rPr>
          <w:rStyle w:val="citebib"/>
        </w:rPr>
        <w:t>L</w:t>
      </w:r>
      <w:r w:rsidR="004665AA" w:rsidRPr="00A11603">
        <w:rPr>
          <w:rStyle w:val="citebib"/>
        </w:rPr>
        <w:t>o</w:t>
      </w:r>
      <w:r w:rsidRPr="00A11603">
        <w:rPr>
          <w:rStyle w:val="citebib"/>
        </w:rPr>
        <w:t xml:space="preserve">, </w:t>
      </w:r>
      <w:proofErr w:type="spellStart"/>
      <w:r w:rsidR="004665AA" w:rsidRPr="00A11603">
        <w:rPr>
          <w:rStyle w:val="citebib"/>
        </w:rPr>
        <w:t>Rotteau</w:t>
      </w:r>
      <w:proofErr w:type="spellEnd"/>
      <w:r w:rsidRPr="00A11603">
        <w:rPr>
          <w:rStyle w:val="citebib"/>
        </w:rPr>
        <w:t xml:space="preserve">, &amp; </w:t>
      </w:r>
      <w:proofErr w:type="spellStart"/>
      <w:r w:rsidR="004665AA" w:rsidRPr="00A11603">
        <w:rPr>
          <w:rStyle w:val="citebib"/>
        </w:rPr>
        <w:t>Shojania</w:t>
      </w:r>
      <w:proofErr w:type="spellEnd"/>
      <w:r w:rsidRPr="00A11603">
        <w:rPr>
          <w:rStyle w:val="citebib"/>
        </w:rPr>
        <w:t>, 20</w:t>
      </w:r>
      <w:r w:rsidR="00C85ABA" w:rsidRPr="00A11603">
        <w:rPr>
          <w:rStyle w:val="citebib"/>
        </w:rPr>
        <w:t>21</w:t>
      </w:r>
      <w:r w:rsidRPr="00C06A48">
        <w:rPr>
          <w:rFonts w:cs="Times New Roman"/>
          <w:sz w:val="22"/>
          <w:szCs w:val="22"/>
        </w:rPr>
        <w:t>).</w:t>
      </w:r>
      <w:r w:rsidR="00C85ABA" w:rsidRPr="00C06A48">
        <w:rPr>
          <w:rFonts w:cs="Times New Roman"/>
          <w:sz w:val="22"/>
          <w:szCs w:val="22"/>
        </w:rPr>
        <w:t xml:space="preserve"> </w:t>
      </w:r>
      <w:r w:rsidRPr="00C06A48">
        <w:rPr>
          <w:rFonts w:cs="Times New Roman"/>
          <w:sz w:val="22"/>
          <w:szCs w:val="22"/>
        </w:rPr>
        <w:t>Adapted from systems used in</w:t>
      </w:r>
      <w:r w:rsidR="005B22F8" w:rsidRPr="00C06A48">
        <w:rPr>
          <w:rFonts w:cs="Times New Roman"/>
          <w:sz w:val="22"/>
          <w:szCs w:val="22"/>
        </w:rPr>
        <w:t xml:space="preserve"> the Navy </w:t>
      </w:r>
      <w:r w:rsidRPr="00C06A48">
        <w:rPr>
          <w:rFonts w:cs="Times New Roman"/>
          <w:sz w:val="22"/>
          <w:szCs w:val="22"/>
        </w:rPr>
        <w:t>and applied to medical situations and surgery, it is helpful in psychiatric treatment to standardize questioning and ensure collaboration and mutuality.</w:t>
      </w:r>
    </w:p>
    <w:p w14:paraId="45C0EAEE" w14:textId="6DA4A103" w:rsidR="008D1628" w:rsidRPr="00C06A48" w:rsidRDefault="000827B4" w:rsidP="007E4644">
      <w:pPr>
        <w:pStyle w:val="Head2"/>
        <w:spacing w:before="0" w:after="0" w:line="480" w:lineRule="auto"/>
        <w:rPr>
          <w:rFonts w:ascii="Times New Roman" w:hAnsi="Times New Roman" w:cs="Times New Roman"/>
          <w:spacing w:val="0"/>
        </w:rPr>
      </w:pPr>
      <w:r>
        <w:rPr>
          <w:rFonts w:ascii="Times New Roman" w:hAnsi="Times New Roman" w:cs="Times New Roman"/>
          <w:caps w:val="0"/>
          <w:spacing w:val="0"/>
        </w:rPr>
        <w:t>&lt;H2&gt;</w:t>
      </w:r>
      <w:r w:rsidRPr="00C06A48">
        <w:rPr>
          <w:rFonts w:ascii="Times New Roman" w:hAnsi="Times New Roman" w:cs="Times New Roman"/>
          <w:caps w:val="0"/>
          <w:spacing w:val="0"/>
        </w:rPr>
        <w:t>PATIENT SBAR</w:t>
      </w:r>
    </w:p>
    <w:p w14:paraId="77F71938" w14:textId="557B9F65" w:rsidR="008D1628" w:rsidRPr="000827B4" w:rsidRDefault="00DC1D5A" w:rsidP="000D1C4C">
      <w:pPr>
        <w:pStyle w:val="CaseStudy-Dialogue"/>
        <w:spacing w:before="0" w:line="480" w:lineRule="auto"/>
        <w:rPr>
          <w:rFonts w:cs="Times New Roman"/>
          <w:sz w:val="22"/>
          <w:szCs w:val="22"/>
        </w:rPr>
      </w:pPr>
      <w:r w:rsidRPr="00C06A48">
        <w:rPr>
          <w:rStyle w:val="bold"/>
          <w:rFonts w:cs="Times New Roman"/>
          <w:sz w:val="22"/>
          <w:szCs w:val="22"/>
        </w:rPr>
        <w:t>To elicit SITUATION, APPN asks:</w:t>
      </w:r>
      <w:r w:rsidR="000827B4">
        <w:rPr>
          <w:rStyle w:val="bold"/>
          <w:rFonts w:cs="Times New Roman"/>
          <w:sz w:val="22"/>
          <w:szCs w:val="22"/>
        </w:rPr>
        <w:t xml:space="preserve"> </w:t>
      </w:r>
      <w:r w:rsidRPr="00C06A48">
        <w:rPr>
          <w:rFonts w:cs="Times New Roman"/>
          <w:i/>
          <w:iCs/>
          <w:sz w:val="22"/>
          <w:szCs w:val="22"/>
        </w:rPr>
        <w:t>Can you share with me your goal for sleep medication and the reason for the goal?</w:t>
      </w:r>
    </w:p>
    <w:p w14:paraId="5D8F6072" w14:textId="23652532"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Patient:</w:t>
      </w:r>
      <w:r w:rsidR="000827B4">
        <w:rPr>
          <w:rStyle w:val="bold"/>
          <w:rFonts w:cs="Times New Roman"/>
          <w:sz w:val="22"/>
          <w:szCs w:val="22"/>
        </w:rPr>
        <w:t xml:space="preserve"> </w:t>
      </w:r>
      <w:r w:rsidRPr="00C06A48">
        <w:rPr>
          <w:rFonts w:cs="Times New Roman"/>
          <w:i/>
          <w:iCs/>
          <w:sz w:val="22"/>
          <w:szCs w:val="22"/>
        </w:rPr>
        <w:t xml:space="preserve">I want to stop my sleep medication. It makes me </w:t>
      </w:r>
      <w:r w:rsidR="00D061A8" w:rsidRPr="00C06A48">
        <w:rPr>
          <w:rFonts w:cs="Times New Roman"/>
          <w:i/>
          <w:iCs/>
          <w:sz w:val="22"/>
          <w:szCs w:val="22"/>
        </w:rPr>
        <w:t xml:space="preserve">too tired </w:t>
      </w:r>
      <w:r w:rsidRPr="00C06A48">
        <w:rPr>
          <w:rFonts w:cs="Times New Roman"/>
          <w:i/>
          <w:iCs/>
          <w:sz w:val="22"/>
          <w:szCs w:val="22"/>
        </w:rPr>
        <w:t>and I don’t feel safe overnight.</w:t>
      </w:r>
    </w:p>
    <w:p w14:paraId="5586C66C" w14:textId="6A088F0D" w:rsidR="008D1628" w:rsidRPr="000827B4" w:rsidRDefault="00DC1D5A" w:rsidP="000D1C4C">
      <w:pPr>
        <w:pStyle w:val="CaseStudy-Dialogue"/>
        <w:spacing w:before="0" w:line="480" w:lineRule="auto"/>
        <w:rPr>
          <w:rFonts w:cs="Times New Roman"/>
          <w:sz w:val="22"/>
          <w:szCs w:val="22"/>
        </w:rPr>
      </w:pPr>
      <w:r w:rsidRPr="00C06A48">
        <w:rPr>
          <w:rStyle w:val="bold"/>
          <w:rFonts w:cs="Times New Roman"/>
          <w:sz w:val="22"/>
          <w:szCs w:val="22"/>
        </w:rPr>
        <w:t>To elicit BACKGROUND, APPN asks</w:t>
      </w:r>
      <w:r w:rsidRPr="00C06A48">
        <w:rPr>
          <w:rFonts w:cs="Times New Roman"/>
          <w:b/>
          <w:bCs/>
          <w:sz w:val="22"/>
          <w:szCs w:val="22"/>
        </w:rPr>
        <w:t>:</w:t>
      </w:r>
      <w:r w:rsidR="000827B4">
        <w:rPr>
          <w:rFonts w:cs="Times New Roman"/>
          <w:b/>
          <w:bCs/>
          <w:sz w:val="22"/>
          <w:szCs w:val="22"/>
        </w:rPr>
        <w:t xml:space="preserve"> </w:t>
      </w:r>
      <w:r w:rsidRPr="00C06A48">
        <w:rPr>
          <w:rFonts w:cs="Times New Roman"/>
          <w:i/>
          <w:iCs/>
          <w:sz w:val="22"/>
          <w:szCs w:val="22"/>
        </w:rPr>
        <w:t>Can you tell me more about any safety fears at nighttime?</w:t>
      </w:r>
    </w:p>
    <w:p w14:paraId="2E770769" w14:textId="66325C2E" w:rsidR="008D1628" w:rsidRPr="00C06A48" w:rsidRDefault="00DC1D5A" w:rsidP="000D1C4C">
      <w:pPr>
        <w:pStyle w:val="CaseStudy-Dialogue"/>
        <w:spacing w:before="0" w:line="480" w:lineRule="auto"/>
        <w:rPr>
          <w:rFonts w:cs="Times New Roman"/>
          <w:i/>
          <w:iCs/>
          <w:sz w:val="22"/>
          <w:szCs w:val="22"/>
        </w:rPr>
      </w:pPr>
      <w:r w:rsidRPr="00C06A48">
        <w:rPr>
          <w:rStyle w:val="bold"/>
          <w:rFonts w:cs="Times New Roman"/>
          <w:sz w:val="22"/>
          <w:szCs w:val="22"/>
        </w:rPr>
        <w:lastRenderedPageBreak/>
        <w:t>Patient:</w:t>
      </w:r>
      <w:r w:rsidR="000827B4">
        <w:rPr>
          <w:rStyle w:val="bold"/>
          <w:rFonts w:cs="Times New Roman"/>
          <w:sz w:val="22"/>
          <w:szCs w:val="22"/>
        </w:rPr>
        <w:t xml:space="preserve"> </w:t>
      </w:r>
      <w:r w:rsidRPr="00C06A48">
        <w:rPr>
          <w:rFonts w:cs="Times New Roman"/>
          <w:i/>
          <w:iCs/>
          <w:sz w:val="22"/>
          <w:szCs w:val="22"/>
        </w:rPr>
        <w:t>For years after my assault I would check all the windows and doors.</w:t>
      </w:r>
      <w:r w:rsidR="00D061A8" w:rsidRPr="00C06A48">
        <w:rPr>
          <w:rFonts w:cs="Times New Roman"/>
          <w:i/>
          <w:iCs/>
          <w:sz w:val="22"/>
          <w:szCs w:val="22"/>
        </w:rPr>
        <w:t xml:space="preserve"> When I’m groggy</w:t>
      </w:r>
      <w:r w:rsidRPr="00C06A48">
        <w:rPr>
          <w:rFonts w:cs="Times New Roman"/>
          <w:i/>
          <w:iCs/>
          <w:sz w:val="22"/>
          <w:szCs w:val="22"/>
        </w:rPr>
        <w:t xml:space="preserve"> I can’t do that, and with my children in the home, it doesn’t feel safe while my partner is away; he recently has needed to do more travel for work.</w:t>
      </w:r>
    </w:p>
    <w:p w14:paraId="43C8BDF5" w14:textId="047C2A61" w:rsidR="008D1628" w:rsidRPr="000827B4" w:rsidRDefault="00DC1D5A" w:rsidP="000D1C4C">
      <w:pPr>
        <w:pStyle w:val="CaseStudy-Dialogue"/>
        <w:spacing w:before="0" w:line="480" w:lineRule="auto"/>
        <w:rPr>
          <w:rFonts w:cs="Times New Roman"/>
          <w:sz w:val="22"/>
          <w:szCs w:val="22"/>
        </w:rPr>
      </w:pPr>
      <w:r w:rsidRPr="00C06A48">
        <w:rPr>
          <w:rStyle w:val="bold"/>
          <w:rFonts w:cs="Times New Roman"/>
          <w:sz w:val="22"/>
          <w:szCs w:val="22"/>
        </w:rPr>
        <w:t>To elicit ASSESSMENT APPN asks</w:t>
      </w:r>
      <w:r w:rsidRPr="00C06A48">
        <w:rPr>
          <w:rFonts w:cs="Times New Roman"/>
          <w:b/>
          <w:bCs/>
          <w:sz w:val="22"/>
          <w:szCs w:val="22"/>
        </w:rPr>
        <w:t>:</w:t>
      </w:r>
      <w:r w:rsidR="000827B4">
        <w:rPr>
          <w:rFonts w:cs="Times New Roman"/>
          <w:b/>
          <w:bCs/>
          <w:sz w:val="22"/>
          <w:szCs w:val="22"/>
        </w:rPr>
        <w:t xml:space="preserve"> </w:t>
      </w:r>
      <w:r w:rsidRPr="00C06A48">
        <w:rPr>
          <w:rFonts w:cs="Times New Roman"/>
          <w:i/>
          <w:iCs/>
          <w:sz w:val="22"/>
          <w:szCs w:val="22"/>
        </w:rPr>
        <w:t>What are your main concerns about the medication?</w:t>
      </w:r>
    </w:p>
    <w:p w14:paraId="072C332E" w14:textId="04D5EB45" w:rsidR="008D1628" w:rsidRPr="00C06A48" w:rsidRDefault="00DC1D5A" w:rsidP="000D1C4C">
      <w:pPr>
        <w:pStyle w:val="CaseStudy-Dialogue"/>
        <w:spacing w:before="0" w:line="480" w:lineRule="auto"/>
        <w:rPr>
          <w:rFonts w:cs="Times New Roman"/>
          <w:sz w:val="22"/>
          <w:szCs w:val="22"/>
        </w:rPr>
      </w:pPr>
      <w:r w:rsidRPr="00C06A48">
        <w:rPr>
          <w:rStyle w:val="bold"/>
          <w:rFonts w:cs="Times New Roman"/>
          <w:sz w:val="22"/>
          <w:szCs w:val="22"/>
        </w:rPr>
        <w:t>Patient:</w:t>
      </w:r>
      <w:r w:rsidR="000827B4">
        <w:rPr>
          <w:rStyle w:val="bold"/>
          <w:rFonts w:cs="Times New Roman"/>
          <w:sz w:val="22"/>
          <w:szCs w:val="22"/>
        </w:rPr>
        <w:t xml:space="preserve"> </w:t>
      </w:r>
      <w:r w:rsidRPr="00C06A48">
        <w:rPr>
          <w:rFonts w:cs="Times New Roman"/>
          <w:i/>
          <w:iCs/>
          <w:sz w:val="22"/>
          <w:szCs w:val="22"/>
        </w:rPr>
        <w:t xml:space="preserve">I think I’m overmedicated and I want to stop </w:t>
      </w:r>
      <w:r w:rsidR="001369D1" w:rsidRPr="00C06A48">
        <w:rPr>
          <w:rFonts w:cs="Times New Roman"/>
          <w:i/>
          <w:iCs/>
          <w:sz w:val="22"/>
          <w:szCs w:val="22"/>
        </w:rPr>
        <w:t>it</w:t>
      </w:r>
      <w:r w:rsidRPr="00C06A48">
        <w:rPr>
          <w:rFonts w:cs="Times New Roman"/>
          <w:i/>
          <w:iCs/>
          <w:sz w:val="22"/>
          <w:szCs w:val="22"/>
        </w:rPr>
        <w:t>. It’s been my goal for a long time to not need sleep medication every night</w:t>
      </w:r>
      <w:r w:rsidRPr="00C06A48">
        <w:rPr>
          <w:rFonts w:cs="Times New Roman"/>
          <w:sz w:val="22"/>
          <w:szCs w:val="22"/>
        </w:rPr>
        <w:t>.</w:t>
      </w:r>
    </w:p>
    <w:p w14:paraId="27EF9F33" w14:textId="0F93CFA0" w:rsidR="008D1628" w:rsidRPr="000827B4" w:rsidRDefault="00DC1D5A" w:rsidP="000D1C4C">
      <w:pPr>
        <w:pStyle w:val="CaseStudy-Dialogue"/>
        <w:spacing w:before="0" w:line="480" w:lineRule="auto"/>
        <w:rPr>
          <w:rFonts w:cs="Times New Roman"/>
          <w:sz w:val="22"/>
          <w:szCs w:val="22"/>
        </w:rPr>
      </w:pPr>
      <w:r w:rsidRPr="00C06A48">
        <w:rPr>
          <w:rStyle w:val="bold"/>
          <w:rFonts w:cs="Times New Roman"/>
          <w:sz w:val="22"/>
          <w:szCs w:val="22"/>
        </w:rPr>
        <w:t>To elicit RECOMMENDATION, APPN asks</w:t>
      </w:r>
      <w:r w:rsidRPr="00C06A48">
        <w:rPr>
          <w:rFonts w:cs="Times New Roman"/>
          <w:b/>
          <w:bCs/>
          <w:sz w:val="22"/>
          <w:szCs w:val="22"/>
        </w:rPr>
        <w:t>:</w:t>
      </w:r>
      <w:r w:rsidR="000827B4">
        <w:rPr>
          <w:rFonts w:cs="Times New Roman"/>
          <w:b/>
          <w:bCs/>
          <w:sz w:val="22"/>
          <w:szCs w:val="22"/>
        </w:rPr>
        <w:t xml:space="preserve"> </w:t>
      </w:r>
      <w:r w:rsidRPr="00C06A48">
        <w:rPr>
          <w:rFonts w:cs="Times New Roman"/>
          <w:i/>
          <w:iCs/>
          <w:sz w:val="22"/>
          <w:szCs w:val="22"/>
        </w:rPr>
        <w:t>What would you think a solution could be? What do you want to do?</w:t>
      </w:r>
    </w:p>
    <w:p w14:paraId="2EBB3AC6" w14:textId="35A07EA2" w:rsidR="008D1628" w:rsidRPr="00C06A48" w:rsidRDefault="00DC1D5A" w:rsidP="000D1C4C">
      <w:pPr>
        <w:pStyle w:val="CaseStudy-Dialogue"/>
        <w:spacing w:before="0" w:line="480" w:lineRule="auto"/>
        <w:rPr>
          <w:rFonts w:cs="Times New Roman"/>
          <w:i/>
          <w:iCs/>
          <w:sz w:val="22"/>
          <w:szCs w:val="22"/>
        </w:rPr>
      </w:pPr>
      <w:r w:rsidRPr="00C06A48">
        <w:rPr>
          <w:rStyle w:val="bold"/>
          <w:rFonts w:cs="Times New Roman"/>
          <w:sz w:val="22"/>
          <w:szCs w:val="22"/>
        </w:rPr>
        <w:t>Patient:</w:t>
      </w:r>
      <w:r w:rsidR="000827B4">
        <w:rPr>
          <w:rStyle w:val="bold"/>
          <w:rFonts w:cs="Times New Roman"/>
          <w:sz w:val="22"/>
          <w:szCs w:val="22"/>
        </w:rPr>
        <w:t xml:space="preserve"> </w:t>
      </w:r>
      <w:r w:rsidRPr="00C06A48">
        <w:rPr>
          <w:rFonts w:cs="Times New Roman"/>
          <w:i/>
          <w:iCs/>
          <w:sz w:val="22"/>
          <w:szCs w:val="22"/>
        </w:rPr>
        <w:t>I would like to stop it today.</w:t>
      </w:r>
    </w:p>
    <w:p w14:paraId="5FCA9033" w14:textId="2B7099F6" w:rsidR="008D1628" w:rsidRPr="00C06A48" w:rsidRDefault="000827B4" w:rsidP="000D1C4C">
      <w:pPr>
        <w:pStyle w:val="Head2"/>
        <w:spacing w:before="0" w:after="0" w:line="480" w:lineRule="auto"/>
        <w:rPr>
          <w:rFonts w:ascii="Times New Roman" w:hAnsi="Times New Roman" w:cs="Times New Roman"/>
        </w:rPr>
      </w:pPr>
      <w:r>
        <w:rPr>
          <w:rFonts w:ascii="Times New Roman" w:hAnsi="Times New Roman" w:cs="Times New Roman"/>
          <w:caps w:val="0"/>
        </w:rPr>
        <w:t>&lt;H2&gt;</w:t>
      </w:r>
      <w:r w:rsidRPr="00C06A48">
        <w:rPr>
          <w:rFonts w:ascii="Times New Roman" w:hAnsi="Times New Roman" w:cs="Times New Roman"/>
          <w:caps w:val="0"/>
        </w:rPr>
        <w:t>APPN SBAR</w:t>
      </w:r>
    </w:p>
    <w:p w14:paraId="790ADF4C" w14:textId="66518FEE" w:rsidR="008D1628" w:rsidRPr="000D1C4C" w:rsidRDefault="000827B4" w:rsidP="000D1C4C">
      <w:pPr>
        <w:pStyle w:val="Head3"/>
      </w:pPr>
      <w:r>
        <w:rPr>
          <w:rStyle w:val="bold"/>
          <w:rFonts w:cs="Times New Roman"/>
          <w:b/>
          <w:bCs/>
          <w:spacing w:val="0"/>
          <w:sz w:val="22"/>
          <w:szCs w:val="22"/>
        </w:rPr>
        <w:t>&lt;H3&gt;</w:t>
      </w:r>
      <w:r w:rsidR="00DC1D5A" w:rsidRPr="00C06A48">
        <w:rPr>
          <w:rStyle w:val="bold"/>
          <w:rFonts w:cs="Times New Roman"/>
          <w:b/>
          <w:bCs/>
          <w:spacing w:val="0"/>
          <w:sz w:val="22"/>
          <w:szCs w:val="22"/>
        </w:rPr>
        <w:t>Situation</w:t>
      </w:r>
    </w:p>
    <w:p w14:paraId="31256098" w14:textId="55130587" w:rsidR="008D1628" w:rsidRPr="000D1C4C" w:rsidRDefault="000C6DF4" w:rsidP="000D1C4C">
      <w:pPr>
        <w:pStyle w:val="BulletList1first"/>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 xml:space="preserve">I hear you loud and clear, this situation is making you feel scared and unprotected. Your partner is traveling more and it’s bringing up more symptoms and urges for </w:t>
      </w:r>
      <w:proofErr w:type="spellStart"/>
      <w:r w:rsidR="00DC1D5A" w:rsidRPr="00C06A48">
        <w:rPr>
          <w:rFonts w:cs="Times New Roman"/>
          <w:i/>
          <w:iCs/>
          <w:sz w:val="22"/>
          <w:szCs w:val="22"/>
        </w:rPr>
        <w:t>hypervigilance</w:t>
      </w:r>
      <w:proofErr w:type="spellEnd"/>
      <w:r w:rsidR="00DC1D5A" w:rsidRPr="00C06A48">
        <w:rPr>
          <w:rFonts w:cs="Times New Roman"/>
          <w:i/>
          <w:iCs/>
          <w:sz w:val="22"/>
          <w:szCs w:val="22"/>
        </w:rPr>
        <w:t>.</w:t>
      </w:r>
    </w:p>
    <w:p w14:paraId="01F775F9" w14:textId="08039A2B" w:rsidR="008D1628" w:rsidRPr="00C06A48" w:rsidRDefault="000827B4" w:rsidP="000D1C4C">
      <w:pPr>
        <w:pStyle w:val="Head3"/>
        <w:rPr>
          <w:rFonts w:cs="Times New Roman"/>
          <w:spacing w:val="0"/>
          <w:sz w:val="22"/>
          <w:szCs w:val="22"/>
        </w:rPr>
      </w:pPr>
      <w:r>
        <w:rPr>
          <w:rStyle w:val="bold"/>
          <w:rFonts w:cs="Times New Roman"/>
          <w:b/>
          <w:bCs/>
          <w:spacing w:val="0"/>
          <w:sz w:val="22"/>
          <w:szCs w:val="22"/>
        </w:rPr>
        <w:t>&lt;H3&gt;</w:t>
      </w:r>
      <w:r w:rsidR="00DC1D5A" w:rsidRPr="00C06A48">
        <w:rPr>
          <w:rStyle w:val="bold"/>
          <w:rFonts w:cs="Times New Roman"/>
          <w:b/>
          <w:bCs/>
          <w:spacing w:val="0"/>
          <w:sz w:val="22"/>
          <w:szCs w:val="22"/>
        </w:rPr>
        <w:t>Background</w:t>
      </w:r>
    </w:p>
    <w:p w14:paraId="0D758144" w14:textId="17A2A14F" w:rsidR="008D1628" w:rsidRPr="00C06A48" w:rsidRDefault="000C6DF4" w:rsidP="00612471">
      <w:pPr>
        <w:pStyle w:val="BulletList1firs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 xml:space="preserve">I’m remembering last </w:t>
      </w:r>
      <w:r w:rsidR="00D03700" w:rsidRPr="00C06A48">
        <w:rPr>
          <w:rFonts w:cs="Times New Roman"/>
          <w:i/>
          <w:iCs/>
          <w:sz w:val="22"/>
          <w:szCs w:val="22"/>
        </w:rPr>
        <w:t>summer when</w:t>
      </w:r>
      <w:r w:rsidR="00DC1D5A" w:rsidRPr="00C06A48">
        <w:rPr>
          <w:rFonts w:cs="Times New Roman"/>
          <w:i/>
          <w:iCs/>
          <w:sz w:val="22"/>
          <w:szCs w:val="22"/>
        </w:rPr>
        <w:t xml:space="preserve"> you stopped your medication suddenly and you felt terrible.</w:t>
      </w:r>
    </w:p>
    <w:p w14:paraId="6FECBCD5" w14:textId="74C7D765" w:rsidR="008D1628" w:rsidRPr="00C06A48" w:rsidRDefault="000827B4" w:rsidP="000D1C4C">
      <w:pPr>
        <w:pStyle w:val="Head3"/>
        <w:rPr>
          <w:rFonts w:cs="Times New Roman"/>
          <w:spacing w:val="0"/>
          <w:sz w:val="22"/>
          <w:szCs w:val="22"/>
        </w:rPr>
      </w:pPr>
      <w:r>
        <w:rPr>
          <w:rStyle w:val="bold"/>
          <w:rFonts w:cs="Times New Roman"/>
          <w:b/>
          <w:bCs/>
          <w:spacing w:val="0"/>
          <w:sz w:val="22"/>
          <w:szCs w:val="22"/>
        </w:rPr>
        <w:t>&lt;H3&gt;</w:t>
      </w:r>
      <w:r w:rsidR="00DC1D5A" w:rsidRPr="00C06A48">
        <w:rPr>
          <w:rStyle w:val="bold"/>
          <w:rFonts w:cs="Times New Roman"/>
          <w:b/>
          <w:bCs/>
          <w:spacing w:val="0"/>
          <w:sz w:val="22"/>
          <w:szCs w:val="22"/>
        </w:rPr>
        <w:t>Assessment</w:t>
      </w:r>
    </w:p>
    <w:p w14:paraId="681531E2" w14:textId="6061811A" w:rsidR="008D1628" w:rsidRPr="00C06A48" w:rsidRDefault="000C6DF4" w:rsidP="00612471">
      <w:pPr>
        <w:pStyle w:val="BulletList1firs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 xml:space="preserve">I wonder if we could decrease the dose or change the </w:t>
      </w:r>
      <w:r w:rsidR="00D03700" w:rsidRPr="00C06A48">
        <w:rPr>
          <w:rFonts w:cs="Times New Roman"/>
          <w:i/>
          <w:iCs/>
          <w:sz w:val="22"/>
          <w:szCs w:val="22"/>
        </w:rPr>
        <w:t xml:space="preserve">dose </w:t>
      </w:r>
      <w:r w:rsidR="00DC1D5A" w:rsidRPr="00C06A48">
        <w:rPr>
          <w:rFonts w:cs="Times New Roman"/>
          <w:i/>
          <w:iCs/>
          <w:sz w:val="22"/>
          <w:szCs w:val="22"/>
        </w:rPr>
        <w:t>to an as needed medication</w:t>
      </w:r>
      <w:r w:rsidR="00D03700" w:rsidRPr="00C06A48">
        <w:rPr>
          <w:rFonts w:cs="Times New Roman"/>
          <w:i/>
          <w:iCs/>
          <w:sz w:val="22"/>
          <w:szCs w:val="22"/>
        </w:rPr>
        <w:t>.</w:t>
      </w:r>
      <w:r w:rsidR="00DC1D5A" w:rsidRPr="00C06A48">
        <w:rPr>
          <w:rFonts w:cs="Times New Roman"/>
          <w:i/>
          <w:iCs/>
          <w:sz w:val="22"/>
          <w:szCs w:val="22"/>
        </w:rPr>
        <w:t xml:space="preserve"> How many nights a week have you taken the sleep medication in the last month?</w:t>
      </w:r>
    </w:p>
    <w:p w14:paraId="1027AAB5" w14:textId="56218E6B" w:rsidR="008D1628" w:rsidRPr="00C06A48" w:rsidRDefault="000C6DF4" w:rsidP="000C6DF4">
      <w:pPr>
        <w:pStyle w:val="BulletList1"/>
        <w:ind w:left="0" w:firstLine="0"/>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Have you tried cutting it back? How did that go?</w:t>
      </w:r>
    </w:p>
    <w:p w14:paraId="5CCCA20A" w14:textId="77FD93F1" w:rsidR="008D1628" w:rsidRPr="00C06A48" w:rsidRDefault="000C6DF4" w:rsidP="000C6DF4">
      <w:pPr>
        <w:pStyle w:val="BulletList1"/>
        <w:ind w:left="0" w:firstLine="0"/>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Have you ever been on a different medication that didn’t cause you to feel groggy?</w:t>
      </w:r>
    </w:p>
    <w:p w14:paraId="4FFC8BFB" w14:textId="46C46904" w:rsidR="00D03700" w:rsidRPr="00C06A48" w:rsidRDefault="000C6DF4" w:rsidP="000C6DF4">
      <w:pPr>
        <w:pStyle w:val="BulletList1"/>
        <w:ind w:left="0" w:firstLine="0"/>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03700" w:rsidRPr="00C06A48">
        <w:rPr>
          <w:rFonts w:cs="Times New Roman"/>
          <w:i/>
          <w:iCs/>
          <w:sz w:val="22"/>
          <w:szCs w:val="22"/>
        </w:rPr>
        <w:t>What was sleep like before the medication?</w:t>
      </w:r>
    </w:p>
    <w:p w14:paraId="695C0458" w14:textId="3C2DDEAD" w:rsidR="00D03700" w:rsidRPr="00C06A48" w:rsidRDefault="000C6DF4" w:rsidP="000C6DF4">
      <w:pPr>
        <w:pStyle w:val="BulletList1"/>
        <w:ind w:left="0" w:firstLine="0"/>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03700" w:rsidRPr="00C06A48">
        <w:rPr>
          <w:rFonts w:cs="Times New Roman"/>
          <w:i/>
          <w:iCs/>
          <w:sz w:val="22"/>
          <w:szCs w:val="22"/>
        </w:rPr>
        <w:t>What other strategies do you have for nighttime symptoms and sleep?</w:t>
      </w:r>
    </w:p>
    <w:p w14:paraId="317153FE" w14:textId="325BBD78" w:rsidR="008D1628" w:rsidRPr="00C06A48" w:rsidRDefault="000827B4" w:rsidP="000D1C4C">
      <w:pPr>
        <w:pStyle w:val="Head3"/>
        <w:rPr>
          <w:rFonts w:cs="Times New Roman"/>
          <w:spacing w:val="0"/>
          <w:sz w:val="22"/>
          <w:szCs w:val="22"/>
        </w:rPr>
      </w:pPr>
      <w:r>
        <w:rPr>
          <w:rStyle w:val="bold"/>
          <w:rFonts w:cs="Times New Roman"/>
          <w:b/>
          <w:bCs/>
          <w:spacing w:val="0"/>
          <w:sz w:val="22"/>
          <w:szCs w:val="22"/>
        </w:rPr>
        <w:lastRenderedPageBreak/>
        <w:t>&lt;H3&gt;</w:t>
      </w:r>
      <w:r w:rsidR="00DC1D5A" w:rsidRPr="00C06A48">
        <w:rPr>
          <w:rStyle w:val="bold"/>
          <w:rFonts w:cs="Times New Roman"/>
          <w:b/>
          <w:bCs/>
          <w:spacing w:val="0"/>
          <w:sz w:val="22"/>
          <w:szCs w:val="22"/>
        </w:rPr>
        <w:t>Recommendation</w:t>
      </w:r>
    </w:p>
    <w:p w14:paraId="63B00280" w14:textId="15B0D6D1" w:rsidR="008D1628" w:rsidRPr="00C06A48" w:rsidRDefault="000C6DF4" w:rsidP="00612471">
      <w:pPr>
        <w:pStyle w:val="BulletList1firs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 xml:space="preserve">I would like us to work to reduce the medication on a trial basis, with the goal of taking it only when </w:t>
      </w:r>
      <w:r w:rsidR="004C71DD" w:rsidRPr="00C06A48">
        <w:rPr>
          <w:rFonts w:cs="Times New Roman"/>
          <w:i/>
          <w:iCs/>
          <w:sz w:val="22"/>
          <w:szCs w:val="22"/>
        </w:rPr>
        <w:t xml:space="preserve">you are still awake after 30 minutes in </w:t>
      </w:r>
      <w:proofErr w:type="spellStart"/>
      <w:r w:rsidR="004C71DD" w:rsidRPr="00C06A48">
        <w:rPr>
          <w:rFonts w:cs="Times New Roman"/>
          <w:i/>
          <w:iCs/>
          <w:sz w:val="22"/>
          <w:szCs w:val="22"/>
        </w:rPr>
        <w:t>bed</w:t>
      </w:r>
      <w:proofErr w:type="gramStart"/>
      <w:r w:rsidR="004C71DD" w:rsidRPr="00C06A48">
        <w:rPr>
          <w:rFonts w:cs="Times New Roman"/>
          <w:i/>
          <w:iCs/>
          <w:sz w:val="22"/>
          <w:szCs w:val="22"/>
        </w:rPr>
        <w:t>,</w:t>
      </w:r>
      <w:r w:rsidR="00DC1D5A" w:rsidRPr="00C06A48">
        <w:rPr>
          <w:rFonts w:cs="Times New Roman"/>
          <w:i/>
          <w:iCs/>
          <w:sz w:val="22"/>
          <w:szCs w:val="22"/>
        </w:rPr>
        <w:t>or</w:t>
      </w:r>
      <w:proofErr w:type="spellEnd"/>
      <w:proofErr w:type="gramEnd"/>
      <w:r w:rsidR="00DC1D5A" w:rsidRPr="00C06A48">
        <w:rPr>
          <w:rFonts w:cs="Times New Roman"/>
          <w:i/>
          <w:iCs/>
          <w:sz w:val="22"/>
          <w:szCs w:val="22"/>
        </w:rPr>
        <w:t xml:space="preserve"> eliminating it entirely over the next 3 to 6 months. What do you think about that?</w:t>
      </w:r>
    </w:p>
    <w:p w14:paraId="725CD06C" w14:textId="1DF017E5" w:rsidR="008D1628" w:rsidRPr="000827B4" w:rsidRDefault="000827B4" w:rsidP="000D1C4C">
      <w:pPr>
        <w:pStyle w:val="Head3"/>
        <w:rPr>
          <w:rFonts w:cs="Times New Roman"/>
          <w:spacing w:val="0"/>
          <w:sz w:val="22"/>
          <w:szCs w:val="22"/>
        </w:rPr>
      </w:pPr>
      <w:r>
        <w:rPr>
          <w:rStyle w:val="bolditalics"/>
          <w:rFonts w:cs="Times New Roman"/>
          <w:b/>
          <w:bCs/>
          <w:i w:val="0"/>
          <w:iCs w:val="0"/>
          <w:spacing w:val="0"/>
          <w:sz w:val="22"/>
          <w:szCs w:val="22"/>
        </w:rPr>
        <w:t>&lt;H3&gt;</w:t>
      </w:r>
      <w:r w:rsidR="00DC1D5A" w:rsidRPr="000827B4">
        <w:rPr>
          <w:rStyle w:val="bolditalics"/>
          <w:rFonts w:cs="Times New Roman"/>
          <w:b/>
          <w:bCs/>
          <w:i w:val="0"/>
          <w:iCs w:val="0"/>
          <w:spacing w:val="0"/>
          <w:sz w:val="22"/>
          <w:szCs w:val="22"/>
        </w:rPr>
        <w:t>If N</w:t>
      </w:r>
      <w:r w:rsidR="002D0B0F" w:rsidRPr="000827B4">
        <w:rPr>
          <w:rStyle w:val="bolditalics"/>
          <w:rFonts w:cs="Times New Roman"/>
          <w:b/>
          <w:bCs/>
          <w:i w:val="0"/>
          <w:iCs w:val="0"/>
          <w:spacing w:val="0"/>
          <w:sz w:val="22"/>
          <w:szCs w:val="22"/>
        </w:rPr>
        <w:t>o</w:t>
      </w:r>
      <w:r w:rsidR="00DC1D5A" w:rsidRPr="000827B4">
        <w:rPr>
          <w:rStyle w:val="bolditalics"/>
          <w:rFonts w:cs="Times New Roman"/>
          <w:b/>
          <w:bCs/>
          <w:i w:val="0"/>
          <w:iCs w:val="0"/>
          <w:spacing w:val="0"/>
          <w:sz w:val="22"/>
          <w:szCs w:val="22"/>
        </w:rPr>
        <w:t xml:space="preserve">: Elicit </w:t>
      </w:r>
      <w:r w:rsidR="002D0B0F" w:rsidRPr="000827B4">
        <w:rPr>
          <w:rStyle w:val="bolditalics"/>
          <w:rFonts w:cs="Times New Roman"/>
          <w:b/>
          <w:bCs/>
          <w:i w:val="0"/>
          <w:iCs w:val="0"/>
          <w:spacing w:val="0"/>
          <w:sz w:val="22"/>
          <w:szCs w:val="22"/>
        </w:rPr>
        <w:t>C</w:t>
      </w:r>
      <w:r w:rsidR="00DC1D5A" w:rsidRPr="000827B4">
        <w:rPr>
          <w:rStyle w:val="bolditalics"/>
          <w:rFonts w:cs="Times New Roman"/>
          <w:b/>
          <w:bCs/>
          <w:i w:val="0"/>
          <w:iCs w:val="0"/>
          <w:spacing w:val="0"/>
          <w:sz w:val="22"/>
          <w:szCs w:val="22"/>
        </w:rPr>
        <w:t>ounter-</w:t>
      </w:r>
      <w:r w:rsidR="002D0B0F" w:rsidRPr="000827B4">
        <w:rPr>
          <w:rStyle w:val="bolditalics"/>
          <w:rFonts w:cs="Times New Roman"/>
          <w:b/>
          <w:bCs/>
          <w:i w:val="0"/>
          <w:iCs w:val="0"/>
          <w:spacing w:val="0"/>
          <w:sz w:val="22"/>
          <w:szCs w:val="22"/>
        </w:rPr>
        <w:t>R</w:t>
      </w:r>
      <w:r w:rsidR="00DC1D5A" w:rsidRPr="000827B4">
        <w:rPr>
          <w:rStyle w:val="bolditalics"/>
          <w:rFonts w:cs="Times New Roman"/>
          <w:b/>
          <w:bCs/>
          <w:i w:val="0"/>
          <w:iCs w:val="0"/>
          <w:spacing w:val="0"/>
          <w:sz w:val="22"/>
          <w:szCs w:val="22"/>
        </w:rPr>
        <w:t>ecommendation</w:t>
      </w:r>
    </w:p>
    <w:p w14:paraId="6DB4BCF6" w14:textId="7AAB38D9" w:rsidR="008D1628" w:rsidRPr="00C06A48" w:rsidRDefault="000C6DF4" w:rsidP="00612471">
      <w:pPr>
        <w:pStyle w:val="BulletList1first"/>
        <w:rPr>
          <w:rFonts w:cs="Times New Roman"/>
          <w:sz w:val="22"/>
          <w:szCs w:val="22"/>
        </w:rPr>
      </w:pPr>
      <w:r w:rsidRPr="00C06A48">
        <w:rPr>
          <w:rFonts w:cs="Times New Roman"/>
          <w:sz w:val="22"/>
          <w:szCs w:val="22"/>
        </w:rPr>
        <w:t>•</w:t>
      </w:r>
      <w:r w:rsidRPr="00C06A48">
        <w:rPr>
          <w:rFonts w:cs="Times New Roman"/>
          <w:sz w:val="22"/>
          <w:szCs w:val="22"/>
        </w:rPr>
        <w:tab/>
      </w:r>
      <w:r w:rsidR="00DC1D5A" w:rsidRPr="00C06A48">
        <w:rPr>
          <w:rFonts w:cs="Times New Roman"/>
          <w:i/>
          <w:iCs/>
          <w:sz w:val="22"/>
          <w:szCs w:val="22"/>
        </w:rPr>
        <w:t>What are you willing to do?</w:t>
      </w:r>
      <w:r w:rsidR="00DC1D5A" w:rsidRPr="00C06A48">
        <w:rPr>
          <w:rFonts w:cs="Times New Roman"/>
          <w:sz w:val="22"/>
          <w:szCs w:val="22"/>
        </w:rPr>
        <w:t xml:space="preserve"> Offer options: as needed (</w:t>
      </w:r>
      <w:proofErr w:type="spellStart"/>
      <w:r w:rsidR="00DC1D5A" w:rsidRPr="00C06A48">
        <w:rPr>
          <w:rFonts w:cs="Times New Roman"/>
          <w:sz w:val="22"/>
          <w:szCs w:val="22"/>
        </w:rPr>
        <w:t>prn</w:t>
      </w:r>
      <w:proofErr w:type="spellEnd"/>
      <w:r w:rsidR="00DC1D5A" w:rsidRPr="00C06A48">
        <w:rPr>
          <w:rFonts w:cs="Times New Roman"/>
          <w:sz w:val="22"/>
          <w:szCs w:val="22"/>
        </w:rPr>
        <w:t xml:space="preserve">), 1-week trial and reassess, wait until further data has been collected (offer a mood monitoring sheet, sleep log, </w:t>
      </w:r>
      <w:r w:rsidR="00686238" w:rsidRPr="00C06A48">
        <w:rPr>
          <w:rFonts w:cs="Times New Roman"/>
          <w:sz w:val="22"/>
          <w:szCs w:val="22"/>
        </w:rPr>
        <w:t xml:space="preserve">pros/cons list, </w:t>
      </w:r>
      <w:r w:rsidR="00DC1D5A" w:rsidRPr="00C06A48">
        <w:rPr>
          <w:rFonts w:cs="Times New Roman"/>
          <w:sz w:val="22"/>
          <w:szCs w:val="22"/>
        </w:rPr>
        <w:t>etc.)</w:t>
      </w:r>
      <w:r w:rsidR="00686238" w:rsidRPr="00C06A48">
        <w:rPr>
          <w:rFonts w:cs="Times New Roman"/>
          <w:sz w:val="22"/>
          <w:szCs w:val="22"/>
        </w:rPr>
        <w:t>.</w:t>
      </w:r>
    </w:p>
    <w:p w14:paraId="49C221C7" w14:textId="6EC42AA8" w:rsidR="008D1628" w:rsidRPr="00C06A48" w:rsidRDefault="000827B4" w:rsidP="000D1C4C">
      <w:pPr>
        <w:pStyle w:val="Head2"/>
        <w:spacing w:before="0" w:after="0" w:line="480" w:lineRule="auto"/>
        <w:rPr>
          <w:rStyle w:val="bold"/>
          <w:rFonts w:ascii="Times New Roman" w:hAnsi="Times New Roman" w:cs="Times New Roman"/>
          <w:b/>
        </w:rPr>
      </w:pPr>
      <w:r>
        <w:rPr>
          <w:rStyle w:val="bold"/>
          <w:rFonts w:ascii="Times New Roman" w:hAnsi="Times New Roman" w:cs="Times New Roman"/>
          <w:b/>
        </w:rPr>
        <w:t>&lt;H2&gt;</w:t>
      </w:r>
      <w:r w:rsidR="00DC1D5A" w:rsidRPr="00C06A48">
        <w:rPr>
          <w:rStyle w:val="bold"/>
          <w:rFonts w:ascii="Times New Roman" w:hAnsi="Times New Roman" w:cs="Times New Roman"/>
          <w:b/>
        </w:rPr>
        <w:t>PRACTICALITIES</w:t>
      </w:r>
    </w:p>
    <w:p w14:paraId="3796A53D" w14:textId="3FCB1EC8" w:rsidR="008D1628" w:rsidRPr="00C06A48" w:rsidRDefault="009B35C9" w:rsidP="007E4644">
      <w:pPr>
        <w:pStyle w:val="Para-FL"/>
        <w:jc w:val="left"/>
        <w:rPr>
          <w:rFonts w:cs="Times New Roman"/>
          <w:sz w:val="22"/>
          <w:szCs w:val="22"/>
        </w:rPr>
      </w:pPr>
      <w:r w:rsidRPr="00C06A48">
        <w:rPr>
          <w:rFonts w:cs="Times New Roman"/>
          <w:sz w:val="22"/>
          <w:szCs w:val="22"/>
        </w:rPr>
        <w:t xml:space="preserve">During </w:t>
      </w:r>
      <w:r w:rsidR="00DC1D5A" w:rsidRPr="00C06A48">
        <w:rPr>
          <w:rFonts w:cs="Times New Roman"/>
          <w:sz w:val="22"/>
          <w:szCs w:val="22"/>
        </w:rPr>
        <w:t xml:space="preserve">intake is an especially good time to weave in the </w:t>
      </w:r>
      <w:proofErr w:type="spellStart"/>
      <w:r w:rsidR="00DC1D5A" w:rsidRPr="00C06A48">
        <w:rPr>
          <w:rFonts w:cs="Times New Roman"/>
          <w:sz w:val="22"/>
          <w:szCs w:val="22"/>
        </w:rPr>
        <w:t>deprescribing</w:t>
      </w:r>
      <w:proofErr w:type="spellEnd"/>
      <w:r w:rsidR="00DC1D5A" w:rsidRPr="00C06A48">
        <w:rPr>
          <w:rFonts w:cs="Times New Roman"/>
          <w:sz w:val="22"/>
          <w:szCs w:val="22"/>
        </w:rPr>
        <w:t xml:space="preserve"> model in a trauma-informed way. Discussions about practicalities are important, as survivors of chronic interpersonal trauma may downplay their own needs out of fear of retaliation.</w:t>
      </w:r>
    </w:p>
    <w:p w14:paraId="294DD5C0" w14:textId="2E548AC8" w:rsidR="008D1628" w:rsidRPr="00C06A48" w:rsidRDefault="000827B4" w:rsidP="000D1C4C">
      <w:pPr>
        <w:pStyle w:val="Head3"/>
        <w:rPr>
          <w:rFonts w:cs="Times New Roman"/>
          <w:spacing w:val="0"/>
        </w:rPr>
      </w:pPr>
      <w:r>
        <w:rPr>
          <w:rFonts w:cs="Times New Roman"/>
          <w:spacing w:val="0"/>
        </w:rPr>
        <w:t>&lt;H3&gt;</w:t>
      </w:r>
      <w:r w:rsidR="00190BAB" w:rsidRPr="00C06A48">
        <w:rPr>
          <w:rFonts w:cs="Times New Roman"/>
          <w:spacing w:val="0"/>
        </w:rPr>
        <w:t xml:space="preserve">Questions That Show </w:t>
      </w:r>
      <w:proofErr w:type="gramStart"/>
      <w:r w:rsidR="00190BAB" w:rsidRPr="00C06A48">
        <w:rPr>
          <w:rFonts w:cs="Times New Roman"/>
          <w:spacing w:val="0"/>
        </w:rPr>
        <w:t>a Sensitivity</w:t>
      </w:r>
      <w:proofErr w:type="gramEnd"/>
      <w:r w:rsidR="00190BAB" w:rsidRPr="00C06A48">
        <w:rPr>
          <w:rFonts w:cs="Times New Roman"/>
          <w:spacing w:val="0"/>
        </w:rPr>
        <w:t xml:space="preserve"> </w:t>
      </w:r>
      <w:r w:rsidR="00C8706D" w:rsidRPr="00C06A48">
        <w:rPr>
          <w:rFonts w:cs="Times New Roman"/>
          <w:spacing w:val="0"/>
        </w:rPr>
        <w:t>t</w:t>
      </w:r>
      <w:r w:rsidR="00190BAB" w:rsidRPr="00C06A48">
        <w:rPr>
          <w:rFonts w:cs="Times New Roman"/>
          <w:spacing w:val="0"/>
        </w:rPr>
        <w:t>o Practicalities</w:t>
      </w:r>
    </w:p>
    <w:p w14:paraId="2A0DF042" w14:textId="477BFD24" w:rsidR="008D1628" w:rsidRPr="00C06A48" w:rsidRDefault="000C6DF4" w:rsidP="00612471">
      <w:pPr>
        <w:pStyle w:val="BulletList1firs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Can you afford this medication?</w:t>
      </w:r>
    </w:p>
    <w:p w14:paraId="73C6CEB8" w14:textId="79658A6A" w:rsidR="008D1628" w:rsidRPr="00C06A48" w:rsidRDefault="000C6DF4" w:rsidP="000C6DF4">
      <w:pPr>
        <w:pStyle w:val="BulletList1"/>
        <w:ind w:left="227" w:hanging="227"/>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Do you have a pill splitter at home?</w:t>
      </w:r>
    </w:p>
    <w:p w14:paraId="2CF55245" w14:textId="22B4491C" w:rsidR="008D1628" w:rsidRPr="00C06A48" w:rsidRDefault="000C6DF4" w:rsidP="000C6DF4">
      <w:pPr>
        <w:pStyle w:val="BulletList1"/>
        <w:ind w:left="227" w:hanging="227"/>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How do you get to your pharmacy?</w:t>
      </w:r>
    </w:p>
    <w:p w14:paraId="5A61EA6B" w14:textId="6B61D1A3" w:rsidR="008D1628" w:rsidRPr="00C06A48" w:rsidRDefault="000C6DF4" w:rsidP="000C6DF4">
      <w:pPr>
        <w:pStyle w:val="BulletList1"/>
        <w:ind w:left="227" w:hanging="227"/>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Have you ever had someone helping you with your medication? A spouse, family member, or home care nurse, anyone else?</w:t>
      </w:r>
    </w:p>
    <w:p w14:paraId="796B0467" w14:textId="6D283411" w:rsidR="008D1628" w:rsidRPr="00C06A48" w:rsidRDefault="000827B4" w:rsidP="000D1C4C">
      <w:pPr>
        <w:pStyle w:val="Head2"/>
        <w:spacing w:before="0" w:after="0" w:line="480" w:lineRule="auto"/>
        <w:rPr>
          <w:rFonts w:ascii="Times New Roman" w:hAnsi="Times New Roman" w:cs="Times New Roman"/>
        </w:rPr>
      </w:pPr>
      <w:r>
        <w:rPr>
          <w:rFonts w:ascii="Times New Roman" w:hAnsi="Times New Roman" w:cs="Times New Roman"/>
        </w:rPr>
        <w:t>&lt;H2&gt;</w:t>
      </w:r>
      <w:r w:rsidR="00DC1D5A" w:rsidRPr="00C06A48">
        <w:rPr>
          <w:rFonts w:ascii="Times New Roman" w:hAnsi="Times New Roman" w:cs="Times New Roman"/>
        </w:rPr>
        <w:t>STARTING NEW MEDICATIONS</w:t>
      </w:r>
    </w:p>
    <w:p w14:paraId="1994D516" w14:textId="25FA565A" w:rsidR="008D1628" w:rsidRPr="00C06A48" w:rsidRDefault="00DC1D5A" w:rsidP="007E4644">
      <w:pPr>
        <w:pStyle w:val="Para-FL"/>
        <w:jc w:val="left"/>
        <w:rPr>
          <w:rFonts w:cs="Times New Roman"/>
          <w:sz w:val="22"/>
          <w:szCs w:val="22"/>
        </w:rPr>
      </w:pPr>
      <w:r w:rsidRPr="00C06A48">
        <w:rPr>
          <w:rFonts w:cs="Times New Roman"/>
          <w:sz w:val="22"/>
          <w:szCs w:val="22"/>
        </w:rPr>
        <w:t>Upon ordering a new medication,</w:t>
      </w:r>
      <w:r w:rsidR="00257BAE" w:rsidRPr="00C06A48">
        <w:rPr>
          <w:rFonts w:cs="Times New Roman"/>
          <w:sz w:val="22"/>
          <w:szCs w:val="22"/>
        </w:rPr>
        <w:t xml:space="preserve"> orienting information is important.</w:t>
      </w:r>
      <w:r w:rsidRPr="00C06A48">
        <w:rPr>
          <w:rFonts w:cs="Times New Roman"/>
          <w:sz w:val="22"/>
          <w:szCs w:val="22"/>
        </w:rPr>
        <w:t xml:space="preserve"> </w:t>
      </w:r>
      <w:r w:rsidR="00257BAE" w:rsidRPr="00C06A48">
        <w:rPr>
          <w:rFonts w:cs="Times New Roman"/>
          <w:sz w:val="22"/>
          <w:szCs w:val="22"/>
        </w:rPr>
        <w:t>E</w:t>
      </w:r>
      <w:r w:rsidRPr="00C06A48">
        <w:rPr>
          <w:rFonts w:cs="Times New Roman"/>
          <w:sz w:val="22"/>
          <w:szCs w:val="22"/>
        </w:rPr>
        <w:t xml:space="preserve">ducation around side effects, expected benefits, and duration of time expected to </w:t>
      </w:r>
      <w:proofErr w:type="gramStart"/>
      <w:r w:rsidRPr="00C06A48">
        <w:rPr>
          <w:rFonts w:cs="Times New Roman"/>
          <w:sz w:val="22"/>
          <w:szCs w:val="22"/>
        </w:rPr>
        <w:t>titrate</w:t>
      </w:r>
      <w:proofErr w:type="gramEnd"/>
      <w:r w:rsidRPr="00C06A48">
        <w:rPr>
          <w:rFonts w:cs="Times New Roman"/>
          <w:sz w:val="22"/>
          <w:szCs w:val="22"/>
        </w:rPr>
        <w:t xml:space="preserve"> medication </w:t>
      </w:r>
      <w:r w:rsidR="00E33B00" w:rsidRPr="00C06A48">
        <w:rPr>
          <w:rFonts w:cs="Times New Roman"/>
          <w:sz w:val="22"/>
          <w:szCs w:val="22"/>
        </w:rPr>
        <w:t>to</w:t>
      </w:r>
      <w:r w:rsidRPr="00C06A48">
        <w:rPr>
          <w:rFonts w:cs="Times New Roman"/>
          <w:sz w:val="22"/>
          <w:szCs w:val="22"/>
        </w:rPr>
        <w:t xml:space="preserve"> see full effects </w:t>
      </w:r>
      <w:r w:rsidR="00257BAE" w:rsidRPr="00C06A48">
        <w:rPr>
          <w:rFonts w:cs="Times New Roman"/>
          <w:sz w:val="22"/>
          <w:szCs w:val="22"/>
        </w:rPr>
        <w:t>should be covered</w:t>
      </w:r>
      <w:r w:rsidRPr="00C06A48">
        <w:rPr>
          <w:rFonts w:cs="Times New Roman"/>
          <w:sz w:val="22"/>
          <w:szCs w:val="22"/>
        </w:rPr>
        <w:t>. Assessing beliefs around medication at this time can yield helpful information.</w:t>
      </w:r>
    </w:p>
    <w:p w14:paraId="7DBF7598" w14:textId="7585FEFA" w:rsidR="008D1628" w:rsidRPr="00C06A48" w:rsidRDefault="000827B4" w:rsidP="000D1C4C">
      <w:pPr>
        <w:pStyle w:val="Head3"/>
        <w:rPr>
          <w:rFonts w:cs="Times New Roman"/>
          <w:spacing w:val="0"/>
        </w:rPr>
      </w:pPr>
      <w:r>
        <w:rPr>
          <w:rFonts w:cs="Times New Roman"/>
          <w:spacing w:val="0"/>
        </w:rPr>
        <w:t>&lt;H3&gt;</w:t>
      </w:r>
      <w:r w:rsidR="00190BAB" w:rsidRPr="00C06A48">
        <w:rPr>
          <w:rFonts w:cs="Times New Roman"/>
          <w:spacing w:val="0"/>
        </w:rPr>
        <w:t>Example of Assessment of Past Experiences with Medications</w:t>
      </w:r>
    </w:p>
    <w:p w14:paraId="350F48CC" w14:textId="3B6D4E4E" w:rsidR="008D1628" w:rsidRPr="00C06A48" w:rsidRDefault="000C6DF4" w:rsidP="00612471">
      <w:pPr>
        <w:pStyle w:val="BulletList1firs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What</w:t>
      </w:r>
      <w:proofErr w:type="gramEnd"/>
      <w:r w:rsidR="00DC1D5A" w:rsidRPr="00C06A48">
        <w:rPr>
          <w:rFonts w:cs="Times New Roman"/>
          <w:i/>
          <w:iCs/>
          <w:sz w:val="22"/>
          <w:szCs w:val="22"/>
        </w:rPr>
        <w:t xml:space="preserve"> kinds of side effects have you experienced with other medications?</w:t>
      </w:r>
    </w:p>
    <w:p w14:paraId="26688843" w14:textId="0584318B" w:rsidR="008D1628" w:rsidRPr="00C06A48" w:rsidRDefault="000C6DF4" w:rsidP="000C6DF4">
      <w:pPr>
        <w:pStyle w:val="BulletList1"/>
        <w:ind w:left="360" w:hanging="360"/>
        <w:jc w:val="lef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Is</w:t>
      </w:r>
      <w:proofErr w:type="gramEnd"/>
      <w:r w:rsidR="00DC1D5A" w:rsidRPr="00C06A48">
        <w:rPr>
          <w:rFonts w:cs="Times New Roman"/>
          <w:i/>
          <w:iCs/>
          <w:sz w:val="22"/>
          <w:szCs w:val="22"/>
        </w:rPr>
        <w:t xml:space="preserve"> there anything that caused such a problem for you that you would never want to take it again?</w:t>
      </w:r>
    </w:p>
    <w:p w14:paraId="610FD31B" w14:textId="478647FB" w:rsidR="00472000" w:rsidRPr="00C06A48" w:rsidRDefault="000C6DF4" w:rsidP="00612471">
      <w:pPr>
        <w:pStyle w:val="BulletList1"/>
        <w:ind w:left="360" w:hanging="360"/>
        <w:jc w:val="left"/>
        <w:rPr>
          <w:rFonts w:cs="Times New Roman"/>
          <w:sz w:val="22"/>
          <w:szCs w:val="22"/>
        </w:rPr>
      </w:pPr>
      <w:r w:rsidRPr="00C06A48">
        <w:rPr>
          <w:rFonts w:ascii="Symbol" w:hAnsi="Symbol" w:cs="Times New Roman"/>
          <w:sz w:val="22"/>
          <w:szCs w:val="22"/>
        </w:rPr>
        <w:lastRenderedPageBreak/>
        <w:t></w:t>
      </w:r>
      <w:r w:rsidRPr="00C06A48">
        <w:rPr>
          <w:rFonts w:ascii="Symbol" w:hAnsi="Symbol" w:cs="Times New Roman"/>
          <w:sz w:val="22"/>
          <w:szCs w:val="22"/>
        </w:rPr>
        <w:tab/>
      </w:r>
      <w:proofErr w:type="gramStart"/>
      <w:r w:rsidR="00DC1D5A" w:rsidRPr="00C06A48">
        <w:rPr>
          <w:rFonts w:cs="Times New Roman"/>
          <w:i/>
          <w:iCs/>
          <w:sz w:val="22"/>
          <w:szCs w:val="22"/>
        </w:rPr>
        <w:t>Is</w:t>
      </w:r>
      <w:proofErr w:type="gramEnd"/>
      <w:r w:rsidR="00DC1D5A" w:rsidRPr="00C06A48">
        <w:rPr>
          <w:rFonts w:cs="Times New Roman"/>
          <w:i/>
          <w:iCs/>
          <w:sz w:val="22"/>
          <w:szCs w:val="22"/>
        </w:rPr>
        <w:t xml:space="preserve"> there anything you took for a while and it was helpful, but it stopped helping</w:t>
      </w:r>
      <w:r w:rsidR="00DC1D5A" w:rsidRPr="00C06A48">
        <w:rPr>
          <w:rFonts w:cs="Times New Roman"/>
          <w:sz w:val="22"/>
          <w:szCs w:val="22"/>
        </w:rPr>
        <w:t>?</w:t>
      </w:r>
    </w:p>
    <w:p w14:paraId="218F96BA" w14:textId="0A265782" w:rsidR="008D1628" w:rsidRPr="00C06A48" w:rsidRDefault="000C6DF4" w:rsidP="000C6DF4">
      <w:pPr>
        <w:pStyle w:val="BulletList1last"/>
        <w:spacing w:after="0"/>
        <w:ind w:left="360" w:hanging="360"/>
        <w:rPr>
          <w:rFonts w:cs="Times New Roman"/>
          <w:sz w:val="22"/>
          <w:szCs w:val="22"/>
        </w:rPr>
      </w:pPr>
      <w:r w:rsidRPr="00C06A48">
        <w:rPr>
          <w:rFonts w:ascii="Symbol" w:hAnsi="Symbol" w:cs="Times New Roman"/>
          <w:sz w:val="22"/>
          <w:szCs w:val="22"/>
        </w:rPr>
        <w:t></w:t>
      </w:r>
      <w:r w:rsidRPr="00C06A48">
        <w:rPr>
          <w:rFonts w:ascii="Symbol" w:hAnsi="Symbol" w:cs="Times New Roman"/>
          <w:sz w:val="22"/>
          <w:szCs w:val="22"/>
        </w:rPr>
        <w:tab/>
      </w:r>
      <w:r w:rsidR="00DC1D5A" w:rsidRPr="00C06A48">
        <w:rPr>
          <w:rFonts w:cs="Times New Roman"/>
          <w:sz w:val="22"/>
          <w:szCs w:val="22"/>
        </w:rPr>
        <w:t xml:space="preserve">Consider </w:t>
      </w:r>
      <w:proofErr w:type="gramStart"/>
      <w:r w:rsidR="00DC1D5A" w:rsidRPr="00C06A48">
        <w:rPr>
          <w:rFonts w:cs="Times New Roman"/>
          <w:sz w:val="22"/>
          <w:szCs w:val="22"/>
        </w:rPr>
        <w:t>use of the Perceived Sensitivity to Medicines scale</w:t>
      </w:r>
      <w:proofErr w:type="gramEnd"/>
      <w:r w:rsidR="00DC1D5A" w:rsidRPr="00C06A48">
        <w:rPr>
          <w:rFonts w:cs="Times New Roman"/>
          <w:sz w:val="22"/>
          <w:szCs w:val="22"/>
        </w:rPr>
        <w:t xml:space="preserve"> (</w:t>
      </w:r>
      <w:sdt>
        <w:sdtPr>
          <w:rPr>
            <w:rFonts w:cs="Times New Roman"/>
            <w:sz w:val="22"/>
            <w:szCs w:val="22"/>
          </w:rPr>
          <w:alias w:val="BibCitation"/>
          <w:tag w:val="BibRef29"/>
          <w:id w:val="-645437109"/>
          <w:placeholder>
            <w:docPart w:val="DefaultPlaceholder_1082065158"/>
          </w:placeholder>
        </w:sdtPr>
        <w:sdtContent>
          <w:sdt>
            <w:sdtPr>
              <w:rPr>
                <w:rFonts w:cs="Times New Roman"/>
                <w:sz w:val="22"/>
                <w:szCs w:val="22"/>
              </w:rPr>
              <w:alias w:val="BibCitation"/>
              <w:tag w:val="BibRef29"/>
              <w:id w:val="-135342595"/>
              <w:placeholder>
                <w:docPart w:val="DefaultPlaceholder_1082065158"/>
              </w:placeholder>
            </w:sdtPr>
            <w:sdtEndPr>
              <w:rPr>
                <w:highlight w:val="green"/>
              </w:rPr>
            </w:sdtEndPr>
            <w:sdtContent>
              <w:r w:rsidR="00DC1D5A" w:rsidRPr="002515FB">
                <w:rPr>
                  <w:rFonts w:cs="Times New Roman"/>
                  <w:sz w:val="22"/>
                  <w:szCs w:val="22"/>
                  <w:highlight w:val="green"/>
                </w:rPr>
                <w:t>Horne et al., 2013</w:t>
              </w:r>
            </w:sdtContent>
          </w:sdt>
        </w:sdtContent>
      </w:sdt>
      <w:r w:rsidR="00DC1D5A" w:rsidRPr="00C06A48">
        <w:rPr>
          <w:rFonts w:cs="Times New Roman"/>
          <w:sz w:val="22"/>
          <w:szCs w:val="22"/>
        </w:rPr>
        <w:t>).</w:t>
      </w:r>
    </w:p>
    <w:p w14:paraId="1C9617B8" w14:textId="7FB38E73" w:rsidR="008D1628" w:rsidRPr="00C06A48" w:rsidRDefault="000827B4" w:rsidP="000D1C4C">
      <w:pPr>
        <w:pStyle w:val="Head3"/>
        <w:rPr>
          <w:rFonts w:cs="Times New Roman"/>
          <w:spacing w:val="0"/>
        </w:rPr>
      </w:pPr>
      <w:r>
        <w:rPr>
          <w:rFonts w:cs="Times New Roman"/>
          <w:spacing w:val="0"/>
        </w:rPr>
        <w:t>&lt;H3&gt;</w:t>
      </w:r>
      <w:r w:rsidR="00190BAB" w:rsidRPr="00C06A48">
        <w:rPr>
          <w:rFonts w:cs="Times New Roman"/>
          <w:spacing w:val="0"/>
        </w:rPr>
        <w:t xml:space="preserve">Examples of Educational Statements </w:t>
      </w:r>
      <w:proofErr w:type="gramStart"/>
      <w:r w:rsidR="00190BAB" w:rsidRPr="00C06A48">
        <w:rPr>
          <w:rFonts w:cs="Times New Roman"/>
          <w:spacing w:val="0"/>
        </w:rPr>
        <w:t>About</w:t>
      </w:r>
      <w:proofErr w:type="gramEnd"/>
      <w:r w:rsidR="00190BAB" w:rsidRPr="00C06A48">
        <w:rPr>
          <w:rFonts w:cs="Times New Roman"/>
          <w:spacing w:val="0"/>
        </w:rPr>
        <w:t xml:space="preserve"> New Medications</w:t>
      </w:r>
    </w:p>
    <w:p w14:paraId="45189F85" w14:textId="61F568BD" w:rsidR="008D1628" w:rsidRPr="00C06A48" w:rsidRDefault="000C6DF4" w:rsidP="00612471">
      <w:pPr>
        <w:pStyle w:val="BulletList1firs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This</w:t>
      </w:r>
      <w:proofErr w:type="gramEnd"/>
      <w:r w:rsidR="00DC1D5A" w:rsidRPr="00C06A48">
        <w:rPr>
          <w:rFonts w:cs="Times New Roman"/>
          <w:i/>
          <w:iCs/>
          <w:sz w:val="22"/>
          <w:szCs w:val="22"/>
        </w:rPr>
        <w:t xml:space="preserve"> medication is processed through your liver, so other medications, and alcohol, which are also processed through your liver, may be processed at different speeds when taken in the same time frame. This can mean feeling more intoxicated, or more suddenly intoxicated, if you drink alcohol while taking this medication.</w:t>
      </w:r>
      <w:r w:rsidR="001A70B7" w:rsidRPr="00C06A48">
        <w:rPr>
          <w:rFonts w:cs="Times New Roman"/>
          <w:i/>
          <w:iCs/>
          <w:sz w:val="22"/>
          <w:szCs w:val="22"/>
        </w:rPr>
        <w:t xml:space="preserve"> There is a risk you could stop breathing.</w:t>
      </w:r>
    </w:p>
    <w:p w14:paraId="5CAC9B90" w14:textId="34A61160" w:rsidR="008D1628" w:rsidRPr="00C06A48" w:rsidRDefault="000C6DF4" w:rsidP="00612471">
      <w:pPr>
        <w:pStyle w:val="BulletList1"/>
      </w:pPr>
      <w:r w:rsidRPr="00C06A48">
        <w:rPr>
          <w:rFonts w:ascii="Symbol" w:hAnsi="Symbol"/>
        </w:rPr>
        <w:t></w:t>
      </w:r>
      <w:r w:rsidRPr="00C06A48">
        <w:rPr>
          <w:rFonts w:ascii="Symbol" w:hAnsi="Symbol"/>
        </w:rPr>
        <w:tab/>
      </w:r>
      <w:proofErr w:type="gramStart"/>
      <w:r w:rsidR="00DC1D5A" w:rsidRPr="00612471">
        <w:rPr>
          <w:i/>
        </w:rPr>
        <w:t>Would</w:t>
      </w:r>
      <w:proofErr w:type="gramEnd"/>
      <w:r w:rsidR="00DC1D5A" w:rsidRPr="00612471">
        <w:rPr>
          <w:i/>
        </w:rPr>
        <w:t xml:space="preserve"> you like a printout of your current medication interactions? You can also always ask a pharmacist before purchasing any OTC medications</w:t>
      </w:r>
      <w:r w:rsidR="001A70B7" w:rsidRPr="00612471">
        <w:rPr>
          <w:i/>
        </w:rPr>
        <w:t>.</w:t>
      </w:r>
      <w:r w:rsidR="00DC1D5A" w:rsidRPr="00612471">
        <w:rPr>
          <w:i/>
        </w:rPr>
        <w:t xml:space="preserve"> </w:t>
      </w:r>
      <w:r w:rsidR="001A70B7" w:rsidRPr="00612471">
        <w:rPr>
          <w:i/>
        </w:rPr>
        <w:t>T</w:t>
      </w:r>
      <w:r w:rsidR="00DC1D5A" w:rsidRPr="00612471">
        <w:rPr>
          <w:i/>
        </w:rPr>
        <w:t xml:space="preserve">he pharmacist will be able to tell you if it may cause any issues with your </w:t>
      </w:r>
      <w:r w:rsidR="00936990" w:rsidRPr="00612471">
        <w:rPr>
          <w:i/>
        </w:rPr>
        <w:t xml:space="preserve">prescribed </w:t>
      </w:r>
      <w:r w:rsidR="00DC1D5A" w:rsidRPr="00612471">
        <w:rPr>
          <w:i/>
        </w:rPr>
        <w:t>medications</w:t>
      </w:r>
      <w:r w:rsidR="00DC1D5A" w:rsidRPr="00C06A48">
        <w:t>.</w:t>
      </w:r>
    </w:p>
    <w:p w14:paraId="64D8D2E1" w14:textId="2EB6C4BB" w:rsidR="008D1628" w:rsidRPr="00C06A48" w:rsidRDefault="000C6DF4" w:rsidP="000C6DF4">
      <w:pPr>
        <w:pStyle w:val="BulletList1last"/>
        <w:spacing w:after="0"/>
        <w:ind w:left="227" w:hanging="227"/>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Some</w:t>
      </w:r>
      <w:proofErr w:type="gramEnd"/>
      <w:r w:rsidR="00DC1D5A" w:rsidRPr="00C06A48">
        <w:rPr>
          <w:rFonts w:cs="Times New Roman"/>
          <w:i/>
          <w:iCs/>
          <w:sz w:val="22"/>
          <w:szCs w:val="22"/>
        </w:rPr>
        <w:t xml:space="preserve"> people experience this medication as drying, so they get dry </w:t>
      </w:r>
      <w:r w:rsidR="00A93BCB" w:rsidRPr="00C06A48">
        <w:rPr>
          <w:rFonts w:cs="Times New Roman"/>
          <w:i/>
          <w:iCs/>
          <w:sz w:val="22"/>
          <w:szCs w:val="22"/>
        </w:rPr>
        <w:t xml:space="preserve">eye, dry </w:t>
      </w:r>
      <w:r w:rsidR="00DC1D5A" w:rsidRPr="00C06A48">
        <w:rPr>
          <w:rFonts w:cs="Times New Roman"/>
          <w:i/>
          <w:iCs/>
          <w:sz w:val="22"/>
          <w:szCs w:val="22"/>
        </w:rPr>
        <w:t>mouth, constipation, especially at first. It can help to stay well hydrated, carry a water bottle everywhere with you, and chew sugar-free gum. Do you have something you usually take for constipation? Do you like prunes?</w:t>
      </w:r>
    </w:p>
    <w:p w14:paraId="6D1EED55" w14:textId="4419EB0D" w:rsidR="008D1628" w:rsidRPr="00C06A48" w:rsidRDefault="000827B4" w:rsidP="000D1C4C">
      <w:pPr>
        <w:pStyle w:val="Head2"/>
        <w:spacing w:before="0" w:after="0" w:line="480" w:lineRule="auto"/>
        <w:rPr>
          <w:rFonts w:ascii="Times New Roman" w:hAnsi="Times New Roman" w:cs="Times New Roman"/>
        </w:rPr>
      </w:pPr>
      <w:r>
        <w:rPr>
          <w:rFonts w:ascii="Times New Roman" w:hAnsi="Times New Roman" w:cs="Times New Roman"/>
        </w:rPr>
        <w:t>&lt;H2&gt;</w:t>
      </w:r>
      <w:r w:rsidR="00DC1D5A" w:rsidRPr="00C06A48">
        <w:rPr>
          <w:rFonts w:ascii="Times New Roman" w:hAnsi="Times New Roman" w:cs="Times New Roman"/>
        </w:rPr>
        <w:t>DISCUSSING SIDE EFFECTS</w:t>
      </w:r>
    </w:p>
    <w:p w14:paraId="5683CFC9" w14:textId="77777777" w:rsidR="008D1628" w:rsidRPr="00C06A48" w:rsidRDefault="00DC1D5A" w:rsidP="007E4644">
      <w:pPr>
        <w:pStyle w:val="Para-FL"/>
        <w:jc w:val="left"/>
        <w:rPr>
          <w:rFonts w:cs="Times New Roman"/>
          <w:sz w:val="22"/>
          <w:szCs w:val="22"/>
        </w:rPr>
      </w:pPr>
      <w:r w:rsidRPr="00C06A48">
        <w:rPr>
          <w:rFonts w:cs="Times New Roman"/>
          <w:sz w:val="22"/>
          <w:szCs w:val="22"/>
        </w:rPr>
        <w:t>At each appointment, reviewing potential side effects or referencing identified concerns about each medication will help to frame the discussion so effects on motivation and adherence can be addressed directly. Patients with symptomatic trauma histories may have symptoms (such as dissociation) that make them less likely to notice or volunteer symptoms, and issues with power and control (e.g., accentuated fear of authority figures) may cause discomfort initiating discussions about side effects.</w:t>
      </w:r>
    </w:p>
    <w:p w14:paraId="19C7403E" w14:textId="7EA2EAEF" w:rsidR="008D1628" w:rsidRPr="00C06A48" w:rsidRDefault="001430E9" w:rsidP="000D1C4C">
      <w:pPr>
        <w:pStyle w:val="Head3"/>
        <w:rPr>
          <w:rFonts w:cs="Times New Roman"/>
          <w:spacing w:val="0"/>
        </w:rPr>
      </w:pPr>
      <w:r>
        <w:rPr>
          <w:rFonts w:cs="Times New Roman"/>
          <w:spacing w:val="0"/>
        </w:rPr>
        <w:t>&lt;H3&gt;</w:t>
      </w:r>
      <w:r w:rsidR="00C8706D" w:rsidRPr="00C06A48">
        <w:rPr>
          <w:rFonts w:cs="Times New Roman"/>
          <w:spacing w:val="0"/>
        </w:rPr>
        <w:t>Examples of Questions to Ask About Side Effects</w:t>
      </w:r>
    </w:p>
    <w:p w14:paraId="0BF8456C" w14:textId="73661815" w:rsidR="008D1628" w:rsidRPr="00612471" w:rsidRDefault="000C6DF4" w:rsidP="00612471">
      <w:pPr>
        <w:pStyle w:val="BulletList1first"/>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You</w:t>
      </w:r>
      <w:proofErr w:type="gramEnd"/>
      <w:r w:rsidR="00DC1D5A" w:rsidRPr="00C06A48">
        <w:rPr>
          <w:rFonts w:cs="Times New Roman"/>
          <w:i/>
          <w:iCs/>
          <w:sz w:val="22"/>
          <w:szCs w:val="22"/>
        </w:rPr>
        <w:t xml:space="preserve"> mentioned you’ve gained weight on SSRIs before. Have you checked your waist circumference or weight since our last appointment?</w:t>
      </w:r>
    </w:p>
    <w:p w14:paraId="4E8BEADE" w14:textId="2F7D4252" w:rsidR="008D1628" w:rsidRPr="00C06A48" w:rsidRDefault="000C6DF4" w:rsidP="000C6DF4">
      <w:pPr>
        <w:pStyle w:val="BulletList1"/>
        <w:ind w:left="227" w:hanging="227"/>
        <w:jc w:val="lef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Any</w:t>
      </w:r>
      <w:proofErr w:type="gramEnd"/>
      <w:r w:rsidR="00DC1D5A" w:rsidRPr="00C06A48">
        <w:rPr>
          <w:rFonts w:cs="Times New Roman"/>
          <w:i/>
          <w:iCs/>
          <w:sz w:val="22"/>
          <w:szCs w:val="22"/>
        </w:rPr>
        <w:t xml:space="preserve"> dry mouth, dry eye, or constipation since we started the olanzapine?</w:t>
      </w:r>
    </w:p>
    <w:p w14:paraId="68BE2E0C" w14:textId="7A732C73" w:rsidR="008D1628" w:rsidRPr="00C06A48" w:rsidRDefault="000C6DF4" w:rsidP="00612471">
      <w:pPr>
        <w:pStyle w:val="BulletList1las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r w:rsidR="00DC1D5A" w:rsidRPr="00C06A48">
        <w:rPr>
          <w:rFonts w:cs="Times New Roman"/>
          <w:i/>
          <w:iCs/>
          <w:sz w:val="22"/>
          <w:szCs w:val="22"/>
        </w:rPr>
        <w:t xml:space="preserve">Sexual side effects can be common with this medication. </w:t>
      </w:r>
      <w:proofErr w:type="gramStart"/>
      <w:r w:rsidR="00DC1D5A" w:rsidRPr="00C06A48">
        <w:rPr>
          <w:rFonts w:cs="Times New Roman"/>
          <w:i/>
          <w:iCs/>
          <w:sz w:val="22"/>
          <w:szCs w:val="22"/>
        </w:rPr>
        <w:t>Any loss of libido, or inability to orgasm?</w:t>
      </w:r>
      <w:proofErr w:type="gramEnd"/>
    </w:p>
    <w:p w14:paraId="62F975AC" w14:textId="40F96D38" w:rsidR="008D1628" w:rsidRPr="00C06A48" w:rsidRDefault="001430E9" w:rsidP="000D1C4C">
      <w:pPr>
        <w:pStyle w:val="Head2"/>
        <w:spacing w:before="0" w:after="0" w:line="480" w:lineRule="auto"/>
        <w:rPr>
          <w:rFonts w:ascii="Times New Roman" w:hAnsi="Times New Roman" w:cs="Times New Roman"/>
        </w:rPr>
      </w:pPr>
      <w:r>
        <w:rPr>
          <w:rFonts w:ascii="Times New Roman" w:hAnsi="Times New Roman" w:cs="Times New Roman"/>
        </w:rPr>
        <w:lastRenderedPageBreak/>
        <w:t>&lt;H2&gt;</w:t>
      </w:r>
      <w:r w:rsidR="00DC1D5A" w:rsidRPr="00C06A48">
        <w:rPr>
          <w:rFonts w:ascii="Times New Roman" w:hAnsi="Times New Roman" w:cs="Times New Roman"/>
        </w:rPr>
        <w:t>CLARIFYING COMMUNICATION</w:t>
      </w:r>
    </w:p>
    <w:p w14:paraId="1724363B" w14:textId="3E5819E5" w:rsidR="008D1628" w:rsidRPr="00C06A48" w:rsidRDefault="00DC1D5A" w:rsidP="007E4644">
      <w:pPr>
        <w:pStyle w:val="Para-FL"/>
        <w:jc w:val="left"/>
        <w:rPr>
          <w:rFonts w:cs="Times New Roman"/>
          <w:sz w:val="22"/>
          <w:szCs w:val="22"/>
        </w:rPr>
      </w:pPr>
      <w:r w:rsidRPr="00C06A48">
        <w:rPr>
          <w:rFonts w:cs="Times New Roman"/>
          <w:sz w:val="22"/>
          <w:szCs w:val="22"/>
        </w:rPr>
        <w:t xml:space="preserve">Similarly, trauma-based cognitive distortions may inhibit survivors from asking clarifying questions, and cause misunderstandings, if not frequently ventilated and gently challenged. Discussing the communication in an open, un-self-conscious way can help to build a strong treatment alliance. When we feel </w:t>
      </w:r>
      <w:r w:rsidR="00077F8E" w:rsidRPr="00C06A48">
        <w:rPr>
          <w:rFonts w:cs="Times New Roman"/>
          <w:sz w:val="22"/>
          <w:szCs w:val="22"/>
        </w:rPr>
        <w:t>bewildered</w:t>
      </w:r>
      <w:r w:rsidRPr="00C06A48">
        <w:rPr>
          <w:rFonts w:cs="Times New Roman"/>
          <w:sz w:val="22"/>
          <w:szCs w:val="22"/>
        </w:rPr>
        <w:t xml:space="preserve"> by a patient interaction, we need to train ourselves to be curious about trauma.</w:t>
      </w:r>
    </w:p>
    <w:p w14:paraId="63413ABE" w14:textId="6E450FFA" w:rsidR="008D1628" w:rsidRPr="00C06A48" w:rsidRDefault="001430E9" w:rsidP="000D1C4C">
      <w:pPr>
        <w:pStyle w:val="Head3"/>
        <w:rPr>
          <w:rFonts w:cs="Times New Roman"/>
          <w:spacing w:val="0"/>
        </w:rPr>
      </w:pPr>
      <w:r>
        <w:rPr>
          <w:rFonts w:cs="Times New Roman"/>
          <w:spacing w:val="0"/>
        </w:rPr>
        <w:t>&lt;H3&gt;</w:t>
      </w:r>
      <w:r w:rsidR="00C8706D" w:rsidRPr="00C06A48">
        <w:rPr>
          <w:rFonts w:cs="Times New Roman"/>
          <w:spacing w:val="0"/>
        </w:rPr>
        <w:t xml:space="preserve">Example Questions </w:t>
      </w:r>
      <w:proofErr w:type="gramStart"/>
      <w:r w:rsidR="00C8706D" w:rsidRPr="00C06A48">
        <w:rPr>
          <w:rFonts w:cs="Times New Roman"/>
          <w:spacing w:val="0"/>
        </w:rPr>
        <w:t>About</w:t>
      </w:r>
      <w:proofErr w:type="gramEnd"/>
      <w:r w:rsidR="00C8706D" w:rsidRPr="00C06A48">
        <w:rPr>
          <w:rFonts w:cs="Times New Roman"/>
          <w:spacing w:val="0"/>
        </w:rPr>
        <w:t xml:space="preserve"> Communication</w:t>
      </w:r>
    </w:p>
    <w:p w14:paraId="58776589" w14:textId="12B30FD5" w:rsidR="008D1628" w:rsidRPr="00612471" w:rsidRDefault="000C6DF4" w:rsidP="00612471">
      <w:pPr>
        <w:pStyle w:val="BulletList1first"/>
      </w:pPr>
      <w:r w:rsidRPr="00C06A48">
        <w:rPr>
          <w:rFonts w:ascii="Symbol" w:hAnsi="Symbol" w:cs="Times New Roman"/>
          <w:iCs/>
          <w:sz w:val="22"/>
          <w:szCs w:val="22"/>
        </w:rPr>
        <w:t></w:t>
      </w:r>
      <w:r w:rsidRPr="00C06A48">
        <w:rPr>
          <w:rFonts w:ascii="Symbol" w:hAnsi="Symbol" w:cs="Times New Roman"/>
          <w:iCs/>
          <w:sz w:val="22"/>
          <w:szCs w:val="22"/>
        </w:rPr>
        <w:tab/>
      </w:r>
      <w:r w:rsidR="00DC1D5A" w:rsidRPr="00C06A48">
        <w:rPr>
          <w:rFonts w:cs="Times New Roman"/>
          <w:i/>
          <w:iCs/>
          <w:sz w:val="22"/>
          <w:szCs w:val="22"/>
        </w:rPr>
        <w:t>Do you feel we have worked well together today?</w:t>
      </w:r>
    </w:p>
    <w:p w14:paraId="777F22CA" w14:textId="350EC547" w:rsidR="008D1628" w:rsidRPr="00C06A48" w:rsidRDefault="000C6DF4" w:rsidP="000C6DF4">
      <w:pPr>
        <w:pStyle w:val="BulletList1"/>
        <w:ind w:left="227" w:hanging="227"/>
        <w:jc w:val="lef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r w:rsidR="00DC1D5A" w:rsidRPr="00C06A48">
        <w:rPr>
          <w:rFonts w:cs="Times New Roman"/>
          <w:i/>
          <w:iCs/>
          <w:sz w:val="22"/>
          <w:szCs w:val="22"/>
        </w:rPr>
        <w:t>Do you feel I have heard your concerns?</w:t>
      </w:r>
    </w:p>
    <w:p w14:paraId="6366A068" w14:textId="7500A6E0" w:rsidR="008D1628" w:rsidRPr="00C06A48" w:rsidRDefault="000C6DF4" w:rsidP="000C6DF4">
      <w:pPr>
        <w:pStyle w:val="BulletList1"/>
        <w:ind w:left="227" w:hanging="227"/>
        <w:jc w:val="lef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Is</w:t>
      </w:r>
      <w:proofErr w:type="gramEnd"/>
      <w:r w:rsidR="00DC1D5A" w:rsidRPr="00C06A48">
        <w:rPr>
          <w:rFonts w:cs="Times New Roman"/>
          <w:i/>
          <w:iCs/>
          <w:sz w:val="22"/>
          <w:szCs w:val="22"/>
        </w:rPr>
        <w:t xml:space="preserve"> there anything I am missing?</w:t>
      </w:r>
    </w:p>
    <w:p w14:paraId="7324ADE3" w14:textId="44791AA9" w:rsidR="008D1628" w:rsidRPr="00612471" w:rsidRDefault="000C6DF4" w:rsidP="00612471">
      <w:pPr>
        <w:pStyle w:val="BulletList1last"/>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Is</w:t>
      </w:r>
      <w:proofErr w:type="gramEnd"/>
      <w:r w:rsidR="00DC1D5A" w:rsidRPr="00C06A48">
        <w:rPr>
          <w:rFonts w:cs="Times New Roman"/>
          <w:i/>
          <w:iCs/>
          <w:sz w:val="22"/>
          <w:szCs w:val="22"/>
        </w:rPr>
        <w:t xml:space="preserve"> what is happening between us familiar to you? Is this kind of experience a pattern in your life?</w:t>
      </w:r>
    </w:p>
    <w:p w14:paraId="0551CFB2" w14:textId="48439D42" w:rsidR="008D1628" w:rsidRPr="00C06A48" w:rsidRDefault="001430E9" w:rsidP="000D1C4C">
      <w:pPr>
        <w:pStyle w:val="Head2"/>
        <w:spacing w:before="0" w:after="0" w:line="480" w:lineRule="auto"/>
        <w:rPr>
          <w:rFonts w:ascii="Times New Roman" w:hAnsi="Times New Roman" w:cs="Times New Roman"/>
        </w:rPr>
      </w:pPr>
      <w:r>
        <w:rPr>
          <w:rFonts w:ascii="Times New Roman" w:hAnsi="Times New Roman" w:cs="Times New Roman"/>
        </w:rPr>
        <w:t>&lt;H2&gt;</w:t>
      </w:r>
      <w:r w:rsidR="00DC1D5A" w:rsidRPr="00C06A48">
        <w:rPr>
          <w:rFonts w:ascii="Times New Roman" w:hAnsi="Times New Roman" w:cs="Times New Roman"/>
        </w:rPr>
        <w:t>REORIENTING TO THE GOALS OF TREATMENT</w:t>
      </w:r>
    </w:p>
    <w:p w14:paraId="2E99935E" w14:textId="77777777" w:rsidR="008D1628" w:rsidRPr="00C06A48" w:rsidRDefault="00DC1D5A" w:rsidP="007E4644">
      <w:pPr>
        <w:pStyle w:val="Para-FL"/>
        <w:jc w:val="left"/>
        <w:rPr>
          <w:rFonts w:cs="Times New Roman"/>
          <w:sz w:val="22"/>
          <w:szCs w:val="22"/>
        </w:rPr>
      </w:pPr>
      <w:r w:rsidRPr="00C06A48">
        <w:rPr>
          <w:rFonts w:cs="Times New Roman"/>
          <w:sz w:val="22"/>
          <w:szCs w:val="22"/>
        </w:rPr>
        <w:t>Trauma survivors may be distracted and symptomatic in session. Frequent reorientation to the goals of treatment helps increase feelings of safety and the willingness to disclose.</w:t>
      </w:r>
    </w:p>
    <w:p w14:paraId="54B73D5C" w14:textId="6242C946" w:rsidR="008D1628" w:rsidRPr="00C06A48" w:rsidRDefault="001430E9" w:rsidP="000D1C4C">
      <w:pPr>
        <w:pStyle w:val="Head3"/>
        <w:rPr>
          <w:rFonts w:cs="Times New Roman"/>
          <w:spacing w:val="0"/>
        </w:rPr>
      </w:pPr>
      <w:r>
        <w:rPr>
          <w:rFonts w:cs="Times New Roman"/>
          <w:spacing w:val="0"/>
        </w:rPr>
        <w:t>&lt;H3&gt;</w:t>
      </w:r>
      <w:r w:rsidR="000E0966" w:rsidRPr="00C06A48">
        <w:rPr>
          <w:rFonts w:cs="Times New Roman"/>
          <w:spacing w:val="0"/>
        </w:rPr>
        <w:t>Examples of Using Empowerment When Reorienting to Goals of Treatment</w:t>
      </w:r>
    </w:p>
    <w:p w14:paraId="14B9E5D0" w14:textId="22B2E7F3" w:rsidR="008D1628" w:rsidRPr="00612471" w:rsidRDefault="000C6DF4" w:rsidP="00612471">
      <w:pPr>
        <w:pStyle w:val="BulletList1first"/>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You’re</w:t>
      </w:r>
      <w:proofErr w:type="gramEnd"/>
      <w:r w:rsidR="00DC1D5A" w:rsidRPr="00C06A48">
        <w:rPr>
          <w:rFonts w:cs="Times New Roman"/>
          <w:i/>
          <w:iCs/>
          <w:sz w:val="22"/>
          <w:szCs w:val="22"/>
        </w:rPr>
        <w:t xml:space="preserve"> the expert on your body, so you’ll have to tell me if you feel the increased sleep outweighs that groggy feeling.</w:t>
      </w:r>
    </w:p>
    <w:p w14:paraId="343E91A1" w14:textId="1FD753B4" w:rsidR="00CE695A" w:rsidRPr="00C06A48" w:rsidRDefault="000C6DF4" w:rsidP="000C6DF4">
      <w:pPr>
        <w:pStyle w:val="BulletList1"/>
        <w:ind w:left="227" w:hanging="227"/>
        <w:jc w:val="lef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Some</w:t>
      </w:r>
      <w:proofErr w:type="gramEnd"/>
      <w:r w:rsidR="00DC1D5A" w:rsidRPr="00C06A48">
        <w:rPr>
          <w:rFonts w:cs="Times New Roman"/>
          <w:i/>
          <w:iCs/>
          <w:sz w:val="22"/>
          <w:szCs w:val="22"/>
        </w:rPr>
        <w:t xml:space="preserve"> people feel a lot better taking this at night, and sometimes vivid dreams can happen, and then we could switch it to daytime. I’d like a call from you letting me know if you change it from night to morning, to keep me updated</w:t>
      </w:r>
      <w:r w:rsidR="00CE695A" w:rsidRPr="00C06A48">
        <w:rPr>
          <w:rFonts w:cs="Times New Roman"/>
          <w:i/>
          <w:iCs/>
          <w:sz w:val="22"/>
          <w:szCs w:val="22"/>
        </w:rPr>
        <w:t>.</w:t>
      </w:r>
      <w:r w:rsidR="00DC1D5A" w:rsidRPr="00C06A48">
        <w:rPr>
          <w:rFonts w:cs="Times New Roman"/>
          <w:i/>
          <w:iCs/>
          <w:sz w:val="22"/>
          <w:szCs w:val="22"/>
        </w:rPr>
        <w:t xml:space="preserve"> </w:t>
      </w:r>
    </w:p>
    <w:p w14:paraId="3AB22BEA" w14:textId="74EF6A8B" w:rsidR="008D1628" w:rsidRPr="00C06A48" w:rsidRDefault="000C6DF4" w:rsidP="000C6DF4">
      <w:pPr>
        <w:pStyle w:val="BulletList1"/>
        <w:ind w:left="227" w:hanging="227"/>
        <w:jc w:val="lef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r w:rsidR="00CE695A" w:rsidRPr="00C06A48">
        <w:rPr>
          <w:rFonts w:cs="Times New Roman"/>
          <w:i/>
          <w:iCs/>
          <w:sz w:val="22"/>
          <w:szCs w:val="22"/>
        </w:rPr>
        <w:t xml:space="preserve">I’d appreciate if </w:t>
      </w:r>
      <w:r w:rsidR="00DC1D5A" w:rsidRPr="00C06A48">
        <w:rPr>
          <w:rFonts w:cs="Times New Roman"/>
          <w:i/>
          <w:iCs/>
          <w:sz w:val="22"/>
          <w:szCs w:val="22"/>
        </w:rPr>
        <w:t>you</w:t>
      </w:r>
      <w:r w:rsidR="009B35C9" w:rsidRPr="00C06A48">
        <w:rPr>
          <w:rFonts w:cs="Times New Roman"/>
          <w:i/>
          <w:iCs/>
          <w:sz w:val="22"/>
          <w:szCs w:val="22"/>
        </w:rPr>
        <w:t xml:space="preserve"> </w:t>
      </w:r>
      <w:r w:rsidR="00DC1D5A" w:rsidRPr="00C06A48">
        <w:rPr>
          <w:rFonts w:cs="Times New Roman"/>
          <w:i/>
          <w:iCs/>
          <w:sz w:val="22"/>
          <w:szCs w:val="22"/>
        </w:rPr>
        <w:t xml:space="preserve">wait for a call back before stopping it, so we could talk about the best way to come off it safely and without making your </w:t>
      </w:r>
      <w:r w:rsidR="00CE695A" w:rsidRPr="00C06A48">
        <w:rPr>
          <w:rFonts w:cs="Times New Roman"/>
          <w:i/>
          <w:iCs/>
          <w:sz w:val="22"/>
          <w:szCs w:val="22"/>
        </w:rPr>
        <w:t>anxiety</w:t>
      </w:r>
      <w:r w:rsidR="00DC1D5A" w:rsidRPr="00C06A48">
        <w:rPr>
          <w:rFonts w:cs="Times New Roman"/>
          <w:i/>
          <w:iCs/>
          <w:sz w:val="22"/>
          <w:szCs w:val="22"/>
        </w:rPr>
        <w:t xml:space="preserve"> worse.</w:t>
      </w:r>
    </w:p>
    <w:p w14:paraId="604B7132" w14:textId="7523AEA2" w:rsidR="008D1628" w:rsidRPr="00C06A48" w:rsidRDefault="000C6DF4" w:rsidP="00612471">
      <w:pPr>
        <w:pStyle w:val="BulletList1las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r w:rsidR="00DC1D5A" w:rsidRPr="00C06A48">
        <w:rPr>
          <w:rFonts w:cs="Times New Roman"/>
          <w:i/>
          <w:iCs/>
          <w:sz w:val="22"/>
          <w:szCs w:val="22"/>
        </w:rPr>
        <w:t>Do you want a handout about the medication we’re thinking about starting?</w:t>
      </w:r>
    </w:p>
    <w:p w14:paraId="4942660D" w14:textId="56760D64" w:rsidR="008D1628" w:rsidRPr="00C06A48" w:rsidRDefault="001430E9" w:rsidP="000D1C4C">
      <w:pPr>
        <w:pStyle w:val="Head2"/>
        <w:spacing w:before="0" w:after="0" w:line="480" w:lineRule="auto"/>
        <w:rPr>
          <w:rFonts w:ascii="Times New Roman" w:hAnsi="Times New Roman" w:cs="Times New Roman"/>
        </w:rPr>
      </w:pPr>
      <w:r>
        <w:rPr>
          <w:rFonts w:ascii="Times New Roman" w:hAnsi="Times New Roman" w:cs="Times New Roman"/>
        </w:rPr>
        <w:lastRenderedPageBreak/>
        <w:t>&lt;H2&gt;</w:t>
      </w:r>
      <w:r w:rsidR="00DC1D5A" w:rsidRPr="00C06A48">
        <w:rPr>
          <w:rFonts w:ascii="Times New Roman" w:hAnsi="Times New Roman" w:cs="Times New Roman"/>
        </w:rPr>
        <w:t>TREATMENT-INTERFERING BEHAVIOR</w:t>
      </w:r>
    </w:p>
    <w:p w14:paraId="1351E73A" w14:textId="77777777" w:rsidR="008D1628" w:rsidRPr="00C06A48" w:rsidRDefault="00DC1D5A" w:rsidP="007E4644">
      <w:pPr>
        <w:pStyle w:val="Para-FL"/>
        <w:jc w:val="left"/>
        <w:rPr>
          <w:rFonts w:cs="Times New Roman"/>
          <w:sz w:val="22"/>
          <w:szCs w:val="22"/>
        </w:rPr>
      </w:pPr>
      <w:r w:rsidRPr="00C06A48">
        <w:rPr>
          <w:rFonts w:cs="Times New Roman"/>
          <w:sz w:val="22"/>
          <w:szCs w:val="22"/>
        </w:rPr>
        <w:t xml:space="preserve">Straightforward discussions of treatment-interfering behaviors can help to normalize struggles, connect them to trauma symptoms, and provide </w:t>
      </w:r>
      <w:proofErr w:type="spellStart"/>
      <w:r w:rsidRPr="00C06A48">
        <w:rPr>
          <w:rFonts w:cs="Times New Roman"/>
          <w:sz w:val="22"/>
          <w:szCs w:val="22"/>
        </w:rPr>
        <w:t>psychoeducation</w:t>
      </w:r>
      <w:proofErr w:type="spellEnd"/>
      <w:r w:rsidRPr="00C06A48">
        <w:rPr>
          <w:rFonts w:cs="Times New Roman"/>
          <w:sz w:val="22"/>
          <w:szCs w:val="22"/>
        </w:rPr>
        <w:t xml:space="preserve"> and empowerment while transparently communicating the APPN’s expectations. Provider concerns about behaviors such as prescription misuse, missing appointments, or limited disclosure should be addressed early and often, rather than left to fester.</w:t>
      </w:r>
    </w:p>
    <w:p w14:paraId="48206221" w14:textId="76577C3E" w:rsidR="008D1628" w:rsidRPr="00C06A48" w:rsidRDefault="001430E9" w:rsidP="000D1C4C">
      <w:pPr>
        <w:pStyle w:val="Head3"/>
        <w:rPr>
          <w:rFonts w:cs="Times New Roman"/>
          <w:spacing w:val="0"/>
        </w:rPr>
      </w:pPr>
      <w:r>
        <w:rPr>
          <w:rFonts w:cs="Times New Roman"/>
          <w:spacing w:val="0"/>
        </w:rPr>
        <w:t>&lt;H3&gt;E</w:t>
      </w:r>
      <w:r w:rsidR="000E0966" w:rsidRPr="00C06A48">
        <w:rPr>
          <w:rFonts w:cs="Times New Roman"/>
          <w:spacing w:val="0"/>
        </w:rPr>
        <w:t xml:space="preserve">xamples of Communication </w:t>
      </w:r>
      <w:proofErr w:type="gramStart"/>
      <w:r w:rsidR="000E0966" w:rsidRPr="00C06A48">
        <w:rPr>
          <w:rFonts w:cs="Times New Roman"/>
          <w:spacing w:val="0"/>
        </w:rPr>
        <w:t>About</w:t>
      </w:r>
      <w:proofErr w:type="gramEnd"/>
      <w:r w:rsidR="000E0966" w:rsidRPr="00C06A48">
        <w:rPr>
          <w:rFonts w:cs="Times New Roman"/>
          <w:spacing w:val="0"/>
        </w:rPr>
        <w:t xml:space="preserve"> Treatment-Interfering Behaviors</w:t>
      </w:r>
    </w:p>
    <w:p w14:paraId="1D615F76" w14:textId="243DE269" w:rsidR="008D1628" w:rsidRPr="00612471" w:rsidRDefault="000C6DF4" w:rsidP="00612471">
      <w:pPr>
        <w:pStyle w:val="BulletList1first"/>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Many individuals with trauma symptoms have trouble taking medications as prescribed and may use them to numb</w:t>
      </w:r>
      <w:r w:rsidR="00780DC1" w:rsidRPr="00C06A48">
        <w:rPr>
          <w:rFonts w:cs="Times New Roman"/>
          <w:i/>
          <w:iCs/>
          <w:sz w:val="22"/>
          <w:szCs w:val="22"/>
        </w:rPr>
        <w:t xml:space="preserve"> out, but that</w:t>
      </w:r>
      <w:r w:rsidR="00CB7F48" w:rsidRPr="00C06A48">
        <w:rPr>
          <w:rFonts w:cs="Times New Roman"/>
          <w:i/>
          <w:iCs/>
          <w:sz w:val="22"/>
          <w:szCs w:val="22"/>
        </w:rPr>
        <w:t xml:space="preserve"> </w:t>
      </w:r>
      <w:r w:rsidR="00780DC1" w:rsidRPr="00C06A48">
        <w:rPr>
          <w:rFonts w:cs="Times New Roman"/>
          <w:i/>
          <w:iCs/>
          <w:sz w:val="22"/>
          <w:szCs w:val="22"/>
        </w:rPr>
        <w:t>makes</w:t>
      </w:r>
      <w:r w:rsidR="00CB7F48" w:rsidRPr="00C06A48">
        <w:rPr>
          <w:rFonts w:cs="Times New Roman"/>
          <w:i/>
          <w:iCs/>
          <w:sz w:val="22"/>
          <w:szCs w:val="22"/>
        </w:rPr>
        <w:t xml:space="preserve"> their avoidance symptoms worse</w:t>
      </w:r>
      <w:r w:rsidR="00DC1D5A" w:rsidRPr="00C06A48">
        <w:rPr>
          <w:rFonts w:cs="Times New Roman"/>
          <w:i/>
          <w:iCs/>
          <w:sz w:val="22"/>
          <w:szCs w:val="22"/>
        </w:rPr>
        <w:t xml:space="preserve">. Thank you so much for sharing with me that this has been a pattern for you. I am concerned we </w:t>
      </w:r>
      <w:r w:rsidR="004B755A" w:rsidRPr="00C06A48">
        <w:rPr>
          <w:rFonts w:cs="Times New Roman"/>
          <w:i/>
          <w:iCs/>
          <w:sz w:val="22"/>
          <w:szCs w:val="22"/>
        </w:rPr>
        <w:t>may</w:t>
      </w:r>
      <w:r w:rsidR="00DC1D5A" w:rsidRPr="00C06A48">
        <w:rPr>
          <w:rFonts w:cs="Times New Roman"/>
          <w:i/>
          <w:iCs/>
          <w:sz w:val="22"/>
          <w:szCs w:val="22"/>
        </w:rPr>
        <w:t xml:space="preserve"> fall into old pattern</w:t>
      </w:r>
      <w:r w:rsidR="004B755A" w:rsidRPr="00C06A48">
        <w:rPr>
          <w:rFonts w:cs="Times New Roman"/>
          <w:i/>
          <w:iCs/>
          <w:sz w:val="22"/>
          <w:szCs w:val="22"/>
        </w:rPr>
        <w:t>s,</w:t>
      </w:r>
      <w:r w:rsidR="00DC1D5A" w:rsidRPr="00C06A48">
        <w:rPr>
          <w:rFonts w:cs="Times New Roman"/>
          <w:i/>
          <w:iCs/>
          <w:sz w:val="22"/>
          <w:szCs w:val="22"/>
        </w:rPr>
        <w:t xml:space="preserve"> and </w:t>
      </w:r>
      <w:r w:rsidR="004B755A" w:rsidRPr="00C06A48">
        <w:rPr>
          <w:rFonts w:cs="Times New Roman"/>
          <w:i/>
          <w:iCs/>
          <w:sz w:val="22"/>
          <w:szCs w:val="22"/>
        </w:rPr>
        <w:t xml:space="preserve">you said </w:t>
      </w:r>
      <w:r w:rsidR="00DC1D5A" w:rsidRPr="00C06A48">
        <w:rPr>
          <w:rFonts w:cs="Times New Roman"/>
          <w:i/>
          <w:iCs/>
          <w:sz w:val="22"/>
          <w:szCs w:val="22"/>
        </w:rPr>
        <w:t xml:space="preserve">you are, too. Can we agree that if I notice any pills missing from your medication organizer at your follow-up appointments, we will call your (identified support, case worker, </w:t>
      </w:r>
      <w:proofErr w:type="gramStart"/>
      <w:r w:rsidR="00DC1D5A" w:rsidRPr="00C06A48">
        <w:rPr>
          <w:rFonts w:cs="Times New Roman"/>
          <w:i/>
          <w:iCs/>
          <w:sz w:val="22"/>
          <w:szCs w:val="22"/>
        </w:rPr>
        <w:t>therapist</w:t>
      </w:r>
      <w:proofErr w:type="gramEnd"/>
      <w:r w:rsidR="00DC1D5A" w:rsidRPr="00C06A48">
        <w:rPr>
          <w:rFonts w:cs="Times New Roman"/>
          <w:i/>
          <w:iCs/>
          <w:sz w:val="22"/>
          <w:szCs w:val="22"/>
        </w:rPr>
        <w:t>)</w:t>
      </w:r>
      <w:r w:rsidR="00ED5D7D" w:rsidRPr="00C06A48">
        <w:rPr>
          <w:rFonts w:cs="Times New Roman"/>
          <w:i/>
          <w:iCs/>
          <w:sz w:val="22"/>
          <w:szCs w:val="22"/>
        </w:rPr>
        <w:t xml:space="preserve"> </w:t>
      </w:r>
      <w:r w:rsidR="00DC1D5A" w:rsidRPr="00C06A48">
        <w:rPr>
          <w:rFonts w:cs="Times New Roman"/>
          <w:i/>
          <w:iCs/>
          <w:sz w:val="22"/>
          <w:szCs w:val="22"/>
        </w:rPr>
        <w:t xml:space="preserve">to </w:t>
      </w:r>
      <w:r w:rsidR="00CB7F48" w:rsidRPr="00C06A48">
        <w:rPr>
          <w:rFonts w:cs="Times New Roman"/>
          <w:i/>
          <w:iCs/>
          <w:sz w:val="22"/>
          <w:szCs w:val="22"/>
        </w:rPr>
        <w:t>plan together?</w:t>
      </w:r>
    </w:p>
    <w:p w14:paraId="3B97F2AE" w14:textId="7E8DE2AC" w:rsidR="008D1628" w:rsidRPr="00612471" w:rsidRDefault="000C6DF4" w:rsidP="00612471">
      <w:pPr>
        <w:pStyle w:val="BulletList1last"/>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 xml:space="preserve">At this clinic we have a policy about discharge after three missed appointments. </w:t>
      </w:r>
      <w:r w:rsidR="0064460B" w:rsidRPr="00C06A48">
        <w:rPr>
          <w:rFonts w:cs="Times New Roman"/>
          <w:i/>
          <w:iCs/>
          <w:sz w:val="22"/>
          <w:szCs w:val="22"/>
        </w:rPr>
        <w:t>Today you shared</w:t>
      </w:r>
      <w:r w:rsidR="00DC1D5A" w:rsidRPr="00C06A48">
        <w:rPr>
          <w:rFonts w:cs="Times New Roman"/>
          <w:i/>
          <w:iCs/>
          <w:sz w:val="22"/>
          <w:szCs w:val="22"/>
        </w:rPr>
        <w:t xml:space="preserve"> that you have missed appointments and </w:t>
      </w:r>
      <w:r w:rsidR="009B35C9" w:rsidRPr="00C06A48">
        <w:rPr>
          <w:rFonts w:cs="Times New Roman"/>
          <w:i/>
          <w:iCs/>
          <w:sz w:val="22"/>
          <w:szCs w:val="22"/>
        </w:rPr>
        <w:t xml:space="preserve">have </w:t>
      </w:r>
      <w:r w:rsidR="00DC1D5A" w:rsidRPr="00C06A48">
        <w:rPr>
          <w:rFonts w:cs="Times New Roman"/>
          <w:i/>
          <w:iCs/>
          <w:sz w:val="22"/>
          <w:szCs w:val="22"/>
        </w:rPr>
        <w:t xml:space="preserve">been discharged from treatment </w:t>
      </w:r>
      <w:r w:rsidR="00CE6659" w:rsidRPr="00C06A48">
        <w:rPr>
          <w:rFonts w:cs="Times New Roman"/>
          <w:i/>
          <w:iCs/>
          <w:sz w:val="22"/>
          <w:szCs w:val="22"/>
        </w:rPr>
        <w:t xml:space="preserve">before </w:t>
      </w:r>
      <w:r w:rsidR="00DC1D5A" w:rsidRPr="00C06A48">
        <w:rPr>
          <w:rFonts w:cs="Times New Roman"/>
          <w:i/>
          <w:iCs/>
          <w:sz w:val="22"/>
          <w:szCs w:val="22"/>
        </w:rPr>
        <w:t>because bad nightmares</w:t>
      </w:r>
      <w:r w:rsidR="00CB7F48" w:rsidRPr="00C06A48">
        <w:rPr>
          <w:rFonts w:cs="Times New Roman"/>
          <w:i/>
          <w:iCs/>
          <w:sz w:val="22"/>
          <w:szCs w:val="22"/>
        </w:rPr>
        <w:t xml:space="preserve"> made you unable</w:t>
      </w:r>
      <w:r w:rsidR="00DC1D5A" w:rsidRPr="00C06A48">
        <w:rPr>
          <w:rFonts w:cs="Times New Roman"/>
          <w:i/>
          <w:iCs/>
          <w:sz w:val="22"/>
          <w:szCs w:val="22"/>
        </w:rPr>
        <w:t xml:space="preserve"> to get up </w:t>
      </w:r>
      <w:r w:rsidR="00B32131" w:rsidRPr="00C06A48">
        <w:rPr>
          <w:rFonts w:cs="Times New Roman"/>
          <w:i/>
          <w:iCs/>
          <w:sz w:val="22"/>
          <w:szCs w:val="22"/>
        </w:rPr>
        <w:t xml:space="preserve">for </w:t>
      </w:r>
      <w:r w:rsidR="00DC1D5A" w:rsidRPr="00C06A48">
        <w:rPr>
          <w:rFonts w:cs="Times New Roman"/>
          <w:i/>
          <w:iCs/>
          <w:sz w:val="22"/>
          <w:szCs w:val="22"/>
        </w:rPr>
        <w:t>appointments. I hope our plan for night medications will help with that. What else could be helpful? Do you think later afternoon appointments would be more successful?</w:t>
      </w:r>
    </w:p>
    <w:p w14:paraId="4F45DB9F" w14:textId="0AD2E309" w:rsidR="008D1628" w:rsidRPr="00C06A48" w:rsidRDefault="001430E9" w:rsidP="000D1C4C">
      <w:pPr>
        <w:pStyle w:val="Head2"/>
        <w:spacing w:before="0" w:after="0" w:line="480" w:lineRule="auto"/>
        <w:rPr>
          <w:rFonts w:ascii="Times New Roman" w:hAnsi="Times New Roman" w:cs="Times New Roman"/>
        </w:rPr>
      </w:pPr>
      <w:r>
        <w:rPr>
          <w:rFonts w:ascii="Times New Roman" w:hAnsi="Times New Roman" w:cs="Times New Roman"/>
        </w:rPr>
        <w:t>&lt;H2&gt;</w:t>
      </w:r>
      <w:r w:rsidR="00DC1D5A" w:rsidRPr="00C06A48">
        <w:rPr>
          <w:rFonts w:ascii="Times New Roman" w:hAnsi="Times New Roman" w:cs="Times New Roman"/>
        </w:rPr>
        <w:t>ASSESSING FOR MEDICATION SAFETY, SUICIDE PLANS</w:t>
      </w:r>
    </w:p>
    <w:p w14:paraId="46073781" w14:textId="6EC75013" w:rsidR="008D1628" w:rsidRPr="00C06A48" w:rsidRDefault="00DC1D5A" w:rsidP="007E4644">
      <w:pPr>
        <w:pStyle w:val="Para-FL"/>
        <w:jc w:val="left"/>
        <w:rPr>
          <w:rFonts w:cs="Times New Roman"/>
          <w:sz w:val="22"/>
          <w:szCs w:val="22"/>
        </w:rPr>
      </w:pPr>
      <w:r w:rsidRPr="00C06A48">
        <w:rPr>
          <w:rFonts w:cs="Times New Roman"/>
          <w:sz w:val="22"/>
          <w:szCs w:val="22"/>
        </w:rPr>
        <w:t xml:space="preserve">Extensive regimens, infrequently used prescriptions, and/or stockpiling medications are common, and can be dangerous. </w:t>
      </w:r>
      <w:r w:rsidR="00AD2CC8" w:rsidRPr="00C06A48">
        <w:rPr>
          <w:rFonts w:cs="Times New Roman"/>
          <w:sz w:val="22"/>
          <w:szCs w:val="22"/>
        </w:rPr>
        <w:t>Restricting access to lethal means</w:t>
      </w:r>
      <w:r w:rsidR="00F84B06" w:rsidRPr="00C06A48">
        <w:rPr>
          <w:rFonts w:cs="Times New Roman"/>
          <w:sz w:val="22"/>
          <w:szCs w:val="22"/>
        </w:rPr>
        <w:t xml:space="preserve"> such as firearms, industrial chemicals and medication</w:t>
      </w:r>
      <w:r w:rsidR="00AD2CC8" w:rsidRPr="00C06A48">
        <w:rPr>
          <w:rFonts w:cs="Times New Roman"/>
          <w:sz w:val="22"/>
          <w:szCs w:val="22"/>
        </w:rPr>
        <w:t xml:space="preserve"> reduces </w:t>
      </w:r>
      <w:r w:rsidRPr="00C06A48">
        <w:rPr>
          <w:rFonts w:cs="Times New Roman"/>
          <w:sz w:val="22"/>
          <w:szCs w:val="22"/>
        </w:rPr>
        <w:t xml:space="preserve">the risk of completed suicide considerably </w:t>
      </w:r>
      <w:r w:rsidR="00AD2CC8" w:rsidRPr="00C06A48">
        <w:rPr>
          <w:rFonts w:cs="Times New Roman"/>
          <w:sz w:val="22"/>
          <w:szCs w:val="22"/>
        </w:rPr>
        <w:t>(</w:t>
      </w:r>
      <w:proofErr w:type="spellStart"/>
      <w:r w:rsidR="00AD2CC8" w:rsidRPr="00522295">
        <w:rPr>
          <w:rStyle w:val="citebib"/>
        </w:rPr>
        <w:t>Hawton</w:t>
      </w:r>
      <w:proofErr w:type="spellEnd"/>
      <w:r w:rsidR="00AD2CC8" w:rsidRPr="00522295">
        <w:rPr>
          <w:rStyle w:val="citebib"/>
        </w:rPr>
        <w:t xml:space="preserve">, </w:t>
      </w:r>
      <w:proofErr w:type="spellStart"/>
      <w:r w:rsidR="00AD2CC8" w:rsidRPr="00522295">
        <w:rPr>
          <w:rStyle w:val="citebib"/>
        </w:rPr>
        <w:t>Knipe</w:t>
      </w:r>
      <w:proofErr w:type="spellEnd"/>
      <w:r w:rsidR="00AD2CC8" w:rsidRPr="00522295">
        <w:rPr>
          <w:rStyle w:val="citebib"/>
        </w:rPr>
        <w:t xml:space="preserve">, &amp; </w:t>
      </w:r>
      <w:proofErr w:type="spellStart"/>
      <w:r w:rsidR="00AD2CC8" w:rsidRPr="00522295">
        <w:rPr>
          <w:rStyle w:val="citebib"/>
        </w:rPr>
        <w:t>Pirkis</w:t>
      </w:r>
      <w:proofErr w:type="spellEnd"/>
      <w:r w:rsidR="00AD2CC8" w:rsidRPr="00522295">
        <w:rPr>
          <w:rStyle w:val="citebib"/>
        </w:rPr>
        <w:t>, 2024</w:t>
      </w:r>
      <w:r w:rsidR="00AD2CC8" w:rsidRPr="00C06A48">
        <w:rPr>
          <w:rFonts w:cs="Times New Roman"/>
          <w:sz w:val="22"/>
          <w:szCs w:val="22"/>
        </w:rPr>
        <w:t xml:space="preserve">). </w:t>
      </w:r>
      <w:r w:rsidRPr="00C06A48">
        <w:rPr>
          <w:rFonts w:cs="Times New Roman"/>
          <w:sz w:val="22"/>
          <w:szCs w:val="22"/>
        </w:rPr>
        <w:t xml:space="preserve">Asking about the presence of excess medication and making a </w:t>
      </w:r>
      <w:r w:rsidR="002540AE" w:rsidRPr="00C06A48">
        <w:rPr>
          <w:rFonts w:cs="Times New Roman"/>
          <w:sz w:val="22"/>
          <w:szCs w:val="22"/>
        </w:rPr>
        <w:t xml:space="preserve">safety </w:t>
      </w:r>
      <w:r w:rsidRPr="00C06A48">
        <w:rPr>
          <w:rFonts w:cs="Times New Roman"/>
          <w:sz w:val="22"/>
          <w:szCs w:val="22"/>
        </w:rPr>
        <w:t>plan together</w:t>
      </w:r>
      <w:r w:rsidR="009B35C9" w:rsidRPr="00C06A48">
        <w:rPr>
          <w:rFonts w:cs="Times New Roman"/>
          <w:sz w:val="22"/>
          <w:szCs w:val="22"/>
        </w:rPr>
        <w:t xml:space="preserve"> are both important measures to ensure safety</w:t>
      </w:r>
      <w:r w:rsidRPr="00C06A48">
        <w:rPr>
          <w:rFonts w:cs="Times New Roman"/>
          <w:sz w:val="22"/>
          <w:szCs w:val="22"/>
        </w:rPr>
        <w:t>.</w:t>
      </w:r>
      <w:r w:rsidR="00C8706D" w:rsidRPr="00C06A48">
        <w:rPr>
          <w:rFonts w:cs="Times New Roman"/>
          <w:sz w:val="22"/>
          <w:szCs w:val="22"/>
        </w:rPr>
        <w:t xml:space="preserve"> See </w:t>
      </w:r>
      <w:r w:rsidR="00F11193" w:rsidRPr="00C06A48">
        <w:rPr>
          <w:rFonts w:cs="Times New Roman"/>
          <w:sz w:val="22"/>
          <w:szCs w:val="22"/>
        </w:rPr>
        <w:t>Chapter 4 and https://suicidesafetyplan.com/wp-content/uploads/2024/12/Stanley-Brown-Safety-Plan-05-02-2024.pdf for important components of a suicide Safety Plan.</w:t>
      </w:r>
    </w:p>
    <w:p w14:paraId="1DE93A6A" w14:textId="3EA73482" w:rsidR="008D1628" w:rsidRPr="00C06A48" w:rsidRDefault="001430E9" w:rsidP="000D1C4C">
      <w:pPr>
        <w:pStyle w:val="Head3"/>
        <w:rPr>
          <w:rFonts w:cs="Times New Roman"/>
          <w:spacing w:val="0"/>
        </w:rPr>
      </w:pPr>
      <w:r>
        <w:rPr>
          <w:rFonts w:cs="Times New Roman"/>
          <w:spacing w:val="0"/>
        </w:rPr>
        <w:lastRenderedPageBreak/>
        <w:t>&lt;H3&gt;</w:t>
      </w:r>
      <w:r w:rsidR="000E0966" w:rsidRPr="00C06A48">
        <w:rPr>
          <w:rFonts w:cs="Times New Roman"/>
          <w:spacing w:val="0"/>
        </w:rPr>
        <w:t xml:space="preserve">Examples </w:t>
      </w:r>
      <w:r w:rsidR="00C8706D" w:rsidRPr="00C06A48">
        <w:rPr>
          <w:rFonts w:cs="Times New Roman"/>
          <w:spacing w:val="0"/>
        </w:rPr>
        <w:t>o</w:t>
      </w:r>
      <w:r w:rsidR="000E0966" w:rsidRPr="00C06A48">
        <w:rPr>
          <w:rFonts w:cs="Times New Roman"/>
          <w:spacing w:val="0"/>
        </w:rPr>
        <w:t xml:space="preserve">f Assessing </w:t>
      </w:r>
      <w:r w:rsidR="00C8706D" w:rsidRPr="00C06A48">
        <w:rPr>
          <w:rFonts w:cs="Times New Roman"/>
          <w:spacing w:val="0"/>
        </w:rPr>
        <w:t>f</w:t>
      </w:r>
      <w:r w:rsidR="000E0966" w:rsidRPr="00C06A48">
        <w:rPr>
          <w:rFonts w:cs="Times New Roman"/>
          <w:spacing w:val="0"/>
        </w:rPr>
        <w:t xml:space="preserve">or Excess Medications </w:t>
      </w:r>
      <w:r w:rsidR="00C8706D" w:rsidRPr="00C06A48">
        <w:rPr>
          <w:rFonts w:cs="Times New Roman"/>
          <w:spacing w:val="0"/>
        </w:rPr>
        <w:t>a</w:t>
      </w:r>
      <w:r w:rsidR="000E0966" w:rsidRPr="00C06A48">
        <w:rPr>
          <w:rFonts w:cs="Times New Roman"/>
          <w:spacing w:val="0"/>
        </w:rPr>
        <w:t>nd Medication Safety</w:t>
      </w:r>
    </w:p>
    <w:p w14:paraId="1772B33A" w14:textId="66D46E07" w:rsidR="008D1628" w:rsidRPr="00612471" w:rsidRDefault="000C6DF4" w:rsidP="00612471">
      <w:pPr>
        <w:pStyle w:val="BulletList1first"/>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What do you do with expired or discontinued medication?</w:t>
      </w:r>
    </w:p>
    <w:p w14:paraId="26526CD2" w14:textId="21BCE61B" w:rsidR="008D1628" w:rsidRPr="00C06A48" w:rsidRDefault="000C6DF4" w:rsidP="000C6DF4">
      <w:pPr>
        <w:pStyle w:val="BulletList1"/>
        <w:ind w:left="227" w:hanging="227"/>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 xml:space="preserve">Have you ever </w:t>
      </w:r>
      <w:r w:rsidR="00A253B7" w:rsidRPr="00C06A48">
        <w:rPr>
          <w:rFonts w:cs="Times New Roman"/>
          <w:i/>
          <w:iCs/>
          <w:sz w:val="22"/>
          <w:szCs w:val="22"/>
        </w:rPr>
        <w:t>had</w:t>
      </w:r>
      <w:r w:rsidR="00DC1D5A" w:rsidRPr="00C06A48">
        <w:rPr>
          <w:rFonts w:cs="Times New Roman"/>
          <w:i/>
          <w:iCs/>
          <w:sz w:val="22"/>
          <w:szCs w:val="22"/>
        </w:rPr>
        <w:t xml:space="preserve"> help from someone else </w:t>
      </w:r>
      <w:r w:rsidR="00A253B7" w:rsidRPr="00C06A48">
        <w:rPr>
          <w:rFonts w:cs="Times New Roman"/>
          <w:i/>
          <w:iCs/>
          <w:sz w:val="22"/>
          <w:szCs w:val="22"/>
        </w:rPr>
        <w:t xml:space="preserve">to </w:t>
      </w:r>
      <w:r w:rsidR="00DC1D5A" w:rsidRPr="00C06A48">
        <w:rPr>
          <w:rFonts w:cs="Times New Roman"/>
          <w:i/>
          <w:iCs/>
          <w:sz w:val="22"/>
          <w:szCs w:val="22"/>
        </w:rPr>
        <w:t>keep track of your medications?</w:t>
      </w:r>
    </w:p>
    <w:p w14:paraId="43258955" w14:textId="606870D1" w:rsidR="008D1628" w:rsidRPr="00C06A48" w:rsidRDefault="000C6DF4" w:rsidP="000C6DF4">
      <w:pPr>
        <w:pStyle w:val="BulletList1"/>
        <w:ind w:left="227" w:hanging="227"/>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 xml:space="preserve">Sometimes when people are thinking of suicide, they hold on to medications. Do you have </w:t>
      </w:r>
      <w:r w:rsidR="00E334A6" w:rsidRPr="00C06A48">
        <w:rPr>
          <w:rFonts w:cs="Times New Roman"/>
          <w:i/>
          <w:iCs/>
          <w:sz w:val="22"/>
          <w:szCs w:val="22"/>
        </w:rPr>
        <w:t xml:space="preserve">any old </w:t>
      </w:r>
      <w:r w:rsidR="00DC1D5A" w:rsidRPr="00C06A48">
        <w:rPr>
          <w:rFonts w:cs="Times New Roman"/>
          <w:i/>
          <w:iCs/>
          <w:sz w:val="22"/>
          <w:szCs w:val="22"/>
        </w:rPr>
        <w:t>medications that you could bring in for us to look at</w:t>
      </w:r>
      <w:r w:rsidR="00871318" w:rsidRPr="00C06A48">
        <w:rPr>
          <w:rFonts w:cs="Times New Roman"/>
          <w:i/>
          <w:iCs/>
          <w:sz w:val="22"/>
          <w:szCs w:val="22"/>
        </w:rPr>
        <w:t xml:space="preserve"> together</w:t>
      </w:r>
      <w:r w:rsidR="00DC1D5A" w:rsidRPr="00C06A48">
        <w:rPr>
          <w:rFonts w:cs="Times New Roman"/>
          <w:i/>
          <w:iCs/>
          <w:sz w:val="22"/>
          <w:szCs w:val="22"/>
        </w:rPr>
        <w:t>?</w:t>
      </w:r>
    </w:p>
    <w:p w14:paraId="121261F1" w14:textId="7C04D4E6" w:rsidR="008D1628" w:rsidRPr="00C06A48" w:rsidRDefault="000C6DF4" w:rsidP="000C6DF4">
      <w:pPr>
        <w:pStyle w:val="BulletList1"/>
        <w:ind w:left="227" w:hanging="227"/>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DC1D5A" w:rsidRPr="00C06A48">
        <w:rPr>
          <w:rFonts w:cs="Times New Roman"/>
          <w:i/>
          <w:iCs/>
          <w:sz w:val="22"/>
          <w:szCs w:val="22"/>
        </w:rPr>
        <w:t>Looks like you’ve had a lot of recent medication changes. Do you have old medications you need to bring to be destroyed? Let’s look and see where in town may take them.</w:t>
      </w:r>
    </w:p>
    <w:p w14:paraId="06251A16" w14:textId="251043C6" w:rsidR="002540AE" w:rsidRPr="00C06A48" w:rsidRDefault="000C6DF4" w:rsidP="000C6DF4">
      <w:pPr>
        <w:pStyle w:val="BulletList1"/>
        <w:ind w:left="227" w:hanging="227"/>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2540AE" w:rsidRPr="00C06A48">
        <w:rPr>
          <w:rFonts w:cs="Times New Roman"/>
          <w:i/>
          <w:iCs/>
          <w:sz w:val="22"/>
          <w:szCs w:val="22"/>
        </w:rPr>
        <w:t>Have you ever used a weekly organizer and locked the extra medications up in a lockbox?</w:t>
      </w:r>
    </w:p>
    <w:p w14:paraId="6CD830E5" w14:textId="2C6E7877" w:rsidR="002540AE" w:rsidRPr="00C06A48" w:rsidRDefault="000C6DF4" w:rsidP="000C6DF4">
      <w:pPr>
        <w:pStyle w:val="BulletList1"/>
        <w:ind w:left="227" w:hanging="227"/>
        <w:jc w:val="left"/>
        <w:rPr>
          <w:rFonts w:cs="Times New Roman"/>
          <w:i/>
          <w:iCs/>
          <w:sz w:val="22"/>
          <w:szCs w:val="22"/>
        </w:rPr>
      </w:pPr>
      <w:r w:rsidRPr="00C06A48">
        <w:rPr>
          <w:rFonts w:cs="Times New Roman"/>
          <w:iCs/>
          <w:sz w:val="22"/>
          <w:szCs w:val="22"/>
        </w:rPr>
        <w:t>•</w:t>
      </w:r>
      <w:r w:rsidRPr="00C06A48">
        <w:rPr>
          <w:rFonts w:cs="Times New Roman"/>
          <w:iCs/>
          <w:sz w:val="22"/>
          <w:szCs w:val="22"/>
        </w:rPr>
        <w:tab/>
      </w:r>
      <w:r w:rsidR="002540AE" w:rsidRPr="00C06A48">
        <w:rPr>
          <w:rFonts w:cs="Times New Roman"/>
          <w:i/>
          <w:iCs/>
          <w:sz w:val="22"/>
          <w:szCs w:val="22"/>
        </w:rPr>
        <w:t>Do you have any minors living with you?</w:t>
      </w:r>
    </w:p>
    <w:p w14:paraId="7BA584E9" w14:textId="20A31BCE" w:rsidR="002540AE" w:rsidRPr="00612471" w:rsidRDefault="000C6DF4" w:rsidP="00612471">
      <w:pPr>
        <w:pStyle w:val="BulletList1last"/>
      </w:pPr>
      <w:r w:rsidRPr="00C06A48">
        <w:rPr>
          <w:rFonts w:cs="Times New Roman"/>
          <w:iCs/>
          <w:sz w:val="22"/>
          <w:szCs w:val="22"/>
        </w:rPr>
        <w:t>•</w:t>
      </w:r>
      <w:r w:rsidRPr="00C06A48">
        <w:rPr>
          <w:rFonts w:cs="Times New Roman"/>
          <w:iCs/>
          <w:sz w:val="22"/>
          <w:szCs w:val="22"/>
        </w:rPr>
        <w:tab/>
      </w:r>
      <w:r w:rsidR="000E28D0" w:rsidRPr="00C06A48">
        <w:rPr>
          <w:rFonts w:cs="Times New Roman"/>
          <w:i/>
          <w:iCs/>
          <w:sz w:val="22"/>
          <w:szCs w:val="22"/>
        </w:rPr>
        <w:t>Would you be willing to put this list of crisis line numbers where you store your medication?</w:t>
      </w:r>
    </w:p>
    <w:p w14:paraId="664408C8" w14:textId="6421D8C4" w:rsidR="008D1628" w:rsidRPr="00C06A48" w:rsidRDefault="001430E9" w:rsidP="000D1C4C">
      <w:pPr>
        <w:pStyle w:val="Head2"/>
        <w:spacing w:before="0" w:after="0" w:line="480" w:lineRule="auto"/>
        <w:rPr>
          <w:rFonts w:ascii="Times New Roman" w:hAnsi="Times New Roman" w:cs="Times New Roman"/>
        </w:rPr>
      </w:pPr>
      <w:r>
        <w:rPr>
          <w:rFonts w:ascii="Times New Roman" w:hAnsi="Times New Roman" w:cs="Times New Roman"/>
        </w:rPr>
        <w:t>&lt;H2&gt;</w:t>
      </w:r>
      <w:r w:rsidR="00DC1D5A" w:rsidRPr="00C06A48">
        <w:rPr>
          <w:rFonts w:ascii="Times New Roman" w:hAnsi="Times New Roman" w:cs="Times New Roman"/>
        </w:rPr>
        <w:t>COLLABORATION AND MUTUALITY</w:t>
      </w:r>
    </w:p>
    <w:p w14:paraId="5B11BD44" w14:textId="2CC84F3E" w:rsidR="008D1628" w:rsidRPr="00C06A48" w:rsidRDefault="00DC1D5A" w:rsidP="007E4644">
      <w:pPr>
        <w:pStyle w:val="Para-FL"/>
        <w:jc w:val="left"/>
        <w:rPr>
          <w:rFonts w:cs="Times New Roman"/>
          <w:sz w:val="22"/>
          <w:szCs w:val="22"/>
        </w:rPr>
      </w:pPr>
      <w:r w:rsidRPr="00C06A48">
        <w:rPr>
          <w:rFonts w:cs="Times New Roman"/>
          <w:sz w:val="22"/>
          <w:szCs w:val="22"/>
        </w:rPr>
        <w:t xml:space="preserve">Collaboration </w:t>
      </w:r>
      <w:r w:rsidR="00964FF5" w:rsidRPr="00C06A48">
        <w:rPr>
          <w:rFonts w:cs="Times New Roman"/>
          <w:sz w:val="22"/>
          <w:szCs w:val="22"/>
        </w:rPr>
        <w:t>is more</w:t>
      </w:r>
      <w:r w:rsidRPr="00C06A48">
        <w:rPr>
          <w:rFonts w:cs="Times New Roman"/>
          <w:sz w:val="22"/>
          <w:szCs w:val="22"/>
        </w:rPr>
        <w:t xml:space="preserve"> motivating </w:t>
      </w:r>
      <w:r w:rsidR="00964FF5" w:rsidRPr="00C06A48">
        <w:rPr>
          <w:rFonts w:cs="Times New Roman"/>
          <w:sz w:val="22"/>
          <w:szCs w:val="22"/>
        </w:rPr>
        <w:t xml:space="preserve">for </w:t>
      </w:r>
      <w:r w:rsidRPr="00C06A48">
        <w:rPr>
          <w:rFonts w:cs="Times New Roman"/>
          <w:sz w:val="22"/>
          <w:szCs w:val="22"/>
        </w:rPr>
        <w:t xml:space="preserve">the patient, and shared documentation of the plan helps keep </w:t>
      </w:r>
      <w:r w:rsidR="00E33B00" w:rsidRPr="00C06A48">
        <w:rPr>
          <w:rFonts w:cs="Times New Roman"/>
          <w:sz w:val="22"/>
          <w:szCs w:val="22"/>
        </w:rPr>
        <w:t xml:space="preserve">the </w:t>
      </w:r>
      <w:r w:rsidRPr="00C06A48">
        <w:rPr>
          <w:rFonts w:cs="Times New Roman"/>
          <w:sz w:val="22"/>
          <w:szCs w:val="22"/>
        </w:rPr>
        <w:t>pr</w:t>
      </w:r>
      <w:r w:rsidR="00E33B00" w:rsidRPr="00C06A48">
        <w:rPr>
          <w:rFonts w:cs="Times New Roman"/>
          <w:sz w:val="22"/>
          <w:szCs w:val="22"/>
        </w:rPr>
        <w:t>escriber</w:t>
      </w:r>
      <w:r w:rsidRPr="00C06A48">
        <w:rPr>
          <w:rFonts w:cs="Times New Roman"/>
          <w:sz w:val="22"/>
          <w:szCs w:val="22"/>
        </w:rPr>
        <w:t xml:space="preserve"> and patient on track.</w:t>
      </w:r>
    </w:p>
    <w:p w14:paraId="5296C706" w14:textId="74C88024" w:rsidR="008D1628" w:rsidRPr="00C06A48" w:rsidRDefault="001430E9" w:rsidP="000D1C4C">
      <w:pPr>
        <w:pStyle w:val="Head3"/>
        <w:rPr>
          <w:rFonts w:cs="Times New Roman"/>
          <w:spacing w:val="0"/>
        </w:rPr>
      </w:pPr>
      <w:r>
        <w:rPr>
          <w:rFonts w:cs="Times New Roman"/>
          <w:spacing w:val="0"/>
        </w:rPr>
        <w:t>&lt;H3&gt;</w:t>
      </w:r>
      <w:r w:rsidR="000E0966" w:rsidRPr="00C06A48">
        <w:rPr>
          <w:rFonts w:cs="Times New Roman"/>
          <w:spacing w:val="0"/>
        </w:rPr>
        <w:t>Examples of Collaboration</w:t>
      </w:r>
    </w:p>
    <w:p w14:paraId="7D5E0B8A" w14:textId="356FE4A3" w:rsidR="008D1628" w:rsidRPr="00C06A48" w:rsidRDefault="000C6DF4" w:rsidP="000C6DF4">
      <w:pPr>
        <w:pStyle w:val="BulletList1"/>
        <w:ind w:left="360" w:hanging="360"/>
        <w:jc w:val="lef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r w:rsidR="00DC1D5A" w:rsidRPr="00C06A48">
        <w:rPr>
          <w:rFonts w:cs="Times New Roman"/>
          <w:i/>
          <w:iCs/>
          <w:sz w:val="22"/>
          <w:szCs w:val="22"/>
        </w:rPr>
        <w:t xml:space="preserve">Do you want to write that </w:t>
      </w:r>
      <w:r w:rsidR="00964FF5" w:rsidRPr="00C06A48">
        <w:rPr>
          <w:rFonts w:cs="Times New Roman"/>
          <w:i/>
          <w:iCs/>
          <w:sz w:val="22"/>
          <w:szCs w:val="22"/>
        </w:rPr>
        <w:t xml:space="preserve">information </w:t>
      </w:r>
      <w:r w:rsidR="00DC1D5A" w:rsidRPr="00C06A48">
        <w:rPr>
          <w:rFonts w:cs="Times New Roman"/>
          <w:i/>
          <w:iCs/>
          <w:sz w:val="22"/>
          <w:szCs w:val="22"/>
        </w:rPr>
        <w:t>down, or should I type it up for you?</w:t>
      </w:r>
    </w:p>
    <w:p w14:paraId="1BEDAF96" w14:textId="3AE67053" w:rsidR="008D1628" w:rsidRPr="00C06A48" w:rsidRDefault="000C6DF4" w:rsidP="000C6DF4">
      <w:pPr>
        <w:pStyle w:val="BulletList1"/>
        <w:ind w:left="360" w:hanging="360"/>
        <w:jc w:val="left"/>
        <w:rPr>
          <w:rFonts w:cs="Times New Roman"/>
          <w:i/>
          <w:iCs/>
          <w:sz w:val="22"/>
          <w:szCs w:val="22"/>
        </w:rPr>
      </w:pPr>
      <w:r w:rsidRPr="00C06A48">
        <w:rPr>
          <w:rFonts w:ascii="Symbol" w:hAnsi="Symbol" w:cs="Times New Roman"/>
          <w:iCs/>
          <w:sz w:val="22"/>
          <w:szCs w:val="22"/>
        </w:rPr>
        <w:t></w:t>
      </w:r>
      <w:r w:rsidRPr="00C06A48">
        <w:rPr>
          <w:rFonts w:ascii="Symbol" w:hAnsi="Symbol" w:cs="Times New Roman"/>
          <w:iCs/>
          <w:sz w:val="22"/>
          <w:szCs w:val="22"/>
        </w:rPr>
        <w:tab/>
      </w:r>
      <w:r w:rsidR="00DC1D5A" w:rsidRPr="00C06A48">
        <w:rPr>
          <w:rFonts w:cs="Times New Roman"/>
          <w:i/>
          <w:iCs/>
          <w:sz w:val="22"/>
          <w:szCs w:val="22"/>
        </w:rPr>
        <w:t>Can you call me if the pharmacy says the medication requires a prior authorization?</w:t>
      </w:r>
    </w:p>
    <w:p w14:paraId="0875CA1D" w14:textId="5296C580" w:rsidR="008D1628" w:rsidRPr="00C06A48" w:rsidRDefault="001430E9" w:rsidP="000D1C4C">
      <w:pPr>
        <w:pStyle w:val="Head2"/>
        <w:spacing w:before="0" w:after="0" w:line="480" w:lineRule="auto"/>
        <w:rPr>
          <w:rFonts w:ascii="Times New Roman" w:hAnsi="Times New Roman" w:cs="Times New Roman"/>
        </w:rPr>
      </w:pPr>
      <w:r>
        <w:rPr>
          <w:rFonts w:ascii="Times New Roman" w:hAnsi="Times New Roman" w:cs="Times New Roman"/>
        </w:rPr>
        <w:t>&lt;H2&gt;</w:t>
      </w:r>
      <w:r w:rsidR="00DC1D5A" w:rsidRPr="00C06A48">
        <w:rPr>
          <w:rFonts w:ascii="Times New Roman" w:hAnsi="Times New Roman" w:cs="Times New Roman"/>
        </w:rPr>
        <w:t>EMPOWERMENT, VOICE, AND CHOICE</w:t>
      </w:r>
    </w:p>
    <w:p w14:paraId="29D76BFD" w14:textId="13E8863E" w:rsidR="008D1628" w:rsidRPr="00C06A48" w:rsidRDefault="00DC1D5A" w:rsidP="007E4644">
      <w:pPr>
        <w:pStyle w:val="Para-FL"/>
        <w:jc w:val="left"/>
        <w:rPr>
          <w:rFonts w:cs="Times New Roman"/>
          <w:sz w:val="22"/>
          <w:szCs w:val="22"/>
        </w:rPr>
      </w:pPr>
      <w:r w:rsidRPr="00C06A48">
        <w:rPr>
          <w:rFonts w:cs="Times New Roman"/>
          <w:sz w:val="22"/>
          <w:szCs w:val="22"/>
        </w:rPr>
        <w:t>Patients with ongoing trauma symptoms may need frequently scheduled visits or calls</w:t>
      </w:r>
      <w:r w:rsidR="00074502" w:rsidRPr="00C06A48">
        <w:rPr>
          <w:rFonts w:cs="Times New Roman"/>
          <w:sz w:val="22"/>
          <w:szCs w:val="22"/>
        </w:rPr>
        <w:t xml:space="preserve"> when establishing a new treatment relationship</w:t>
      </w:r>
      <w:r w:rsidR="008F49C9" w:rsidRPr="00C06A48">
        <w:rPr>
          <w:rFonts w:cs="Times New Roman"/>
          <w:sz w:val="22"/>
          <w:szCs w:val="22"/>
        </w:rPr>
        <w:t>, for different reasons</w:t>
      </w:r>
      <w:r w:rsidR="00A253B7" w:rsidRPr="00C06A48">
        <w:rPr>
          <w:rFonts w:cs="Times New Roman"/>
          <w:sz w:val="22"/>
          <w:szCs w:val="22"/>
        </w:rPr>
        <w:t xml:space="preserve">. Regularly scheduled contact </w:t>
      </w:r>
      <w:r w:rsidR="008F49C9" w:rsidRPr="00C06A48">
        <w:rPr>
          <w:rFonts w:cs="Times New Roman"/>
          <w:sz w:val="22"/>
          <w:szCs w:val="22"/>
        </w:rPr>
        <w:t>can</w:t>
      </w:r>
      <w:r w:rsidRPr="00C06A48">
        <w:rPr>
          <w:rFonts w:cs="Times New Roman"/>
          <w:sz w:val="22"/>
          <w:szCs w:val="22"/>
        </w:rPr>
        <w:t xml:space="preserve"> encourage trust and disclosur</w:t>
      </w:r>
      <w:r w:rsidR="008F49C9" w:rsidRPr="00C06A48">
        <w:rPr>
          <w:rFonts w:cs="Times New Roman"/>
          <w:sz w:val="22"/>
          <w:szCs w:val="22"/>
        </w:rPr>
        <w:t>e</w:t>
      </w:r>
      <w:r w:rsidRPr="00C06A48">
        <w:rPr>
          <w:rFonts w:cs="Times New Roman"/>
          <w:sz w:val="22"/>
          <w:szCs w:val="22"/>
        </w:rPr>
        <w:t>,</w:t>
      </w:r>
      <w:r w:rsidR="00A253B7" w:rsidRPr="00C06A48">
        <w:rPr>
          <w:rFonts w:cs="Times New Roman"/>
          <w:sz w:val="22"/>
          <w:szCs w:val="22"/>
        </w:rPr>
        <w:t xml:space="preserve"> or to </w:t>
      </w:r>
      <w:r w:rsidRPr="00C06A48">
        <w:rPr>
          <w:rFonts w:cs="Times New Roman"/>
          <w:sz w:val="22"/>
          <w:szCs w:val="22"/>
        </w:rPr>
        <w:t>preempt frequent calls for reassurance</w:t>
      </w:r>
      <w:r w:rsidR="00EB1EBB" w:rsidRPr="00C06A48">
        <w:rPr>
          <w:rFonts w:cs="Times New Roman"/>
          <w:sz w:val="22"/>
          <w:szCs w:val="22"/>
        </w:rPr>
        <w:t xml:space="preserve"> and </w:t>
      </w:r>
      <w:r w:rsidRPr="00C06A48">
        <w:rPr>
          <w:rFonts w:cs="Times New Roman"/>
          <w:sz w:val="22"/>
          <w:szCs w:val="22"/>
        </w:rPr>
        <w:t xml:space="preserve">requests for additional appointments. </w:t>
      </w:r>
    </w:p>
    <w:p w14:paraId="48569E41" w14:textId="110C4A99" w:rsidR="008D1628" w:rsidRPr="00C06A48" w:rsidRDefault="001430E9" w:rsidP="000D1C4C">
      <w:pPr>
        <w:pStyle w:val="Head3"/>
        <w:rPr>
          <w:rFonts w:cs="Times New Roman"/>
          <w:spacing w:val="0"/>
        </w:rPr>
      </w:pPr>
      <w:r>
        <w:rPr>
          <w:rFonts w:cs="Times New Roman"/>
          <w:spacing w:val="0"/>
        </w:rPr>
        <w:t>&lt;H3&gt;</w:t>
      </w:r>
      <w:r w:rsidR="000E0966" w:rsidRPr="00C06A48">
        <w:rPr>
          <w:rFonts w:cs="Times New Roman"/>
          <w:spacing w:val="0"/>
        </w:rPr>
        <w:t>Examples of Check-Ins</w:t>
      </w:r>
    </w:p>
    <w:p w14:paraId="3E01F92F" w14:textId="1C4C6C60" w:rsidR="008D1628" w:rsidRPr="00612471" w:rsidRDefault="000C6DF4" w:rsidP="00612471">
      <w:pPr>
        <w:pStyle w:val="BulletList1first"/>
      </w:pPr>
      <w:r w:rsidRPr="00C06A48">
        <w:rPr>
          <w:rFonts w:ascii="Symbol" w:hAnsi="Symbol" w:cs="Times New Roman"/>
          <w:iCs/>
          <w:sz w:val="22"/>
          <w:szCs w:val="22"/>
        </w:rPr>
        <w:t></w:t>
      </w:r>
      <w:r w:rsidRPr="00C06A48">
        <w:rPr>
          <w:rFonts w:ascii="Symbol" w:hAnsi="Symbol" w:cs="Times New Roman"/>
          <w:iCs/>
          <w:sz w:val="22"/>
          <w:szCs w:val="22"/>
        </w:rPr>
        <w:tab/>
      </w:r>
      <w:proofErr w:type="gramStart"/>
      <w:r w:rsidR="00DC1D5A" w:rsidRPr="00C06A48">
        <w:rPr>
          <w:rFonts w:cs="Times New Roman"/>
          <w:i/>
          <w:iCs/>
          <w:sz w:val="22"/>
          <w:szCs w:val="22"/>
        </w:rPr>
        <w:t>We</w:t>
      </w:r>
      <w:proofErr w:type="gramEnd"/>
      <w:r w:rsidR="00DC1D5A" w:rsidRPr="00C06A48">
        <w:rPr>
          <w:rFonts w:cs="Times New Roman"/>
          <w:i/>
          <w:iCs/>
          <w:sz w:val="22"/>
          <w:szCs w:val="22"/>
        </w:rPr>
        <w:t xml:space="preserve"> agreed you would call me every week and leave a brief message, to reduce the fear of calling me in a potential emergency. How is this working for you?</w:t>
      </w:r>
    </w:p>
    <w:p w14:paraId="6CC1442E" w14:textId="5F42AF50" w:rsidR="008D1628" w:rsidRPr="00612471" w:rsidRDefault="000C6DF4" w:rsidP="00612471">
      <w:pPr>
        <w:pStyle w:val="BulletList1last"/>
      </w:pPr>
      <w:r>
        <w:rPr>
          <w:rFonts w:ascii="Symbol" w:hAnsi="Symbol" w:cs="Times New Roman"/>
          <w:iCs/>
          <w:sz w:val="22"/>
          <w:szCs w:val="22"/>
        </w:rPr>
        <w:lastRenderedPageBreak/>
        <w:t></w:t>
      </w:r>
      <w:r>
        <w:rPr>
          <w:rFonts w:ascii="Symbol" w:hAnsi="Symbol" w:cs="Times New Roman"/>
          <w:iCs/>
          <w:sz w:val="22"/>
          <w:szCs w:val="22"/>
        </w:rPr>
        <w:tab/>
      </w:r>
      <w:r w:rsidR="00DC1D5A" w:rsidRPr="00C06A48">
        <w:rPr>
          <w:rFonts w:cs="Times New Roman"/>
          <w:i/>
          <w:iCs/>
          <w:sz w:val="22"/>
          <w:szCs w:val="22"/>
        </w:rPr>
        <w:t>Thank you for your message! I was glad to hear that the sleep medication was eventually helpful at the new dose, after those rocky first few weeks.</w:t>
      </w:r>
    </w:p>
    <w:p w14:paraId="648F745E" w14:textId="77777777" w:rsidR="00D25114" w:rsidRPr="00D25114" w:rsidRDefault="00D25114" w:rsidP="000D1C4C">
      <w:pPr>
        <w:pStyle w:val="Head1"/>
        <w:spacing w:before="0" w:after="0"/>
        <w:rPr>
          <w:rFonts w:cs="Times New Roman"/>
          <w:b w:val="0"/>
          <w:bCs/>
          <w:sz w:val="22"/>
          <w:szCs w:val="22"/>
        </w:rPr>
      </w:pPr>
      <w:r w:rsidRPr="00D25114">
        <w:rPr>
          <w:rFonts w:cs="Times New Roman"/>
          <w:bCs/>
          <w:sz w:val="22"/>
          <w:szCs w:val="22"/>
        </w:rPr>
        <w:t>&lt;H1&gt;FURTHER EDUCATIONAL OPPORTUNITIES</w:t>
      </w:r>
    </w:p>
    <w:p w14:paraId="6E7017A8" w14:textId="77777777" w:rsidR="00D25114" w:rsidRPr="00D25114" w:rsidRDefault="00D25114" w:rsidP="00612471">
      <w:pPr>
        <w:pStyle w:val="Para-FL"/>
      </w:pPr>
      <w:r w:rsidRPr="00D25114">
        <w:t>For those APPNs who wish to further their knowledge and skill in working with those with trauma, the following trainings and resources are helpful:</w:t>
      </w:r>
    </w:p>
    <w:p w14:paraId="5D487C3E" w14:textId="77777777" w:rsidR="00D25114" w:rsidRPr="00612471" w:rsidRDefault="00D25114" w:rsidP="00612471">
      <w:pPr>
        <w:pStyle w:val="BulletList1first"/>
      </w:pPr>
      <w:r w:rsidRPr="00D25114">
        <w:rPr>
          <w:rFonts w:cs="Times New Roman"/>
          <w:sz w:val="22"/>
          <w:szCs w:val="22"/>
        </w:rPr>
        <w:t>•</w:t>
      </w:r>
      <w:r w:rsidRPr="00D25114">
        <w:rPr>
          <w:rFonts w:cs="Times New Roman"/>
          <w:sz w:val="22"/>
          <w:szCs w:val="22"/>
        </w:rPr>
        <w:tab/>
        <w:t>The International Society for the Study of Traumatic Dissociation offers learning opportunities about trauma and dissociation, including a certificate program, at www.isst-d.org.</w:t>
      </w:r>
    </w:p>
    <w:p w14:paraId="0520815A" w14:textId="4B899024" w:rsidR="00D25114" w:rsidRPr="00D25114" w:rsidRDefault="00D25114" w:rsidP="001D582B">
      <w:pPr>
        <w:pStyle w:val="BulletList1"/>
        <w:rPr>
          <w:rFonts w:cs="Times New Roman"/>
          <w:sz w:val="22"/>
          <w:szCs w:val="22"/>
        </w:rPr>
      </w:pPr>
      <w:r w:rsidRPr="00D25114">
        <w:rPr>
          <w:rFonts w:cs="Times New Roman"/>
          <w:sz w:val="22"/>
          <w:szCs w:val="22"/>
        </w:rPr>
        <w:t>•</w:t>
      </w:r>
      <w:r w:rsidRPr="00D25114">
        <w:rPr>
          <w:rFonts w:cs="Times New Roman"/>
          <w:sz w:val="22"/>
          <w:szCs w:val="22"/>
        </w:rPr>
        <w:tab/>
        <w:t xml:space="preserve">Eye Movement Desensitization and Reprocessing International Association (EMDRIA) offers Basic Training in EMDR as well as many advanced level workshops in EMDR @ </w:t>
      </w:r>
      <w:hyperlink r:id="rId13" w:history="1">
        <w:r w:rsidR="001D582B" w:rsidRPr="0040244F">
          <w:rPr>
            <w:rStyle w:val="Hyperlink"/>
            <w:rFonts w:cs="Times New Roman"/>
            <w:sz w:val="22"/>
            <w:szCs w:val="22"/>
          </w:rPr>
          <w:t>https://www.emdria.org</w:t>
        </w:r>
      </w:hyperlink>
      <w:r w:rsidR="001D582B">
        <w:rPr>
          <w:rFonts w:cs="Times New Roman"/>
          <w:sz w:val="22"/>
          <w:szCs w:val="22"/>
        </w:rPr>
        <w:t xml:space="preserve">. </w:t>
      </w:r>
      <w:r w:rsidRPr="00D25114">
        <w:rPr>
          <w:rFonts w:cs="Times New Roman"/>
          <w:sz w:val="22"/>
          <w:szCs w:val="22"/>
        </w:rPr>
        <w:t xml:space="preserve">See </w:t>
      </w:r>
      <w:r w:rsidR="001D582B">
        <w:rPr>
          <w:rFonts w:cs="Times New Roman"/>
          <w:sz w:val="22"/>
          <w:szCs w:val="22"/>
        </w:rPr>
        <w:t>C</w:t>
      </w:r>
      <w:r w:rsidRPr="00D25114">
        <w:rPr>
          <w:rFonts w:cs="Times New Roman"/>
          <w:sz w:val="22"/>
          <w:szCs w:val="22"/>
        </w:rPr>
        <w:t>hapter 10.</w:t>
      </w:r>
    </w:p>
    <w:p w14:paraId="4B0F0E38" w14:textId="77777777" w:rsidR="00D25114" w:rsidRPr="00D25114" w:rsidRDefault="00D25114" w:rsidP="001D582B">
      <w:pPr>
        <w:pStyle w:val="BulletList1"/>
        <w:jc w:val="left"/>
        <w:rPr>
          <w:rFonts w:cs="Times New Roman"/>
          <w:sz w:val="22"/>
          <w:szCs w:val="22"/>
        </w:rPr>
      </w:pPr>
      <w:r w:rsidRPr="00D25114">
        <w:rPr>
          <w:rFonts w:cs="Times New Roman"/>
          <w:sz w:val="22"/>
          <w:szCs w:val="22"/>
        </w:rPr>
        <w:t>•</w:t>
      </w:r>
      <w:r w:rsidRPr="00D25114">
        <w:rPr>
          <w:rFonts w:cs="Times New Roman"/>
          <w:sz w:val="22"/>
          <w:szCs w:val="22"/>
        </w:rPr>
        <w:tab/>
        <w:t xml:space="preserve">The Veterans Health Administration offers clinical practice guidelines on medications in PTSD treatment: https://www.healthquality.va.gov/guidelines/MH/ptsd/ as well as continuing education units (CEUs) in PTSD therapy treatments at the National Center for PTSD website: https://www.ptsd.va.gov/ </w:t>
      </w:r>
    </w:p>
    <w:p w14:paraId="1BA160D9" w14:textId="77777777" w:rsidR="00D25114" w:rsidRPr="00D25114" w:rsidRDefault="00D25114" w:rsidP="00D25114">
      <w:pPr>
        <w:pStyle w:val="BulletList1"/>
        <w:jc w:val="left"/>
        <w:rPr>
          <w:rFonts w:cs="Times New Roman"/>
          <w:sz w:val="22"/>
          <w:szCs w:val="22"/>
        </w:rPr>
      </w:pPr>
      <w:r w:rsidRPr="00D25114">
        <w:rPr>
          <w:rFonts w:cs="Times New Roman"/>
          <w:sz w:val="22"/>
          <w:szCs w:val="22"/>
        </w:rPr>
        <w:t>•</w:t>
      </w:r>
      <w:r w:rsidRPr="00D25114">
        <w:rPr>
          <w:rFonts w:cs="Times New Roman"/>
          <w:sz w:val="22"/>
          <w:szCs w:val="22"/>
        </w:rPr>
        <w:tab/>
        <w:t xml:space="preserve">Collaborative prescribing owes much to the principles and practices of the recovery movement. Patricia </w:t>
      </w:r>
      <w:proofErr w:type="spellStart"/>
      <w:r w:rsidRPr="00D25114">
        <w:rPr>
          <w:rFonts w:cs="Times New Roman"/>
          <w:sz w:val="22"/>
          <w:szCs w:val="22"/>
        </w:rPr>
        <w:t>Deegan’s</w:t>
      </w:r>
      <w:proofErr w:type="spellEnd"/>
      <w:r w:rsidRPr="00D25114">
        <w:rPr>
          <w:rFonts w:cs="Times New Roman"/>
          <w:sz w:val="22"/>
          <w:szCs w:val="22"/>
        </w:rPr>
        <w:t xml:space="preserve"> work at https://www.patdeegan.com/academy-library and https://www.patdeegan.com</w:t>
      </w:r>
      <w:proofErr w:type="gramStart"/>
      <w:r w:rsidRPr="00D25114">
        <w:rPr>
          <w:rFonts w:cs="Times New Roman"/>
          <w:sz w:val="22"/>
          <w:szCs w:val="22"/>
        </w:rPr>
        <w:t>/  includes</w:t>
      </w:r>
      <w:proofErr w:type="gramEnd"/>
      <w:r w:rsidRPr="00D25114">
        <w:rPr>
          <w:rFonts w:cs="Times New Roman"/>
          <w:sz w:val="22"/>
          <w:szCs w:val="22"/>
        </w:rPr>
        <w:t xml:space="preserve"> many suggestions and practices highly congruent with the approaches outlined above.</w:t>
      </w:r>
    </w:p>
    <w:p w14:paraId="00A27AFD" w14:textId="77777777" w:rsidR="00D25114" w:rsidRDefault="00D25114" w:rsidP="00D25114">
      <w:pPr>
        <w:pStyle w:val="BulletList1"/>
        <w:jc w:val="left"/>
        <w:rPr>
          <w:rFonts w:cs="Times New Roman"/>
          <w:sz w:val="22"/>
          <w:szCs w:val="22"/>
        </w:rPr>
      </w:pPr>
      <w:r w:rsidRPr="00D25114">
        <w:rPr>
          <w:rFonts w:cs="Times New Roman"/>
          <w:sz w:val="22"/>
          <w:szCs w:val="22"/>
        </w:rPr>
        <w:t>•</w:t>
      </w:r>
      <w:r w:rsidRPr="00D25114">
        <w:rPr>
          <w:rFonts w:cs="Times New Roman"/>
          <w:sz w:val="22"/>
          <w:szCs w:val="22"/>
        </w:rPr>
        <w:tab/>
        <w:t xml:space="preserve">Researchers at the </w:t>
      </w:r>
      <w:proofErr w:type="spellStart"/>
      <w:r w:rsidRPr="00787289">
        <w:t>Bruyère</w:t>
      </w:r>
      <w:proofErr w:type="spellEnd"/>
      <w:r w:rsidRPr="00787289">
        <w:t xml:space="preserve"> Research Institute (2019) </w:t>
      </w:r>
      <w:r w:rsidRPr="00D25114">
        <w:rPr>
          <w:rFonts w:cs="Times New Roman"/>
          <w:sz w:val="22"/>
          <w:szCs w:val="22"/>
        </w:rPr>
        <w:t xml:space="preserve">in Ottawa and the </w:t>
      </w:r>
      <w:proofErr w:type="spellStart"/>
      <w:r w:rsidRPr="00D25114">
        <w:rPr>
          <w:rFonts w:cs="Times New Roman"/>
          <w:sz w:val="22"/>
          <w:szCs w:val="22"/>
        </w:rPr>
        <w:t>Université</w:t>
      </w:r>
      <w:proofErr w:type="spellEnd"/>
      <w:r w:rsidRPr="00D25114">
        <w:rPr>
          <w:rFonts w:cs="Times New Roman"/>
          <w:sz w:val="22"/>
          <w:szCs w:val="22"/>
        </w:rPr>
        <w:t xml:space="preserve"> de Montréal have collaborated on developing </w:t>
      </w:r>
      <w:proofErr w:type="spellStart"/>
      <w:r w:rsidRPr="00D25114">
        <w:rPr>
          <w:rFonts w:cs="Times New Roman"/>
          <w:sz w:val="22"/>
          <w:szCs w:val="22"/>
        </w:rPr>
        <w:t>deprescribing</w:t>
      </w:r>
      <w:proofErr w:type="spellEnd"/>
      <w:r w:rsidRPr="00D25114">
        <w:rPr>
          <w:rFonts w:cs="Times New Roman"/>
          <w:sz w:val="22"/>
          <w:szCs w:val="22"/>
        </w:rPr>
        <w:t xml:space="preserve"> guidelines focused on elder care. Their website provides background on the rationale and principles of </w:t>
      </w:r>
      <w:proofErr w:type="spellStart"/>
      <w:r w:rsidRPr="00D25114">
        <w:rPr>
          <w:rFonts w:cs="Times New Roman"/>
          <w:sz w:val="22"/>
          <w:szCs w:val="22"/>
        </w:rPr>
        <w:t>deprescribing</w:t>
      </w:r>
      <w:proofErr w:type="spellEnd"/>
      <w:r w:rsidRPr="00D25114">
        <w:rPr>
          <w:rFonts w:cs="Times New Roman"/>
          <w:sz w:val="22"/>
          <w:szCs w:val="22"/>
        </w:rPr>
        <w:t>: deprescribing.org/what-is-</w:t>
      </w:r>
      <w:proofErr w:type="spellStart"/>
      <w:r w:rsidRPr="00D25114">
        <w:rPr>
          <w:rFonts w:cs="Times New Roman"/>
          <w:sz w:val="22"/>
          <w:szCs w:val="22"/>
        </w:rPr>
        <w:t>deprescribing</w:t>
      </w:r>
      <w:proofErr w:type="spellEnd"/>
    </w:p>
    <w:p w14:paraId="3768808E" w14:textId="77095650" w:rsidR="00D25114" w:rsidRPr="00612471" w:rsidRDefault="00D25114" w:rsidP="00612471">
      <w:pPr>
        <w:pStyle w:val="BulletList1last"/>
      </w:pPr>
      <w:r w:rsidRPr="00D25114">
        <w:rPr>
          <w:rFonts w:cs="Times New Roman"/>
          <w:sz w:val="22"/>
          <w:szCs w:val="22"/>
        </w:rPr>
        <w:t>•</w:t>
      </w:r>
      <w:r w:rsidRPr="00D25114">
        <w:rPr>
          <w:rFonts w:cs="Times New Roman"/>
          <w:sz w:val="22"/>
          <w:szCs w:val="22"/>
        </w:rPr>
        <w:tab/>
        <w:t xml:space="preserve">The US </w:t>
      </w:r>
      <w:proofErr w:type="spellStart"/>
      <w:r w:rsidRPr="00D25114">
        <w:rPr>
          <w:rFonts w:cs="Times New Roman"/>
          <w:sz w:val="22"/>
          <w:szCs w:val="22"/>
        </w:rPr>
        <w:t>Deprescribing</w:t>
      </w:r>
      <w:proofErr w:type="spellEnd"/>
      <w:r w:rsidRPr="00D25114">
        <w:rPr>
          <w:rFonts w:cs="Times New Roman"/>
          <w:sz w:val="22"/>
          <w:szCs w:val="22"/>
        </w:rPr>
        <w:t xml:space="preserve"> Research Network has a webpage outlining resources and guidelines fo</w:t>
      </w:r>
      <w:r>
        <w:rPr>
          <w:rFonts w:cs="Times New Roman"/>
          <w:sz w:val="22"/>
          <w:szCs w:val="22"/>
        </w:rPr>
        <w:t xml:space="preserve">r </w:t>
      </w:r>
      <w:r w:rsidRPr="00D25114">
        <w:rPr>
          <w:rFonts w:cs="Times New Roman"/>
          <w:sz w:val="22"/>
          <w:szCs w:val="22"/>
        </w:rPr>
        <w:t>clinicians: https://deprescribingresearch.org/resources-2/resources-for-clinicians/</w:t>
      </w:r>
    </w:p>
    <w:p w14:paraId="02124F15" w14:textId="76EB229C" w:rsidR="00D17C80" w:rsidRDefault="00D17C80" w:rsidP="007E4644">
      <w:pPr>
        <w:pStyle w:val="Head1"/>
        <w:spacing w:before="0" w:after="0"/>
        <w:rPr>
          <w:rFonts w:cs="Times New Roman"/>
          <w:sz w:val="22"/>
          <w:szCs w:val="22"/>
          <w:u w:val="none"/>
        </w:rPr>
      </w:pPr>
      <w:r>
        <w:rPr>
          <w:rFonts w:cs="Times New Roman"/>
          <w:sz w:val="22"/>
          <w:szCs w:val="22"/>
          <w:u w:val="none"/>
        </w:rPr>
        <w:lastRenderedPageBreak/>
        <w:t>&lt;CASE EXAMPLE&gt;</w:t>
      </w:r>
    </w:p>
    <w:p w14:paraId="4D619D2F" w14:textId="597B5470" w:rsidR="008D1628" w:rsidRPr="00A24502" w:rsidRDefault="00DC1D5A" w:rsidP="00A24502">
      <w:pPr>
        <w:pStyle w:val="CaseStudyTitle"/>
      </w:pPr>
      <w:r w:rsidRPr="00C06A48">
        <w:rPr>
          <w:rFonts w:cs="Times New Roman"/>
          <w:sz w:val="22"/>
          <w:szCs w:val="22"/>
          <w:u w:val="none"/>
        </w:rPr>
        <w:t>CASE EXAMPLE</w:t>
      </w:r>
      <w:r w:rsidR="003A0A3C">
        <w:rPr>
          <w:rFonts w:cs="Times New Roman"/>
          <w:sz w:val="22"/>
          <w:szCs w:val="22"/>
          <w:u w:val="none"/>
        </w:rPr>
        <w:t xml:space="preserve">: </w:t>
      </w:r>
      <w:r w:rsidR="003A0A3C" w:rsidRPr="003A0A3C">
        <w:rPr>
          <w:rFonts w:cs="Times New Roman"/>
          <w:sz w:val="22"/>
          <w:szCs w:val="22"/>
          <w:u w:val="none"/>
        </w:rPr>
        <w:t xml:space="preserve">a 58-year-old </w:t>
      </w:r>
      <w:r w:rsidR="003A0A3C">
        <w:rPr>
          <w:rFonts w:cs="Times New Roman"/>
          <w:sz w:val="22"/>
          <w:szCs w:val="22"/>
          <w:u w:val="none"/>
        </w:rPr>
        <w:t>FEMALE PATIENT</w:t>
      </w:r>
      <w:r w:rsidR="003A0A3C" w:rsidRPr="003A0A3C">
        <w:rPr>
          <w:rFonts w:cs="Times New Roman"/>
          <w:sz w:val="22"/>
          <w:szCs w:val="22"/>
          <w:u w:val="none"/>
        </w:rPr>
        <w:t xml:space="preserve"> establishing care with the APPN in a community mental health clinic</w:t>
      </w:r>
    </w:p>
    <w:p w14:paraId="3408FDC9" w14:textId="4F817284" w:rsidR="003A0A3C" w:rsidRPr="00A24502" w:rsidRDefault="00A24502" w:rsidP="00A24502">
      <w:pPr>
        <w:pStyle w:val="CaseStudy-Heading1"/>
      </w:pPr>
      <w:r>
        <w:rPr>
          <w:rFonts w:cs="Times New Roman"/>
          <w:sz w:val="22"/>
          <w:szCs w:val="22"/>
        </w:rPr>
        <w:t>Patient Description</w:t>
      </w:r>
    </w:p>
    <w:p w14:paraId="513C7941" w14:textId="2DAF4122" w:rsidR="00D25114" w:rsidRDefault="00DC1D5A" w:rsidP="00A24502">
      <w:pPr>
        <w:pStyle w:val="CaseStudy-Para-FL"/>
      </w:pPr>
      <w:r w:rsidRPr="00C06A48">
        <w:t>Ms. P, a 58-year-old woman</w:t>
      </w:r>
      <w:r w:rsidR="00C347C6">
        <w:t>,</w:t>
      </w:r>
      <w:r w:rsidRPr="00C06A48">
        <w:t xml:space="preserve"> is establishing care with the APPN in a community mental health clinic. She has been in long-term psychiatric treatment since a sexual assault in her first semester of freshman year of college caused her to drop out, </w:t>
      </w:r>
      <w:r w:rsidR="00E33B00" w:rsidRPr="00C06A48">
        <w:t>because</w:t>
      </w:r>
      <w:r w:rsidRPr="00C06A48">
        <w:t xml:space="preserve"> she states she could not face </w:t>
      </w:r>
      <w:r w:rsidR="007E4D10" w:rsidRPr="00C06A48">
        <w:t>crossing paths with</w:t>
      </w:r>
      <w:r w:rsidRPr="00C06A48">
        <w:t xml:space="preserve"> her perpetrator. She has been hospitalized psychiatrically five times in her lifetime, first at age 19 after the assault and three additional times that year. She has since been hospitalized once more last year after the death of her father, a childhood perpetrator of verbal, emotional, and sexual abuse. She has prior diagnoses of bipolar type II and PTSD, fibromyalgia, migraines, chronic low back pain, endometriosis, sleep apnea, and a surgical history significant for adenoidectomy and hysterectomy. </w:t>
      </w:r>
    </w:p>
    <w:p w14:paraId="24CD64E5" w14:textId="76A47CEE" w:rsidR="00D25114" w:rsidRPr="00A24502" w:rsidRDefault="00D25114" w:rsidP="00A24502">
      <w:pPr>
        <w:pStyle w:val="CaseStudy-Heading1"/>
        <w:rPr>
          <w:rFonts w:cs="Times New Roman"/>
          <w:bCs/>
          <w:sz w:val="22"/>
          <w:szCs w:val="22"/>
        </w:rPr>
      </w:pPr>
      <w:r w:rsidRPr="00A24502">
        <w:rPr>
          <w:rFonts w:cs="Times New Roman"/>
          <w:bCs/>
          <w:sz w:val="22"/>
          <w:szCs w:val="22"/>
        </w:rPr>
        <w:t>Current Symptoms</w:t>
      </w:r>
    </w:p>
    <w:p w14:paraId="34D7F34F" w14:textId="4478A64C" w:rsidR="008D1628" w:rsidRPr="00C06A48" w:rsidRDefault="00D25114" w:rsidP="00A24502">
      <w:pPr>
        <w:pStyle w:val="CaseStudy-Para-FL"/>
      </w:pPr>
      <w:r>
        <w:t>Ms. P</w:t>
      </w:r>
      <w:r w:rsidR="00DC1D5A" w:rsidRPr="00C06A48">
        <w:t xml:space="preserve"> reports </w:t>
      </w:r>
      <w:r w:rsidR="00B10121" w:rsidRPr="00C06A48">
        <w:t xml:space="preserve">in the past </w:t>
      </w:r>
      <w:r>
        <w:t>3</w:t>
      </w:r>
      <w:r w:rsidR="00B10121" w:rsidRPr="00C06A48">
        <w:t xml:space="preserve"> months she developed new </w:t>
      </w:r>
      <w:r w:rsidR="00DC1D5A" w:rsidRPr="00C06A48">
        <w:t>choking sensations in the daytime, not near meals, and pelvic pain worsening at nighttime. Ms. P is following up with her primary care office regarding both these concerns and has a swallow study and an appointment with an OB/GYN</w:t>
      </w:r>
      <w:r w:rsidR="00282EC8" w:rsidRPr="00C06A48">
        <w:t xml:space="preserve"> scheduled</w:t>
      </w:r>
      <w:r w:rsidR="00DC1D5A" w:rsidRPr="00C06A48">
        <w:t xml:space="preserve">. Of note, she reports a history of missing/skipping OB/GYN appointments in the past after her hysterectomy, though she is aware her cervix is intact and her OB/GYN would like her to continue to follow up with Pap smears. See </w:t>
      </w:r>
      <w:r w:rsidR="00DC1D5A" w:rsidRPr="003A0A3C">
        <w:rPr>
          <w:b/>
          <w:bCs/>
        </w:rPr>
        <w:t>Box 15.2</w:t>
      </w:r>
      <w:r w:rsidR="00DC1D5A" w:rsidRPr="00C06A48">
        <w:t xml:space="preserve"> for Ms. P’s current medications.</w:t>
      </w:r>
    </w:p>
    <w:p w14:paraId="1779173D" w14:textId="5AB32790" w:rsidR="008D1628" w:rsidRPr="00C06A48" w:rsidRDefault="00DC1D5A" w:rsidP="00A24502">
      <w:pPr>
        <w:pStyle w:val="CaseStudy-ParaFirstLine-Ind"/>
      </w:pPr>
      <w:r w:rsidRPr="00C06A48">
        <w:t xml:space="preserve">Ms. P reports she had been doing well while she raised her children, but with the anniversary </w:t>
      </w:r>
      <w:r w:rsidR="00291E9D" w:rsidRPr="00C06A48">
        <w:t xml:space="preserve">of her father’s death </w:t>
      </w:r>
      <w:r w:rsidR="00D25114">
        <w:t>1</w:t>
      </w:r>
      <w:r w:rsidR="00291E9D" w:rsidRPr="00C06A48">
        <w:t xml:space="preserve"> year ago </w:t>
      </w:r>
      <w:r w:rsidRPr="00C06A48">
        <w:t xml:space="preserve">looming on the calendar, and her youngest daughter’s transition to college this fall she has felt “at sea.” She reports her chief complaint as “I don’t think my meds are working.” Regarding past trials, she reports Provigil “made me anxious” and “lithium made me fat. Depakote made me a zombie.” When asked about </w:t>
      </w:r>
      <w:r w:rsidR="002C7515" w:rsidRPr="00C06A48">
        <w:t>medications that helped</w:t>
      </w:r>
      <w:r w:rsidRPr="00C06A48">
        <w:t xml:space="preserve">, Ms. P states “my body doesn’t work well with medicines, they don’t agree with me.” Upon careful questioning, Ms. P notes she was diagnosed with bipolar affective disorder due to “rages when my kids didn’t come home on time” during their teens, as well </w:t>
      </w:r>
      <w:r w:rsidRPr="00C06A48">
        <w:lastRenderedPageBreak/>
        <w:t xml:space="preserve">as significant postpartum depressions, and “mood swings” when her children were separated from her, as when her youngest went to summer camp. Reports Ms. P, “I cried all day, every day, the whole time she was gone. I was convinced someone at the camp would hurt her.” This raised the APPN’s suspicion for PTSD and comorbid depression. Collateral contacts with Ms. P’s partner and former therapist corroborate a lack of any clear sleepless episodes or euphoria, reckless behavior, fast speech and movement, or anything that points to a hypomanic or manic episode. They report tearfulness and angry outbursts, often fueled by safety fears, have been stable for many years regardless of medication </w:t>
      </w:r>
      <w:r w:rsidR="00C8594A" w:rsidRPr="00C06A48">
        <w:t>trials</w:t>
      </w:r>
      <w:r w:rsidRPr="00C06A48">
        <w:t>.</w:t>
      </w:r>
    </w:p>
    <w:p w14:paraId="1B7D4B71" w14:textId="77777777" w:rsidR="008D1628" w:rsidRPr="00C06A48" w:rsidRDefault="00DC1D5A" w:rsidP="00A24502">
      <w:pPr>
        <w:pStyle w:val="CaseStudy-ParaFirstLine-Ind"/>
      </w:pPr>
      <w:r w:rsidRPr="00C06A48">
        <w:t>Today, Ms. P reports for a second appointment to evaluate the need for any medication changes.</w:t>
      </w:r>
    </w:p>
    <w:p w14:paraId="30C3DE15" w14:textId="77777777" w:rsidR="008D1628" w:rsidRPr="00A117D7" w:rsidRDefault="00DC1D5A" w:rsidP="007E4644">
      <w:pPr>
        <w:pStyle w:val="CaseStudy-Dialoguefirst"/>
        <w:spacing w:before="0"/>
      </w:pPr>
      <w:r w:rsidRPr="00C06A48">
        <w:rPr>
          <w:rStyle w:val="bold"/>
          <w:rFonts w:cs="Times New Roman"/>
          <w:sz w:val="22"/>
          <w:szCs w:val="22"/>
        </w:rPr>
        <w:t>Ms. P:</w:t>
      </w:r>
      <w:r w:rsidRPr="00C06A48">
        <w:rPr>
          <w:rStyle w:val="bold"/>
          <w:rFonts w:cs="Times New Roman"/>
          <w:sz w:val="22"/>
          <w:szCs w:val="22"/>
        </w:rPr>
        <w:tab/>
      </w:r>
      <w:r w:rsidRPr="00C06A48">
        <w:rPr>
          <w:rFonts w:cs="Times New Roman"/>
          <w:i/>
          <w:iCs/>
          <w:sz w:val="22"/>
          <w:szCs w:val="22"/>
        </w:rPr>
        <w:t>These medications really aren’t working.</w:t>
      </w:r>
    </w:p>
    <w:p w14:paraId="652B8FA9" w14:textId="77777777" w:rsidR="008D1628" w:rsidRPr="00A117D7" w:rsidRDefault="00DC1D5A" w:rsidP="007E4644">
      <w:pPr>
        <w:pStyle w:val="CaseStudy-Dialogue"/>
        <w:spacing w:before="0" w:line="480" w:lineRule="auto"/>
      </w:pPr>
      <w:r w:rsidRPr="00C06A48">
        <w:rPr>
          <w:rStyle w:val="bold"/>
          <w:rFonts w:cs="Times New Roman"/>
          <w:sz w:val="22"/>
          <w:szCs w:val="22"/>
        </w:rPr>
        <w:t>APPN:</w:t>
      </w:r>
      <w:r w:rsidRPr="00C06A48">
        <w:rPr>
          <w:rStyle w:val="bold"/>
          <w:rFonts w:cs="Times New Roman"/>
          <w:sz w:val="22"/>
          <w:szCs w:val="22"/>
        </w:rPr>
        <w:tab/>
      </w:r>
      <w:r w:rsidRPr="00C06A48">
        <w:rPr>
          <w:rFonts w:cs="Times New Roman"/>
          <w:i/>
          <w:iCs/>
          <w:sz w:val="22"/>
          <w:szCs w:val="22"/>
        </w:rPr>
        <w:t>Tell me about that; what symptoms are unmanageable for you right now?</w:t>
      </w:r>
    </w:p>
    <w:p w14:paraId="533343E6"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Ms. P:</w:t>
      </w:r>
      <w:r w:rsidRPr="00C06A48">
        <w:rPr>
          <w:rStyle w:val="bold"/>
          <w:rFonts w:cs="Times New Roman"/>
          <w:sz w:val="22"/>
          <w:szCs w:val="22"/>
        </w:rPr>
        <w:tab/>
      </w:r>
      <w:r w:rsidRPr="00C06A48">
        <w:rPr>
          <w:rFonts w:cs="Times New Roman"/>
          <w:i/>
          <w:iCs/>
          <w:sz w:val="22"/>
          <w:szCs w:val="22"/>
        </w:rPr>
        <w:t xml:space="preserve">The pain is way out of control, I’m crying all the time, </w:t>
      </w:r>
      <w:proofErr w:type="gramStart"/>
      <w:r w:rsidRPr="00C06A48">
        <w:rPr>
          <w:rFonts w:cs="Times New Roman"/>
          <w:i/>
          <w:iCs/>
          <w:sz w:val="22"/>
          <w:szCs w:val="22"/>
        </w:rPr>
        <w:t>I</w:t>
      </w:r>
      <w:proofErr w:type="gramEnd"/>
      <w:r w:rsidRPr="00C06A48">
        <w:rPr>
          <w:rFonts w:cs="Times New Roman"/>
          <w:i/>
          <w:iCs/>
          <w:sz w:val="22"/>
          <w:szCs w:val="22"/>
        </w:rPr>
        <w:t xml:space="preserve"> can’t sleep. None of them work!</w:t>
      </w:r>
    </w:p>
    <w:p w14:paraId="70C0B1E8" w14:textId="7FC9C2A5"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 xml:space="preserve">That does </w:t>
      </w:r>
      <w:proofErr w:type="gramStart"/>
      <w:r w:rsidRPr="00C06A48">
        <w:rPr>
          <w:rFonts w:cs="Times New Roman"/>
          <w:i/>
          <w:iCs/>
          <w:sz w:val="22"/>
          <w:szCs w:val="22"/>
        </w:rPr>
        <w:t>sounds</w:t>
      </w:r>
      <w:proofErr w:type="gramEnd"/>
      <w:r w:rsidRPr="00C06A48">
        <w:rPr>
          <w:rFonts w:cs="Times New Roman"/>
          <w:i/>
          <w:iCs/>
          <w:sz w:val="22"/>
          <w:szCs w:val="22"/>
        </w:rPr>
        <w:t xml:space="preserve"> awful. </w:t>
      </w:r>
      <w:r w:rsidR="001174B7" w:rsidRPr="00C06A48">
        <w:rPr>
          <w:rFonts w:cs="Times New Roman"/>
          <w:i/>
          <w:iCs/>
          <w:sz w:val="22"/>
          <w:szCs w:val="22"/>
        </w:rPr>
        <w:t>I’m so glad you’re planning to follow up with the</w:t>
      </w:r>
      <w:r w:rsidRPr="00C06A48">
        <w:rPr>
          <w:rFonts w:cs="Times New Roman"/>
          <w:i/>
          <w:iCs/>
          <w:sz w:val="22"/>
          <w:szCs w:val="22"/>
        </w:rPr>
        <w:t xml:space="preserve"> tests your primary care provider is ordering and keeping your OB/GYN visits. Also, your pain and swallowing problems may be </w:t>
      </w:r>
      <w:r w:rsidR="00532231" w:rsidRPr="00C06A48">
        <w:rPr>
          <w:rFonts w:cs="Times New Roman"/>
          <w:i/>
          <w:iCs/>
          <w:sz w:val="22"/>
          <w:szCs w:val="22"/>
        </w:rPr>
        <w:t xml:space="preserve">symptoms of </w:t>
      </w:r>
      <w:r w:rsidR="00216E49" w:rsidRPr="00C06A48">
        <w:rPr>
          <w:rFonts w:cs="Times New Roman"/>
          <w:i/>
          <w:iCs/>
          <w:sz w:val="22"/>
          <w:szCs w:val="22"/>
        </w:rPr>
        <w:t xml:space="preserve">or made worse by </w:t>
      </w:r>
      <w:r w:rsidRPr="00C06A48">
        <w:rPr>
          <w:rFonts w:cs="Times New Roman"/>
          <w:i/>
          <w:iCs/>
          <w:sz w:val="22"/>
          <w:szCs w:val="22"/>
        </w:rPr>
        <w:t xml:space="preserve">body memories of your past trauma, so it would be helpful to </w:t>
      </w:r>
      <w:r w:rsidR="001174B7" w:rsidRPr="00C06A48">
        <w:rPr>
          <w:rFonts w:cs="Times New Roman"/>
          <w:i/>
          <w:iCs/>
          <w:sz w:val="22"/>
          <w:szCs w:val="22"/>
        </w:rPr>
        <w:t>have access to</w:t>
      </w:r>
      <w:r w:rsidRPr="00C06A48">
        <w:rPr>
          <w:rFonts w:cs="Times New Roman"/>
          <w:i/>
          <w:iCs/>
          <w:sz w:val="22"/>
          <w:szCs w:val="22"/>
        </w:rPr>
        <w:t xml:space="preserve"> trauma psychotherapy. Has your therapy helped you with the childhood and adult traumas you have suffered?</w:t>
      </w:r>
    </w:p>
    <w:p w14:paraId="2B760BF1" w14:textId="3BB08466"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Ms. P:</w:t>
      </w:r>
      <w:r w:rsidRPr="00C06A48">
        <w:rPr>
          <w:rStyle w:val="bold"/>
          <w:rFonts w:cs="Times New Roman"/>
          <w:sz w:val="22"/>
          <w:szCs w:val="22"/>
        </w:rPr>
        <w:tab/>
      </w:r>
      <w:r w:rsidRPr="00C06A48">
        <w:rPr>
          <w:rFonts w:cs="Times New Roman"/>
          <w:i/>
          <w:iCs/>
          <w:sz w:val="22"/>
          <w:szCs w:val="22"/>
        </w:rPr>
        <w:t>No, not really. I have been in the hospital many times before and see a therapist once in a while but I don’t think I have had trauma psychotherapy.</w:t>
      </w:r>
    </w:p>
    <w:p w14:paraId="6AB4DD5D"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APPN:</w:t>
      </w:r>
      <w:r w:rsidRPr="00C06A48">
        <w:rPr>
          <w:rStyle w:val="bold"/>
          <w:rFonts w:cs="Times New Roman"/>
          <w:sz w:val="22"/>
          <w:szCs w:val="22"/>
        </w:rPr>
        <w:tab/>
      </w:r>
      <w:r w:rsidRPr="00C06A48">
        <w:rPr>
          <w:rFonts w:cs="Times New Roman"/>
          <w:i/>
          <w:iCs/>
          <w:sz w:val="22"/>
          <w:szCs w:val="22"/>
        </w:rPr>
        <w:t>When a disturbing event occurs, it can get locked in the brain with all the feelings and body sensations and then these can come up later. How do you feel about going to someone who specializes in helping people to process past traumas?</w:t>
      </w:r>
    </w:p>
    <w:p w14:paraId="379D1732"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Ms. P:</w:t>
      </w:r>
      <w:r w:rsidRPr="00C06A48">
        <w:rPr>
          <w:rStyle w:val="bold"/>
          <w:rFonts w:cs="Times New Roman"/>
          <w:sz w:val="22"/>
          <w:szCs w:val="22"/>
        </w:rPr>
        <w:tab/>
      </w:r>
      <w:r w:rsidRPr="00C06A48">
        <w:rPr>
          <w:rFonts w:cs="Times New Roman"/>
          <w:i/>
          <w:iCs/>
          <w:sz w:val="22"/>
          <w:szCs w:val="22"/>
        </w:rPr>
        <w:t>I’m pretty desperate right now, so I will try anything.</w:t>
      </w:r>
    </w:p>
    <w:p w14:paraId="208FADE9" w14:textId="4AFFA5D0"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lastRenderedPageBreak/>
        <w:t xml:space="preserve">APPN: </w:t>
      </w:r>
      <w:r w:rsidRPr="00C06A48">
        <w:rPr>
          <w:rStyle w:val="bold"/>
          <w:rFonts w:cs="Times New Roman"/>
          <w:sz w:val="22"/>
          <w:szCs w:val="22"/>
        </w:rPr>
        <w:tab/>
      </w:r>
      <w:r w:rsidRPr="00C06A48">
        <w:rPr>
          <w:rFonts w:cs="Times New Roman"/>
          <w:i/>
          <w:iCs/>
          <w:sz w:val="22"/>
          <w:szCs w:val="22"/>
        </w:rPr>
        <w:t xml:space="preserve">Okay, before you leave today, I will give you a name and number of someone who I </w:t>
      </w:r>
      <w:r w:rsidR="00656D38" w:rsidRPr="00C06A48">
        <w:rPr>
          <w:rFonts w:cs="Times New Roman"/>
          <w:i/>
          <w:iCs/>
          <w:sz w:val="22"/>
          <w:szCs w:val="22"/>
        </w:rPr>
        <w:t>have heard back from clients is good</w:t>
      </w:r>
      <w:r w:rsidRPr="00C06A48">
        <w:rPr>
          <w:rFonts w:cs="Times New Roman"/>
          <w:i/>
          <w:iCs/>
          <w:sz w:val="22"/>
          <w:szCs w:val="22"/>
        </w:rPr>
        <w:t xml:space="preserve">. </w:t>
      </w:r>
      <w:r w:rsidR="006D4D4B" w:rsidRPr="00C06A48">
        <w:rPr>
          <w:rFonts w:cs="Times New Roman"/>
          <w:i/>
          <w:iCs/>
          <w:sz w:val="22"/>
          <w:szCs w:val="22"/>
        </w:rPr>
        <w:t>L</w:t>
      </w:r>
      <w:r w:rsidRPr="00C06A48">
        <w:rPr>
          <w:rFonts w:cs="Times New Roman"/>
          <w:i/>
          <w:iCs/>
          <w:sz w:val="22"/>
          <w:szCs w:val="22"/>
        </w:rPr>
        <w:t xml:space="preserve">et’s talk more about your sleep problems as that is something I may be able to help you with. Can you not fall asleep, or not stay </w:t>
      </w:r>
      <w:proofErr w:type="gramStart"/>
      <w:r w:rsidRPr="00C06A48">
        <w:rPr>
          <w:rFonts w:cs="Times New Roman"/>
          <w:i/>
          <w:iCs/>
          <w:sz w:val="22"/>
          <w:szCs w:val="22"/>
        </w:rPr>
        <w:t>asleep,</w:t>
      </w:r>
      <w:proofErr w:type="gramEnd"/>
      <w:r w:rsidRPr="00C06A48">
        <w:rPr>
          <w:rFonts w:cs="Times New Roman"/>
          <w:i/>
          <w:iCs/>
          <w:sz w:val="22"/>
          <w:szCs w:val="22"/>
        </w:rPr>
        <w:t xml:space="preserve"> or both?</w:t>
      </w:r>
    </w:p>
    <w:p w14:paraId="430F87D4"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Ms. P:</w:t>
      </w:r>
      <w:r w:rsidRPr="00C06A48">
        <w:rPr>
          <w:rStyle w:val="bold"/>
          <w:rFonts w:cs="Times New Roman"/>
          <w:sz w:val="22"/>
          <w:szCs w:val="22"/>
        </w:rPr>
        <w:tab/>
      </w:r>
      <w:r w:rsidRPr="00C06A48">
        <w:rPr>
          <w:rFonts w:cs="Times New Roman"/>
          <w:i/>
          <w:iCs/>
          <w:sz w:val="22"/>
          <w:szCs w:val="22"/>
        </w:rPr>
        <w:t>Oh, I can fall asleep. But I wake up at 3 a.m. every day with pain and I feel awful all over. Then I lie awake thinking about my kids.</w:t>
      </w:r>
    </w:p>
    <w:p w14:paraId="45DAB518" w14:textId="29523055"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APPN:</w:t>
      </w:r>
      <w:r w:rsidRPr="00C06A48">
        <w:rPr>
          <w:rStyle w:val="bold"/>
          <w:rFonts w:cs="Times New Roman"/>
          <w:sz w:val="22"/>
          <w:szCs w:val="22"/>
        </w:rPr>
        <w:tab/>
      </w:r>
      <w:r w:rsidRPr="00C06A48">
        <w:rPr>
          <w:rFonts w:cs="Times New Roman"/>
          <w:i/>
          <w:iCs/>
          <w:sz w:val="22"/>
          <w:szCs w:val="22"/>
        </w:rPr>
        <w:t>So you fall asleep, but then pain</w:t>
      </w:r>
      <w:r w:rsidR="00CA19DE" w:rsidRPr="00C06A48">
        <w:rPr>
          <w:rFonts w:cs="Times New Roman"/>
          <w:i/>
          <w:iCs/>
          <w:sz w:val="22"/>
          <w:szCs w:val="22"/>
        </w:rPr>
        <w:t xml:space="preserve"> </w:t>
      </w:r>
      <w:r w:rsidRPr="00C06A48">
        <w:rPr>
          <w:rFonts w:cs="Times New Roman"/>
          <w:i/>
          <w:iCs/>
          <w:sz w:val="22"/>
          <w:szCs w:val="22"/>
        </w:rPr>
        <w:t xml:space="preserve">wakes you. </w:t>
      </w:r>
      <w:r w:rsidR="00CB3EBB" w:rsidRPr="00C06A48">
        <w:rPr>
          <w:rFonts w:cs="Times New Roman"/>
          <w:i/>
          <w:iCs/>
          <w:sz w:val="22"/>
          <w:szCs w:val="22"/>
        </w:rPr>
        <w:t xml:space="preserve">We have talked about how you have a history of sexual trauma. Some people I work with who have that history </w:t>
      </w:r>
      <w:r w:rsidRPr="00C06A48">
        <w:rPr>
          <w:rFonts w:cs="Times New Roman"/>
          <w:i/>
          <w:iCs/>
          <w:sz w:val="22"/>
          <w:szCs w:val="22"/>
        </w:rPr>
        <w:t>have nightmares, or body memories at night that make it harder to sleep.</w:t>
      </w:r>
    </w:p>
    <w:p w14:paraId="726234D4" w14:textId="543C476C"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Ms. P:</w:t>
      </w:r>
      <w:r w:rsidRPr="00C06A48">
        <w:rPr>
          <w:rStyle w:val="bold"/>
          <w:rFonts w:cs="Times New Roman"/>
          <w:sz w:val="22"/>
          <w:szCs w:val="22"/>
        </w:rPr>
        <w:tab/>
      </w:r>
      <w:r w:rsidRPr="00C06A48">
        <w:rPr>
          <w:rFonts w:cs="Times New Roman"/>
          <w:i/>
          <w:iCs/>
          <w:sz w:val="22"/>
          <w:szCs w:val="22"/>
        </w:rPr>
        <w:t xml:space="preserve">Well. I do feel like it’s happening all over again. I feel pain, and I feel so scared. </w:t>
      </w:r>
      <w:r w:rsidRPr="00C06A48">
        <w:rPr>
          <w:rFonts w:cs="Times New Roman"/>
          <w:i/>
          <w:iCs/>
          <w:sz w:val="22"/>
          <w:szCs w:val="22"/>
        </w:rPr>
        <w:tab/>
        <w:t>And then I feel stupid, because there’s nothing to be scared of in my house.</w:t>
      </w:r>
      <w:r w:rsidR="00E33B00" w:rsidRPr="00C06A48">
        <w:rPr>
          <w:rFonts w:cs="Times New Roman"/>
          <w:i/>
          <w:iCs/>
          <w:sz w:val="22"/>
          <w:szCs w:val="22"/>
        </w:rPr>
        <w:t xml:space="preserve"> Then I start worrying about my kids.</w:t>
      </w:r>
    </w:p>
    <w:p w14:paraId="3C91A46C" w14:textId="61A3E506"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That makes so much sense to me, actually. Thank you so much for sharing that. I hear a lot from</w:t>
      </w:r>
      <w:r w:rsidR="005049F8" w:rsidRPr="00C06A48">
        <w:rPr>
          <w:rFonts w:cs="Times New Roman"/>
          <w:i/>
          <w:iCs/>
          <w:sz w:val="22"/>
          <w:szCs w:val="22"/>
        </w:rPr>
        <w:t xml:space="preserve"> mothers</w:t>
      </w:r>
      <w:r w:rsidRPr="00C06A48">
        <w:rPr>
          <w:rFonts w:cs="Times New Roman"/>
          <w:i/>
          <w:iCs/>
          <w:sz w:val="22"/>
          <w:szCs w:val="22"/>
        </w:rPr>
        <w:t xml:space="preserve"> whose kids have gone away to college</w:t>
      </w:r>
      <w:r w:rsidR="00CB3EBB" w:rsidRPr="00C06A48">
        <w:rPr>
          <w:rFonts w:cs="Times New Roman"/>
          <w:i/>
          <w:iCs/>
          <w:sz w:val="22"/>
          <w:szCs w:val="22"/>
        </w:rPr>
        <w:t xml:space="preserve"> that</w:t>
      </w:r>
      <w:r w:rsidR="005049F8" w:rsidRPr="00C06A48">
        <w:rPr>
          <w:rFonts w:cs="Times New Roman"/>
          <w:i/>
          <w:iCs/>
          <w:sz w:val="22"/>
          <w:szCs w:val="22"/>
        </w:rPr>
        <w:t xml:space="preserve"> </w:t>
      </w:r>
      <w:r w:rsidRPr="00C06A48">
        <w:rPr>
          <w:rFonts w:cs="Times New Roman"/>
          <w:i/>
          <w:iCs/>
          <w:sz w:val="22"/>
          <w:szCs w:val="22"/>
        </w:rPr>
        <w:t>worrying about them</w:t>
      </w:r>
      <w:r w:rsidR="005049F8" w:rsidRPr="00C06A48">
        <w:rPr>
          <w:rFonts w:cs="Times New Roman"/>
          <w:i/>
          <w:iCs/>
          <w:sz w:val="22"/>
          <w:szCs w:val="22"/>
        </w:rPr>
        <w:t xml:space="preserve"> can be difficult</w:t>
      </w:r>
      <w:r w:rsidRPr="00C06A48">
        <w:rPr>
          <w:rFonts w:cs="Times New Roman"/>
          <w:i/>
          <w:iCs/>
          <w:sz w:val="22"/>
          <w:szCs w:val="22"/>
        </w:rPr>
        <w:t>. Do you mind sharing the kind of worries you’re having?</w:t>
      </w:r>
    </w:p>
    <w:p w14:paraId="3A5DA35E" w14:textId="6B266DBF" w:rsidR="008D1628" w:rsidRPr="00C06A48" w:rsidRDefault="00DC1D5A" w:rsidP="007E4644">
      <w:pPr>
        <w:pStyle w:val="CaseStudy-Dialogue"/>
        <w:spacing w:before="0" w:line="480" w:lineRule="auto"/>
        <w:rPr>
          <w:rFonts w:cs="Times New Roman"/>
          <w:sz w:val="22"/>
          <w:szCs w:val="22"/>
        </w:rPr>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 xml:space="preserve">Well, I worry about K, she’s my youngest, </w:t>
      </w:r>
      <w:proofErr w:type="gramStart"/>
      <w:r w:rsidRPr="00C06A48">
        <w:rPr>
          <w:rFonts w:cs="Times New Roman"/>
          <w:i/>
          <w:iCs/>
          <w:sz w:val="22"/>
          <w:szCs w:val="22"/>
        </w:rPr>
        <w:t>I</w:t>
      </w:r>
      <w:proofErr w:type="gramEnd"/>
      <w:r w:rsidRPr="00C06A48">
        <w:rPr>
          <w:rFonts w:cs="Times New Roman"/>
          <w:i/>
          <w:iCs/>
          <w:sz w:val="22"/>
          <w:szCs w:val="22"/>
        </w:rPr>
        <w:t xml:space="preserve"> worry she’s going to go to a party, and</w:t>
      </w:r>
      <w:r w:rsidR="00CB3EBB" w:rsidRPr="00C06A48">
        <w:rPr>
          <w:rFonts w:cs="Times New Roman"/>
          <w:i/>
          <w:iCs/>
          <w:sz w:val="22"/>
          <w:szCs w:val="22"/>
        </w:rPr>
        <w:t xml:space="preserve"> </w:t>
      </w:r>
      <w:r w:rsidRPr="00C06A48">
        <w:rPr>
          <w:rFonts w:cs="Times New Roman"/>
          <w:i/>
          <w:iCs/>
          <w:sz w:val="22"/>
          <w:szCs w:val="22"/>
        </w:rPr>
        <w:t>get hurt like I did, and leave school.</w:t>
      </w:r>
    </w:p>
    <w:p w14:paraId="355128B6" w14:textId="742A74B1"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It’s so scary, not knowing. Was it this bad when the first two went off to college?</w:t>
      </w:r>
    </w:p>
    <w:p w14:paraId="119ADB35" w14:textId="7401EC13"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You know it was for a while. I had kind of forgotten how bad it feels!</w:t>
      </w:r>
    </w:p>
    <w:p w14:paraId="7CD847BB" w14:textId="5C827C26"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How many times per night, or per week</w:t>
      </w:r>
      <w:r w:rsidR="009066AE" w:rsidRPr="00C06A48">
        <w:rPr>
          <w:rFonts w:cs="Times New Roman"/>
          <w:i/>
          <w:iCs/>
          <w:sz w:val="22"/>
          <w:szCs w:val="22"/>
        </w:rPr>
        <w:t>, are you waking from nightmares</w:t>
      </w:r>
      <w:r w:rsidRPr="00C06A48">
        <w:rPr>
          <w:rFonts w:cs="Times New Roman"/>
          <w:i/>
          <w:iCs/>
          <w:sz w:val="22"/>
          <w:szCs w:val="22"/>
        </w:rPr>
        <w:t>?</w:t>
      </w:r>
    </w:p>
    <w:p w14:paraId="1044DC14" w14:textId="264E2DBD"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Oh. . . it might be three times a night or three times a week</w:t>
      </w:r>
      <w:r w:rsidR="009066AE" w:rsidRPr="00C06A48">
        <w:rPr>
          <w:rFonts w:cs="Times New Roman"/>
          <w:i/>
          <w:iCs/>
          <w:sz w:val="22"/>
          <w:szCs w:val="22"/>
        </w:rPr>
        <w:t xml:space="preserve">. This week </w:t>
      </w:r>
      <w:r w:rsidR="004C6179" w:rsidRPr="00C06A48">
        <w:rPr>
          <w:rFonts w:cs="Times New Roman"/>
          <w:i/>
          <w:iCs/>
          <w:sz w:val="22"/>
          <w:szCs w:val="22"/>
        </w:rPr>
        <w:t>was three a night.</w:t>
      </w:r>
    </w:p>
    <w:p w14:paraId="3CBBAA95"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Since we last met, or even before?</w:t>
      </w:r>
    </w:p>
    <w:p w14:paraId="068BDC44"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lastRenderedPageBreak/>
        <w:t xml:space="preserve">Ms. P: </w:t>
      </w:r>
      <w:r w:rsidRPr="00C06A48">
        <w:rPr>
          <w:rStyle w:val="bold"/>
          <w:rFonts w:cs="Times New Roman"/>
          <w:sz w:val="22"/>
          <w:szCs w:val="22"/>
        </w:rPr>
        <w:tab/>
      </w:r>
      <w:r w:rsidRPr="00C06A48">
        <w:rPr>
          <w:rFonts w:cs="Times New Roman"/>
          <w:i/>
          <w:iCs/>
          <w:sz w:val="22"/>
          <w:szCs w:val="22"/>
        </w:rPr>
        <w:t>Oh, since she went back after the long weekend.</w:t>
      </w:r>
    </w:p>
    <w:p w14:paraId="3E8DD0C7"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Oh, so around 2 months?</w:t>
      </w:r>
    </w:p>
    <w:p w14:paraId="618F4559"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Yes, I suppose it was 2 months or so.</w:t>
      </w:r>
    </w:p>
    <w:p w14:paraId="5064461E" w14:textId="68FDE6A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 xml:space="preserve">How many times a week are you missing the </w:t>
      </w:r>
      <w:proofErr w:type="spellStart"/>
      <w:r w:rsidR="004C6179" w:rsidRPr="00C06A48">
        <w:rPr>
          <w:rFonts w:cs="Times New Roman"/>
          <w:i/>
          <w:iCs/>
          <w:sz w:val="22"/>
          <w:szCs w:val="22"/>
        </w:rPr>
        <w:t>quetiapine</w:t>
      </w:r>
      <w:proofErr w:type="spellEnd"/>
      <w:r w:rsidRPr="00C06A48">
        <w:rPr>
          <w:rFonts w:cs="Times New Roman"/>
          <w:i/>
          <w:iCs/>
          <w:sz w:val="22"/>
          <w:szCs w:val="22"/>
        </w:rPr>
        <w:t>?</w:t>
      </w:r>
    </w:p>
    <w:p w14:paraId="31E2BE1F"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Well, since it doesn’t seem to be doing much, I stopped it about a month ago.</w:t>
      </w:r>
    </w:p>
    <w:p w14:paraId="62A48134"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About a month ago. Did things get any worse, any better?</w:t>
      </w:r>
    </w:p>
    <w:p w14:paraId="5BFD8ED7"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Maybe a little less sleep. But the nightmares are exactly the same.</w:t>
      </w:r>
    </w:p>
    <w:p w14:paraId="295DBDFA"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Have you ever tried anything specifically for nightmares?</w:t>
      </w:r>
    </w:p>
    <w:p w14:paraId="0C4DDA91"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Nope.</w:t>
      </w:r>
    </w:p>
    <w:p w14:paraId="21C6AFBD"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Have any of your other medications made nightmares better, or worse?</w:t>
      </w:r>
    </w:p>
    <w:p w14:paraId="5E50AEF0" w14:textId="3BCFB851"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 xml:space="preserve">Well, for a while after I started the </w:t>
      </w:r>
      <w:r w:rsidR="004C6179" w:rsidRPr="00C06A48">
        <w:rPr>
          <w:rFonts w:cs="Times New Roman"/>
          <w:i/>
          <w:iCs/>
          <w:sz w:val="22"/>
          <w:szCs w:val="22"/>
        </w:rPr>
        <w:t>duloxetine</w:t>
      </w:r>
      <w:r w:rsidRPr="00C06A48">
        <w:rPr>
          <w:rFonts w:cs="Times New Roman"/>
          <w:i/>
          <w:iCs/>
          <w:sz w:val="22"/>
          <w:szCs w:val="22"/>
        </w:rPr>
        <w:t xml:space="preserve"> I was taking it twice a day, and wow! Those were the worst of my life. One time I kicked my partner so hard he fell out of bed.</w:t>
      </w:r>
    </w:p>
    <w:p w14:paraId="58541FC0" w14:textId="50EDAC8B" w:rsidR="008D1628" w:rsidRPr="00C06A48" w:rsidRDefault="00DC1D5A" w:rsidP="007E4644">
      <w:pPr>
        <w:pStyle w:val="CaseStudy-Dialogue"/>
        <w:spacing w:before="0" w:line="480" w:lineRule="auto"/>
        <w:rPr>
          <w:rFonts w:cs="Times New Roman"/>
          <w:sz w:val="22"/>
          <w:szCs w:val="22"/>
        </w:rPr>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 xml:space="preserve">Thank you so much, this is </w:t>
      </w:r>
      <w:r w:rsidR="009E4DD0" w:rsidRPr="00C06A48">
        <w:rPr>
          <w:rFonts w:cs="Times New Roman"/>
          <w:i/>
          <w:iCs/>
          <w:sz w:val="22"/>
          <w:szCs w:val="22"/>
        </w:rPr>
        <w:t xml:space="preserve">such </w:t>
      </w:r>
      <w:r w:rsidRPr="00C06A48">
        <w:rPr>
          <w:rFonts w:cs="Times New Roman"/>
          <w:i/>
          <w:iCs/>
          <w:sz w:val="22"/>
          <w:szCs w:val="22"/>
        </w:rPr>
        <w:t xml:space="preserve">helpful information. I’m wondering if before we change anything, we should talk a bit more about symptoms, and goals of treatment. I would really like you to call your primary care office today about your increased pain and see if they have </w:t>
      </w:r>
      <w:r w:rsidR="002F39C7" w:rsidRPr="00C06A48">
        <w:rPr>
          <w:rFonts w:cs="Times New Roman"/>
          <w:i/>
          <w:iCs/>
          <w:sz w:val="22"/>
          <w:szCs w:val="22"/>
        </w:rPr>
        <w:t>suggestions and</w:t>
      </w:r>
      <w:r w:rsidR="00476D89" w:rsidRPr="00C06A48">
        <w:rPr>
          <w:rFonts w:cs="Times New Roman"/>
          <w:i/>
          <w:iCs/>
          <w:sz w:val="22"/>
          <w:szCs w:val="22"/>
        </w:rPr>
        <w:t xml:space="preserve"> call the number I’ll give you</w:t>
      </w:r>
      <w:r w:rsidRPr="00C06A48">
        <w:rPr>
          <w:rFonts w:cs="Times New Roman"/>
          <w:i/>
          <w:iCs/>
          <w:sz w:val="22"/>
          <w:szCs w:val="22"/>
        </w:rPr>
        <w:t xml:space="preserve"> to get an appointment with a trauma therapist. I’d like to talk with you about the diagnosis of PTSD.</w:t>
      </w:r>
      <w:r w:rsidR="00476D89" w:rsidRPr="00C06A48">
        <w:rPr>
          <w:rFonts w:cs="Times New Roman"/>
          <w:i/>
          <w:iCs/>
          <w:sz w:val="22"/>
          <w:szCs w:val="22"/>
        </w:rPr>
        <w:t xml:space="preserve"> I agree we should talk about your current medications and think about some changes.</w:t>
      </w:r>
      <w:r w:rsidRPr="00C06A48">
        <w:rPr>
          <w:rFonts w:cs="Times New Roman"/>
          <w:i/>
          <w:iCs/>
          <w:sz w:val="22"/>
          <w:szCs w:val="22"/>
        </w:rPr>
        <w:t xml:space="preserve"> </w:t>
      </w:r>
      <w:r w:rsidR="00476D89" w:rsidRPr="00C06A48">
        <w:rPr>
          <w:rFonts w:cs="Times New Roman"/>
          <w:i/>
          <w:iCs/>
          <w:sz w:val="22"/>
          <w:szCs w:val="22"/>
        </w:rPr>
        <w:t>I have a few ideas about sleep I would like to run by you, i</w:t>
      </w:r>
      <w:r w:rsidRPr="00C06A48">
        <w:rPr>
          <w:rFonts w:cs="Times New Roman"/>
          <w:i/>
          <w:iCs/>
          <w:sz w:val="22"/>
          <w:szCs w:val="22"/>
        </w:rPr>
        <w:t>s that okay</w:t>
      </w:r>
      <w:r w:rsidRPr="00C06A48">
        <w:rPr>
          <w:rFonts w:cs="Times New Roman"/>
          <w:sz w:val="22"/>
          <w:szCs w:val="22"/>
        </w:rPr>
        <w:t>?</w:t>
      </w:r>
    </w:p>
    <w:p w14:paraId="2E52FE8A" w14:textId="77777777" w:rsidR="008D1628" w:rsidRPr="00C06A48" w:rsidRDefault="00DC1D5A" w:rsidP="007E4644">
      <w:pPr>
        <w:pStyle w:val="CaseStudy-Dialogue"/>
        <w:spacing w:before="0" w:line="480" w:lineRule="auto"/>
        <w:rPr>
          <w:rFonts w:cs="Times New Roman"/>
          <w:i/>
          <w:iCs/>
          <w:sz w:val="22"/>
          <w:szCs w:val="22"/>
        </w:rPr>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Yes.</w:t>
      </w:r>
    </w:p>
    <w:p w14:paraId="40FBBC4A" w14:textId="2004D9CF" w:rsidR="008D1628" w:rsidRPr="00A117D7" w:rsidRDefault="00DC1D5A" w:rsidP="007E4644">
      <w:pPr>
        <w:pStyle w:val="CaseStudy-Dialogue"/>
        <w:spacing w:before="0" w:line="480" w:lineRule="auto"/>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 xml:space="preserve">You are experiencing repeated thoughts </w:t>
      </w:r>
      <w:r w:rsidR="00EA617F" w:rsidRPr="00C06A48">
        <w:rPr>
          <w:rFonts w:cs="Times New Roman"/>
          <w:i/>
          <w:iCs/>
          <w:sz w:val="22"/>
          <w:szCs w:val="22"/>
        </w:rPr>
        <w:t xml:space="preserve">and nightmares </w:t>
      </w:r>
      <w:r w:rsidRPr="00C06A48">
        <w:rPr>
          <w:rFonts w:cs="Times New Roman"/>
          <w:i/>
          <w:iCs/>
          <w:sz w:val="22"/>
          <w:szCs w:val="22"/>
        </w:rPr>
        <w:t xml:space="preserve">about your past traumatic experiences, and it’s disrupting your mood, sleep, and relationships. It makes total sense </w:t>
      </w:r>
      <w:r w:rsidRPr="00C06A48">
        <w:rPr>
          <w:rFonts w:cs="Times New Roman"/>
          <w:i/>
          <w:iCs/>
          <w:sz w:val="22"/>
          <w:szCs w:val="22"/>
        </w:rPr>
        <w:lastRenderedPageBreak/>
        <w:t xml:space="preserve">that your symptoms are increased. After someone who has harmed us dies, sometimes our mind and our body feel like </w:t>
      </w:r>
      <w:proofErr w:type="gramStart"/>
      <w:r w:rsidRPr="00C06A48">
        <w:rPr>
          <w:rFonts w:cs="Times New Roman"/>
          <w:i/>
          <w:iCs/>
          <w:sz w:val="22"/>
          <w:szCs w:val="22"/>
        </w:rPr>
        <w:t>it’s</w:t>
      </w:r>
      <w:proofErr w:type="gramEnd"/>
      <w:r w:rsidRPr="00C06A48">
        <w:rPr>
          <w:rFonts w:cs="Times New Roman"/>
          <w:i/>
          <w:iCs/>
          <w:sz w:val="22"/>
          <w:szCs w:val="22"/>
        </w:rPr>
        <w:t xml:space="preserve"> safe enough to let some of the memories out. It feels awful, but it’s normal, and I think it’s extra hard because your youngest daughter is away at school and you wish you could be keeping her safe 24/7.</w:t>
      </w:r>
    </w:p>
    <w:p w14:paraId="147339A7" w14:textId="27B1C713" w:rsidR="008D1628" w:rsidRPr="00A117D7" w:rsidRDefault="00DC1D5A" w:rsidP="007E4644">
      <w:pPr>
        <w:pStyle w:val="CaseStudy-Dialogue"/>
        <w:spacing w:before="0" w:line="480" w:lineRule="auto"/>
      </w:pPr>
      <w:r w:rsidRPr="00C06A48">
        <w:rPr>
          <w:rStyle w:val="bold"/>
          <w:rFonts w:cs="Times New Roman"/>
          <w:sz w:val="22"/>
          <w:szCs w:val="22"/>
        </w:rPr>
        <w:t xml:space="preserve">Ms. P: </w:t>
      </w:r>
      <w:r w:rsidRPr="00C06A48">
        <w:rPr>
          <w:rStyle w:val="bold"/>
          <w:rFonts w:cs="Times New Roman"/>
          <w:sz w:val="22"/>
          <w:szCs w:val="22"/>
        </w:rPr>
        <w:tab/>
      </w:r>
      <w:r w:rsidRPr="00C06A48">
        <w:rPr>
          <w:rFonts w:cs="Times New Roman"/>
          <w:i/>
          <w:iCs/>
          <w:sz w:val="22"/>
          <w:szCs w:val="22"/>
        </w:rPr>
        <w:t xml:space="preserve">I guess that makes sense. I have been so keyed up. But I’m scared to start </w:t>
      </w:r>
      <w:r w:rsidR="009A4EBE" w:rsidRPr="00C06A48">
        <w:rPr>
          <w:rFonts w:cs="Times New Roman"/>
          <w:i/>
          <w:iCs/>
          <w:sz w:val="22"/>
          <w:szCs w:val="22"/>
        </w:rPr>
        <w:t>anything new.</w:t>
      </w:r>
    </w:p>
    <w:p w14:paraId="23777C2F" w14:textId="016F8E4F" w:rsidR="008D1628" w:rsidRPr="00A117D7" w:rsidRDefault="00DC1D5A" w:rsidP="00A117D7">
      <w:pPr>
        <w:pStyle w:val="CaseStudy-Dialogue"/>
        <w:spacing w:before="0" w:line="480" w:lineRule="auto"/>
      </w:pPr>
      <w:r w:rsidRPr="00C06A48">
        <w:rPr>
          <w:rStyle w:val="bold"/>
          <w:rFonts w:cs="Times New Roman"/>
          <w:sz w:val="22"/>
          <w:szCs w:val="22"/>
        </w:rPr>
        <w:t xml:space="preserve">APPN: </w:t>
      </w:r>
      <w:r w:rsidRPr="00C06A48">
        <w:rPr>
          <w:rStyle w:val="bold"/>
          <w:rFonts w:cs="Times New Roman"/>
          <w:sz w:val="22"/>
          <w:szCs w:val="22"/>
        </w:rPr>
        <w:tab/>
      </w:r>
      <w:r w:rsidRPr="00C06A48">
        <w:rPr>
          <w:rFonts w:cs="Times New Roman"/>
          <w:i/>
          <w:iCs/>
          <w:sz w:val="22"/>
          <w:szCs w:val="22"/>
        </w:rPr>
        <w:t xml:space="preserve">Absolutely! Let’s make sure you feel more comfortable before </w:t>
      </w:r>
      <w:r w:rsidR="001B6009" w:rsidRPr="00C06A48">
        <w:rPr>
          <w:rFonts w:cs="Times New Roman"/>
          <w:i/>
          <w:iCs/>
          <w:sz w:val="22"/>
          <w:szCs w:val="22"/>
        </w:rPr>
        <w:t>starting</w:t>
      </w:r>
      <w:r w:rsidRPr="00C06A48">
        <w:rPr>
          <w:rFonts w:cs="Times New Roman"/>
          <w:i/>
          <w:iCs/>
          <w:sz w:val="22"/>
          <w:szCs w:val="22"/>
        </w:rPr>
        <w:t xml:space="preserve"> anything. Let me print out some information about the three </w:t>
      </w:r>
      <w:r w:rsidR="00EA617F" w:rsidRPr="00C06A48">
        <w:rPr>
          <w:rFonts w:cs="Times New Roman"/>
          <w:i/>
          <w:iCs/>
          <w:sz w:val="22"/>
          <w:szCs w:val="22"/>
        </w:rPr>
        <w:t>options</w:t>
      </w:r>
      <w:r w:rsidRPr="00C06A48">
        <w:rPr>
          <w:rFonts w:cs="Times New Roman"/>
          <w:i/>
          <w:iCs/>
          <w:sz w:val="22"/>
          <w:szCs w:val="22"/>
        </w:rPr>
        <w:t xml:space="preserve"> I’m considering. Your input will make the decision, and if you end up </w:t>
      </w:r>
      <w:r w:rsidR="00EA617F" w:rsidRPr="00C06A48">
        <w:rPr>
          <w:rFonts w:cs="Times New Roman"/>
          <w:i/>
          <w:iCs/>
          <w:sz w:val="22"/>
          <w:szCs w:val="22"/>
        </w:rPr>
        <w:t xml:space="preserve">not finding it </w:t>
      </w:r>
      <w:r w:rsidRPr="00C06A48">
        <w:rPr>
          <w:rFonts w:cs="Times New Roman"/>
          <w:i/>
          <w:iCs/>
          <w:sz w:val="22"/>
          <w:szCs w:val="22"/>
        </w:rPr>
        <w:t>helpful, or it’s causing you a problem, I’d like us to agree today that you’ll call me before you stop any medication to give me a heads up and a chance to help</w:t>
      </w:r>
      <w:r w:rsidR="00EA617F" w:rsidRPr="00C06A48">
        <w:rPr>
          <w:rFonts w:cs="Times New Roman"/>
          <w:i/>
          <w:iCs/>
          <w:sz w:val="22"/>
          <w:szCs w:val="22"/>
        </w:rPr>
        <w:t xml:space="preserve"> you plan.</w:t>
      </w:r>
      <w:r w:rsidRPr="00C06A48">
        <w:rPr>
          <w:rFonts w:cs="Times New Roman"/>
          <w:i/>
          <w:iCs/>
          <w:sz w:val="22"/>
          <w:szCs w:val="22"/>
        </w:rPr>
        <w:t xml:space="preserve"> Okay?</w:t>
      </w:r>
    </w:p>
    <w:p w14:paraId="29F51575" w14:textId="5272C893" w:rsidR="00D25114" w:rsidRPr="00A24502" w:rsidRDefault="00D25114" w:rsidP="00A24502">
      <w:pPr>
        <w:pStyle w:val="CaseStudy-Heading1"/>
        <w:rPr>
          <w:rFonts w:cs="Times New Roman"/>
          <w:b w:val="0"/>
          <w:i/>
          <w:iCs/>
          <w:sz w:val="22"/>
          <w:szCs w:val="22"/>
        </w:rPr>
      </w:pPr>
      <w:r w:rsidRPr="00A24502">
        <w:rPr>
          <w:rStyle w:val="bold"/>
          <w:rFonts w:cs="Times New Roman"/>
          <w:b/>
          <w:sz w:val="22"/>
          <w:szCs w:val="22"/>
        </w:rPr>
        <w:t>Plan for Treatment</w:t>
      </w:r>
    </w:p>
    <w:p w14:paraId="39E3D99C" w14:textId="08985441" w:rsidR="008D1628" w:rsidRPr="00C06A48" w:rsidRDefault="00DC1D5A" w:rsidP="00A24502">
      <w:pPr>
        <w:pStyle w:val="CaseStudy-Para-FL"/>
      </w:pPr>
      <w:r w:rsidRPr="00C06A48">
        <w:t xml:space="preserve">Ms. P and the APPN can now discuss options for sleep or nightmare prophylaxis with the current symptom presentation centered and clarified. If there were still concerns for a bipolar illness, the discussion could also have screened further for mood concerns, while centering the current source of most distress as sleep disruption and safety fears that are interrelated and related to traumatic experiences. Medical workup is still ongoing around the pelvic pain, and it may be a contributing factor to worsened nightmares and body memories, and/or a result of worsened PTSD symptoms. The throat tightness and difficulty swallowing may have an organic cause that is worsening anxiety or may be related to past oral trauma and </w:t>
      </w:r>
      <w:r w:rsidR="009B35C9" w:rsidRPr="00C06A48">
        <w:t xml:space="preserve">increasing </w:t>
      </w:r>
      <w:r w:rsidRPr="00C06A48">
        <w:t xml:space="preserve">Ms. P’s nighttime fears and </w:t>
      </w:r>
      <w:proofErr w:type="spellStart"/>
      <w:r w:rsidRPr="00C06A48">
        <w:t>reexperiencing</w:t>
      </w:r>
      <w:proofErr w:type="spellEnd"/>
      <w:r w:rsidRPr="00C06A48">
        <w:t xml:space="preserve"> symptoms. Given Ms. P’s concerns that her “body doesn’t work well with medicines,” the APPN may consider lowering a dose, or changing the timing of doses to benefit sleep rather than starting a new medication today. Her avoidance of </w:t>
      </w:r>
      <w:proofErr w:type="spellStart"/>
      <w:r w:rsidR="008F4410" w:rsidRPr="00C06A48">
        <w:t>quetiapine</w:t>
      </w:r>
      <w:proofErr w:type="spellEnd"/>
      <w:r w:rsidR="008F4410" w:rsidRPr="00C06A48">
        <w:t xml:space="preserve"> </w:t>
      </w:r>
      <w:r w:rsidRPr="00C06A48">
        <w:t xml:space="preserve">may be due to feeling demoralized, or she may be fearful of sleeping too heavily and not being able to wake from nightmares, </w:t>
      </w:r>
      <w:r w:rsidR="00A90836" w:rsidRPr="00C06A48">
        <w:t>a</w:t>
      </w:r>
      <w:r w:rsidRPr="00C06A48">
        <w:t xml:space="preserve"> fear that it is worth exploring. Giving her a chance to reflect on other experiences of sleep medications may help her ultimately decide to</w:t>
      </w:r>
      <w:r w:rsidR="008F4410" w:rsidRPr="00C06A48">
        <w:t>: try a lower dose, try an alternative sleep agent, and add in a</w:t>
      </w:r>
      <w:r w:rsidRPr="00C06A48">
        <w:t xml:space="preserve"> sleep hygiene</w:t>
      </w:r>
      <w:r w:rsidR="008F4410" w:rsidRPr="00C06A48">
        <w:t xml:space="preserve"> plan,</w:t>
      </w:r>
      <w:r w:rsidRPr="00C06A48">
        <w:t xml:space="preserve"> nightmare protocol</w:t>
      </w:r>
      <w:r w:rsidR="008F4410" w:rsidRPr="00C06A48">
        <w:t xml:space="preserve">, </w:t>
      </w:r>
      <w:r w:rsidRPr="00C06A48">
        <w:t xml:space="preserve">or sleep diary to better understand the thoughts, beliefs, emotions, and sensations </w:t>
      </w:r>
      <w:r w:rsidRPr="00C06A48">
        <w:lastRenderedPageBreak/>
        <w:t>that are inhibiting restful sleep.</w:t>
      </w:r>
    </w:p>
    <w:p w14:paraId="75201AE6" w14:textId="69A762A5" w:rsidR="008D1628" w:rsidRDefault="00DC1D5A" w:rsidP="00A24502">
      <w:pPr>
        <w:pStyle w:val="CaseStudy-ParaFirstLine-Ind"/>
      </w:pPr>
      <w:r w:rsidRPr="00C06A48">
        <w:t>Since the APPN is the prescriber only for Ms. P in her current setting, it is important that Ms</w:t>
      </w:r>
      <w:r w:rsidR="00DB1D0C" w:rsidRPr="00C06A48">
        <w:t>.</w:t>
      </w:r>
      <w:r w:rsidRPr="00C06A48">
        <w:t xml:space="preserve"> P was referred for trauma therapy unless the APPN has the expertise and the time to provide trauma psychotherapy </w:t>
      </w:r>
      <w:r w:rsidR="000B56EC" w:rsidRPr="00C06A48">
        <w:t>and</w:t>
      </w:r>
      <w:r w:rsidRPr="00C06A48">
        <w:t xml:space="preserve"> medication management. Ms. P’s multiple childhood and adult traumas most likely are driving her current emotional and somatic symptoms. Considering her long history of medical and psychiatric diagnoses, Ms. P should be screened for a dissociative disorder. Practice guidelines for PTSD state that trauma psychotherapies, such as EMDR</w:t>
      </w:r>
      <w:r w:rsidR="008F4410" w:rsidRPr="00C06A48">
        <w:t xml:space="preserve">, </w:t>
      </w:r>
      <w:r w:rsidRPr="00C06A48">
        <w:t>CPT,</w:t>
      </w:r>
      <w:r w:rsidR="008F4410" w:rsidRPr="00C06A48">
        <w:t xml:space="preserve"> or PE</w:t>
      </w:r>
      <w:r w:rsidRPr="00C06A48">
        <w:t xml:space="preserve"> are </w:t>
      </w:r>
      <w:r w:rsidR="003534D3" w:rsidRPr="00C06A48">
        <w:t xml:space="preserve">the most effective </w:t>
      </w:r>
      <w:r w:rsidRPr="00C06A48">
        <w:t xml:space="preserve">evidence-based treatments to ameliorate current symptoms. The APPN continued to work with Ms. P to assist her with stabilization skills and building resources during her medication management sessions. See Chapter 1, The Nurse Psychotherapist and a Framework for Practice, and </w:t>
      </w:r>
      <w:r w:rsidR="009B35C9" w:rsidRPr="00C06A48">
        <w:t xml:space="preserve">Chapter </w:t>
      </w:r>
      <w:r w:rsidRPr="00C06A48">
        <w:t>17, Stabilization for Trauma and Dissociation, for stabilization strategies. As Ms. P’s traumas are processed in psychotherapy, ongoing monitoring and adjustment of her medications are essential.</w:t>
      </w:r>
    </w:p>
    <w:p w14:paraId="62BEB712" w14:textId="77777777" w:rsidR="00637BEA" w:rsidRPr="00DC12D3" w:rsidRDefault="00637BEA" w:rsidP="00637BEA">
      <w:pPr>
        <w:widowControl w:val="0"/>
        <w:autoSpaceDE w:val="0"/>
        <w:autoSpaceDN w:val="0"/>
        <w:adjustRightInd w:val="0"/>
        <w:spacing w:after="0" w:line="480" w:lineRule="auto"/>
        <w:textAlignment w:val="center"/>
        <w:rPr>
          <w:rFonts w:ascii="Times New Roman" w:hAnsi="Times New Roman" w:cs="Times New Roman"/>
          <w:b/>
          <w:bCs/>
          <w:color w:val="000000"/>
          <w:lang w:val="en-US"/>
        </w:rPr>
      </w:pPr>
      <w:r w:rsidRPr="00DC12D3">
        <w:rPr>
          <w:rFonts w:ascii="Times New Roman" w:hAnsi="Times New Roman" w:cs="Times New Roman"/>
          <w:b/>
          <w:bCs/>
          <w:color w:val="000000"/>
          <w:lang w:val="en-US"/>
        </w:rPr>
        <w:t>&lt;/CASE EXAMPLE&gt;</w:t>
      </w:r>
    </w:p>
    <w:p w14:paraId="498225A6" w14:textId="77777777" w:rsidR="00637BEA" w:rsidRPr="007F6A3E" w:rsidRDefault="00637BEA" w:rsidP="007F6A3E">
      <w:pPr>
        <w:widowControl w:val="0"/>
        <w:autoSpaceDE w:val="0"/>
        <w:autoSpaceDN w:val="0"/>
        <w:adjustRightInd w:val="0"/>
        <w:spacing w:after="0" w:line="480" w:lineRule="auto"/>
        <w:textAlignment w:val="center"/>
        <w:rPr>
          <w:rFonts w:ascii="Times New Roman" w:hAnsi="Times New Roman" w:cs="Times New Roman"/>
          <w:b/>
          <w:bCs/>
          <w:color w:val="000000"/>
          <w:lang w:val="en-US"/>
        </w:rPr>
      </w:pPr>
      <w:bookmarkStart w:id="17" w:name="_Hlk200355544"/>
      <w:r w:rsidRPr="00DC12D3">
        <w:rPr>
          <w:rFonts w:ascii="Times New Roman" w:hAnsi="Times New Roman" w:cs="Times New Roman"/>
          <w:b/>
          <w:bCs/>
          <w:color w:val="000000"/>
          <w:highlight w:val="yellow"/>
          <w:lang w:val="en-US"/>
        </w:rPr>
        <w:t>&lt;</w:t>
      </w:r>
      <w:r w:rsidRPr="007F6A3E">
        <w:rPr>
          <w:rFonts w:ascii="Times New Roman" w:hAnsi="Times New Roman" w:cs="Times New Roman"/>
          <w:b/>
          <w:bCs/>
          <w:color w:val="000000"/>
          <w:highlight w:val="yellow"/>
          <w:lang w:val="en-US"/>
        </w:rPr>
        <w:t>COURSECONNECT ONLY&gt;</w:t>
      </w:r>
      <w:bookmarkEnd w:id="17"/>
    </w:p>
    <w:p w14:paraId="20EB31AA" w14:textId="77777777" w:rsidR="00637BEA" w:rsidRPr="00A117D7" w:rsidRDefault="00637BEA" w:rsidP="00A117D7">
      <w:pPr>
        <w:pStyle w:val="SpecialHeading2"/>
      </w:pPr>
      <w:r w:rsidRPr="007F6A3E">
        <w:rPr>
          <w:highlight w:val="yellow"/>
        </w:rPr>
        <w:t>CRITICAL THINKING QUESTIONS</w:t>
      </w:r>
    </w:p>
    <w:p w14:paraId="4DCFB0BC" w14:textId="2ECAAAD3" w:rsidR="007F6A3E" w:rsidRPr="00272D09" w:rsidRDefault="007F6A3E" w:rsidP="00272D09">
      <w:pPr>
        <w:pStyle w:val="EOC-NumberList1first"/>
        <w:rPr>
          <w:highlight w:val="yellow"/>
        </w:rPr>
      </w:pPr>
      <w:r w:rsidRPr="007F6A3E">
        <w:rPr>
          <w:rFonts w:eastAsia="Times New Roman" w:cs="Times New Roman"/>
          <w:highlight w:val="yellow"/>
          <w:lang w:val="en-US" w:eastAsia="en-US"/>
        </w:rPr>
        <w:t>1. What trauma-informed considerations should guide the APPN’s approach to prescribing or adjusting medications for Ms. P, especially in the context of her reported sensitivities and past experiences with psychotropic drugs?</w:t>
      </w:r>
    </w:p>
    <w:p w14:paraId="33BC0400" w14:textId="443C9001" w:rsidR="007F6A3E" w:rsidRPr="007F6A3E" w:rsidRDefault="007F6A3E" w:rsidP="00272D09">
      <w:pPr>
        <w:pStyle w:val="EOC-Answer"/>
        <w:rPr>
          <w:rFonts w:ascii="Times New Roman" w:eastAsia="Times New Roman" w:hAnsi="Times New Roman" w:cs="Times New Roman"/>
          <w:highlight w:val="yellow"/>
          <w:lang w:val="en-US" w:eastAsia="en-US"/>
        </w:rPr>
      </w:pPr>
      <w:r w:rsidRPr="007F6A3E">
        <w:rPr>
          <w:rFonts w:ascii="Times New Roman" w:eastAsia="Times New Roman" w:hAnsi="Times New Roman" w:cs="Times New Roman"/>
          <w:b/>
          <w:bCs/>
          <w:highlight w:val="yellow"/>
          <w:lang w:val="en-US" w:eastAsia="en-US"/>
        </w:rPr>
        <w:t>Suggested answer:</w:t>
      </w:r>
      <w:r w:rsidRPr="007F6A3E">
        <w:rPr>
          <w:rFonts w:ascii="Times New Roman" w:eastAsia="Times New Roman" w:hAnsi="Times New Roman" w:cs="Times New Roman"/>
          <w:highlight w:val="yellow"/>
          <w:lang w:val="en-US" w:eastAsia="en-US"/>
        </w:rPr>
        <w:t xml:space="preserve"> Ms. P's history of adverse medication reactions (e.g., “Provigil made me anxious,” “lithium made me fat,” “Depakote made me a zombie”) and her statement that “my body doesn’t work well with medicines” suggest she may experience heightened </w:t>
      </w:r>
      <w:proofErr w:type="spellStart"/>
      <w:r w:rsidRPr="007F6A3E">
        <w:rPr>
          <w:rFonts w:ascii="Times New Roman" w:eastAsia="Times New Roman" w:hAnsi="Times New Roman" w:cs="Times New Roman"/>
          <w:highlight w:val="yellow"/>
          <w:lang w:val="en-US" w:eastAsia="en-US"/>
        </w:rPr>
        <w:t>nocebo</w:t>
      </w:r>
      <w:proofErr w:type="spellEnd"/>
      <w:r w:rsidRPr="007F6A3E">
        <w:rPr>
          <w:rFonts w:ascii="Times New Roman" w:eastAsia="Times New Roman" w:hAnsi="Times New Roman" w:cs="Times New Roman"/>
          <w:highlight w:val="yellow"/>
          <w:lang w:val="en-US" w:eastAsia="en-US"/>
        </w:rPr>
        <w:t xml:space="preserve"> responses or somatic flashbacks linked to prior trauma. Trauma-informed prescribing requires the APPN to validate these experiences without </w:t>
      </w:r>
      <w:proofErr w:type="spellStart"/>
      <w:r w:rsidRPr="007F6A3E">
        <w:rPr>
          <w:rFonts w:ascii="Times New Roman" w:eastAsia="Times New Roman" w:hAnsi="Times New Roman" w:cs="Times New Roman"/>
          <w:highlight w:val="yellow"/>
          <w:lang w:val="en-US" w:eastAsia="en-US"/>
        </w:rPr>
        <w:t>pathologizing</w:t>
      </w:r>
      <w:proofErr w:type="spellEnd"/>
      <w:r w:rsidRPr="007F6A3E">
        <w:rPr>
          <w:rFonts w:ascii="Times New Roman" w:eastAsia="Times New Roman" w:hAnsi="Times New Roman" w:cs="Times New Roman"/>
          <w:highlight w:val="yellow"/>
          <w:lang w:val="en-US" w:eastAsia="en-US"/>
        </w:rPr>
        <w:t xml:space="preserve"> them, proceed cautiously with medication changes, and prioritize collaboration, transparency, and patient empowerment. Instead of initiating a new medication immediately, the APPN may explore dose adjustments, timing modifications, or trauma-informed strategies such as the </w:t>
      </w:r>
      <w:proofErr w:type="spellStart"/>
      <w:r w:rsidRPr="007F6A3E">
        <w:rPr>
          <w:rFonts w:ascii="Times New Roman" w:eastAsia="Times New Roman" w:hAnsi="Times New Roman" w:cs="Times New Roman"/>
          <w:highlight w:val="yellow"/>
          <w:lang w:val="en-US" w:eastAsia="en-US"/>
        </w:rPr>
        <w:lastRenderedPageBreak/>
        <w:t>deprescribing</w:t>
      </w:r>
      <w:proofErr w:type="spellEnd"/>
      <w:r w:rsidRPr="007F6A3E">
        <w:rPr>
          <w:rFonts w:ascii="Times New Roman" w:eastAsia="Times New Roman" w:hAnsi="Times New Roman" w:cs="Times New Roman"/>
          <w:highlight w:val="yellow"/>
          <w:lang w:val="en-US" w:eastAsia="en-US"/>
        </w:rPr>
        <w:t xml:space="preserve"> model. Incorporating Ms. P's beliefs, fears, and prior responses into shared decision-making supports adherence and minimizes </w:t>
      </w:r>
      <w:proofErr w:type="spellStart"/>
      <w:r w:rsidRPr="007F6A3E">
        <w:rPr>
          <w:rFonts w:ascii="Times New Roman" w:eastAsia="Times New Roman" w:hAnsi="Times New Roman" w:cs="Times New Roman"/>
          <w:highlight w:val="yellow"/>
          <w:lang w:val="en-US" w:eastAsia="en-US"/>
        </w:rPr>
        <w:t>retraumatization</w:t>
      </w:r>
      <w:proofErr w:type="spellEnd"/>
      <w:r w:rsidRPr="007F6A3E">
        <w:rPr>
          <w:rFonts w:ascii="Times New Roman" w:eastAsia="Times New Roman" w:hAnsi="Times New Roman" w:cs="Times New Roman"/>
          <w:highlight w:val="yellow"/>
          <w:lang w:val="en-US" w:eastAsia="en-US"/>
        </w:rPr>
        <w:t>.</w:t>
      </w:r>
    </w:p>
    <w:p w14:paraId="3D202B21" w14:textId="61CF7C0F" w:rsidR="007F6A3E" w:rsidRPr="007F6A3E" w:rsidRDefault="007F6A3E" w:rsidP="00272D09">
      <w:pPr>
        <w:pStyle w:val="EOC-NumberList1"/>
        <w:rPr>
          <w:highlight w:val="yellow"/>
        </w:rPr>
      </w:pPr>
      <w:r w:rsidRPr="007F6A3E">
        <w:rPr>
          <w:highlight w:val="yellow"/>
        </w:rPr>
        <w:t>2. How might Ms. P’s trauma history be contributing to her current somatic symptoms, including choking sensations and pelvic pain, and what are appropriate next steps in care planning?</w:t>
      </w:r>
    </w:p>
    <w:p w14:paraId="162357CC" w14:textId="426A7C21" w:rsidR="007F6A3E" w:rsidRPr="007F6A3E" w:rsidRDefault="007F6A3E" w:rsidP="00272D09">
      <w:pPr>
        <w:pStyle w:val="EOC-Answer"/>
        <w:rPr>
          <w:rFonts w:ascii="Times New Roman" w:eastAsia="Times New Roman" w:hAnsi="Times New Roman" w:cs="Times New Roman"/>
          <w:highlight w:val="yellow"/>
          <w:lang w:val="en-US" w:eastAsia="en-US"/>
        </w:rPr>
      </w:pPr>
      <w:r w:rsidRPr="007F6A3E">
        <w:rPr>
          <w:rFonts w:ascii="Times New Roman" w:eastAsia="Times New Roman" w:hAnsi="Times New Roman" w:cs="Times New Roman"/>
          <w:b/>
          <w:bCs/>
          <w:highlight w:val="yellow"/>
          <w:lang w:val="en-US" w:eastAsia="en-US"/>
        </w:rPr>
        <w:t>Suggested answer:</w:t>
      </w:r>
      <w:r w:rsidRPr="007F6A3E">
        <w:rPr>
          <w:rFonts w:ascii="Times New Roman" w:eastAsia="Times New Roman" w:hAnsi="Times New Roman" w:cs="Times New Roman"/>
          <w:highlight w:val="yellow"/>
          <w:lang w:val="en-US" w:eastAsia="en-US"/>
        </w:rPr>
        <w:t xml:space="preserve"> Ms. P’s choking sensations and pelvic pain may represent partial flashbacks or body memories—somatic expressions of unresolved trauma, especially given her history of childhood and adult sexual abuse. Trauma survivors may manifest psychological distress through physical symptoms, particularly during anniversary reactions or transitions (e.g., her daughter leaving for college). While continuing appropriate medical evaluations, the APPN must also recognize these symptoms as potential trauma </w:t>
      </w:r>
      <w:proofErr w:type="spellStart"/>
      <w:r w:rsidRPr="007F6A3E">
        <w:rPr>
          <w:rFonts w:ascii="Times New Roman" w:eastAsia="Times New Roman" w:hAnsi="Times New Roman" w:cs="Times New Roman"/>
          <w:highlight w:val="yellow"/>
          <w:lang w:val="en-US" w:eastAsia="en-US"/>
        </w:rPr>
        <w:t>sequelae</w:t>
      </w:r>
      <w:proofErr w:type="spellEnd"/>
      <w:r w:rsidRPr="007F6A3E">
        <w:rPr>
          <w:rFonts w:ascii="Times New Roman" w:eastAsia="Times New Roman" w:hAnsi="Times New Roman" w:cs="Times New Roman"/>
          <w:highlight w:val="yellow"/>
          <w:lang w:val="en-US" w:eastAsia="en-US"/>
        </w:rPr>
        <w:t xml:space="preserve">. A trauma-informed approach includes validating Ms. P's distress, avoiding unnecessary medicalization, and coordinating care with trauma-specialized psychotherapy (e.g., EMDR, CPT, or PE). </w:t>
      </w:r>
      <w:proofErr w:type="spellStart"/>
      <w:r w:rsidRPr="007F6A3E">
        <w:rPr>
          <w:rFonts w:ascii="Times New Roman" w:eastAsia="Times New Roman" w:hAnsi="Times New Roman" w:cs="Times New Roman"/>
          <w:highlight w:val="yellow"/>
          <w:lang w:val="en-US" w:eastAsia="en-US"/>
        </w:rPr>
        <w:t>Psychoeducation</w:t>
      </w:r>
      <w:proofErr w:type="spellEnd"/>
      <w:r w:rsidRPr="007F6A3E">
        <w:rPr>
          <w:rFonts w:ascii="Times New Roman" w:eastAsia="Times New Roman" w:hAnsi="Times New Roman" w:cs="Times New Roman"/>
          <w:highlight w:val="yellow"/>
          <w:lang w:val="en-US" w:eastAsia="en-US"/>
        </w:rPr>
        <w:t xml:space="preserve"> about how trauma can manifest physically, along with gentle exploration of meaning and safety needs, can help integrate her care plan.</w:t>
      </w:r>
    </w:p>
    <w:p w14:paraId="4BD0E119" w14:textId="38B1CD6E" w:rsidR="007F6A3E" w:rsidRPr="007F6A3E" w:rsidRDefault="007F6A3E" w:rsidP="00272D09">
      <w:pPr>
        <w:pStyle w:val="EOC-NumberList1"/>
        <w:rPr>
          <w:highlight w:val="yellow"/>
        </w:rPr>
      </w:pPr>
      <w:r w:rsidRPr="007F6A3E">
        <w:rPr>
          <w:highlight w:val="yellow"/>
        </w:rPr>
        <w:t xml:space="preserve">3. What strategies should the APPN use to address Ms. P’s reported medication </w:t>
      </w:r>
      <w:proofErr w:type="spellStart"/>
      <w:r w:rsidRPr="007F6A3E">
        <w:rPr>
          <w:highlight w:val="yellow"/>
        </w:rPr>
        <w:t>nonadherence</w:t>
      </w:r>
      <w:proofErr w:type="spellEnd"/>
      <w:r w:rsidRPr="007F6A3E">
        <w:rPr>
          <w:highlight w:val="yellow"/>
        </w:rPr>
        <w:t xml:space="preserve"> and fears about new medications, while maintaining therapeutic alliance and promoting safety?</w:t>
      </w:r>
    </w:p>
    <w:p w14:paraId="27585E3D" w14:textId="19475E37" w:rsidR="007F6A3E" w:rsidRPr="00272D09" w:rsidRDefault="007F6A3E" w:rsidP="00272D09">
      <w:pPr>
        <w:pStyle w:val="EOC-Answer"/>
      </w:pPr>
      <w:r w:rsidRPr="007F6A3E">
        <w:rPr>
          <w:rFonts w:ascii="Times New Roman" w:eastAsia="Times New Roman" w:hAnsi="Times New Roman" w:cs="Times New Roman"/>
          <w:b/>
          <w:bCs/>
          <w:highlight w:val="yellow"/>
          <w:lang w:val="en-US" w:eastAsia="en-US"/>
        </w:rPr>
        <w:t>Suggested answer:</w:t>
      </w:r>
      <w:r w:rsidRPr="007F6A3E">
        <w:rPr>
          <w:rFonts w:ascii="Times New Roman" w:eastAsia="Times New Roman" w:hAnsi="Times New Roman" w:cs="Times New Roman"/>
          <w:highlight w:val="yellow"/>
          <w:lang w:val="en-US" w:eastAsia="en-US"/>
        </w:rPr>
        <w:t xml:space="preserve"> Ms. P discontinued </w:t>
      </w:r>
      <w:proofErr w:type="spellStart"/>
      <w:r w:rsidRPr="007F6A3E">
        <w:rPr>
          <w:rFonts w:ascii="Times New Roman" w:eastAsia="Times New Roman" w:hAnsi="Times New Roman" w:cs="Times New Roman"/>
          <w:highlight w:val="yellow"/>
          <w:lang w:val="en-US" w:eastAsia="en-US"/>
        </w:rPr>
        <w:t>quetiapine</w:t>
      </w:r>
      <w:proofErr w:type="spellEnd"/>
      <w:r w:rsidRPr="007F6A3E">
        <w:rPr>
          <w:rFonts w:ascii="Times New Roman" w:eastAsia="Times New Roman" w:hAnsi="Times New Roman" w:cs="Times New Roman"/>
          <w:highlight w:val="yellow"/>
          <w:lang w:val="en-US" w:eastAsia="en-US"/>
        </w:rPr>
        <w:t xml:space="preserve"> without consultation, which reflects both possible demoralization and trauma-related avoidance or control-seeking behaviors. Trauma survivors often struggle with adherence due to prior experiences of coercion, betrayal, or being overmedicated. The APPN can address this by openly discussing the prescription as a collaborative contract, using strategies such as the SBAR (Situation-Background-Assessment-Recommendation) model, and exploring transference around medications. Providing written information, validating concerns, and offering reassurance that changes can be reversed fosters a sense of control. Encouraging Ms. P to agree to call before altering medication reinforces safety without invoking punitive dynamics. </w:t>
      </w:r>
      <w:proofErr w:type="gramStart"/>
      <w:r w:rsidRPr="007F6A3E">
        <w:rPr>
          <w:rFonts w:ascii="Times New Roman" w:eastAsia="Times New Roman" w:hAnsi="Times New Roman" w:cs="Times New Roman"/>
          <w:highlight w:val="yellow"/>
          <w:lang w:val="en-US" w:eastAsia="en-US"/>
        </w:rPr>
        <w:t>Supporting her autonomy while exploring fears promotes trust and supports a more stable, effective treatment plan.</w:t>
      </w:r>
      <w:proofErr w:type="gramEnd"/>
    </w:p>
    <w:p w14:paraId="2D89E8C9" w14:textId="1423C598" w:rsidR="00637BEA" w:rsidRPr="0077799A" w:rsidRDefault="0077799A" w:rsidP="00637BEA">
      <w:pPr>
        <w:pStyle w:val="ParaFirstLine-Ind"/>
        <w:ind w:firstLine="0"/>
        <w:jc w:val="left"/>
        <w:rPr>
          <w:rFonts w:cs="Times New Roman"/>
          <w:b/>
          <w:bCs/>
          <w:sz w:val="22"/>
          <w:szCs w:val="22"/>
        </w:rPr>
      </w:pPr>
      <w:r w:rsidRPr="0077799A">
        <w:rPr>
          <w:rFonts w:cs="Times New Roman"/>
          <w:b/>
          <w:bCs/>
          <w:sz w:val="22"/>
          <w:szCs w:val="22"/>
          <w:highlight w:val="yellow"/>
        </w:rPr>
        <w:t>&lt;/COURSECONNECT ONLY&gt;</w:t>
      </w:r>
    </w:p>
    <w:p w14:paraId="3F99C984" w14:textId="2CC702CC" w:rsidR="008D1628" w:rsidRPr="00D25114" w:rsidRDefault="00D25114" w:rsidP="007E4644">
      <w:pPr>
        <w:pStyle w:val="Head1"/>
        <w:spacing w:before="0" w:after="0"/>
        <w:rPr>
          <w:rFonts w:cs="Times New Roman"/>
          <w:sz w:val="22"/>
          <w:szCs w:val="22"/>
        </w:rPr>
      </w:pPr>
      <w:r w:rsidRPr="00D25114">
        <w:rPr>
          <w:rFonts w:cs="Times New Roman"/>
          <w:sz w:val="22"/>
          <w:szCs w:val="22"/>
        </w:rPr>
        <w:lastRenderedPageBreak/>
        <w:t>&lt;H1&gt;</w:t>
      </w:r>
      <w:r w:rsidR="00DC1D5A" w:rsidRPr="00D25114">
        <w:rPr>
          <w:rFonts w:cs="Times New Roman"/>
          <w:sz w:val="22"/>
          <w:szCs w:val="22"/>
        </w:rPr>
        <w:t>CONCLUDING COMMENTS</w:t>
      </w:r>
    </w:p>
    <w:p w14:paraId="09D4AC31" w14:textId="5F02C0B4" w:rsidR="008D1628" w:rsidRPr="00C06A48" w:rsidRDefault="00DC1D5A" w:rsidP="007E4644">
      <w:pPr>
        <w:pStyle w:val="Para-FL"/>
        <w:jc w:val="left"/>
        <w:rPr>
          <w:rFonts w:cs="Times New Roman"/>
          <w:sz w:val="22"/>
          <w:szCs w:val="22"/>
        </w:rPr>
      </w:pPr>
      <w:r w:rsidRPr="00C06A48">
        <w:rPr>
          <w:rFonts w:cs="Times New Roman"/>
          <w:sz w:val="22"/>
          <w:szCs w:val="22"/>
        </w:rPr>
        <w:t xml:space="preserve">All medications have meaning. </w:t>
      </w:r>
      <w:r w:rsidR="00A71BFF" w:rsidRPr="00C06A48">
        <w:rPr>
          <w:rFonts w:cs="Times New Roman"/>
          <w:sz w:val="22"/>
          <w:szCs w:val="22"/>
        </w:rPr>
        <w:t>Taking opportunities to regularly assess</w:t>
      </w:r>
      <w:r w:rsidRPr="00C06A48">
        <w:rPr>
          <w:rFonts w:cs="Times New Roman"/>
          <w:sz w:val="22"/>
          <w:szCs w:val="22"/>
        </w:rPr>
        <w:t xml:space="preserve"> for meaning is holistic and responsive treatment. It can be healing to offer interventions that are clear, with scheduled check-ins to ventilate concerns and future goals. Taking a thorough history of past experiences of medication will help to determine personalized titration schedules. </w:t>
      </w:r>
      <w:r w:rsidR="00371520" w:rsidRPr="00C06A48">
        <w:rPr>
          <w:rFonts w:cs="Times New Roman"/>
          <w:sz w:val="22"/>
          <w:szCs w:val="22"/>
        </w:rPr>
        <w:t>To build trust and establish expectations w</w:t>
      </w:r>
      <w:r w:rsidRPr="00C06A48">
        <w:rPr>
          <w:rFonts w:cs="Times New Roman"/>
          <w:sz w:val="22"/>
          <w:szCs w:val="22"/>
        </w:rPr>
        <w:t>hen starting medications, normaliz</w:t>
      </w:r>
      <w:r w:rsidR="00371520" w:rsidRPr="00C06A48">
        <w:rPr>
          <w:rFonts w:cs="Times New Roman"/>
          <w:sz w:val="22"/>
          <w:szCs w:val="22"/>
        </w:rPr>
        <w:t>e</w:t>
      </w:r>
      <w:r w:rsidRPr="00C06A48">
        <w:rPr>
          <w:rFonts w:cs="Times New Roman"/>
          <w:sz w:val="22"/>
          <w:szCs w:val="22"/>
        </w:rPr>
        <w:t xml:space="preserve"> </w:t>
      </w:r>
      <w:proofErr w:type="spellStart"/>
      <w:r w:rsidRPr="00C06A48">
        <w:rPr>
          <w:rFonts w:cs="Times New Roman"/>
          <w:sz w:val="22"/>
          <w:szCs w:val="22"/>
        </w:rPr>
        <w:t>nocebo</w:t>
      </w:r>
      <w:proofErr w:type="spellEnd"/>
      <w:r w:rsidRPr="00C06A48">
        <w:rPr>
          <w:rFonts w:cs="Times New Roman"/>
          <w:sz w:val="22"/>
          <w:szCs w:val="22"/>
        </w:rPr>
        <w:t xml:space="preserve">, placebo, and side effects, while offering guidance about warning signs to seek further care. When giving a prescription, make the medication contract explicit, and discuss harm-reduction plans </w:t>
      </w:r>
      <w:r w:rsidR="00A71BFF" w:rsidRPr="00C06A48">
        <w:rPr>
          <w:rFonts w:cs="Times New Roman"/>
          <w:sz w:val="22"/>
          <w:szCs w:val="22"/>
        </w:rPr>
        <w:t>for</w:t>
      </w:r>
      <w:r w:rsidR="002C084F" w:rsidRPr="00C06A48">
        <w:rPr>
          <w:rFonts w:cs="Times New Roman"/>
          <w:sz w:val="22"/>
          <w:szCs w:val="22"/>
        </w:rPr>
        <w:t xml:space="preserve"> urges or actions to</w:t>
      </w:r>
      <w:r w:rsidRPr="00C06A48">
        <w:rPr>
          <w:rFonts w:cs="Times New Roman"/>
          <w:sz w:val="22"/>
          <w:szCs w:val="22"/>
        </w:rPr>
        <w:t xml:space="preserve"> overtak</w:t>
      </w:r>
      <w:r w:rsidR="002C084F" w:rsidRPr="00C06A48">
        <w:rPr>
          <w:rFonts w:cs="Times New Roman"/>
          <w:sz w:val="22"/>
          <w:szCs w:val="22"/>
        </w:rPr>
        <w:t>e</w:t>
      </w:r>
      <w:r w:rsidRPr="00C06A48">
        <w:rPr>
          <w:rFonts w:cs="Times New Roman"/>
          <w:sz w:val="22"/>
          <w:szCs w:val="22"/>
        </w:rPr>
        <w:t>, undertak</w:t>
      </w:r>
      <w:r w:rsidR="002C084F" w:rsidRPr="00C06A48">
        <w:rPr>
          <w:rFonts w:cs="Times New Roman"/>
          <w:sz w:val="22"/>
          <w:szCs w:val="22"/>
        </w:rPr>
        <w:t>e</w:t>
      </w:r>
      <w:r w:rsidRPr="00C06A48">
        <w:rPr>
          <w:rFonts w:cs="Times New Roman"/>
          <w:sz w:val="22"/>
          <w:szCs w:val="22"/>
        </w:rPr>
        <w:t xml:space="preserve">, or suddenly stop medications. </w:t>
      </w:r>
      <w:r w:rsidR="005D1C27" w:rsidRPr="00C06A48">
        <w:rPr>
          <w:rFonts w:cs="Times New Roman"/>
          <w:sz w:val="22"/>
          <w:szCs w:val="22"/>
        </w:rPr>
        <w:t>When medication behaviors do not match stated goals, an open discussion of how</w:t>
      </w:r>
      <w:r w:rsidRPr="00C06A48">
        <w:rPr>
          <w:rFonts w:cs="Times New Roman"/>
          <w:sz w:val="22"/>
          <w:szCs w:val="22"/>
        </w:rPr>
        <w:t xml:space="preserve"> </w:t>
      </w:r>
      <w:proofErr w:type="spellStart"/>
      <w:r w:rsidRPr="00C06A48">
        <w:rPr>
          <w:rFonts w:cs="Times New Roman"/>
          <w:sz w:val="22"/>
          <w:szCs w:val="22"/>
        </w:rPr>
        <w:t>mis</w:t>
      </w:r>
      <w:proofErr w:type="spellEnd"/>
      <w:r w:rsidRPr="00C06A48">
        <w:rPr>
          <w:rFonts w:cs="Times New Roman"/>
          <w:sz w:val="22"/>
          <w:szCs w:val="22"/>
        </w:rPr>
        <w:t xml:space="preserve">-taking medications </w:t>
      </w:r>
      <w:r w:rsidR="005D1C27" w:rsidRPr="00C06A48">
        <w:rPr>
          <w:rFonts w:cs="Times New Roman"/>
          <w:sz w:val="22"/>
          <w:szCs w:val="22"/>
        </w:rPr>
        <w:t xml:space="preserve">may </w:t>
      </w:r>
      <w:r w:rsidR="0067454F" w:rsidRPr="00C06A48">
        <w:rPr>
          <w:rFonts w:cs="Times New Roman"/>
          <w:sz w:val="22"/>
          <w:szCs w:val="22"/>
        </w:rPr>
        <w:t xml:space="preserve">be </w:t>
      </w:r>
      <w:r w:rsidR="00787EA3" w:rsidRPr="00C06A48">
        <w:rPr>
          <w:rFonts w:cs="Times New Roman"/>
          <w:sz w:val="22"/>
          <w:szCs w:val="22"/>
        </w:rPr>
        <w:t xml:space="preserve">a result of </w:t>
      </w:r>
      <w:r w:rsidR="0067454F" w:rsidRPr="00C06A48">
        <w:rPr>
          <w:rFonts w:cs="Times New Roman"/>
          <w:sz w:val="22"/>
          <w:szCs w:val="22"/>
        </w:rPr>
        <w:t xml:space="preserve">historical trauma beliefs </w:t>
      </w:r>
      <w:r w:rsidR="008E17D1" w:rsidRPr="00C06A48">
        <w:rPr>
          <w:rFonts w:cs="Times New Roman"/>
          <w:sz w:val="22"/>
          <w:szCs w:val="22"/>
        </w:rPr>
        <w:t>guiding</w:t>
      </w:r>
      <w:r w:rsidR="0067454F" w:rsidRPr="00C06A48">
        <w:rPr>
          <w:rFonts w:cs="Times New Roman"/>
          <w:sz w:val="22"/>
          <w:szCs w:val="22"/>
        </w:rPr>
        <w:t xml:space="preserve"> current behavior</w:t>
      </w:r>
      <w:r w:rsidR="005D1C27" w:rsidRPr="00C06A48">
        <w:rPr>
          <w:rFonts w:cs="Times New Roman"/>
          <w:sz w:val="22"/>
          <w:szCs w:val="22"/>
        </w:rPr>
        <w:t xml:space="preserve"> </w:t>
      </w:r>
      <w:r w:rsidR="00E33B00" w:rsidRPr="00C06A48">
        <w:rPr>
          <w:rFonts w:cs="Times New Roman"/>
          <w:sz w:val="22"/>
          <w:szCs w:val="22"/>
        </w:rPr>
        <w:t xml:space="preserve">and </w:t>
      </w:r>
      <w:r w:rsidRPr="00C06A48">
        <w:rPr>
          <w:rFonts w:cs="Times New Roman"/>
          <w:sz w:val="22"/>
          <w:szCs w:val="22"/>
        </w:rPr>
        <w:t>help</w:t>
      </w:r>
      <w:r w:rsidR="005D1C27" w:rsidRPr="00C06A48">
        <w:rPr>
          <w:rFonts w:cs="Times New Roman"/>
          <w:sz w:val="22"/>
          <w:szCs w:val="22"/>
        </w:rPr>
        <w:t>s</w:t>
      </w:r>
      <w:r w:rsidRPr="00C06A48">
        <w:rPr>
          <w:rFonts w:cs="Times New Roman"/>
          <w:sz w:val="22"/>
          <w:szCs w:val="22"/>
        </w:rPr>
        <w:t xml:space="preserve"> </w:t>
      </w:r>
      <w:r w:rsidR="005D1C27" w:rsidRPr="00C06A48">
        <w:rPr>
          <w:rFonts w:cs="Times New Roman"/>
          <w:sz w:val="22"/>
          <w:szCs w:val="22"/>
        </w:rPr>
        <w:t xml:space="preserve">increase </w:t>
      </w:r>
      <w:r w:rsidR="00E33B00" w:rsidRPr="00C06A48">
        <w:rPr>
          <w:rFonts w:cs="Times New Roman"/>
          <w:sz w:val="22"/>
          <w:szCs w:val="22"/>
        </w:rPr>
        <w:t xml:space="preserve">both </w:t>
      </w:r>
      <w:r w:rsidR="005D1C27" w:rsidRPr="00C06A48">
        <w:rPr>
          <w:rFonts w:cs="Times New Roman"/>
          <w:sz w:val="22"/>
          <w:szCs w:val="22"/>
        </w:rPr>
        <w:t>client and APPN awareness and understanding</w:t>
      </w:r>
      <w:r w:rsidR="0067454F" w:rsidRPr="00C06A48">
        <w:rPr>
          <w:rFonts w:cs="Times New Roman"/>
          <w:sz w:val="22"/>
          <w:szCs w:val="22"/>
        </w:rPr>
        <w:t>.</w:t>
      </w:r>
      <w:r w:rsidRPr="00C06A48">
        <w:rPr>
          <w:rFonts w:cs="Times New Roman"/>
          <w:sz w:val="22"/>
          <w:szCs w:val="22"/>
        </w:rPr>
        <w:t xml:space="preserve"> Scheduling a “state of the state” discussion at 3- or 6-month intervals can help to preempt or to readily identify self-discontinuation or misuse patterns.</w:t>
      </w:r>
    </w:p>
    <w:p w14:paraId="3EDE821B" w14:textId="0FCF79B7" w:rsidR="008D1628" w:rsidRPr="00C06A48" w:rsidRDefault="00DC1D5A" w:rsidP="007E4644">
      <w:pPr>
        <w:pStyle w:val="ParaFirstLine-Ind"/>
        <w:jc w:val="left"/>
        <w:rPr>
          <w:rFonts w:cs="Times New Roman"/>
          <w:sz w:val="22"/>
          <w:szCs w:val="22"/>
        </w:rPr>
      </w:pPr>
      <w:r w:rsidRPr="00C06A48">
        <w:rPr>
          <w:rFonts w:cs="Times New Roman"/>
          <w:sz w:val="22"/>
          <w:szCs w:val="22"/>
        </w:rPr>
        <w:t>Medications serve so many functions, and in patients with trauma those themes can be buried under minutiae if we are not careful. Themes that come up repeatedly in medication meetings can often be covert communication about trauma. Many individuals with trauma experience numbing and flooding cycles of emotions</w:t>
      </w:r>
      <w:r w:rsidR="004B41A8" w:rsidRPr="00C06A48">
        <w:rPr>
          <w:rFonts w:cs="Times New Roman"/>
          <w:sz w:val="22"/>
          <w:szCs w:val="22"/>
        </w:rPr>
        <w:t xml:space="preserve"> </w:t>
      </w:r>
      <w:r w:rsidRPr="00C06A48">
        <w:rPr>
          <w:rFonts w:cs="Times New Roman"/>
          <w:sz w:val="22"/>
          <w:szCs w:val="22"/>
        </w:rPr>
        <w:t xml:space="preserve">and physical experiences. Medications can accentuate or dull physical sensations and </w:t>
      </w:r>
      <w:r w:rsidR="00E33B00" w:rsidRPr="00C06A48">
        <w:rPr>
          <w:rFonts w:cs="Times New Roman"/>
          <w:sz w:val="22"/>
          <w:szCs w:val="22"/>
        </w:rPr>
        <w:t xml:space="preserve">emotions </w:t>
      </w:r>
      <w:r w:rsidRPr="00C06A48">
        <w:rPr>
          <w:rFonts w:cs="Times New Roman"/>
          <w:sz w:val="22"/>
          <w:szCs w:val="22"/>
        </w:rPr>
        <w:t xml:space="preserve">in ways that fuel these cycles, and thus </w:t>
      </w:r>
      <w:r w:rsidR="00E33B00" w:rsidRPr="00C06A48">
        <w:rPr>
          <w:rFonts w:cs="Times New Roman"/>
          <w:sz w:val="22"/>
          <w:szCs w:val="22"/>
        </w:rPr>
        <w:t xml:space="preserve">increase </w:t>
      </w:r>
      <w:r w:rsidRPr="00C06A48">
        <w:rPr>
          <w:rFonts w:cs="Times New Roman"/>
          <w:sz w:val="22"/>
          <w:szCs w:val="22"/>
        </w:rPr>
        <w:t>avoidance of traumatic content and experience. There are many</w:t>
      </w:r>
      <w:r w:rsidR="00753AD5" w:rsidRPr="00C06A48">
        <w:rPr>
          <w:rFonts w:cs="Times New Roman"/>
          <w:sz w:val="22"/>
          <w:szCs w:val="22"/>
        </w:rPr>
        <w:t xml:space="preserve"> strategies</w:t>
      </w:r>
      <w:r w:rsidRPr="00C06A48">
        <w:rPr>
          <w:rFonts w:cs="Times New Roman"/>
          <w:sz w:val="22"/>
          <w:szCs w:val="22"/>
        </w:rPr>
        <w:t xml:space="preserve"> to hold space for these cycles to be slowed down; no one technique will be sufficient for all patients. Just as trauma is a layered experience that affects our patients’ biology, psychology, and sense of meaning and place in the world, healing and wellness require</w:t>
      </w:r>
      <w:r w:rsidR="00E33B00" w:rsidRPr="00C06A48">
        <w:rPr>
          <w:rFonts w:cs="Times New Roman"/>
          <w:sz w:val="22"/>
          <w:szCs w:val="22"/>
        </w:rPr>
        <w:t>s</w:t>
      </w:r>
      <w:r w:rsidRPr="00C06A48">
        <w:rPr>
          <w:rFonts w:cs="Times New Roman"/>
          <w:sz w:val="22"/>
          <w:szCs w:val="22"/>
        </w:rPr>
        <w:t xml:space="preserve"> addressing</w:t>
      </w:r>
      <w:r w:rsidR="00E33B00" w:rsidRPr="00C06A48">
        <w:rPr>
          <w:rFonts w:cs="Times New Roman"/>
          <w:sz w:val="22"/>
          <w:szCs w:val="22"/>
        </w:rPr>
        <w:t xml:space="preserve"> all dimensions of</w:t>
      </w:r>
      <w:r w:rsidRPr="00C06A48">
        <w:rPr>
          <w:rFonts w:cs="Times New Roman"/>
          <w:sz w:val="22"/>
          <w:szCs w:val="22"/>
        </w:rPr>
        <w:t xml:space="preserve"> the</w:t>
      </w:r>
      <w:r w:rsidR="00E33B00" w:rsidRPr="00C06A48">
        <w:rPr>
          <w:rFonts w:cs="Times New Roman"/>
          <w:sz w:val="22"/>
          <w:szCs w:val="22"/>
        </w:rPr>
        <w:t xml:space="preserve"> person’s experience</w:t>
      </w:r>
      <w:r w:rsidRPr="00C06A48">
        <w:rPr>
          <w:rFonts w:cs="Times New Roman"/>
          <w:sz w:val="22"/>
          <w:szCs w:val="22"/>
        </w:rPr>
        <w:t>.</w:t>
      </w:r>
    </w:p>
    <w:p w14:paraId="79322963" w14:textId="25130980" w:rsidR="008D1628" w:rsidRPr="00C06A48" w:rsidRDefault="00DC1D5A" w:rsidP="007E4644">
      <w:pPr>
        <w:pStyle w:val="ParaFirstLine-Ind"/>
        <w:jc w:val="left"/>
        <w:rPr>
          <w:rFonts w:cs="Times New Roman"/>
          <w:sz w:val="22"/>
          <w:szCs w:val="22"/>
        </w:rPr>
      </w:pPr>
      <w:r w:rsidRPr="00C06A48">
        <w:rPr>
          <w:rFonts w:cs="Times New Roman"/>
          <w:sz w:val="22"/>
          <w:szCs w:val="22"/>
        </w:rPr>
        <w:t>The stance of curiosity, when paired with caring, is an effective combination to build a strong alliance with trauma survivors. Safety, pacing, and containment of symptoms must be prioritized to maintain that alliance. Rushing through a medication management session is potentially disastrous, as it can re-create reminders of coercion or disregard. Even within this cultural moment, with all its distractions and pressures, stabilization can be maintained if we bring ourselves fully to the task.</w:t>
      </w:r>
    </w:p>
    <w:p w14:paraId="146AA42B" w14:textId="744D28DD" w:rsidR="007A6DCB" w:rsidRPr="00272D09" w:rsidRDefault="00D25114" w:rsidP="00A117D7">
      <w:pPr>
        <w:pStyle w:val="SpecialHeading2"/>
      </w:pPr>
      <w:r w:rsidRPr="00A117D7">
        <w:rPr>
          <w:u w:val="single"/>
        </w:rPr>
        <w:lastRenderedPageBreak/>
        <w:t>&lt;H1&gt;</w:t>
      </w:r>
      <w:r w:rsidR="007A6DCB" w:rsidRPr="00A117D7">
        <w:rPr>
          <w:u w:val="single"/>
        </w:rPr>
        <w:t>DISCUSSION QUESTIONS</w:t>
      </w:r>
    </w:p>
    <w:p w14:paraId="5A28B9FF" w14:textId="1C6B665D" w:rsidR="008D1628" w:rsidRPr="00272D09" w:rsidRDefault="000C6DF4" w:rsidP="00272D09">
      <w:pPr>
        <w:pStyle w:val="EOC-NumberList1first"/>
      </w:pPr>
      <w:r>
        <w:rPr>
          <w:rFonts w:cs="Times New Roman"/>
        </w:rPr>
        <w:t>1.</w:t>
      </w:r>
      <w:r>
        <w:rPr>
          <w:rFonts w:cs="Times New Roman"/>
        </w:rPr>
        <w:tab/>
      </w:r>
      <w:r w:rsidR="00DC1D5A" w:rsidRPr="00C06A48">
        <w:rPr>
          <w:rFonts w:cs="Times New Roman"/>
        </w:rPr>
        <w:t xml:space="preserve">Write a brief reflection on a time when you experienced or witnessed a medication reaction or side effect such as rash, </w:t>
      </w:r>
      <w:proofErr w:type="spellStart"/>
      <w:r w:rsidR="00DC1D5A" w:rsidRPr="00C06A48">
        <w:rPr>
          <w:rFonts w:cs="Times New Roman"/>
        </w:rPr>
        <w:t>diarrhea</w:t>
      </w:r>
      <w:proofErr w:type="spellEnd"/>
      <w:r w:rsidR="00DC1D5A" w:rsidRPr="00C06A48">
        <w:rPr>
          <w:rFonts w:cs="Times New Roman"/>
        </w:rPr>
        <w:t>, etc</w:t>
      </w:r>
      <w:proofErr w:type="gramStart"/>
      <w:r w:rsidR="00DC1D5A" w:rsidRPr="00C06A48">
        <w:rPr>
          <w:rFonts w:cs="Times New Roman"/>
        </w:rPr>
        <w:t>., that</w:t>
      </w:r>
      <w:proofErr w:type="gramEnd"/>
      <w:r w:rsidR="00DC1D5A" w:rsidRPr="00C06A48">
        <w:rPr>
          <w:rFonts w:cs="Times New Roman"/>
        </w:rPr>
        <w:t xml:space="preserve"> caused a difficult emotion such as fear, shame, or disgust. Think back and see what you recall about the medication itself, if anything. Close with a brief body scan and note down any body sensations you are feeling after writing about that experience.</w:t>
      </w:r>
    </w:p>
    <w:p w14:paraId="6CDCD270" w14:textId="155124B4" w:rsidR="006D1650" w:rsidRPr="00C06A48" w:rsidRDefault="006D1650" w:rsidP="00272D09">
      <w:pPr>
        <w:pStyle w:val="EOC-Answer"/>
        <w:rPr>
          <w:rFonts w:ascii="Times New Roman" w:hAnsi="Times New Roman" w:cs="Times New Roman"/>
        </w:rPr>
      </w:pPr>
      <w:bookmarkStart w:id="18" w:name="_Hlk202778746"/>
      <w:r w:rsidRPr="007F0E74">
        <w:rPr>
          <w:rFonts w:ascii="Times New Roman" w:hAnsi="Times New Roman" w:cs="Times New Roman"/>
          <w:b/>
          <w:bCs/>
          <w:highlight w:val="yellow"/>
        </w:rPr>
        <w:t>&lt;COURSECONNECT ONLY&gt;</w:t>
      </w:r>
      <w:bookmarkEnd w:id="18"/>
      <w:r w:rsidRPr="007F0E74">
        <w:rPr>
          <w:rFonts w:ascii="Times New Roman" w:hAnsi="Times New Roman" w:cs="Times New Roman"/>
          <w:highlight w:val="yellow"/>
        </w:rPr>
        <w:t>Answers will vary by user</w:t>
      </w:r>
      <w:proofErr w:type="gramStart"/>
      <w:r w:rsidRPr="007F0E74">
        <w:rPr>
          <w:rFonts w:ascii="Times New Roman" w:hAnsi="Times New Roman" w:cs="Times New Roman"/>
          <w:highlight w:val="yellow"/>
        </w:rPr>
        <w:t>.</w:t>
      </w:r>
      <w:bookmarkStart w:id="19" w:name="_Hlk202778754"/>
      <w:r w:rsidRPr="007F0E74">
        <w:rPr>
          <w:rFonts w:ascii="Times New Roman" w:hAnsi="Times New Roman" w:cs="Times New Roman"/>
          <w:b/>
          <w:bCs/>
          <w:highlight w:val="yellow"/>
        </w:rPr>
        <w:t>&lt;</w:t>
      </w:r>
      <w:proofErr w:type="gramEnd"/>
      <w:r w:rsidRPr="007F0E74">
        <w:rPr>
          <w:rFonts w:ascii="Times New Roman" w:hAnsi="Times New Roman" w:cs="Times New Roman"/>
          <w:b/>
          <w:bCs/>
          <w:highlight w:val="yellow"/>
        </w:rPr>
        <w:t>/COURSECONNECT ONLY&gt;</w:t>
      </w:r>
      <w:bookmarkEnd w:id="19"/>
    </w:p>
    <w:p w14:paraId="67744433" w14:textId="754969C3" w:rsidR="008D1628" w:rsidRDefault="000C6DF4" w:rsidP="00272D09">
      <w:pPr>
        <w:pStyle w:val="EOC-NumberList1"/>
      </w:pPr>
      <w:r>
        <w:t>2.</w:t>
      </w:r>
      <w:r>
        <w:tab/>
      </w:r>
      <w:r w:rsidR="00DC1D5A" w:rsidRPr="00C06A48">
        <w:t>What seems like the most challenging aspect of implementing trauma-informed medication education?</w:t>
      </w:r>
      <w:r w:rsidR="00CD6F9F" w:rsidRPr="00C06A48">
        <w:t xml:space="preserve"> Write two Specific, Measurable, Achievable, Relevant and Timed (SMART) goals to help you meet this learning need.</w:t>
      </w:r>
    </w:p>
    <w:p w14:paraId="3C98098E" w14:textId="0F0B66AF" w:rsidR="00DE75B3" w:rsidRPr="0021280E" w:rsidRDefault="0021280E" w:rsidP="00272D09">
      <w:pPr>
        <w:pStyle w:val="EOC-Answer"/>
        <w:rPr>
          <w:rFonts w:ascii="Times New Roman" w:hAnsi="Times New Roman" w:cs="Times New Roman"/>
          <w:highlight w:val="yellow"/>
        </w:rPr>
      </w:pPr>
      <w:r w:rsidRPr="007F0E74">
        <w:rPr>
          <w:rFonts w:ascii="Times New Roman" w:hAnsi="Times New Roman" w:cs="Times New Roman"/>
          <w:b/>
          <w:bCs/>
          <w:highlight w:val="yellow"/>
        </w:rPr>
        <w:t>&lt;COURSECONNECT ONLY&gt;</w:t>
      </w:r>
      <w:r w:rsidR="00DE75B3" w:rsidRPr="0021280E">
        <w:rPr>
          <w:rFonts w:ascii="Times New Roman" w:hAnsi="Times New Roman" w:cs="Times New Roman"/>
          <w:highlight w:val="yellow"/>
        </w:rPr>
        <w:t>One of the most challenging aspects of implementing trauma-informed medication education is navigating patients’ deeply personal and often painful past experiences with medications—especially when those experiences involve coercion, betrayal, or bodily harm. Trauma survivors may associate medications with loss of control, somatic flashbacks, or betrayal trauma, making them highly sensitive to side effects or fearful of trying something new. This can complicate adherence and open discussion. Addressing these challenges requires empathic communication, patient empowerment, and a flexible, collaborative approach.</w:t>
      </w:r>
    </w:p>
    <w:p w14:paraId="0E39CE9F" w14:textId="469049CE" w:rsidR="00DE75B3" w:rsidRPr="0021280E" w:rsidRDefault="00DE75B3" w:rsidP="00272D09">
      <w:pPr>
        <w:pStyle w:val="EOC-Answer-Para-FL"/>
        <w:rPr>
          <w:highlight w:val="yellow"/>
        </w:rPr>
      </w:pPr>
      <w:r w:rsidRPr="0021280E">
        <w:rPr>
          <w:highlight w:val="yellow"/>
        </w:rPr>
        <w:t xml:space="preserve">SMART </w:t>
      </w:r>
      <w:r w:rsidR="002F3640">
        <w:rPr>
          <w:highlight w:val="yellow"/>
        </w:rPr>
        <w:t>g</w:t>
      </w:r>
      <w:r w:rsidRPr="0021280E">
        <w:rPr>
          <w:highlight w:val="yellow"/>
        </w:rPr>
        <w:t>oals</w:t>
      </w:r>
      <w:r w:rsidR="0021280E" w:rsidRPr="0021280E">
        <w:rPr>
          <w:highlight w:val="yellow"/>
        </w:rPr>
        <w:t xml:space="preserve"> might include the following:</w:t>
      </w:r>
    </w:p>
    <w:p w14:paraId="6E1CFBFC" w14:textId="328D6431" w:rsidR="00DE75B3" w:rsidRPr="00272D09" w:rsidRDefault="000C6DF4" w:rsidP="00272D09">
      <w:pPr>
        <w:pStyle w:val="EOC-BulletList2"/>
        <w:rPr>
          <w:highlight w:val="yellow"/>
        </w:rPr>
      </w:pPr>
      <w:r w:rsidRPr="0021280E">
        <w:rPr>
          <w:rFonts w:ascii="Symbol" w:hAnsi="Symbol" w:cs="Times New Roman"/>
          <w:sz w:val="22"/>
          <w:szCs w:val="22"/>
          <w:highlight w:val="yellow"/>
        </w:rPr>
        <w:t></w:t>
      </w:r>
      <w:r w:rsidRPr="0021280E">
        <w:rPr>
          <w:rFonts w:ascii="Symbol" w:hAnsi="Symbol" w:cs="Times New Roman"/>
          <w:sz w:val="22"/>
          <w:szCs w:val="22"/>
          <w:highlight w:val="yellow"/>
        </w:rPr>
        <w:tab/>
      </w:r>
      <w:proofErr w:type="gramStart"/>
      <w:r w:rsidR="00DE75B3" w:rsidRPr="0021280E">
        <w:rPr>
          <w:rFonts w:ascii="Times New Roman" w:hAnsi="Times New Roman" w:cs="Times New Roman"/>
          <w:sz w:val="22"/>
          <w:szCs w:val="22"/>
          <w:highlight w:val="yellow"/>
        </w:rPr>
        <w:t>Within</w:t>
      </w:r>
      <w:proofErr w:type="gramEnd"/>
      <w:r w:rsidR="00DE75B3" w:rsidRPr="0021280E">
        <w:rPr>
          <w:rFonts w:ascii="Times New Roman" w:hAnsi="Times New Roman" w:cs="Times New Roman"/>
          <w:sz w:val="22"/>
          <w:szCs w:val="22"/>
          <w:highlight w:val="yellow"/>
        </w:rPr>
        <w:t xml:space="preserve"> the next 4 weeks, I will review and summarize three peer-reviewed articles on trauma-informed psychopharmacology to deepen my understanding of placebo, </w:t>
      </w:r>
      <w:proofErr w:type="spellStart"/>
      <w:r w:rsidR="00DE75B3" w:rsidRPr="0021280E">
        <w:rPr>
          <w:rFonts w:ascii="Times New Roman" w:hAnsi="Times New Roman" w:cs="Times New Roman"/>
          <w:sz w:val="22"/>
          <w:szCs w:val="22"/>
          <w:highlight w:val="yellow"/>
        </w:rPr>
        <w:t>nocebo</w:t>
      </w:r>
      <w:proofErr w:type="spellEnd"/>
      <w:r w:rsidR="00DE75B3" w:rsidRPr="0021280E">
        <w:rPr>
          <w:rFonts w:ascii="Times New Roman" w:hAnsi="Times New Roman" w:cs="Times New Roman"/>
          <w:sz w:val="22"/>
          <w:szCs w:val="22"/>
          <w:highlight w:val="yellow"/>
        </w:rPr>
        <w:t>, and medication-related transference in trauma survivors.</w:t>
      </w:r>
    </w:p>
    <w:p w14:paraId="0549F790" w14:textId="794DA3AF" w:rsidR="00DE75B3" w:rsidRPr="0021280E" w:rsidRDefault="000C6DF4" w:rsidP="00272D09">
      <w:pPr>
        <w:pStyle w:val="EOC-BulletList2"/>
        <w:rPr>
          <w:rFonts w:ascii="Times New Roman" w:hAnsi="Times New Roman" w:cs="Times New Roman"/>
          <w:sz w:val="22"/>
          <w:szCs w:val="22"/>
          <w:highlight w:val="yellow"/>
        </w:rPr>
      </w:pPr>
      <w:r w:rsidRPr="0021280E">
        <w:rPr>
          <w:rFonts w:ascii="Symbol" w:hAnsi="Symbol" w:cs="Times New Roman"/>
          <w:sz w:val="22"/>
          <w:szCs w:val="22"/>
          <w:highlight w:val="yellow"/>
        </w:rPr>
        <w:t></w:t>
      </w:r>
      <w:r w:rsidRPr="0021280E">
        <w:rPr>
          <w:rFonts w:ascii="Symbol" w:hAnsi="Symbol" w:cs="Times New Roman"/>
          <w:sz w:val="22"/>
          <w:szCs w:val="22"/>
          <w:highlight w:val="yellow"/>
        </w:rPr>
        <w:tab/>
      </w:r>
      <w:r w:rsidR="00DE75B3" w:rsidRPr="0021280E">
        <w:rPr>
          <w:rFonts w:ascii="Times New Roman" w:hAnsi="Times New Roman" w:cs="Times New Roman"/>
          <w:sz w:val="22"/>
          <w:szCs w:val="22"/>
          <w:highlight w:val="yellow"/>
        </w:rPr>
        <w:t>By the end of this month, I will integrate at least one trauma-informed strategy (e.g., using the SBAR model to assess medication concerns) into my medication education sessions with two patients and document their responses for reflection and supervision</w:t>
      </w:r>
      <w:proofErr w:type="gramStart"/>
      <w:r w:rsidR="00DE75B3" w:rsidRPr="0021280E">
        <w:rPr>
          <w:rFonts w:ascii="Times New Roman" w:hAnsi="Times New Roman" w:cs="Times New Roman"/>
          <w:sz w:val="22"/>
          <w:szCs w:val="22"/>
          <w:highlight w:val="yellow"/>
        </w:rPr>
        <w:t>.</w:t>
      </w:r>
      <w:r w:rsidR="0021280E" w:rsidRPr="0021280E">
        <w:rPr>
          <w:rFonts w:ascii="Times New Roman" w:hAnsi="Times New Roman" w:cs="Times New Roman"/>
          <w:b/>
          <w:bCs/>
          <w:sz w:val="22"/>
          <w:szCs w:val="22"/>
          <w:highlight w:val="yellow"/>
        </w:rPr>
        <w:t>&lt;</w:t>
      </w:r>
      <w:proofErr w:type="gramEnd"/>
      <w:r w:rsidR="0021280E" w:rsidRPr="0021280E">
        <w:rPr>
          <w:rFonts w:ascii="Times New Roman" w:hAnsi="Times New Roman" w:cs="Times New Roman"/>
          <w:b/>
          <w:bCs/>
          <w:sz w:val="22"/>
          <w:szCs w:val="22"/>
          <w:highlight w:val="yellow"/>
        </w:rPr>
        <w:t>/COURSECONNECT ONLY&gt;</w:t>
      </w:r>
    </w:p>
    <w:p w14:paraId="72694D30" w14:textId="4A4FFA99" w:rsidR="008D1628" w:rsidRDefault="000C6DF4" w:rsidP="00272D09">
      <w:pPr>
        <w:pStyle w:val="EOC-NumberList1"/>
      </w:pPr>
      <w:r>
        <w:lastRenderedPageBreak/>
        <w:t>3.</w:t>
      </w:r>
      <w:r>
        <w:tab/>
      </w:r>
      <w:r w:rsidR="00DC1D5A" w:rsidRPr="00C06A48">
        <w:t xml:space="preserve">Define placebo and </w:t>
      </w:r>
      <w:proofErr w:type="spellStart"/>
      <w:r w:rsidR="00DC1D5A" w:rsidRPr="00C06A48">
        <w:t>nocebo</w:t>
      </w:r>
      <w:proofErr w:type="spellEnd"/>
      <w:r w:rsidR="00DC1D5A" w:rsidRPr="00C06A48">
        <w:t>. Think of some examples of each that you have encountered.</w:t>
      </w:r>
    </w:p>
    <w:p w14:paraId="477D5626" w14:textId="770ED9E9" w:rsidR="0021280E" w:rsidRPr="00C06A48" w:rsidRDefault="00E534B7" w:rsidP="00272D09">
      <w:pPr>
        <w:pStyle w:val="EOC-Answer"/>
        <w:rPr>
          <w:rFonts w:ascii="Times New Roman" w:hAnsi="Times New Roman" w:cs="Times New Roman"/>
        </w:rPr>
      </w:pPr>
      <w:r w:rsidRPr="007F0E74">
        <w:rPr>
          <w:rFonts w:ascii="Times New Roman" w:hAnsi="Times New Roman" w:cs="Times New Roman"/>
          <w:b/>
          <w:bCs/>
          <w:highlight w:val="yellow"/>
        </w:rPr>
        <w:t>&lt;COURSECONNECT ONL</w:t>
      </w:r>
      <w:r w:rsidRPr="00E534B7">
        <w:rPr>
          <w:rFonts w:ascii="Times New Roman" w:hAnsi="Times New Roman" w:cs="Times New Roman"/>
          <w:b/>
          <w:bCs/>
          <w:highlight w:val="yellow"/>
        </w:rPr>
        <w:t>Y&gt;</w:t>
      </w:r>
      <w:r w:rsidRPr="00E534B7">
        <w:rPr>
          <w:rFonts w:ascii="Times New Roman" w:hAnsi="Times New Roman" w:cs="Times New Roman"/>
          <w:highlight w:val="yellow"/>
        </w:rPr>
        <w:t xml:space="preserve">A </w:t>
      </w:r>
      <w:r w:rsidRPr="00E534B7">
        <w:rPr>
          <w:rFonts w:ascii="Times New Roman" w:hAnsi="Times New Roman" w:cs="Times New Roman"/>
          <w:b/>
          <w:bCs/>
          <w:highlight w:val="yellow"/>
        </w:rPr>
        <w:t>placebo</w:t>
      </w:r>
      <w:r w:rsidRPr="00E534B7">
        <w:rPr>
          <w:rFonts w:ascii="Times New Roman" w:hAnsi="Times New Roman" w:cs="Times New Roman"/>
          <w:highlight w:val="yellow"/>
        </w:rPr>
        <w:t xml:space="preserve"> effect refers to beneficial outcomes that occur after the administration of an inert treatment, which arise from the patient’s expectations, the therapeutic relationship, and contextual cues rather than the pharmacological properties of the treatment itself. A </w:t>
      </w:r>
      <w:proofErr w:type="spellStart"/>
      <w:r w:rsidRPr="00E534B7">
        <w:rPr>
          <w:rFonts w:ascii="Times New Roman" w:hAnsi="Times New Roman" w:cs="Times New Roman"/>
          <w:b/>
          <w:bCs/>
          <w:highlight w:val="yellow"/>
        </w:rPr>
        <w:t>nocebo</w:t>
      </w:r>
      <w:proofErr w:type="spellEnd"/>
      <w:r w:rsidRPr="00E534B7">
        <w:rPr>
          <w:rFonts w:ascii="Times New Roman" w:hAnsi="Times New Roman" w:cs="Times New Roman"/>
          <w:b/>
          <w:bCs/>
          <w:highlight w:val="yellow"/>
        </w:rPr>
        <w:t xml:space="preserve"> </w:t>
      </w:r>
      <w:r w:rsidRPr="00E534B7">
        <w:rPr>
          <w:rFonts w:ascii="Times New Roman" w:hAnsi="Times New Roman" w:cs="Times New Roman"/>
          <w:highlight w:val="yellow"/>
        </w:rPr>
        <w:t>effect is the opposite: it involves negative side effects or worsening of symptoms due to negative expectations or beliefs about a treatment, even when the treatment itself is inert. Both effects are especially pronounced in trauma survivors due to heightened sensitivity to bodily sensations and cognitive patterns rooted in past adverse experiences. Examples encountered will vary by user</w:t>
      </w:r>
      <w:proofErr w:type="gramStart"/>
      <w:r w:rsidRPr="00E534B7">
        <w:rPr>
          <w:rFonts w:ascii="Times New Roman" w:hAnsi="Times New Roman" w:cs="Times New Roman"/>
          <w:highlight w:val="yellow"/>
        </w:rPr>
        <w:t>.</w:t>
      </w:r>
      <w:r w:rsidRPr="00E534B7">
        <w:rPr>
          <w:rFonts w:ascii="Times New Roman" w:hAnsi="Times New Roman" w:cs="Times New Roman"/>
          <w:b/>
          <w:bCs/>
          <w:highlight w:val="yellow"/>
        </w:rPr>
        <w:t>&lt;</w:t>
      </w:r>
      <w:proofErr w:type="gramEnd"/>
      <w:r w:rsidRPr="00E534B7">
        <w:rPr>
          <w:rFonts w:ascii="Times New Roman" w:hAnsi="Times New Roman" w:cs="Times New Roman"/>
          <w:b/>
          <w:bCs/>
          <w:highlight w:val="yellow"/>
        </w:rPr>
        <w:t>/COURSECONNECT ONLY&gt;</w:t>
      </w:r>
    </w:p>
    <w:p w14:paraId="4CC32385" w14:textId="2955594F" w:rsidR="008D1628" w:rsidRDefault="000C6DF4" w:rsidP="00272D09">
      <w:pPr>
        <w:pStyle w:val="EOC-NumberList1"/>
      </w:pPr>
      <w:r>
        <w:t>4.</w:t>
      </w:r>
      <w:r>
        <w:tab/>
      </w:r>
      <w:r w:rsidR="00DC1D5A" w:rsidRPr="00C06A48">
        <w:t xml:space="preserve">Split into pairs and choose roles as provider and patient. </w:t>
      </w:r>
      <w:r w:rsidR="00CD6F9F" w:rsidRPr="00C06A48">
        <w:t>W</w:t>
      </w:r>
      <w:r w:rsidR="00DC1D5A" w:rsidRPr="00C06A48">
        <w:t>alk through the steps of filling a medication organizer together. The partner acting as the provider will want to focus on a few assessment questions while doing so, with particular attention to motivation and the patient’s perception of the regimen. Debrief with the whole group afterward.</w:t>
      </w:r>
    </w:p>
    <w:p w14:paraId="6950A9E1" w14:textId="4C39D3EB" w:rsidR="006D1650" w:rsidRPr="00C06A48" w:rsidRDefault="00C505F4" w:rsidP="00272D09">
      <w:pPr>
        <w:pStyle w:val="EOC-Answer"/>
        <w:rPr>
          <w:rFonts w:ascii="Times New Roman" w:hAnsi="Times New Roman" w:cs="Times New Roman"/>
        </w:rPr>
      </w:pPr>
      <w:bookmarkStart w:id="20" w:name="_Hlk202776248"/>
      <w:r w:rsidRPr="007F0E74">
        <w:rPr>
          <w:rFonts w:ascii="Times New Roman" w:hAnsi="Times New Roman" w:cs="Times New Roman"/>
          <w:b/>
          <w:bCs/>
          <w:highlight w:val="yellow"/>
        </w:rPr>
        <w:t>&lt;COURSECONNECT ONLY&gt;</w:t>
      </w:r>
      <w:r w:rsidRPr="007F0E74">
        <w:rPr>
          <w:rFonts w:ascii="Times New Roman" w:hAnsi="Times New Roman" w:cs="Times New Roman"/>
          <w:highlight w:val="yellow"/>
        </w:rPr>
        <w:t>Answers will vary by user</w:t>
      </w:r>
      <w:proofErr w:type="gramStart"/>
      <w:r w:rsidRPr="007F0E74">
        <w:rPr>
          <w:rFonts w:ascii="Times New Roman" w:hAnsi="Times New Roman" w:cs="Times New Roman"/>
          <w:highlight w:val="yellow"/>
        </w:rPr>
        <w:t>.</w:t>
      </w:r>
      <w:r w:rsidRPr="007F0E74">
        <w:rPr>
          <w:rFonts w:ascii="Times New Roman" w:hAnsi="Times New Roman" w:cs="Times New Roman"/>
          <w:b/>
          <w:bCs/>
          <w:highlight w:val="yellow"/>
        </w:rPr>
        <w:t>&lt;</w:t>
      </w:r>
      <w:proofErr w:type="gramEnd"/>
      <w:r w:rsidRPr="007F0E74">
        <w:rPr>
          <w:rFonts w:ascii="Times New Roman" w:hAnsi="Times New Roman" w:cs="Times New Roman"/>
          <w:b/>
          <w:bCs/>
          <w:highlight w:val="yellow"/>
        </w:rPr>
        <w:t>/COURSECONNECT ONLY&gt;</w:t>
      </w:r>
      <w:bookmarkEnd w:id="20"/>
    </w:p>
    <w:p w14:paraId="75369388" w14:textId="79AAD25E" w:rsidR="008D1628" w:rsidRPr="00C06A48" w:rsidRDefault="000C6DF4" w:rsidP="00272D09">
      <w:pPr>
        <w:pStyle w:val="EOC-NumberList1"/>
      </w:pPr>
      <w:r w:rsidRPr="00C06A48">
        <w:t>5.</w:t>
      </w:r>
      <w:r w:rsidRPr="00C06A48">
        <w:tab/>
      </w:r>
      <w:r w:rsidR="00DC1D5A" w:rsidRPr="00C06A48">
        <w:t xml:space="preserve">Select one of the following </w:t>
      </w:r>
      <w:r w:rsidR="00753AD5" w:rsidRPr="00C06A48">
        <w:t>experiences</w:t>
      </w:r>
      <w:r w:rsidR="00DC1D5A" w:rsidRPr="00C06A48">
        <w:t>, and brainstorm how it could be related to a trauma background, affect trauma symptoms, or mimic trauma symptoms.</w:t>
      </w:r>
    </w:p>
    <w:p w14:paraId="6B276DB0" w14:textId="315AC10F" w:rsidR="008D1628" w:rsidRPr="00C06A48" w:rsidRDefault="00DC1D5A" w:rsidP="00272D09">
      <w:pPr>
        <w:pStyle w:val="EOC-Lc-AlphaList2"/>
      </w:pPr>
      <w:proofErr w:type="gramStart"/>
      <w:r w:rsidRPr="00C06A48">
        <w:t>a</w:t>
      </w:r>
      <w:proofErr w:type="gramEnd"/>
      <w:r w:rsidRPr="00C06A48">
        <w:t>.</w:t>
      </w:r>
      <w:r w:rsidRPr="00C06A48">
        <w:tab/>
        <w:t>bruising at injection site</w:t>
      </w:r>
    </w:p>
    <w:p w14:paraId="62A7EE46" w14:textId="68BB9816" w:rsidR="008D1628" w:rsidRPr="00C06A48" w:rsidRDefault="003D1696" w:rsidP="00272D09">
      <w:pPr>
        <w:pStyle w:val="EOC-Lc-AlphaList2"/>
      </w:pPr>
      <w:proofErr w:type="gramStart"/>
      <w:r w:rsidRPr="00C06A48">
        <w:t>b</w:t>
      </w:r>
      <w:proofErr w:type="gramEnd"/>
      <w:r w:rsidR="00DC1D5A" w:rsidRPr="00C06A48">
        <w:t>.</w:t>
      </w:r>
      <w:r w:rsidR="00DC1D5A" w:rsidRPr="00C06A48">
        <w:tab/>
        <w:t>sexual side effects</w:t>
      </w:r>
    </w:p>
    <w:p w14:paraId="5F6CDEA7" w14:textId="78CB3463" w:rsidR="008D1628" w:rsidRPr="00C06A48" w:rsidRDefault="003D1696" w:rsidP="00272D09">
      <w:pPr>
        <w:pStyle w:val="EOC-Lc-AlphaList2"/>
      </w:pPr>
      <w:proofErr w:type="gramStart"/>
      <w:r w:rsidRPr="00C06A48">
        <w:t>c</w:t>
      </w:r>
      <w:proofErr w:type="gramEnd"/>
      <w:r w:rsidR="00DC1D5A" w:rsidRPr="00C06A48">
        <w:t>.</w:t>
      </w:r>
      <w:r w:rsidR="00DC1D5A" w:rsidRPr="00C06A48">
        <w:tab/>
        <w:t>changes to libido</w:t>
      </w:r>
    </w:p>
    <w:p w14:paraId="6EA683BB" w14:textId="3C5472DB" w:rsidR="008D1628" w:rsidRPr="00C06A48" w:rsidRDefault="003D1696" w:rsidP="00272D09">
      <w:pPr>
        <w:pStyle w:val="EOC-Lc-AlphaList2"/>
      </w:pPr>
      <w:proofErr w:type="gramStart"/>
      <w:r w:rsidRPr="00C06A48">
        <w:t>d</w:t>
      </w:r>
      <w:proofErr w:type="gramEnd"/>
      <w:r w:rsidR="00DC1D5A" w:rsidRPr="00C06A48">
        <w:t>.</w:t>
      </w:r>
      <w:r w:rsidR="00DC1D5A" w:rsidRPr="00C06A48">
        <w:tab/>
        <w:t>tremor</w:t>
      </w:r>
    </w:p>
    <w:p w14:paraId="05189FB0" w14:textId="049B721B" w:rsidR="008D1628" w:rsidRPr="00C06A48" w:rsidRDefault="003D1696" w:rsidP="00272D09">
      <w:pPr>
        <w:pStyle w:val="EOC-Lc-AlphaList2"/>
      </w:pPr>
      <w:proofErr w:type="gramStart"/>
      <w:r w:rsidRPr="00C06A48">
        <w:t>e</w:t>
      </w:r>
      <w:proofErr w:type="gramEnd"/>
      <w:r w:rsidR="00DC1D5A" w:rsidRPr="00C06A48">
        <w:t>.</w:t>
      </w:r>
      <w:r w:rsidR="00DC1D5A" w:rsidRPr="00C06A48">
        <w:tab/>
        <w:t>nausea</w:t>
      </w:r>
    </w:p>
    <w:p w14:paraId="1CB2D511" w14:textId="59482383" w:rsidR="008D1628" w:rsidRPr="00C06A48" w:rsidRDefault="003D1696" w:rsidP="00272D09">
      <w:pPr>
        <w:pStyle w:val="EOC-Lc-AlphaList2"/>
      </w:pPr>
      <w:proofErr w:type="gramStart"/>
      <w:r w:rsidRPr="00C06A48">
        <w:t>f</w:t>
      </w:r>
      <w:proofErr w:type="gramEnd"/>
      <w:r w:rsidR="00DC1D5A" w:rsidRPr="00C06A48">
        <w:t>.</w:t>
      </w:r>
      <w:r w:rsidR="00DC1D5A" w:rsidRPr="00C06A48">
        <w:tab/>
        <w:t>jitteriness</w:t>
      </w:r>
    </w:p>
    <w:p w14:paraId="13A4B483" w14:textId="439A759F" w:rsidR="008D1628" w:rsidRPr="00C06A48" w:rsidRDefault="003D1696" w:rsidP="00272D09">
      <w:pPr>
        <w:pStyle w:val="EOC-Lc-AlphaList2"/>
      </w:pPr>
      <w:proofErr w:type="gramStart"/>
      <w:r w:rsidRPr="00C06A48">
        <w:t>g</w:t>
      </w:r>
      <w:proofErr w:type="gramEnd"/>
      <w:r w:rsidR="00DC1D5A" w:rsidRPr="00C06A48">
        <w:t>.</w:t>
      </w:r>
      <w:r w:rsidR="00DC1D5A" w:rsidRPr="00C06A48">
        <w:tab/>
        <w:t>headaches</w:t>
      </w:r>
    </w:p>
    <w:p w14:paraId="30ADB612" w14:textId="4F478D13" w:rsidR="008D1628" w:rsidRPr="00C06A48" w:rsidRDefault="003D1696" w:rsidP="00272D09">
      <w:pPr>
        <w:pStyle w:val="EOC-Lc-AlphaList2"/>
      </w:pPr>
      <w:proofErr w:type="gramStart"/>
      <w:r w:rsidRPr="00C06A48">
        <w:t>h</w:t>
      </w:r>
      <w:proofErr w:type="gramEnd"/>
      <w:r w:rsidR="00DC1D5A" w:rsidRPr="00C06A48">
        <w:t>.</w:t>
      </w:r>
      <w:r w:rsidR="00DC1D5A" w:rsidRPr="00C06A48">
        <w:tab/>
        <w:t>vivid dreams</w:t>
      </w:r>
    </w:p>
    <w:p w14:paraId="132E9806" w14:textId="0C61293D" w:rsidR="008D1628" w:rsidRPr="00C06A48" w:rsidRDefault="003D1696" w:rsidP="00272D09">
      <w:pPr>
        <w:pStyle w:val="EOC-Lc-AlphaList2"/>
      </w:pPr>
      <w:proofErr w:type="gramStart"/>
      <w:r w:rsidRPr="00C06A48">
        <w:t>i</w:t>
      </w:r>
      <w:proofErr w:type="gramEnd"/>
      <w:r w:rsidR="00DC1D5A" w:rsidRPr="00C06A48">
        <w:t>.</w:t>
      </w:r>
      <w:r w:rsidR="00DC1D5A" w:rsidRPr="00C06A48">
        <w:tab/>
        <w:t>cognitive dulling</w:t>
      </w:r>
    </w:p>
    <w:p w14:paraId="7D8ADC97" w14:textId="3AB1E935" w:rsidR="008D1628" w:rsidRPr="00C06A48" w:rsidRDefault="003D1696" w:rsidP="00272D09">
      <w:pPr>
        <w:pStyle w:val="EOC-Lc-AlphaList2"/>
      </w:pPr>
      <w:proofErr w:type="gramStart"/>
      <w:r w:rsidRPr="00C06A48">
        <w:t>j</w:t>
      </w:r>
      <w:proofErr w:type="gramEnd"/>
      <w:r w:rsidR="00DC1D5A" w:rsidRPr="00C06A48">
        <w:t>.</w:t>
      </w:r>
      <w:r w:rsidR="00DC1D5A" w:rsidRPr="00C06A48">
        <w:tab/>
      </w:r>
      <w:r w:rsidR="00E556AA" w:rsidRPr="00C06A48">
        <w:t>dysphagia</w:t>
      </w:r>
    </w:p>
    <w:p w14:paraId="09BEE4E2" w14:textId="28956109" w:rsidR="008D1628" w:rsidRPr="00C06A48" w:rsidRDefault="003D1696" w:rsidP="00272D09">
      <w:pPr>
        <w:pStyle w:val="EOC-Lc-AlphaList2"/>
      </w:pPr>
      <w:proofErr w:type="gramStart"/>
      <w:r w:rsidRPr="00C06A48">
        <w:lastRenderedPageBreak/>
        <w:t>k</w:t>
      </w:r>
      <w:proofErr w:type="gramEnd"/>
      <w:r w:rsidR="00DC1D5A" w:rsidRPr="00C06A48">
        <w:t>.</w:t>
      </w:r>
      <w:r w:rsidR="00DC1D5A" w:rsidRPr="00C06A48">
        <w:tab/>
        <w:t>insomnia</w:t>
      </w:r>
    </w:p>
    <w:p w14:paraId="13646BFD" w14:textId="65E3F70A" w:rsidR="008D1628" w:rsidRPr="00C06A48" w:rsidRDefault="003D1696" w:rsidP="00272D09">
      <w:pPr>
        <w:pStyle w:val="EOC-Lc-AlphaList2"/>
      </w:pPr>
      <w:proofErr w:type="gramStart"/>
      <w:r w:rsidRPr="00C06A48">
        <w:t>l</w:t>
      </w:r>
      <w:proofErr w:type="gramEnd"/>
      <w:r w:rsidR="00DC1D5A" w:rsidRPr="00C06A48">
        <w:t>.</w:t>
      </w:r>
      <w:r w:rsidR="00DC1D5A" w:rsidRPr="00C06A48">
        <w:tab/>
        <w:t>sedation</w:t>
      </w:r>
    </w:p>
    <w:p w14:paraId="0E8F7772" w14:textId="1084F242" w:rsidR="008D1628" w:rsidRPr="00C06A48" w:rsidRDefault="003D1696" w:rsidP="00272D09">
      <w:pPr>
        <w:pStyle w:val="EOC-Lc-AlphaList2"/>
      </w:pPr>
      <w:proofErr w:type="gramStart"/>
      <w:r w:rsidRPr="00C06A48">
        <w:t>m</w:t>
      </w:r>
      <w:proofErr w:type="gramEnd"/>
      <w:r w:rsidR="00DC1D5A" w:rsidRPr="00C06A48">
        <w:t>.</w:t>
      </w:r>
      <w:r w:rsidR="00DC1D5A" w:rsidRPr="00C06A48">
        <w:tab/>
      </w:r>
      <w:r w:rsidR="006459BF" w:rsidRPr="00C06A48">
        <w:t xml:space="preserve"> </w:t>
      </w:r>
      <w:r w:rsidR="00DC1D5A" w:rsidRPr="00C06A48">
        <w:t xml:space="preserve">weight </w:t>
      </w:r>
      <w:r w:rsidR="006459BF" w:rsidRPr="00C06A48">
        <w:t>changes</w:t>
      </w:r>
    </w:p>
    <w:p w14:paraId="30E5FC2C" w14:textId="5050F6B1" w:rsidR="008D1628" w:rsidRPr="00C06A48" w:rsidRDefault="00A807D5" w:rsidP="00272D09">
      <w:pPr>
        <w:pStyle w:val="EOC-Answer"/>
        <w:rPr>
          <w:rFonts w:ascii="Times New Roman" w:hAnsi="Times New Roman" w:cs="Times New Roman"/>
        </w:rPr>
      </w:pPr>
      <w:r w:rsidRPr="007F0E74">
        <w:rPr>
          <w:rFonts w:ascii="Times New Roman" w:hAnsi="Times New Roman" w:cs="Times New Roman"/>
          <w:b/>
          <w:bCs/>
          <w:highlight w:val="yellow"/>
        </w:rPr>
        <w:t>&lt;COURSECONNECT ONLY</w:t>
      </w:r>
      <w:r w:rsidRPr="00A807D5">
        <w:rPr>
          <w:rFonts w:ascii="Times New Roman" w:hAnsi="Times New Roman" w:cs="Times New Roman"/>
          <w:b/>
          <w:bCs/>
          <w:highlight w:val="yellow"/>
        </w:rPr>
        <w:t>&gt;</w:t>
      </w:r>
      <w:r w:rsidRPr="00A807D5">
        <w:rPr>
          <w:rFonts w:ascii="Times New Roman" w:hAnsi="Times New Roman" w:cs="Times New Roman"/>
          <w:highlight w:val="yellow"/>
        </w:rPr>
        <w:t>As an example</w:t>
      </w:r>
      <w:r w:rsidR="00DC1D5A" w:rsidRPr="00A807D5">
        <w:rPr>
          <w:rFonts w:ascii="Times New Roman" w:hAnsi="Times New Roman" w:cs="Times New Roman"/>
          <w:highlight w:val="yellow"/>
        </w:rPr>
        <w:t xml:space="preserve">, consider weight gain: Secondary sex characteristics returning, dissociation and its relationship to feeling dis-embodied, and medications’ contribution to those sensations, or to sensations of having less dissociation and that being uncomfortable; family beliefs about weight, food, morality, and worth: weight gain may bring up old wounds from verbal and/or emotional abuse related to weight or personal appearance. Buying new clothes may bring up beliefs about not being worth new clothes, or “wasting” money on oneself, which might increase ideas about being </w:t>
      </w:r>
      <w:proofErr w:type="gramStart"/>
      <w:r w:rsidR="00DC1D5A" w:rsidRPr="00A807D5">
        <w:rPr>
          <w:rFonts w:ascii="Times New Roman" w:hAnsi="Times New Roman" w:cs="Times New Roman"/>
          <w:highlight w:val="yellow"/>
        </w:rPr>
        <w:t>deserving</w:t>
      </w:r>
      <w:proofErr w:type="gramEnd"/>
      <w:r w:rsidR="00DC1D5A" w:rsidRPr="00A807D5">
        <w:rPr>
          <w:rFonts w:ascii="Times New Roman" w:hAnsi="Times New Roman" w:cs="Times New Roman"/>
          <w:highlight w:val="yellow"/>
        </w:rPr>
        <w:t xml:space="preserve"> of punishment, and increase self-harm or self-neglect </w:t>
      </w:r>
      <w:proofErr w:type="spellStart"/>
      <w:r w:rsidR="00DC1D5A" w:rsidRPr="00A807D5">
        <w:rPr>
          <w:rFonts w:ascii="Times New Roman" w:hAnsi="Times New Roman" w:cs="Times New Roman"/>
          <w:highlight w:val="yellow"/>
        </w:rPr>
        <w:t>behaviors</w:t>
      </w:r>
      <w:proofErr w:type="spellEnd"/>
      <w:r w:rsidR="00DC1D5A" w:rsidRPr="00A807D5">
        <w:rPr>
          <w:rFonts w:ascii="Times New Roman" w:hAnsi="Times New Roman" w:cs="Times New Roman"/>
          <w:highlight w:val="yellow"/>
        </w:rPr>
        <w:t xml:space="preserve">. Clothes feeling tighter may </w:t>
      </w:r>
      <w:r w:rsidR="00181A8E" w:rsidRPr="00A807D5">
        <w:rPr>
          <w:rFonts w:ascii="Times New Roman" w:hAnsi="Times New Roman" w:cs="Times New Roman"/>
          <w:highlight w:val="yellow"/>
        </w:rPr>
        <w:t>cause changes to dissociation or</w:t>
      </w:r>
      <w:r w:rsidR="00967BB9" w:rsidRPr="00A807D5">
        <w:rPr>
          <w:rFonts w:ascii="Times New Roman" w:hAnsi="Times New Roman" w:cs="Times New Roman"/>
          <w:highlight w:val="yellow"/>
        </w:rPr>
        <w:t xml:space="preserve"> </w:t>
      </w:r>
      <w:r w:rsidR="00DC1D5A" w:rsidRPr="00A807D5">
        <w:rPr>
          <w:rFonts w:ascii="Times New Roman" w:hAnsi="Times New Roman" w:cs="Times New Roman"/>
          <w:highlight w:val="yellow"/>
        </w:rPr>
        <w:t>increase body memories</w:t>
      </w:r>
      <w:proofErr w:type="gramStart"/>
      <w:r w:rsidR="00DC1D5A" w:rsidRPr="00A807D5">
        <w:rPr>
          <w:rFonts w:ascii="Times New Roman" w:hAnsi="Times New Roman" w:cs="Times New Roman"/>
          <w:highlight w:val="yellow"/>
        </w:rPr>
        <w:t>.</w:t>
      </w:r>
      <w:r w:rsidRPr="00A807D5">
        <w:rPr>
          <w:rFonts w:ascii="Times New Roman" w:hAnsi="Times New Roman" w:cs="Times New Roman"/>
          <w:b/>
          <w:bCs/>
          <w:highlight w:val="yellow"/>
        </w:rPr>
        <w:t>&lt;</w:t>
      </w:r>
      <w:proofErr w:type="gramEnd"/>
      <w:r w:rsidRPr="00A807D5">
        <w:rPr>
          <w:rFonts w:ascii="Times New Roman" w:hAnsi="Times New Roman" w:cs="Times New Roman"/>
          <w:b/>
          <w:bCs/>
          <w:highlight w:val="yellow"/>
        </w:rPr>
        <w:t>/C</w:t>
      </w:r>
      <w:r w:rsidRPr="007F0E74">
        <w:rPr>
          <w:rFonts w:ascii="Times New Roman" w:hAnsi="Times New Roman" w:cs="Times New Roman"/>
          <w:b/>
          <w:bCs/>
          <w:highlight w:val="yellow"/>
        </w:rPr>
        <w:t>OURSECONNECT ONLY&gt;</w:t>
      </w:r>
    </w:p>
    <w:p w14:paraId="020800D3" w14:textId="7C99C0F9" w:rsidR="008D1628" w:rsidRDefault="000C6DF4" w:rsidP="00272D09">
      <w:pPr>
        <w:pStyle w:val="EOC-NumberList1"/>
      </w:pPr>
      <w:r>
        <w:t>6.</w:t>
      </w:r>
      <w:r>
        <w:tab/>
      </w:r>
      <w:r w:rsidR="00DC1D5A" w:rsidRPr="00C06A48">
        <w:t>View maketheconnection.net/stories/642</w:t>
      </w:r>
      <w:r w:rsidR="00753AD5" w:rsidRPr="00C06A48">
        <w:t xml:space="preserve"> </w:t>
      </w:r>
      <w:r w:rsidR="00DC1D5A" w:rsidRPr="00C06A48">
        <w:t>or search the site for another video of a veteran’s personal experiences of trauma (</w:t>
      </w:r>
      <w:sdt>
        <w:sdtPr>
          <w:alias w:val="BibCitation"/>
          <w:tag w:val="BibRef73"/>
          <w:id w:val="309298123"/>
          <w:placeholder>
            <w:docPart w:val="DefaultPlaceholder_1082065158"/>
          </w:placeholder>
        </w:sdtPr>
        <w:sdtContent>
          <w:sdt>
            <w:sdtPr>
              <w:alias w:val="BibCitation"/>
              <w:tag w:val="BibRef73"/>
              <w:id w:val="1662588085"/>
              <w:placeholder>
                <w:docPart w:val="DefaultPlaceholder_1082065158"/>
              </w:placeholder>
            </w:sdtPr>
            <w:sdtEndPr>
              <w:rPr>
                <w:highlight w:val="green"/>
              </w:rPr>
            </w:sdtEndPr>
            <w:sdtContent>
              <w:r w:rsidR="00DC1D5A" w:rsidRPr="002515FB">
                <w:rPr>
                  <w:highlight w:val="green"/>
                </w:rPr>
                <w:t xml:space="preserve">U.S. Department of Veteran’s Affairs, </w:t>
              </w:r>
              <w:proofErr w:type="spellStart"/>
              <w:r w:rsidR="00DC1D5A" w:rsidRPr="002515FB">
                <w:rPr>
                  <w:highlight w:val="green"/>
                </w:rPr>
                <w:t>n.d.</w:t>
              </w:r>
              <w:proofErr w:type="spellEnd"/>
            </w:sdtContent>
          </w:sdt>
        </w:sdtContent>
      </w:sdt>
      <w:r w:rsidR="00DC1D5A" w:rsidRPr="00C06A48">
        <w:t xml:space="preserve">). </w:t>
      </w:r>
      <w:r w:rsidR="005C67D5" w:rsidRPr="00C06A48">
        <w:t xml:space="preserve">As if you were treating the veteran as their </w:t>
      </w:r>
      <w:proofErr w:type="spellStart"/>
      <w:r w:rsidR="005C67D5" w:rsidRPr="00C06A48">
        <w:t>psychopharmacologist</w:t>
      </w:r>
      <w:proofErr w:type="spellEnd"/>
      <w:r w:rsidR="005C67D5" w:rsidRPr="00C06A48">
        <w:t>, w</w:t>
      </w:r>
      <w:r w:rsidR="00DC1D5A" w:rsidRPr="00C06A48">
        <w:t>rite a brief reflection, six to eight sentences, on what questions you would want to make sure to ask the</w:t>
      </w:r>
      <w:r w:rsidR="005C67D5" w:rsidRPr="00C06A48">
        <w:t>m</w:t>
      </w:r>
      <w:r w:rsidR="00DC1D5A" w:rsidRPr="00C06A48">
        <w:t>.</w:t>
      </w:r>
    </w:p>
    <w:p w14:paraId="1CCAE82B" w14:textId="187E2B12" w:rsidR="00A807D5" w:rsidRPr="00C06A48" w:rsidRDefault="002F3640" w:rsidP="00272D09">
      <w:pPr>
        <w:pStyle w:val="EOC-Answer"/>
        <w:rPr>
          <w:rFonts w:ascii="Times New Roman" w:hAnsi="Times New Roman" w:cs="Times New Roman"/>
        </w:rPr>
      </w:pPr>
      <w:r>
        <w:rPr>
          <w:rFonts w:ascii="Times New Roman" w:hAnsi="Times New Roman" w:cs="Times New Roman"/>
          <w:b/>
          <w:bCs/>
          <w:highlight w:val="yellow"/>
        </w:rPr>
        <w:t>&lt;C</w:t>
      </w:r>
      <w:r w:rsidR="00A807D5" w:rsidRPr="007F0E74">
        <w:rPr>
          <w:rFonts w:ascii="Times New Roman" w:hAnsi="Times New Roman" w:cs="Times New Roman"/>
          <w:b/>
          <w:bCs/>
          <w:highlight w:val="yellow"/>
        </w:rPr>
        <w:t>OURSECONNECT ONLY&gt;</w:t>
      </w:r>
      <w:r w:rsidR="00A807D5" w:rsidRPr="007F0E74">
        <w:rPr>
          <w:rFonts w:ascii="Times New Roman" w:hAnsi="Times New Roman" w:cs="Times New Roman"/>
          <w:highlight w:val="yellow"/>
        </w:rPr>
        <w:t>Answers will vary by user</w:t>
      </w:r>
      <w:proofErr w:type="gramStart"/>
      <w:r w:rsidR="00A807D5" w:rsidRPr="007F0E74">
        <w:rPr>
          <w:rFonts w:ascii="Times New Roman" w:hAnsi="Times New Roman" w:cs="Times New Roman"/>
          <w:highlight w:val="yellow"/>
        </w:rPr>
        <w:t>.</w:t>
      </w:r>
      <w:r w:rsidR="00A807D5" w:rsidRPr="007F0E74">
        <w:rPr>
          <w:rFonts w:ascii="Times New Roman" w:hAnsi="Times New Roman" w:cs="Times New Roman"/>
          <w:b/>
          <w:bCs/>
          <w:highlight w:val="yellow"/>
        </w:rPr>
        <w:t>&lt;</w:t>
      </w:r>
      <w:proofErr w:type="gramEnd"/>
      <w:r w:rsidR="00A807D5" w:rsidRPr="007F0E74">
        <w:rPr>
          <w:rFonts w:ascii="Times New Roman" w:hAnsi="Times New Roman" w:cs="Times New Roman"/>
          <w:b/>
          <w:bCs/>
          <w:highlight w:val="yellow"/>
        </w:rPr>
        <w:t>/COURSECONNECT ONLY&gt;</w:t>
      </w:r>
    </w:p>
    <w:p w14:paraId="3B77A7D3" w14:textId="0FF6A234" w:rsidR="008D1628" w:rsidRDefault="000C6DF4" w:rsidP="00272D09">
      <w:pPr>
        <w:pStyle w:val="EOC-NumberList1"/>
      </w:pPr>
      <w:r>
        <w:t>7.</w:t>
      </w:r>
      <w:r>
        <w:tab/>
      </w:r>
      <w:r w:rsidR="00DC1D5A" w:rsidRPr="00C06A48">
        <w:t xml:space="preserve">Write out a conversation between a patient and yourself in which you are hoping to start a </w:t>
      </w:r>
      <w:proofErr w:type="spellStart"/>
      <w:r w:rsidR="00DC1D5A" w:rsidRPr="00C06A48">
        <w:t>prn</w:t>
      </w:r>
      <w:proofErr w:type="spellEnd"/>
      <w:r w:rsidR="00DC1D5A" w:rsidRPr="00C06A48">
        <w:t xml:space="preserve"> medication for anxiety. List some of the fears, past experiences, and questions the patient may have.</w:t>
      </w:r>
    </w:p>
    <w:p w14:paraId="7079C575" w14:textId="14FD1EBD" w:rsidR="00215A8B" w:rsidRDefault="002F3640" w:rsidP="00272D09">
      <w:pPr>
        <w:pStyle w:val="EOC-Answer"/>
        <w:rPr>
          <w:rFonts w:ascii="Times New Roman" w:hAnsi="Times New Roman" w:cs="Times New Roman"/>
        </w:rPr>
      </w:pPr>
      <w:r w:rsidRPr="007F0E74">
        <w:rPr>
          <w:rFonts w:ascii="Times New Roman" w:hAnsi="Times New Roman" w:cs="Times New Roman"/>
          <w:b/>
          <w:bCs/>
          <w:highlight w:val="yellow"/>
        </w:rPr>
        <w:t>&lt;COURSECONNECT ONLY&gt;</w:t>
      </w:r>
      <w:proofErr w:type="gramStart"/>
      <w:r w:rsidRPr="002F3640">
        <w:rPr>
          <w:rFonts w:ascii="Times New Roman" w:hAnsi="Times New Roman" w:cs="Times New Roman"/>
          <w:highlight w:val="yellow"/>
        </w:rPr>
        <w:t>The</w:t>
      </w:r>
      <w:proofErr w:type="gramEnd"/>
      <w:r w:rsidRPr="002F3640">
        <w:rPr>
          <w:rFonts w:ascii="Times New Roman" w:hAnsi="Times New Roman" w:cs="Times New Roman"/>
          <w:highlight w:val="yellow"/>
        </w:rPr>
        <w:t xml:space="preserve"> following is one</w:t>
      </w:r>
      <w:r w:rsidR="00215A8B" w:rsidRPr="002F3640">
        <w:rPr>
          <w:rFonts w:ascii="Times New Roman" w:hAnsi="Times New Roman" w:cs="Times New Roman"/>
          <w:highlight w:val="yellow"/>
        </w:rPr>
        <w:t xml:space="preserve"> example of </w:t>
      </w:r>
      <w:r w:rsidRPr="002F3640">
        <w:rPr>
          <w:rFonts w:ascii="Times New Roman" w:hAnsi="Times New Roman" w:cs="Times New Roman"/>
          <w:highlight w:val="yellow"/>
        </w:rPr>
        <w:t>this kind of</w:t>
      </w:r>
      <w:r w:rsidR="00215A8B" w:rsidRPr="002F3640">
        <w:rPr>
          <w:rFonts w:ascii="Times New Roman" w:hAnsi="Times New Roman" w:cs="Times New Roman"/>
          <w:highlight w:val="yellow"/>
        </w:rPr>
        <w:t xml:space="preserve"> conversation</w:t>
      </w:r>
      <w:r w:rsidRPr="002F3640">
        <w:rPr>
          <w:rFonts w:ascii="Times New Roman" w:hAnsi="Times New Roman" w:cs="Times New Roman"/>
          <w:highlight w:val="yellow"/>
        </w:rPr>
        <w:t>:</w:t>
      </w:r>
    </w:p>
    <w:p w14:paraId="34CBACDB" w14:textId="77777777" w:rsidR="002F3640" w:rsidRPr="00272D09" w:rsidRDefault="002F3640" w:rsidP="00272D09">
      <w:pPr>
        <w:pStyle w:val="EOC-Dialogue"/>
        <w:rPr>
          <w:highlight w:val="yellow"/>
        </w:rPr>
      </w:pPr>
      <w:r w:rsidRPr="002F3640">
        <w:rPr>
          <w:rFonts w:ascii="Times New Roman" w:hAnsi="Times New Roman" w:cs="Times New Roman"/>
          <w:b/>
          <w:bCs/>
          <w:sz w:val="22"/>
          <w:szCs w:val="22"/>
          <w:highlight w:val="yellow"/>
        </w:rPr>
        <w:t>APPN:</w:t>
      </w:r>
      <w:r w:rsidRPr="002F3640">
        <w:rPr>
          <w:rFonts w:ascii="Times New Roman" w:hAnsi="Times New Roman" w:cs="Times New Roman"/>
          <w:sz w:val="22"/>
          <w:szCs w:val="22"/>
          <w:highlight w:val="yellow"/>
        </w:rPr>
        <w:t xml:space="preserve"> Thanks for coming in today. I want to check in about the anxiety you’ve been feeling lately. You mentioned that some days are harder than others—have you ever considered a medication you could take only when needed?</w:t>
      </w:r>
    </w:p>
    <w:p w14:paraId="04B326F4" w14:textId="77777777" w:rsidR="002F3640" w:rsidRPr="002F3640" w:rsidRDefault="002F3640" w:rsidP="00272D09">
      <w:pPr>
        <w:pStyle w:val="EOC-Dialogue"/>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Patient:</w:t>
      </w:r>
      <w:r w:rsidRPr="002F3640">
        <w:rPr>
          <w:rFonts w:ascii="Times New Roman" w:hAnsi="Times New Roman" w:cs="Times New Roman"/>
          <w:sz w:val="22"/>
          <w:szCs w:val="22"/>
          <w:highlight w:val="yellow"/>
        </w:rPr>
        <w:t xml:space="preserve"> I’ve thought about it… but honestly, medication makes me nervous. I don’t like feeling out of control.</w:t>
      </w:r>
    </w:p>
    <w:p w14:paraId="67EA0680" w14:textId="77777777" w:rsidR="002F3640" w:rsidRPr="002F3640" w:rsidRDefault="002F3640" w:rsidP="00272D09">
      <w:pPr>
        <w:pStyle w:val="EOC-Dialogue"/>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APPN:</w:t>
      </w:r>
      <w:r w:rsidRPr="002F3640">
        <w:rPr>
          <w:rFonts w:ascii="Times New Roman" w:hAnsi="Times New Roman" w:cs="Times New Roman"/>
          <w:sz w:val="22"/>
          <w:szCs w:val="22"/>
          <w:highlight w:val="yellow"/>
        </w:rPr>
        <w:t xml:space="preserve"> That makes sense. Feeling in control is really important, especially when you’ve had experiences in </w:t>
      </w:r>
      <w:r w:rsidRPr="002F3640">
        <w:rPr>
          <w:rFonts w:ascii="Times New Roman" w:hAnsi="Times New Roman" w:cs="Times New Roman"/>
          <w:sz w:val="22"/>
          <w:szCs w:val="22"/>
          <w:highlight w:val="yellow"/>
        </w:rPr>
        <w:lastRenderedPageBreak/>
        <w:t>the past where control was taken from you. Can I ask—have you had any past experiences with medications that were difficult?</w:t>
      </w:r>
    </w:p>
    <w:p w14:paraId="18084E9E" w14:textId="77777777" w:rsidR="002F3640" w:rsidRPr="002F3640" w:rsidRDefault="002F3640" w:rsidP="00272D09">
      <w:pPr>
        <w:pStyle w:val="EOC-Dialogue"/>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Patient:</w:t>
      </w:r>
      <w:r w:rsidRPr="002F3640">
        <w:rPr>
          <w:rFonts w:ascii="Times New Roman" w:hAnsi="Times New Roman" w:cs="Times New Roman"/>
          <w:sz w:val="22"/>
          <w:szCs w:val="22"/>
          <w:highlight w:val="yellow"/>
        </w:rPr>
        <w:t xml:space="preserve"> Yes, actually. Years ago, I was given something that made me feel like I couldn’t move or think clearly, and no one told me </w:t>
      </w:r>
      <w:proofErr w:type="gramStart"/>
      <w:r w:rsidRPr="002F3640">
        <w:rPr>
          <w:rFonts w:ascii="Times New Roman" w:hAnsi="Times New Roman" w:cs="Times New Roman"/>
          <w:sz w:val="22"/>
          <w:szCs w:val="22"/>
          <w:highlight w:val="yellow"/>
        </w:rPr>
        <w:t>what</w:t>
      </w:r>
      <w:proofErr w:type="gramEnd"/>
      <w:r w:rsidRPr="002F3640">
        <w:rPr>
          <w:rFonts w:ascii="Times New Roman" w:hAnsi="Times New Roman" w:cs="Times New Roman"/>
          <w:sz w:val="22"/>
          <w:szCs w:val="22"/>
          <w:highlight w:val="yellow"/>
        </w:rPr>
        <w:t xml:space="preserve"> was happening. It reminded me of when I was younger and... </w:t>
      </w:r>
      <w:proofErr w:type="gramStart"/>
      <w:r w:rsidRPr="002F3640">
        <w:rPr>
          <w:rFonts w:ascii="Times New Roman" w:hAnsi="Times New Roman" w:cs="Times New Roman"/>
          <w:sz w:val="22"/>
          <w:szCs w:val="22"/>
          <w:highlight w:val="yellow"/>
        </w:rPr>
        <w:t>things</w:t>
      </w:r>
      <w:proofErr w:type="gramEnd"/>
      <w:r w:rsidRPr="002F3640">
        <w:rPr>
          <w:rFonts w:ascii="Times New Roman" w:hAnsi="Times New Roman" w:cs="Times New Roman"/>
          <w:sz w:val="22"/>
          <w:szCs w:val="22"/>
          <w:highlight w:val="yellow"/>
        </w:rPr>
        <w:t xml:space="preserve"> happened that I didn’t understand.</w:t>
      </w:r>
    </w:p>
    <w:p w14:paraId="11BCCF61" w14:textId="77777777" w:rsidR="002F3640" w:rsidRPr="002F3640" w:rsidRDefault="002F3640" w:rsidP="00272D09">
      <w:pPr>
        <w:pStyle w:val="EOC-Dialogue"/>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APPN:</w:t>
      </w:r>
      <w:r w:rsidRPr="002F3640">
        <w:rPr>
          <w:rFonts w:ascii="Times New Roman" w:hAnsi="Times New Roman" w:cs="Times New Roman"/>
          <w:sz w:val="22"/>
          <w:szCs w:val="22"/>
          <w:highlight w:val="yellow"/>
        </w:rPr>
        <w:t xml:space="preserve"> Thank you for sharing that—it sounds like that experience was scary and disorienting. I want to make sure anything we consider now feels safe and collaborative. </w:t>
      </w:r>
      <w:proofErr w:type="gramStart"/>
      <w:r w:rsidRPr="002F3640">
        <w:rPr>
          <w:rFonts w:ascii="Times New Roman" w:hAnsi="Times New Roman" w:cs="Times New Roman"/>
          <w:sz w:val="22"/>
          <w:szCs w:val="22"/>
          <w:highlight w:val="yellow"/>
        </w:rPr>
        <w:t>Would it be okay if we looked at an option together and you helped decide when, how, or if to use it?</w:t>
      </w:r>
      <w:proofErr w:type="gramEnd"/>
    </w:p>
    <w:p w14:paraId="136C76C3" w14:textId="77777777" w:rsidR="002F3640" w:rsidRPr="002F3640" w:rsidRDefault="002F3640" w:rsidP="00272D09">
      <w:pPr>
        <w:pStyle w:val="EOC-Dialogue"/>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Patient:</w:t>
      </w:r>
      <w:r w:rsidRPr="002F3640">
        <w:rPr>
          <w:rFonts w:ascii="Times New Roman" w:hAnsi="Times New Roman" w:cs="Times New Roman"/>
          <w:sz w:val="22"/>
          <w:szCs w:val="22"/>
          <w:highlight w:val="yellow"/>
        </w:rPr>
        <w:t xml:space="preserve"> Maybe. What are you thinking?</w:t>
      </w:r>
    </w:p>
    <w:p w14:paraId="4314C4FF" w14:textId="77777777" w:rsidR="002F3640" w:rsidRPr="002F3640" w:rsidRDefault="002F3640" w:rsidP="00272D09">
      <w:pPr>
        <w:pStyle w:val="EOC-Dialogue"/>
        <w:rPr>
          <w:rFonts w:ascii="Times New Roman" w:hAnsi="Times New Roman" w:cs="Times New Roman"/>
          <w:sz w:val="22"/>
          <w:szCs w:val="22"/>
          <w:highlight w:val="yellow"/>
        </w:rPr>
      </w:pPr>
      <w:r w:rsidRPr="002F3640">
        <w:rPr>
          <w:rFonts w:ascii="Times New Roman" w:hAnsi="Times New Roman" w:cs="Times New Roman"/>
          <w:b/>
          <w:bCs/>
          <w:sz w:val="22"/>
          <w:szCs w:val="22"/>
          <w:highlight w:val="yellow"/>
        </w:rPr>
        <w:t>APPN:</w:t>
      </w:r>
      <w:r w:rsidRPr="002F3640">
        <w:rPr>
          <w:rFonts w:ascii="Times New Roman" w:hAnsi="Times New Roman" w:cs="Times New Roman"/>
          <w:sz w:val="22"/>
          <w:szCs w:val="22"/>
          <w:highlight w:val="yellow"/>
        </w:rPr>
        <w:t xml:space="preserve"> Something mild, like hydroxyzine. </w:t>
      </w:r>
      <w:proofErr w:type="gramStart"/>
      <w:r w:rsidRPr="002F3640">
        <w:rPr>
          <w:rFonts w:ascii="Times New Roman" w:hAnsi="Times New Roman" w:cs="Times New Roman"/>
          <w:sz w:val="22"/>
          <w:szCs w:val="22"/>
          <w:highlight w:val="yellow"/>
        </w:rPr>
        <w:t>It’s</w:t>
      </w:r>
      <w:proofErr w:type="gramEnd"/>
      <w:r w:rsidRPr="002F3640">
        <w:rPr>
          <w:rFonts w:ascii="Times New Roman" w:hAnsi="Times New Roman" w:cs="Times New Roman"/>
          <w:sz w:val="22"/>
          <w:szCs w:val="22"/>
          <w:highlight w:val="yellow"/>
        </w:rPr>
        <w:t xml:space="preserve"> non-habit forming and you’d only take it when you’re feeling especially anxious. We can start with a small dose, and if at any point it feels like too much, we can stop. I’d also like to hear about any other fears or questions you might have.</w:t>
      </w:r>
    </w:p>
    <w:p w14:paraId="0ED64048" w14:textId="77777777" w:rsidR="002F3640" w:rsidRPr="00272D09" w:rsidRDefault="002F3640" w:rsidP="00272D09">
      <w:pPr>
        <w:pStyle w:val="EOC-Para-FL"/>
        <w:rPr>
          <w:highlight w:val="yellow"/>
        </w:rPr>
      </w:pPr>
      <w:r w:rsidRPr="002F3640">
        <w:rPr>
          <w:rFonts w:ascii="Times New Roman" w:hAnsi="Times New Roman" w:cs="Times New Roman"/>
          <w:b/>
          <w:bCs/>
          <w:sz w:val="22"/>
          <w:szCs w:val="22"/>
          <w:highlight w:val="yellow"/>
        </w:rPr>
        <w:t>Possible Patient Fears and Questions:</w:t>
      </w:r>
    </w:p>
    <w:p w14:paraId="4C6CD53C" w14:textId="3929B44C" w:rsidR="002F3640" w:rsidRPr="00272D09" w:rsidRDefault="000C6DF4" w:rsidP="00272D09">
      <w:pPr>
        <w:pStyle w:val="EOC-BulletList2"/>
        <w:rPr>
          <w:highlight w:val="yellow"/>
        </w:rPr>
      </w:pPr>
      <w:r w:rsidRPr="002F3640">
        <w:rPr>
          <w:rFonts w:ascii="Symbol" w:hAnsi="Symbol" w:cs="Times New Roman"/>
          <w:szCs w:val="22"/>
          <w:highlight w:val="yellow"/>
        </w:rPr>
        <w:t></w:t>
      </w:r>
      <w:r w:rsidRPr="002F3640">
        <w:rPr>
          <w:rFonts w:ascii="Symbol" w:hAnsi="Symbol" w:cs="Times New Roman"/>
          <w:szCs w:val="22"/>
          <w:highlight w:val="yellow"/>
        </w:rPr>
        <w:tab/>
      </w:r>
      <w:r w:rsidR="002F3640" w:rsidRPr="002F3640">
        <w:rPr>
          <w:rFonts w:ascii="Times New Roman" w:hAnsi="Times New Roman" w:cs="Times New Roman"/>
          <w:sz w:val="22"/>
          <w:szCs w:val="22"/>
          <w:highlight w:val="yellow"/>
        </w:rPr>
        <w:t xml:space="preserve">Will it make me </w:t>
      </w:r>
      <w:proofErr w:type="gramStart"/>
      <w:r w:rsidR="002F3640" w:rsidRPr="002F3640">
        <w:rPr>
          <w:rFonts w:ascii="Times New Roman" w:hAnsi="Times New Roman" w:cs="Times New Roman"/>
          <w:sz w:val="22"/>
          <w:szCs w:val="22"/>
          <w:highlight w:val="yellow"/>
        </w:rPr>
        <w:t>feel</w:t>
      </w:r>
      <w:proofErr w:type="gramEnd"/>
      <w:r w:rsidR="002F3640" w:rsidRPr="002F3640">
        <w:rPr>
          <w:rFonts w:ascii="Times New Roman" w:hAnsi="Times New Roman" w:cs="Times New Roman"/>
          <w:sz w:val="22"/>
          <w:szCs w:val="22"/>
          <w:highlight w:val="yellow"/>
        </w:rPr>
        <w:t xml:space="preserve"> "drugged" or sedated like last time?</w:t>
      </w:r>
    </w:p>
    <w:p w14:paraId="063D38CA" w14:textId="02881210" w:rsidR="002F3640" w:rsidRPr="002F3640" w:rsidRDefault="000C6DF4" w:rsidP="00272D09">
      <w:pPr>
        <w:pStyle w:val="EOC-BulletList2"/>
        <w:rPr>
          <w:rFonts w:ascii="Times New Roman" w:hAnsi="Times New Roman" w:cs="Times New Roman"/>
          <w:sz w:val="22"/>
          <w:szCs w:val="22"/>
          <w:highlight w:val="yellow"/>
        </w:rPr>
      </w:pPr>
      <w:r w:rsidRPr="002F3640">
        <w:rPr>
          <w:rFonts w:ascii="Symbol" w:hAnsi="Symbol" w:cs="Times New Roman"/>
          <w:szCs w:val="22"/>
          <w:highlight w:val="yellow"/>
        </w:rPr>
        <w:t></w:t>
      </w:r>
      <w:r w:rsidRPr="002F3640">
        <w:rPr>
          <w:rFonts w:ascii="Symbol" w:hAnsi="Symbol" w:cs="Times New Roman"/>
          <w:szCs w:val="22"/>
          <w:highlight w:val="yellow"/>
        </w:rPr>
        <w:tab/>
      </w:r>
      <w:r w:rsidR="002F3640" w:rsidRPr="002F3640">
        <w:rPr>
          <w:rFonts w:ascii="Times New Roman" w:hAnsi="Times New Roman" w:cs="Times New Roman"/>
          <w:sz w:val="22"/>
          <w:szCs w:val="22"/>
          <w:highlight w:val="yellow"/>
        </w:rPr>
        <w:t>What if I become dependent on it?</w:t>
      </w:r>
    </w:p>
    <w:p w14:paraId="75B856A0" w14:textId="20B95F41" w:rsidR="002F3640" w:rsidRPr="002F3640" w:rsidRDefault="000C6DF4" w:rsidP="00272D09">
      <w:pPr>
        <w:pStyle w:val="EOC-BulletList2"/>
        <w:rPr>
          <w:rFonts w:ascii="Times New Roman" w:hAnsi="Times New Roman" w:cs="Times New Roman"/>
          <w:sz w:val="22"/>
          <w:szCs w:val="22"/>
          <w:highlight w:val="yellow"/>
        </w:rPr>
      </w:pPr>
      <w:r w:rsidRPr="002F3640">
        <w:rPr>
          <w:rFonts w:ascii="Symbol" w:hAnsi="Symbol" w:cs="Times New Roman"/>
          <w:szCs w:val="22"/>
          <w:highlight w:val="yellow"/>
        </w:rPr>
        <w:t></w:t>
      </w:r>
      <w:r w:rsidRPr="002F3640">
        <w:rPr>
          <w:rFonts w:ascii="Symbol" w:hAnsi="Symbol" w:cs="Times New Roman"/>
          <w:szCs w:val="22"/>
          <w:highlight w:val="yellow"/>
        </w:rPr>
        <w:tab/>
      </w:r>
      <w:r w:rsidR="002F3640" w:rsidRPr="002F3640">
        <w:rPr>
          <w:rFonts w:ascii="Times New Roman" w:hAnsi="Times New Roman" w:cs="Times New Roman"/>
          <w:sz w:val="22"/>
          <w:szCs w:val="22"/>
          <w:highlight w:val="yellow"/>
        </w:rPr>
        <w:t xml:space="preserve">Will I still </w:t>
      </w:r>
      <w:proofErr w:type="gramStart"/>
      <w:r w:rsidR="002F3640" w:rsidRPr="002F3640">
        <w:rPr>
          <w:rFonts w:ascii="Times New Roman" w:hAnsi="Times New Roman" w:cs="Times New Roman"/>
          <w:sz w:val="22"/>
          <w:szCs w:val="22"/>
          <w:highlight w:val="yellow"/>
        </w:rPr>
        <w:t>be</w:t>
      </w:r>
      <w:proofErr w:type="gramEnd"/>
      <w:r w:rsidR="002F3640" w:rsidRPr="002F3640">
        <w:rPr>
          <w:rFonts w:ascii="Times New Roman" w:hAnsi="Times New Roman" w:cs="Times New Roman"/>
          <w:sz w:val="22"/>
          <w:szCs w:val="22"/>
          <w:highlight w:val="yellow"/>
        </w:rPr>
        <w:t xml:space="preserve"> able to function at work or take care of my kids?</w:t>
      </w:r>
    </w:p>
    <w:p w14:paraId="3BE02FA3" w14:textId="70CA6CB5" w:rsidR="002F3640" w:rsidRPr="002F3640" w:rsidRDefault="000C6DF4" w:rsidP="00272D09">
      <w:pPr>
        <w:pStyle w:val="EOC-BulletList2"/>
        <w:rPr>
          <w:rFonts w:ascii="Times New Roman" w:hAnsi="Times New Roman" w:cs="Times New Roman"/>
          <w:sz w:val="22"/>
          <w:szCs w:val="22"/>
          <w:highlight w:val="yellow"/>
        </w:rPr>
      </w:pPr>
      <w:r w:rsidRPr="002F3640">
        <w:rPr>
          <w:rFonts w:ascii="Symbol" w:hAnsi="Symbol" w:cs="Times New Roman"/>
          <w:szCs w:val="22"/>
          <w:highlight w:val="yellow"/>
        </w:rPr>
        <w:t></w:t>
      </w:r>
      <w:r w:rsidRPr="002F3640">
        <w:rPr>
          <w:rFonts w:ascii="Symbol" w:hAnsi="Symbol" w:cs="Times New Roman"/>
          <w:szCs w:val="22"/>
          <w:highlight w:val="yellow"/>
        </w:rPr>
        <w:tab/>
      </w:r>
      <w:proofErr w:type="gramStart"/>
      <w:r w:rsidR="002F3640" w:rsidRPr="002F3640">
        <w:rPr>
          <w:rFonts w:ascii="Times New Roman" w:hAnsi="Times New Roman" w:cs="Times New Roman"/>
          <w:sz w:val="22"/>
          <w:szCs w:val="22"/>
          <w:highlight w:val="yellow"/>
        </w:rPr>
        <w:t>Is</w:t>
      </w:r>
      <w:proofErr w:type="gramEnd"/>
      <w:r w:rsidR="002F3640" w:rsidRPr="002F3640">
        <w:rPr>
          <w:rFonts w:ascii="Times New Roman" w:hAnsi="Times New Roman" w:cs="Times New Roman"/>
          <w:sz w:val="22"/>
          <w:szCs w:val="22"/>
          <w:highlight w:val="yellow"/>
        </w:rPr>
        <w:t xml:space="preserve"> it okay to take this only occasionally?</w:t>
      </w:r>
    </w:p>
    <w:p w14:paraId="22904F44" w14:textId="7A1E204F" w:rsidR="002F3640" w:rsidRPr="002F3640" w:rsidRDefault="000C6DF4" w:rsidP="00272D09">
      <w:pPr>
        <w:pStyle w:val="EOC-BulletList2"/>
        <w:rPr>
          <w:rFonts w:ascii="Times New Roman" w:hAnsi="Times New Roman" w:cs="Times New Roman"/>
          <w:sz w:val="22"/>
          <w:szCs w:val="22"/>
          <w:highlight w:val="yellow"/>
        </w:rPr>
      </w:pPr>
      <w:r w:rsidRPr="002F3640">
        <w:rPr>
          <w:rFonts w:ascii="Symbol" w:hAnsi="Symbol" w:cs="Times New Roman"/>
          <w:szCs w:val="22"/>
          <w:highlight w:val="yellow"/>
        </w:rPr>
        <w:t></w:t>
      </w:r>
      <w:r w:rsidRPr="002F3640">
        <w:rPr>
          <w:rFonts w:ascii="Symbol" w:hAnsi="Symbol" w:cs="Times New Roman"/>
          <w:szCs w:val="22"/>
          <w:highlight w:val="yellow"/>
        </w:rPr>
        <w:tab/>
      </w:r>
      <w:r w:rsidR="002F3640" w:rsidRPr="002F3640">
        <w:rPr>
          <w:rFonts w:ascii="Times New Roman" w:hAnsi="Times New Roman" w:cs="Times New Roman"/>
          <w:sz w:val="22"/>
          <w:szCs w:val="22"/>
          <w:highlight w:val="yellow"/>
        </w:rPr>
        <w:t>Will this interfere with my trauma therapy?</w:t>
      </w:r>
    </w:p>
    <w:p w14:paraId="153DAF62" w14:textId="5B4B7D98" w:rsidR="002F3640" w:rsidRPr="002F3640" w:rsidRDefault="000C6DF4" w:rsidP="00272D09">
      <w:pPr>
        <w:pStyle w:val="EOC-BulletList2"/>
        <w:rPr>
          <w:rFonts w:ascii="Times New Roman" w:hAnsi="Times New Roman" w:cs="Times New Roman"/>
          <w:sz w:val="22"/>
          <w:szCs w:val="22"/>
          <w:highlight w:val="yellow"/>
        </w:rPr>
      </w:pPr>
      <w:r w:rsidRPr="002F3640">
        <w:rPr>
          <w:rFonts w:ascii="Symbol" w:hAnsi="Symbol" w:cs="Times New Roman"/>
          <w:szCs w:val="22"/>
          <w:highlight w:val="yellow"/>
        </w:rPr>
        <w:t></w:t>
      </w:r>
      <w:r w:rsidRPr="002F3640">
        <w:rPr>
          <w:rFonts w:ascii="Symbol" w:hAnsi="Symbol" w:cs="Times New Roman"/>
          <w:szCs w:val="22"/>
          <w:highlight w:val="yellow"/>
        </w:rPr>
        <w:tab/>
      </w:r>
      <w:proofErr w:type="gramStart"/>
      <w:r w:rsidR="002F3640" w:rsidRPr="002F3640">
        <w:rPr>
          <w:rFonts w:ascii="Times New Roman" w:hAnsi="Times New Roman" w:cs="Times New Roman"/>
          <w:sz w:val="22"/>
          <w:szCs w:val="22"/>
          <w:highlight w:val="yellow"/>
        </w:rPr>
        <w:t>What</w:t>
      </w:r>
      <w:proofErr w:type="gramEnd"/>
      <w:r w:rsidR="002F3640" w:rsidRPr="002F3640">
        <w:rPr>
          <w:rFonts w:ascii="Times New Roman" w:hAnsi="Times New Roman" w:cs="Times New Roman"/>
          <w:sz w:val="22"/>
          <w:szCs w:val="22"/>
          <w:highlight w:val="yellow"/>
        </w:rPr>
        <w:t xml:space="preserve"> happens if it doesn’t work—or makes things worse?</w:t>
      </w:r>
    </w:p>
    <w:p w14:paraId="4DA14B19" w14:textId="333D3E8D" w:rsidR="002F3640" w:rsidRPr="00C06A48" w:rsidRDefault="002F3640" w:rsidP="00272D09">
      <w:pPr>
        <w:pStyle w:val="EOC-Answer"/>
        <w:rPr>
          <w:rFonts w:ascii="Times New Roman" w:hAnsi="Times New Roman" w:cs="Times New Roman"/>
        </w:rPr>
      </w:pPr>
      <w:r w:rsidRPr="002F3640">
        <w:rPr>
          <w:rFonts w:ascii="Times New Roman" w:hAnsi="Times New Roman" w:cs="Times New Roman"/>
          <w:b/>
          <w:bCs/>
          <w:highlight w:val="yellow"/>
        </w:rPr>
        <w:t>APPN Response:</w:t>
      </w:r>
      <w:r w:rsidRPr="002F3640">
        <w:rPr>
          <w:rFonts w:ascii="Times New Roman" w:hAnsi="Times New Roman" w:cs="Times New Roman"/>
          <w:highlight w:val="yellow"/>
        </w:rPr>
        <w:t xml:space="preserve"> Those are all excellent questions. I can provide written information, and we can check in weekly while you're trying it. You’re the expert on your body, and we’ll move forward at your pace.</w:t>
      </w:r>
      <w:r w:rsidRPr="002F3640">
        <w:rPr>
          <w:rFonts w:ascii="Times New Roman" w:hAnsi="Times New Roman" w:cs="Times New Roman"/>
          <w:b/>
          <w:bCs/>
          <w:highlight w:val="yellow"/>
        </w:rPr>
        <w:t xml:space="preserve"> </w:t>
      </w:r>
      <w:r w:rsidRPr="007F0E74">
        <w:rPr>
          <w:rFonts w:ascii="Times New Roman" w:hAnsi="Times New Roman" w:cs="Times New Roman"/>
          <w:b/>
          <w:bCs/>
          <w:highlight w:val="yellow"/>
        </w:rPr>
        <w:t>&lt;/COURSECONNECT ONLY&gt;</w:t>
      </w:r>
    </w:p>
    <w:p w14:paraId="26F0E08A" w14:textId="77777777" w:rsidR="003C6EA9" w:rsidRPr="003C6EA9" w:rsidRDefault="003C6EA9" w:rsidP="000D1C4C">
      <w:pPr>
        <w:pStyle w:val="Head1"/>
        <w:spacing w:before="0" w:after="0"/>
        <w:rPr>
          <w:rFonts w:cs="Times New Roman"/>
          <w:b w:val="0"/>
          <w:sz w:val="22"/>
          <w:szCs w:val="22"/>
        </w:rPr>
      </w:pPr>
      <w:r w:rsidRPr="003C6EA9">
        <w:rPr>
          <w:rFonts w:cs="Times New Roman"/>
          <w:sz w:val="22"/>
          <w:szCs w:val="22"/>
        </w:rPr>
        <w:t>&lt;H1&gt;LEARNING ACTIVITIES</w:t>
      </w:r>
    </w:p>
    <w:p w14:paraId="01E2E1AF" w14:textId="77777777" w:rsidR="003C6EA9" w:rsidRPr="003C6EA9" w:rsidRDefault="003C6EA9" w:rsidP="003C6EA9">
      <w:pPr>
        <w:pStyle w:val="NumberList1"/>
        <w:spacing w:line="480" w:lineRule="auto"/>
        <w:rPr>
          <w:rFonts w:ascii="Times New Roman" w:hAnsi="Times New Roman" w:cs="Times New Roman"/>
          <w:bCs/>
          <w:sz w:val="22"/>
          <w:szCs w:val="22"/>
        </w:rPr>
      </w:pPr>
      <w:r w:rsidRPr="003C6EA9">
        <w:rPr>
          <w:rFonts w:ascii="Times New Roman" w:hAnsi="Times New Roman" w:cs="Times New Roman"/>
          <w:bCs/>
          <w:sz w:val="22"/>
          <w:szCs w:val="22"/>
        </w:rPr>
        <w:t>&lt;COURSECONNECT logo&gt;</w:t>
      </w:r>
    </w:p>
    <w:p w14:paraId="77F897FD" w14:textId="77777777" w:rsidR="003C6EA9" w:rsidRPr="003C6EA9" w:rsidRDefault="003C6EA9" w:rsidP="000D1C4C">
      <w:pPr>
        <w:pStyle w:val="Para-FL"/>
      </w:pPr>
      <w:r w:rsidRPr="003C6EA9">
        <w:t xml:space="preserve">To access self-assessment questions, critical thinking questions and suggested answers, and </w:t>
      </w:r>
      <w:r w:rsidRPr="003C6EA9">
        <w:lastRenderedPageBreak/>
        <w:t xml:space="preserve">answers to the discussion questions for this chapter, visit www.springerpub.com/courseconnect. See inside front cover and tear-out card for </w:t>
      </w:r>
      <w:proofErr w:type="spellStart"/>
      <w:r w:rsidRPr="003C6EA9">
        <w:t>CourseConnect</w:t>
      </w:r>
      <w:proofErr w:type="spellEnd"/>
      <w:r w:rsidRPr="003C6EA9">
        <w:t xml:space="preserve"> details.</w:t>
      </w:r>
    </w:p>
    <w:p w14:paraId="3ED23DFA" w14:textId="372B4C59" w:rsidR="002F3640" w:rsidRDefault="002F3640">
      <w:pPr>
        <w:rPr>
          <w:rFonts w:ascii="Times New Roman" w:hAnsi="Times New Roman" w:cs="Times New Roman"/>
          <w:bCs/>
          <w:color w:val="000000"/>
          <w:lang w:val="en-US"/>
        </w:rPr>
      </w:pPr>
      <w:r>
        <w:rPr>
          <w:rFonts w:ascii="Times New Roman" w:hAnsi="Times New Roman" w:cs="Times New Roman"/>
          <w:bCs/>
        </w:rPr>
        <w:br w:type="page"/>
      </w:r>
    </w:p>
    <w:p w14:paraId="6546C05B" w14:textId="77777777" w:rsidR="005E60AC" w:rsidRPr="0034174B" w:rsidRDefault="005E60AC" w:rsidP="005E60AC">
      <w:pPr>
        <w:pStyle w:val="REFH1"/>
        <w:spacing w:line="480" w:lineRule="auto"/>
        <w:ind w:left="0" w:firstLine="0"/>
        <w:jc w:val="left"/>
        <w:rPr>
          <w:rFonts w:ascii="Times New Roman" w:hAnsi="Times New Roman" w:cs="Times New Roman"/>
          <w:b/>
          <w:sz w:val="22"/>
          <w:szCs w:val="22"/>
          <w:u w:val="single"/>
        </w:rPr>
      </w:pPr>
      <w:r w:rsidRPr="0034174B">
        <w:rPr>
          <w:rFonts w:ascii="Times New Roman" w:hAnsi="Times New Roman" w:cs="Times New Roman"/>
          <w:b/>
          <w:sz w:val="22"/>
          <w:szCs w:val="22"/>
          <w:u w:val="single"/>
        </w:rPr>
        <w:lastRenderedPageBreak/>
        <w:t>&lt;H1&gt;REFERENCES</w:t>
      </w:r>
    </w:p>
    <w:p w14:paraId="664E5D90" w14:textId="77777777" w:rsidR="005E60AC" w:rsidRPr="00D74B2F" w:rsidRDefault="005E60AC" w:rsidP="005E60AC">
      <w:pPr>
        <w:pStyle w:val="REF-U"/>
        <w:spacing w:before="0" w:beforeAutospacing="0" w:after="0" w:afterAutospacing="0" w:line="480" w:lineRule="auto"/>
        <w:textAlignment w:val="baseline"/>
      </w:pPr>
      <w:r w:rsidRPr="00D74B2F">
        <w:t xml:space="preserve">The full reference list for this chapter is available online at </w:t>
      </w:r>
      <w:hyperlink r:id="rId14" w:history="1">
        <w:r w:rsidRPr="00D74B2F">
          <w:t>www.springerpub.com/courseconnect</w:t>
        </w:r>
      </w:hyperlink>
      <w:r w:rsidRPr="00D74B2F">
        <w:t>.</w:t>
      </w:r>
    </w:p>
    <w:p w14:paraId="67685CD7" w14:textId="77777777" w:rsidR="005E60AC" w:rsidRPr="0034174B" w:rsidRDefault="005E60AC" w:rsidP="005E60AC">
      <w:pPr>
        <w:pStyle w:val="paragraph"/>
        <w:spacing w:before="0" w:beforeAutospacing="0" w:after="0" w:afterAutospacing="0" w:line="480" w:lineRule="auto"/>
        <w:textAlignment w:val="baseline"/>
        <w:rPr>
          <w:b/>
          <w:bCs/>
          <w:sz w:val="22"/>
          <w:szCs w:val="22"/>
        </w:rPr>
      </w:pPr>
      <w:r w:rsidRPr="0034174B">
        <w:rPr>
          <w:b/>
          <w:bCs/>
          <w:sz w:val="22"/>
          <w:szCs w:val="22"/>
        </w:rPr>
        <w:t>&lt;e-only&gt;</w:t>
      </w:r>
    </w:p>
    <w:p w14:paraId="29BE83CA" w14:textId="77777777" w:rsidR="005E60AC" w:rsidRPr="0034174B" w:rsidRDefault="005E60AC" w:rsidP="005E60AC">
      <w:pPr>
        <w:pStyle w:val="REF-U"/>
        <w:spacing w:line="480" w:lineRule="auto"/>
        <w:rPr>
          <w:sz w:val="22"/>
          <w:szCs w:val="22"/>
        </w:rPr>
      </w:pPr>
      <w:proofErr w:type="spellStart"/>
      <w:proofErr w:type="gramStart"/>
      <w:r w:rsidRPr="0034174B">
        <w:rPr>
          <w:rStyle w:val="bibsurname"/>
          <w:sz w:val="22"/>
          <w:szCs w:val="22"/>
        </w:rPr>
        <w:t>Albaek</w:t>
      </w:r>
      <w:proofErr w:type="spellEnd"/>
      <w:r w:rsidRPr="0034174B">
        <w:rPr>
          <w:sz w:val="22"/>
          <w:szCs w:val="22"/>
        </w:rPr>
        <w:t xml:space="preserve">, </w:t>
      </w:r>
      <w:r w:rsidRPr="0034174B">
        <w:rPr>
          <w:rStyle w:val="bibfname"/>
          <w:sz w:val="22"/>
          <w:szCs w:val="22"/>
        </w:rPr>
        <w:t>A. U.</w:t>
      </w:r>
      <w:r w:rsidRPr="0034174B">
        <w:rPr>
          <w:sz w:val="22"/>
          <w:szCs w:val="22"/>
        </w:rPr>
        <w:t xml:space="preserve">, </w:t>
      </w:r>
      <w:r w:rsidRPr="0034174B">
        <w:rPr>
          <w:rStyle w:val="bibsurname"/>
          <w:sz w:val="22"/>
          <w:szCs w:val="22"/>
        </w:rPr>
        <w:t>Binder</w:t>
      </w:r>
      <w:r w:rsidRPr="0034174B">
        <w:rPr>
          <w:sz w:val="22"/>
          <w:szCs w:val="22"/>
        </w:rPr>
        <w:t xml:space="preserve">, </w:t>
      </w:r>
      <w:r w:rsidRPr="0034174B">
        <w:rPr>
          <w:rStyle w:val="bibfname"/>
          <w:sz w:val="22"/>
          <w:szCs w:val="22"/>
        </w:rPr>
        <w:t>P. E.</w:t>
      </w:r>
      <w:r w:rsidRPr="0034174B">
        <w:rPr>
          <w:sz w:val="22"/>
          <w:szCs w:val="22"/>
        </w:rPr>
        <w:t xml:space="preserve">, &amp; </w:t>
      </w:r>
      <w:proofErr w:type="spellStart"/>
      <w:r w:rsidRPr="0034174B">
        <w:rPr>
          <w:rStyle w:val="bibsurname"/>
          <w:sz w:val="22"/>
          <w:szCs w:val="22"/>
        </w:rPr>
        <w:t>Milde</w:t>
      </w:r>
      <w:proofErr w:type="spellEnd"/>
      <w:r w:rsidRPr="0034174B">
        <w:rPr>
          <w:sz w:val="22"/>
          <w:szCs w:val="22"/>
        </w:rPr>
        <w:t xml:space="preserve">, </w:t>
      </w:r>
      <w:r w:rsidRPr="0034174B">
        <w:rPr>
          <w:rStyle w:val="bibfname"/>
          <w:sz w:val="22"/>
          <w:szCs w:val="22"/>
        </w:rPr>
        <w:t>A. M.</w:t>
      </w:r>
      <w:r w:rsidRPr="0034174B">
        <w:rPr>
          <w:sz w:val="22"/>
          <w:szCs w:val="22"/>
        </w:rPr>
        <w:t xml:space="preserve"> (</w:t>
      </w:r>
      <w:r w:rsidRPr="0034174B">
        <w:rPr>
          <w:rStyle w:val="bibyear"/>
          <w:sz w:val="22"/>
          <w:szCs w:val="22"/>
        </w:rPr>
        <w:t>2020</w:t>
      </w:r>
      <w:r w:rsidRPr="0034174B">
        <w:rPr>
          <w:sz w:val="22"/>
          <w:szCs w:val="22"/>
        </w:rPr>
        <w:t>).</w:t>
      </w:r>
      <w:proofErr w:type="gramEnd"/>
      <w:r w:rsidRPr="0034174B">
        <w:rPr>
          <w:sz w:val="22"/>
          <w:szCs w:val="22"/>
        </w:rPr>
        <w:t xml:space="preserve"> </w:t>
      </w:r>
      <w:proofErr w:type="gramStart"/>
      <w:r w:rsidRPr="0034174B">
        <w:rPr>
          <w:rStyle w:val="bibarticle"/>
          <w:sz w:val="22"/>
          <w:szCs w:val="22"/>
        </w:rPr>
        <w:t>Plunging into a dark sea of emotions: Professionals' emotional experiences addressing child abuse in interviews with children</w:t>
      </w:r>
      <w:r w:rsidRPr="0034174B">
        <w:rPr>
          <w:sz w:val="22"/>
          <w:szCs w:val="22"/>
        </w:rPr>
        <w:t>.</w:t>
      </w:r>
      <w:proofErr w:type="gramEnd"/>
      <w:r w:rsidRPr="0034174B">
        <w:rPr>
          <w:sz w:val="22"/>
          <w:szCs w:val="22"/>
        </w:rPr>
        <w:t xml:space="preserve"> </w:t>
      </w:r>
      <w:r w:rsidRPr="00AF39F4">
        <w:rPr>
          <w:rStyle w:val="bibjournal"/>
          <w:i/>
        </w:rPr>
        <w:t>Qualitative Health Research</w:t>
      </w:r>
      <w:r w:rsidRPr="003D692D">
        <w:t xml:space="preserve">, </w:t>
      </w:r>
      <w:r w:rsidRPr="0034174B">
        <w:rPr>
          <w:rStyle w:val="bibvolume"/>
          <w:i/>
          <w:iCs/>
          <w:sz w:val="22"/>
          <w:szCs w:val="22"/>
        </w:rPr>
        <w:t>30</w:t>
      </w:r>
      <w:r w:rsidRPr="0034174B">
        <w:rPr>
          <w:sz w:val="22"/>
          <w:szCs w:val="22"/>
        </w:rPr>
        <w:t>(</w:t>
      </w:r>
      <w:r w:rsidRPr="0034174B">
        <w:rPr>
          <w:rStyle w:val="bibissue"/>
          <w:sz w:val="22"/>
          <w:szCs w:val="22"/>
        </w:rPr>
        <w:t>8</w:t>
      </w:r>
      <w:r w:rsidRPr="0034174B">
        <w:rPr>
          <w:sz w:val="22"/>
          <w:szCs w:val="22"/>
        </w:rPr>
        <w:t xml:space="preserve">), </w:t>
      </w:r>
      <w:r w:rsidRPr="0034174B">
        <w:rPr>
          <w:rStyle w:val="bibfpage"/>
          <w:sz w:val="22"/>
          <w:szCs w:val="22"/>
        </w:rPr>
        <w:t>1212</w:t>
      </w:r>
      <w:r w:rsidRPr="0034174B">
        <w:rPr>
          <w:sz w:val="22"/>
          <w:szCs w:val="22"/>
        </w:rPr>
        <w:t>–</w:t>
      </w:r>
      <w:r w:rsidRPr="0034174B">
        <w:rPr>
          <w:rStyle w:val="biblpage"/>
          <w:sz w:val="22"/>
          <w:szCs w:val="22"/>
        </w:rPr>
        <w:t>1224</w:t>
      </w:r>
      <w:r w:rsidRPr="0034174B">
        <w:rPr>
          <w:sz w:val="22"/>
          <w:szCs w:val="22"/>
        </w:rPr>
        <w:t xml:space="preserve">. </w:t>
      </w:r>
      <w:hyperlink r:id="rId15" w:history="1">
        <w:r w:rsidRPr="0034174B">
          <w:rPr>
            <w:rStyle w:val="bibdoi"/>
            <w:sz w:val="22"/>
            <w:szCs w:val="22"/>
          </w:rPr>
          <w:t>https://doi.org/10.1177/1049732318825145</w:t>
        </w:r>
      </w:hyperlink>
    </w:p>
    <w:p w14:paraId="0CD2B480" w14:textId="77777777" w:rsidR="005E60AC" w:rsidRPr="0034174B" w:rsidRDefault="005E60AC" w:rsidP="005E60AC">
      <w:pPr>
        <w:pStyle w:val="REF-U"/>
        <w:spacing w:line="480" w:lineRule="auto"/>
        <w:rPr>
          <w:sz w:val="22"/>
          <w:szCs w:val="22"/>
        </w:rPr>
      </w:pPr>
      <w:proofErr w:type="gramStart"/>
      <w:r w:rsidRPr="0034174B">
        <w:rPr>
          <w:rStyle w:val="biborganization"/>
          <w:sz w:val="22"/>
          <w:szCs w:val="22"/>
        </w:rPr>
        <w:t>American Psychiatric Association</w:t>
      </w:r>
      <w:r w:rsidRPr="0034174B">
        <w:rPr>
          <w:sz w:val="22"/>
          <w:szCs w:val="22"/>
        </w:rPr>
        <w:t>.</w:t>
      </w:r>
      <w:proofErr w:type="gramEnd"/>
      <w:r w:rsidRPr="0034174B">
        <w:rPr>
          <w:sz w:val="22"/>
          <w:szCs w:val="22"/>
        </w:rPr>
        <w:t xml:space="preserve"> </w:t>
      </w:r>
      <w:proofErr w:type="gramStart"/>
      <w:r w:rsidRPr="0034174B">
        <w:rPr>
          <w:sz w:val="22"/>
          <w:szCs w:val="22"/>
        </w:rPr>
        <w:t>(</w:t>
      </w:r>
      <w:r w:rsidRPr="0034174B">
        <w:rPr>
          <w:rStyle w:val="bibyear"/>
          <w:sz w:val="22"/>
          <w:szCs w:val="22"/>
        </w:rPr>
        <w:t>2013a</w:t>
      </w:r>
      <w:r w:rsidRPr="0034174B">
        <w:rPr>
          <w:sz w:val="22"/>
          <w:szCs w:val="22"/>
        </w:rPr>
        <w:t xml:space="preserve">). </w:t>
      </w:r>
      <w:r w:rsidRPr="003D692D">
        <w:rPr>
          <w:rStyle w:val="bibtitle"/>
        </w:rPr>
        <w:t>Cultural formulation interview</w:t>
      </w:r>
      <w:r w:rsidRPr="0034174B">
        <w:rPr>
          <w:sz w:val="22"/>
          <w:szCs w:val="22"/>
        </w:rPr>
        <w:t>.</w:t>
      </w:r>
      <w:proofErr w:type="gramEnd"/>
      <w:r w:rsidRPr="0034174B">
        <w:rPr>
          <w:sz w:val="22"/>
          <w:szCs w:val="22"/>
        </w:rPr>
        <w:t xml:space="preserve"> </w:t>
      </w:r>
      <w:r w:rsidRPr="003D692D">
        <w:t>Retrieved from</w:t>
      </w:r>
      <w:r w:rsidRPr="0034174B">
        <w:rPr>
          <w:sz w:val="22"/>
          <w:szCs w:val="22"/>
        </w:rPr>
        <w:t xml:space="preserve"> </w:t>
      </w:r>
      <w:r w:rsidRPr="00D92F93">
        <w:rPr>
          <w:rStyle w:val="biburl"/>
        </w:rPr>
        <w:t>https://www.psychiatry.org/File%20Library/Psychiatrists/Practice/DSM/APA_DSM5_Cultural-Formulation-Interview.pdf</w:t>
      </w:r>
    </w:p>
    <w:p w14:paraId="0A635D5B" w14:textId="77777777" w:rsidR="005E60AC" w:rsidRPr="0034174B" w:rsidRDefault="005E60AC" w:rsidP="005E60AC">
      <w:pPr>
        <w:pStyle w:val="REF-U"/>
        <w:spacing w:line="480" w:lineRule="auto"/>
        <w:rPr>
          <w:sz w:val="22"/>
          <w:szCs w:val="22"/>
        </w:rPr>
      </w:pPr>
      <w:proofErr w:type="gramStart"/>
      <w:r w:rsidRPr="0034174B">
        <w:rPr>
          <w:rStyle w:val="biborganization"/>
          <w:sz w:val="22"/>
          <w:szCs w:val="22"/>
        </w:rPr>
        <w:t>American Psychiatric Association</w:t>
      </w:r>
      <w:r w:rsidRPr="0034174B">
        <w:rPr>
          <w:sz w:val="22"/>
          <w:szCs w:val="22"/>
        </w:rPr>
        <w:t>.</w:t>
      </w:r>
      <w:proofErr w:type="gramEnd"/>
      <w:r w:rsidRPr="0034174B">
        <w:rPr>
          <w:sz w:val="22"/>
          <w:szCs w:val="22"/>
        </w:rPr>
        <w:t xml:space="preserve"> (</w:t>
      </w:r>
      <w:r w:rsidRPr="0034174B">
        <w:rPr>
          <w:rStyle w:val="bibyear"/>
          <w:sz w:val="22"/>
          <w:szCs w:val="22"/>
        </w:rPr>
        <w:t>2013b</w:t>
      </w:r>
      <w:r w:rsidRPr="0034174B">
        <w:rPr>
          <w:sz w:val="22"/>
          <w:szCs w:val="22"/>
        </w:rPr>
        <w:t xml:space="preserve">). </w:t>
      </w:r>
      <w:r w:rsidRPr="003D692D">
        <w:rPr>
          <w:rStyle w:val="bibbook"/>
          <w:i/>
        </w:rPr>
        <w:t>Diagnostic and statistical manual of mental disorders</w:t>
      </w:r>
      <w:r w:rsidRPr="0034174B">
        <w:rPr>
          <w:sz w:val="22"/>
          <w:szCs w:val="22"/>
        </w:rPr>
        <w:t xml:space="preserve"> (</w:t>
      </w:r>
      <w:r w:rsidRPr="0034174B">
        <w:rPr>
          <w:rStyle w:val="bibeditionno"/>
          <w:sz w:val="22"/>
          <w:szCs w:val="22"/>
        </w:rPr>
        <w:t xml:space="preserve">5th </w:t>
      </w:r>
      <w:proofErr w:type="gramStart"/>
      <w:r w:rsidRPr="0034174B">
        <w:rPr>
          <w:rStyle w:val="bibeditionno"/>
          <w:sz w:val="22"/>
          <w:szCs w:val="22"/>
        </w:rPr>
        <w:t>ed</w:t>
      </w:r>
      <w:proofErr w:type="gramEnd"/>
      <w:r w:rsidRPr="0034174B">
        <w:rPr>
          <w:rStyle w:val="bibeditionno"/>
          <w:sz w:val="22"/>
          <w:szCs w:val="22"/>
        </w:rPr>
        <w:t>.</w:t>
      </w:r>
      <w:r w:rsidRPr="0034174B">
        <w:rPr>
          <w:sz w:val="22"/>
          <w:szCs w:val="22"/>
        </w:rPr>
        <w:t xml:space="preserve">). </w:t>
      </w:r>
      <w:r w:rsidRPr="0034174B">
        <w:rPr>
          <w:rStyle w:val="biblocation"/>
          <w:sz w:val="22"/>
          <w:szCs w:val="22"/>
        </w:rPr>
        <w:t>Arlington, VA</w:t>
      </w:r>
      <w:r w:rsidRPr="0034174B">
        <w:rPr>
          <w:sz w:val="22"/>
          <w:szCs w:val="22"/>
        </w:rPr>
        <w:t xml:space="preserve">: </w:t>
      </w:r>
      <w:r w:rsidRPr="0034174B">
        <w:rPr>
          <w:rStyle w:val="bibpublisher"/>
          <w:sz w:val="22"/>
          <w:szCs w:val="22"/>
        </w:rPr>
        <w:t>American Psychiatric Publishing</w:t>
      </w:r>
      <w:r w:rsidRPr="0034174B">
        <w:rPr>
          <w:sz w:val="22"/>
          <w:szCs w:val="22"/>
        </w:rPr>
        <w:t>.</w:t>
      </w:r>
    </w:p>
    <w:p w14:paraId="21013125" w14:textId="77777777" w:rsidR="005E60AC" w:rsidRPr="002515FB" w:rsidRDefault="005E60AC" w:rsidP="005E60AC">
      <w:pPr>
        <w:pStyle w:val="REF-U"/>
        <w:spacing w:line="480" w:lineRule="auto"/>
        <w:rPr>
          <w:sz w:val="22"/>
          <w:szCs w:val="22"/>
          <w:highlight w:val="green"/>
        </w:rPr>
      </w:pPr>
      <w:proofErr w:type="spellStart"/>
      <w:r w:rsidRPr="002515FB">
        <w:rPr>
          <w:rStyle w:val="bibsurname"/>
          <w:sz w:val="22"/>
          <w:szCs w:val="22"/>
          <w:highlight w:val="green"/>
        </w:rPr>
        <w:t>Antai-Otong</w:t>
      </w:r>
      <w:proofErr w:type="spellEnd"/>
      <w:r w:rsidRPr="002515FB">
        <w:rPr>
          <w:sz w:val="22"/>
          <w:szCs w:val="22"/>
          <w:highlight w:val="green"/>
        </w:rPr>
        <w:t xml:space="preserve">, </w:t>
      </w:r>
      <w:r w:rsidRPr="002515FB">
        <w:rPr>
          <w:rStyle w:val="bibfname"/>
          <w:sz w:val="22"/>
          <w:szCs w:val="22"/>
          <w:highlight w:val="green"/>
        </w:rPr>
        <w:t>D.</w:t>
      </w:r>
      <w:r w:rsidRPr="002515FB">
        <w:rPr>
          <w:sz w:val="22"/>
          <w:szCs w:val="22"/>
          <w:highlight w:val="green"/>
        </w:rPr>
        <w:t xml:space="preserve"> (</w:t>
      </w:r>
      <w:r w:rsidRPr="002515FB">
        <w:rPr>
          <w:rStyle w:val="bibyear"/>
          <w:sz w:val="22"/>
          <w:szCs w:val="22"/>
          <w:highlight w:val="green"/>
        </w:rPr>
        <w:t>2016</w:t>
      </w:r>
      <w:r w:rsidRPr="002515FB">
        <w:rPr>
          <w:sz w:val="22"/>
          <w:szCs w:val="22"/>
          <w:highlight w:val="green"/>
        </w:rPr>
        <w:t xml:space="preserve">). </w:t>
      </w:r>
      <w:proofErr w:type="gramStart"/>
      <w:r w:rsidRPr="002515FB">
        <w:rPr>
          <w:rStyle w:val="bibarticle"/>
          <w:sz w:val="22"/>
          <w:szCs w:val="22"/>
          <w:highlight w:val="green"/>
        </w:rPr>
        <w:t>Caring for trauma survivors</w:t>
      </w:r>
      <w:r w:rsidRPr="002515FB">
        <w:rPr>
          <w:sz w:val="22"/>
          <w:szCs w:val="22"/>
          <w:highlight w:val="green"/>
        </w:rPr>
        <w:t>.</w:t>
      </w:r>
      <w:proofErr w:type="gramEnd"/>
      <w:r w:rsidRPr="002515FB">
        <w:rPr>
          <w:sz w:val="22"/>
          <w:szCs w:val="22"/>
          <w:highlight w:val="green"/>
        </w:rPr>
        <w:t xml:space="preserve"> </w:t>
      </w:r>
      <w:r w:rsidRPr="002515FB">
        <w:rPr>
          <w:rStyle w:val="bibjournal"/>
          <w:sz w:val="22"/>
          <w:szCs w:val="22"/>
          <w:highlight w:val="green"/>
        </w:rPr>
        <w:t>The Nursing Clinics of North America</w:t>
      </w:r>
      <w:r w:rsidRPr="002515FB">
        <w:rPr>
          <w:sz w:val="22"/>
          <w:szCs w:val="22"/>
          <w:highlight w:val="green"/>
        </w:rPr>
        <w:t xml:space="preserve">, </w:t>
      </w:r>
      <w:r w:rsidRPr="002515FB">
        <w:rPr>
          <w:rStyle w:val="bibvolume"/>
          <w:sz w:val="22"/>
          <w:szCs w:val="22"/>
          <w:highlight w:val="green"/>
        </w:rPr>
        <w:t>51</w:t>
      </w:r>
      <w:r w:rsidRPr="002515FB">
        <w:rPr>
          <w:sz w:val="22"/>
          <w:szCs w:val="22"/>
          <w:highlight w:val="green"/>
        </w:rPr>
        <w:t>(</w:t>
      </w:r>
      <w:r w:rsidRPr="002515FB">
        <w:rPr>
          <w:rStyle w:val="bibissue"/>
          <w:sz w:val="22"/>
          <w:szCs w:val="22"/>
          <w:highlight w:val="green"/>
        </w:rPr>
        <w:t>2</w:t>
      </w:r>
      <w:r w:rsidRPr="002515FB">
        <w:rPr>
          <w:sz w:val="22"/>
          <w:szCs w:val="22"/>
          <w:highlight w:val="green"/>
        </w:rPr>
        <w:t xml:space="preserve">), </w:t>
      </w:r>
      <w:r w:rsidRPr="002515FB">
        <w:rPr>
          <w:rStyle w:val="bibfpage"/>
          <w:sz w:val="22"/>
          <w:szCs w:val="22"/>
          <w:highlight w:val="green"/>
        </w:rPr>
        <w:t>323</w:t>
      </w:r>
      <w:r w:rsidRPr="002515FB">
        <w:rPr>
          <w:sz w:val="22"/>
          <w:szCs w:val="22"/>
          <w:highlight w:val="green"/>
        </w:rPr>
        <w:t>–</w:t>
      </w:r>
      <w:r w:rsidRPr="002515FB">
        <w:rPr>
          <w:rStyle w:val="biblpage"/>
          <w:sz w:val="22"/>
          <w:szCs w:val="22"/>
          <w:highlight w:val="green"/>
        </w:rPr>
        <w:t>333</w:t>
      </w:r>
      <w:r w:rsidRPr="002515FB">
        <w:rPr>
          <w:sz w:val="22"/>
          <w:szCs w:val="22"/>
          <w:highlight w:val="green"/>
        </w:rPr>
        <w:t xml:space="preserve">. </w:t>
      </w:r>
      <w:r w:rsidRPr="002515FB">
        <w:rPr>
          <w:rStyle w:val="bibdoi"/>
          <w:sz w:val="22"/>
          <w:szCs w:val="22"/>
          <w:highlight w:val="green"/>
        </w:rPr>
        <w:t>doi:10.1016/j.cnur.2016.01.014</w:t>
      </w:r>
    </w:p>
    <w:p w14:paraId="02D8A8C0" w14:textId="21017A84" w:rsidR="005E60AC" w:rsidRPr="002515FB" w:rsidRDefault="005E60AC" w:rsidP="005E60AC">
      <w:pPr>
        <w:pStyle w:val="REF-U"/>
        <w:spacing w:line="480" w:lineRule="auto"/>
        <w:rPr>
          <w:sz w:val="22"/>
          <w:szCs w:val="22"/>
          <w:highlight w:val="green"/>
        </w:rPr>
      </w:pPr>
      <w:proofErr w:type="spellStart"/>
      <w:proofErr w:type="gramStart"/>
      <w:r w:rsidRPr="002515FB">
        <w:rPr>
          <w:rStyle w:val="bibsurname"/>
          <w:sz w:val="22"/>
          <w:szCs w:val="22"/>
          <w:highlight w:val="green"/>
        </w:rPr>
        <w:t>Antić</w:t>
      </w:r>
      <w:proofErr w:type="spellEnd"/>
      <w:r w:rsidRPr="002515FB">
        <w:rPr>
          <w:sz w:val="22"/>
          <w:szCs w:val="22"/>
          <w:highlight w:val="green"/>
        </w:rPr>
        <w:t xml:space="preserve">, </w:t>
      </w:r>
      <w:r w:rsidRPr="002515FB">
        <w:rPr>
          <w:rStyle w:val="bibfname"/>
          <w:sz w:val="22"/>
          <w:szCs w:val="22"/>
          <w:highlight w:val="green"/>
        </w:rPr>
        <w:t>A.</w:t>
      </w:r>
      <w:r w:rsidRPr="002515FB">
        <w:rPr>
          <w:sz w:val="22"/>
          <w:szCs w:val="22"/>
          <w:highlight w:val="green"/>
        </w:rPr>
        <w:t xml:space="preserve"> (</w:t>
      </w:r>
      <w:r w:rsidRPr="002515FB">
        <w:rPr>
          <w:rStyle w:val="bibyear"/>
          <w:sz w:val="22"/>
          <w:szCs w:val="22"/>
          <w:highlight w:val="green"/>
        </w:rPr>
        <w:t>2021</w:t>
      </w:r>
      <w:r w:rsidRPr="002515FB">
        <w:rPr>
          <w:sz w:val="22"/>
          <w:szCs w:val="22"/>
          <w:highlight w:val="green"/>
        </w:rPr>
        <w:t>).</w:t>
      </w:r>
      <w:proofErr w:type="gramEnd"/>
      <w:r w:rsidRPr="002515FB">
        <w:rPr>
          <w:sz w:val="22"/>
          <w:szCs w:val="22"/>
          <w:highlight w:val="green"/>
        </w:rPr>
        <w:t xml:space="preserve"> </w:t>
      </w:r>
      <w:r w:rsidRPr="002515FB">
        <w:rPr>
          <w:rStyle w:val="bibarticle"/>
          <w:highlight w:val="green"/>
        </w:rPr>
        <w:t>Transcultural Psychiatry: Cultural difference, universalism and social psychiatry in the</w:t>
      </w:r>
      <w:r w:rsidR="00D92F93" w:rsidRPr="002515FB">
        <w:rPr>
          <w:rStyle w:val="bibarticle"/>
          <w:highlight w:val="green"/>
        </w:rPr>
        <w:t xml:space="preserve"> </w:t>
      </w:r>
      <w:r w:rsidRPr="002515FB">
        <w:rPr>
          <w:rStyle w:val="bibarticle"/>
          <w:highlight w:val="green"/>
        </w:rPr>
        <w:t xml:space="preserve">age of </w:t>
      </w:r>
      <w:proofErr w:type="spellStart"/>
      <w:r w:rsidRPr="002515FB">
        <w:rPr>
          <w:rStyle w:val="bibarticle"/>
          <w:highlight w:val="green"/>
        </w:rPr>
        <w:t>decolonisation</w:t>
      </w:r>
      <w:proofErr w:type="spellEnd"/>
      <w:r w:rsidRPr="002515FB">
        <w:rPr>
          <w:sz w:val="22"/>
          <w:szCs w:val="22"/>
          <w:highlight w:val="green"/>
        </w:rPr>
        <w:t xml:space="preserve">. </w:t>
      </w:r>
      <w:r w:rsidRPr="002515FB">
        <w:rPr>
          <w:rStyle w:val="bibjournal"/>
          <w:i/>
          <w:highlight w:val="green"/>
        </w:rPr>
        <w:t xml:space="preserve">Culture, Medicine and Psychiatry, </w:t>
      </w:r>
      <w:r w:rsidRPr="002515FB">
        <w:rPr>
          <w:rStyle w:val="bibvolume"/>
          <w:i/>
          <w:iCs/>
          <w:sz w:val="22"/>
          <w:szCs w:val="22"/>
          <w:highlight w:val="green"/>
        </w:rPr>
        <w:t>45</w:t>
      </w:r>
      <w:r w:rsidRPr="002515FB">
        <w:rPr>
          <w:sz w:val="22"/>
          <w:szCs w:val="22"/>
          <w:highlight w:val="green"/>
        </w:rPr>
        <w:t>(</w:t>
      </w:r>
      <w:r w:rsidRPr="002515FB">
        <w:rPr>
          <w:rStyle w:val="bibissue"/>
          <w:sz w:val="22"/>
          <w:szCs w:val="22"/>
          <w:highlight w:val="green"/>
        </w:rPr>
        <w:t>3</w:t>
      </w:r>
      <w:r w:rsidRPr="002515FB">
        <w:rPr>
          <w:sz w:val="22"/>
          <w:szCs w:val="22"/>
          <w:highlight w:val="green"/>
        </w:rPr>
        <w:t xml:space="preserve">), </w:t>
      </w:r>
      <w:r w:rsidRPr="002515FB">
        <w:rPr>
          <w:rStyle w:val="bibfpage"/>
          <w:sz w:val="22"/>
          <w:szCs w:val="22"/>
          <w:highlight w:val="green"/>
        </w:rPr>
        <w:t>359</w:t>
      </w:r>
      <w:r w:rsidRPr="002515FB">
        <w:rPr>
          <w:sz w:val="22"/>
          <w:szCs w:val="22"/>
          <w:highlight w:val="green"/>
        </w:rPr>
        <w:t>–</w:t>
      </w:r>
      <w:r w:rsidRPr="002515FB">
        <w:rPr>
          <w:rStyle w:val="biblpage"/>
          <w:sz w:val="22"/>
          <w:szCs w:val="22"/>
          <w:highlight w:val="green"/>
        </w:rPr>
        <w:t>384</w:t>
      </w:r>
      <w:r w:rsidRPr="002515FB">
        <w:rPr>
          <w:sz w:val="22"/>
          <w:szCs w:val="22"/>
          <w:highlight w:val="green"/>
        </w:rPr>
        <w:t xml:space="preserve">. </w:t>
      </w:r>
      <w:hyperlink r:id="rId16" w:history="1">
        <w:r w:rsidRPr="002515FB">
          <w:rPr>
            <w:rStyle w:val="bibdoi"/>
            <w:sz w:val="22"/>
            <w:szCs w:val="22"/>
            <w:highlight w:val="green"/>
          </w:rPr>
          <w:t>https://doi.org/10.1007/s11013-021-09719-4</w:t>
        </w:r>
      </w:hyperlink>
    </w:p>
    <w:p w14:paraId="4CCE80ED" w14:textId="77777777" w:rsidR="005E60AC" w:rsidRPr="002515FB" w:rsidRDefault="005E60AC" w:rsidP="005E60AC">
      <w:pPr>
        <w:pStyle w:val="REF-U"/>
        <w:spacing w:line="480" w:lineRule="auto"/>
        <w:rPr>
          <w:sz w:val="22"/>
          <w:szCs w:val="22"/>
          <w:highlight w:val="green"/>
        </w:rPr>
      </w:pPr>
      <w:proofErr w:type="spellStart"/>
      <w:r w:rsidRPr="002515FB">
        <w:rPr>
          <w:rStyle w:val="bibsurname"/>
          <w:sz w:val="22"/>
          <w:szCs w:val="22"/>
          <w:highlight w:val="green"/>
        </w:rPr>
        <w:t>Barsky</w:t>
      </w:r>
      <w:proofErr w:type="spellEnd"/>
      <w:r w:rsidRPr="002515FB">
        <w:rPr>
          <w:sz w:val="22"/>
          <w:szCs w:val="22"/>
          <w:highlight w:val="green"/>
        </w:rPr>
        <w:t xml:space="preserve">, </w:t>
      </w:r>
      <w:r w:rsidRPr="002515FB">
        <w:rPr>
          <w:rStyle w:val="bibfname"/>
          <w:sz w:val="22"/>
          <w:szCs w:val="22"/>
          <w:highlight w:val="green"/>
        </w:rPr>
        <w:t>A. J.</w:t>
      </w:r>
      <w:r w:rsidRPr="002515FB">
        <w:rPr>
          <w:sz w:val="22"/>
          <w:szCs w:val="22"/>
          <w:highlight w:val="green"/>
        </w:rPr>
        <w:t xml:space="preserve"> (</w:t>
      </w:r>
      <w:r w:rsidRPr="002515FB">
        <w:rPr>
          <w:rStyle w:val="bibyear"/>
          <w:sz w:val="22"/>
          <w:szCs w:val="22"/>
          <w:highlight w:val="green"/>
        </w:rPr>
        <w:t>2017</w:t>
      </w:r>
      <w:r w:rsidRPr="002515FB">
        <w:rPr>
          <w:sz w:val="22"/>
          <w:szCs w:val="22"/>
          <w:highlight w:val="green"/>
        </w:rPr>
        <w:t xml:space="preserve">). </w:t>
      </w:r>
      <w:proofErr w:type="gramStart"/>
      <w:r w:rsidRPr="002515FB">
        <w:rPr>
          <w:rStyle w:val="bibarticle"/>
          <w:sz w:val="22"/>
          <w:szCs w:val="22"/>
          <w:highlight w:val="green"/>
        </w:rPr>
        <w:t>The iatrogenic potential of the physician’s words</w:t>
      </w:r>
      <w:r w:rsidRPr="002515FB">
        <w:rPr>
          <w:sz w:val="22"/>
          <w:szCs w:val="22"/>
          <w:highlight w:val="green"/>
        </w:rPr>
        <w:t>.</w:t>
      </w:r>
      <w:proofErr w:type="gramEnd"/>
      <w:r w:rsidRPr="002515FB">
        <w:rPr>
          <w:sz w:val="22"/>
          <w:szCs w:val="22"/>
          <w:highlight w:val="green"/>
        </w:rPr>
        <w:t xml:space="preserve"> </w:t>
      </w:r>
      <w:r w:rsidRPr="002515FB">
        <w:rPr>
          <w:rStyle w:val="bibjournal"/>
          <w:sz w:val="22"/>
          <w:szCs w:val="22"/>
          <w:highlight w:val="green"/>
        </w:rPr>
        <w:t>Journal of the American Medical Association</w:t>
      </w:r>
      <w:r w:rsidRPr="002515FB">
        <w:rPr>
          <w:sz w:val="22"/>
          <w:szCs w:val="22"/>
          <w:highlight w:val="green"/>
        </w:rPr>
        <w:t xml:space="preserve">, </w:t>
      </w:r>
      <w:r w:rsidRPr="002515FB">
        <w:rPr>
          <w:rStyle w:val="bibvolume"/>
          <w:sz w:val="22"/>
          <w:szCs w:val="22"/>
          <w:highlight w:val="green"/>
        </w:rPr>
        <w:t>318</w:t>
      </w:r>
      <w:r w:rsidRPr="002515FB">
        <w:rPr>
          <w:sz w:val="22"/>
          <w:szCs w:val="22"/>
          <w:highlight w:val="green"/>
        </w:rPr>
        <w:t>(</w:t>
      </w:r>
      <w:r w:rsidRPr="002515FB">
        <w:rPr>
          <w:rStyle w:val="bibissue"/>
          <w:sz w:val="22"/>
          <w:szCs w:val="22"/>
          <w:highlight w:val="green"/>
        </w:rPr>
        <w:t>24</w:t>
      </w:r>
      <w:r w:rsidRPr="002515FB">
        <w:rPr>
          <w:sz w:val="22"/>
          <w:szCs w:val="22"/>
          <w:highlight w:val="green"/>
        </w:rPr>
        <w:t xml:space="preserve">), </w:t>
      </w:r>
      <w:r w:rsidRPr="002515FB">
        <w:rPr>
          <w:rStyle w:val="bibfpage"/>
          <w:sz w:val="22"/>
          <w:szCs w:val="22"/>
          <w:highlight w:val="green"/>
        </w:rPr>
        <w:t>2425</w:t>
      </w:r>
      <w:r w:rsidRPr="002515FB">
        <w:rPr>
          <w:sz w:val="22"/>
          <w:szCs w:val="22"/>
          <w:highlight w:val="green"/>
        </w:rPr>
        <w:t>–</w:t>
      </w:r>
      <w:r w:rsidRPr="002515FB">
        <w:rPr>
          <w:rStyle w:val="biblpage"/>
          <w:sz w:val="22"/>
          <w:szCs w:val="22"/>
          <w:highlight w:val="green"/>
        </w:rPr>
        <w:t>2426</w:t>
      </w:r>
      <w:r w:rsidRPr="002515FB">
        <w:rPr>
          <w:sz w:val="22"/>
          <w:szCs w:val="22"/>
          <w:highlight w:val="green"/>
        </w:rPr>
        <w:t xml:space="preserve">. </w:t>
      </w:r>
      <w:r w:rsidRPr="002515FB">
        <w:rPr>
          <w:rStyle w:val="bibdoi"/>
          <w:sz w:val="22"/>
          <w:szCs w:val="22"/>
          <w:highlight w:val="green"/>
        </w:rPr>
        <w:t>doi:10.1001/jama.2017.16216</w:t>
      </w:r>
    </w:p>
    <w:p w14:paraId="6C8C44DA" w14:textId="6131731E" w:rsidR="005E60AC" w:rsidRPr="002515FB" w:rsidRDefault="005E60AC" w:rsidP="005E60AC">
      <w:pPr>
        <w:pStyle w:val="REF-U"/>
        <w:spacing w:line="480" w:lineRule="auto"/>
        <w:rPr>
          <w:sz w:val="22"/>
          <w:szCs w:val="22"/>
          <w:highlight w:val="green"/>
        </w:rPr>
      </w:pPr>
      <w:proofErr w:type="spellStart"/>
      <w:proofErr w:type="gramStart"/>
      <w:r w:rsidRPr="002515FB">
        <w:rPr>
          <w:rStyle w:val="bibsurname"/>
          <w:sz w:val="22"/>
          <w:szCs w:val="22"/>
          <w:highlight w:val="green"/>
        </w:rPr>
        <w:t>Bisson</w:t>
      </w:r>
      <w:proofErr w:type="spellEnd"/>
      <w:r w:rsidRPr="002515FB">
        <w:rPr>
          <w:sz w:val="22"/>
          <w:szCs w:val="22"/>
          <w:highlight w:val="green"/>
        </w:rPr>
        <w:t xml:space="preserve">, </w:t>
      </w:r>
      <w:r w:rsidRPr="002515FB">
        <w:rPr>
          <w:rStyle w:val="bibfname"/>
          <w:sz w:val="22"/>
          <w:szCs w:val="22"/>
          <w:highlight w:val="green"/>
        </w:rPr>
        <w:t>J. I.</w:t>
      </w:r>
      <w:r w:rsidRPr="002515FB">
        <w:rPr>
          <w:sz w:val="22"/>
          <w:szCs w:val="22"/>
          <w:highlight w:val="green"/>
        </w:rPr>
        <w:t xml:space="preserve">, </w:t>
      </w:r>
      <w:r w:rsidRPr="002515FB">
        <w:rPr>
          <w:rStyle w:val="bibsurname"/>
          <w:sz w:val="22"/>
          <w:szCs w:val="22"/>
          <w:highlight w:val="green"/>
        </w:rPr>
        <w:t>Berliner</w:t>
      </w:r>
      <w:r w:rsidRPr="002515FB">
        <w:rPr>
          <w:sz w:val="22"/>
          <w:szCs w:val="22"/>
          <w:highlight w:val="green"/>
        </w:rPr>
        <w:t xml:space="preserve">, </w:t>
      </w:r>
      <w:r w:rsidRPr="002515FB">
        <w:rPr>
          <w:rStyle w:val="bibfname"/>
          <w:sz w:val="22"/>
          <w:szCs w:val="22"/>
          <w:highlight w:val="green"/>
        </w:rPr>
        <w:t>L.</w:t>
      </w:r>
      <w:r w:rsidRPr="002515FB">
        <w:rPr>
          <w:sz w:val="22"/>
          <w:szCs w:val="22"/>
          <w:highlight w:val="green"/>
        </w:rPr>
        <w:t xml:space="preserve">, </w:t>
      </w:r>
      <w:proofErr w:type="spellStart"/>
      <w:r w:rsidRPr="002515FB">
        <w:rPr>
          <w:rStyle w:val="bibsurname"/>
          <w:sz w:val="22"/>
          <w:szCs w:val="22"/>
          <w:highlight w:val="green"/>
        </w:rPr>
        <w:t>Cloitre</w:t>
      </w:r>
      <w:proofErr w:type="spellEnd"/>
      <w:r w:rsidRPr="002515FB">
        <w:rPr>
          <w:sz w:val="22"/>
          <w:szCs w:val="22"/>
          <w:highlight w:val="green"/>
        </w:rPr>
        <w:t xml:space="preserve">, </w:t>
      </w:r>
      <w:r w:rsidRPr="002515FB">
        <w:rPr>
          <w:rStyle w:val="bibfname"/>
          <w:sz w:val="22"/>
          <w:szCs w:val="22"/>
          <w:highlight w:val="green"/>
        </w:rPr>
        <w:t>M.</w:t>
      </w:r>
      <w:r w:rsidRPr="002515FB">
        <w:rPr>
          <w:sz w:val="22"/>
          <w:szCs w:val="22"/>
          <w:highlight w:val="green"/>
        </w:rPr>
        <w:t xml:space="preserve">, </w:t>
      </w:r>
      <w:r w:rsidRPr="002515FB">
        <w:rPr>
          <w:rStyle w:val="bibsurname"/>
          <w:sz w:val="22"/>
          <w:szCs w:val="22"/>
          <w:highlight w:val="green"/>
        </w:rPr>
        <w:t>Forbes</w:t>
      </w:r>
      <w:r w:rsidRPr="002515FB">
        <w:rPr>
          <w:sz w:val="22"/>
          <w:szCs w:val="22"/>
          <w:highlight w:val="green"/>
        </w:rPr>
        <w:t xml:space="preserve">, </w:t>
      </w:r>
      <w:r w:rsidRPr="002515FB">
        <w:rPr>
          <w:rStyle w:val="bibfname"/>
          <w:sz w:val="22"/>
          <w:szCs w:val="22"/>
          <w:highlight w:val="green"/>
        </w:rPr>
        <w:t>D.</w:t>
      </w:r>
      <w:r w:rsidRPr="002515FB">
        <w:rPr>
          <w:sz w:val="22"/>
          <w:szCs w:val="22"/>
          <w:highlight w:val="green"/>
        </w:rPr>
        <w:t xml:space="preserve">, </w:t>
      </w:r>
      <w:r w:rsidRPr="002515FB">
        <w:rPr>
          <w:rStyle w:val="bibsurname"/>
          <w:sz w:val="22"/>
          <w:szCs w:val="22"/>
          <w:highlight w:val="green"/>
        </w:rPr>
        <w:t>Jensen</w:t>
      </w:r>
      <w:r w:rsidRPr="002515FB">
        <w:rPr>
          <w:sz w:val="22"/>
          <w:szCs w:val="22"/>
          <w:highlight w:val="green"/>
        </w:rPr>
        <w:t xml:space="preserve">, </w:t>
      </w:r>
      <w:r w:rsidRPr="002515FB">
        <w:rPr>
          <w:rStyle w:val="bibfname"/>
          <w:sz w:val="22"/>
          <w:szCs w:val="22"/>
          <w:highlight w:val="green"/>
        </w:rPr>
        <w:t>T. K.</w:t>
      </w:r>
      <w:r w:rsidRPr="002515FB">
        <w:rPr>
          <w:sz w:val="22"/>
          <w:szCs w:val="22"/>
          <w:highlight w:val="green"/>
        </w:rPr>
        <w:t xml:space="preserve">, </w:t>
      </w:r>
      <w:r w:rsidRPr="002515FB">
        <w:rPr>
          <w:rStyle w:val="bibsurname"/>
          <w:sz w:val="22"/>
          <w:szCs w:val="22"/>
          <w:highlight w:val="green"/>
        </w:rPr>
        <w:t>Lewis</w:t>
      </w:r>
      <w:r w:rsidRPr="002515FB">
        <w:rPr>
          <w:sz w:val="22"/>
          <w:szCs w:val="22"/>
          <w:highlight w:val="green"/>
        </w:rPr>
        <w:t xml:space="preserve">, </w:t>
      </w:r>
      <w:r w:rsidRPr="002515FB">
        <w:rPr>
          <w:rStyle w:val="bibfname"/>
          <w:sz w:val="22"/>
          <w:szCs w:val="22"/>
          <w:highlight w:val="green"/>
        </w:rPr>
        <w:t>C.</w:t>
      </w:r>
      <w:r w:rsidRPr="002515FB">
        <w:rPr>
          <w:sz w:val="22"/>
          <w:szCs w:val="22"/>
          <w:highlight w:val="green"/>
        </w:rPr>
        <w:t xml:space="preserve">, </w:t>
      </w:r>
      <w:r w:rsidRPr="002515FB">
        <w:rPr>
          <w:rStyle w:val="bibsurname"/>
          <w:sz w:val="22"/>
          <w:szCs w:val="22"/>
          <w:highlight w:val="green"/>
        </w:rPr>
        <w:t>Monson</w:t>
      </w:r>
      <w:r w:rsidRPr="002515FB">
        <w:rPr>
          <w:sz w:val="22"/>
          <w:szCs w:val="22"/>
          <w:highlight w:val="green"/>
        </w:rPr>
        <w:t xml:space="preserve">, </w:t>
      </w:r>
      <w:r w:rsidRPr="002515FB">
        <w:rPr>
          <w:rStyle w:val="bibfname"/>
          <w:sz w:val="22"/>
          <w:szCs w:val="22"/>
          <w:highlight w:val="green"/>
        </w:rPr>
        <w:t>C. M.</w:t>
      </w:r>
      <w:r w:rsidRPr="002515FB">
        <w:rPr>
          <w:sz w:val="22"/>
          <w:szCs w:val="22"/>
          <w:highlight w:val="green"/>
        </w:rPr>
        <w:t xml:space="preserve">, </w:t>
      </w:r>
      <w:proofErr w:type="spellStart"/>
      <w:r w:rsidRPr="002515FB">
        <w:rPr>
          <w:rStyle w:val="bibsurname"/>
          <w:sz w:val="22"/>
          <w:szCs w:val="22"/>
          <w:highlight w:val="green"/>
        </w:rPr>
        <w:t>Olff</w:t>
      </w:r>
      <w:proofErr w:type="spellEnd"/>
      <w:r w:rsidRPr="002515FB">
        <w:rPr>
          <w:sz w:val="22"/>
          <w:szCs w:val="22"/>
          <w:highlight w:val="green"/>
        </w:rPr>
        <w:t xml:space="preserve">, </w:t>
      </w:r>
      <w:r w:rsidRPr="002515FB">
        <w:rPr>
          <w:rStyle w:val="bibfname"/>
          <w:sz w:val="22"/>
          <w:szCs w:val="22"/>
          <w:highlight w:val="green"/>
        </w:rPr>
        <w:t>M.</w:t>
      </w:r>
      <w:r w:rsidRPr="002515FB">
        <w:rPr>
          <w:sz w:val="22"/>
          <w:szCs w:val="22"/>
          <w:highlight w:val="green"/>
        </w:rPr>
        <w:t>,</w:t>
      </w:r>
      <w:r w:rsidR="003D692D" w:rsidRPr="002515FB">
        <w:rPr>
          <w:sz w:val="22"/>
          <w:szCs w:val="22"/>
          <w:highlight w:val="green"/>
        </w:rPr>
        <w:t xml:space="preserve"> </w:t>
      </w:r>
      <w:r w:rsidRPr="002515FB">
        <w:rPr>
          <w:rStyle w:val="bibsurname"/>
          <w:sz w:val="22"/>
          <w:szCs w:val="22"/>
          <w:highlight w:val="green"/>
        </w:rPr>
        <w:t>Pilling</w:t>
      </w:r>
      <w:r w:rsidRPr="002515FB">
        <w:rPr>
          <w:sz w:val="22"/>
          <w:szCs w:val="22"/>
          <w:highlight w:val="green"/>
        </w:rPr>
        <w:t xml:space="preserve">, </w:t>
      </w:r>
      <w:r w:rsidRPr="002515FB">
        <w:rPr>
          <w:rStyle w:val="bibfname"/>
          <w:sz w:val="22"/>
          <w:szCs w:val="22"/>
          <w:highlight w:val="green"/>
        </w:rPr>
        <w:t>S.</w:t>
      </w:r>
      <w:r w:rsidRPr="002515FB">
        <w:rPr>
          <w:sz w:val="22"/>
          <w:szCs w:val="22"/>
          <w:highlight w:val="green"/>
        </w:rPr>
        <w:t xml:space="preserve">, </w:t>
      </w:r>
      <w:r w:rsidRPr="002515FB">
        <w:rPr>
          <w:rStyle w:val="bibsurname"/>
          <w:sz w:val="22"/>
          <w:szCs w:val="22"/>
          <w:highlight w:val="green"/>
        </w:rPr>
        <w:t>Riggs</w:t>
      </w:r>
      <w:r w:rsidRPr="002515FB">
        <w:rPr>
          <w:sz w:val="22"/>
          <w:szCs w:val="22"/>
          <w:highlight w:val="green"/>
        </w:rPr>
        <w:t xml:space="preserve">, </w:t>
      </w:r>
      <w:r w:rsidRPr="002515FB">
        <w:rPr>
          <w:rStyle w:val="bibfname"/>
          <w:sz w:val="22"/>
          <w:szCs w:val="22"/>
          <w:highlight w:val="green"/>
        </w:rPr>
        <w:t>D. S.</w:t>
      </w:r>
      <w:r w:rsidRPr="002515FB">
        <w:rPr>
          <w:sz w:val="22"/>
          <w:szCs w:val="22"/>
          <w:highlight w:val="green"/>
        </w:rPr>
        <w:t xml:space="preserve">, </w:t>
      </w:r>
      <w:r w:rsidRPr="002515FB">
        <w:rPr>
          <w:rStyle w:val="bibsurname"/>
          <w:sz w:val="22"/>
          <w:szCs w:val="22"/>
          <w:highlight w:val="green"/>
        </w:rPr>
        <w:t>Roberts</w:t>
      </w:r>
      <w:r w:rsidRPr="002515FB">
        <w:rPr>
          <w:sz w:val="22"/>
          <w:szCs w:val="22"/>
          <w:highlight w:val="green"/>
        </w:rPr>
        <w:t xml:space="preserve">, </w:t>
      </w:r>
      <w:r w:rsidRPr="002515FB">
        <w:rPr>
          <w:rStyle w:val="bibfname"/>
          <w:sz w:val="22"/>
          <w:szCs w:val="22"/>
          <w:highlight w:val="green"/>
        </w:rPr>
        <w:t>N. P.</w:t>
      </w:r>
      <w:r w:rsidRPr="002515FB">
        <w:rPr>
          <w:sz w:val="22"/>
          <w:szCs w:val="22"/>
          <w:highlight w:val="green"/>
        </w:rPr>
        <w:t xml:space="preserve">, &amp; </w:t>
      </w:r>
      <w:r w:rsidRPr="002515FB">
        <w:rPr>
          <w:rStyle w:val="bibsurname"/>
          <w:sz w:val="22"/>
          <w:szCs w:val="22"/>
          <w:highlight w:val="green"/>
        </w:rPr>
        <w:t>Shapiro</w:t>
      </w:r>
      <w:r w:rsidRPr="002515FB">
        <w:rPr>
          <w:sz w:val="22"/>
          <w:szCs w:val="22"/>
          <w:highlight w:val="green"/>
        </w:rPr>
        <w:t xml:space="preserve">, </w:t>
      </w:r>
      <w:r w:rsidRPr="002515FB">
        <w:rPr>
          <w:rStyle w:val="bibfname"/>
          <w:sz w:val="22"/>
          <w:szCs w:val="22"/>
          <w:highlight w:val="green"/>
        </w:rPr>
        <w:t>F.</w:t>
      </w:r>
      <w:r w:rsidRPr="002515FB">
        <w:rPr>
          <w:sz w:val="22"/>
          <w:szCs w:val="22"/>
          <w:highlight w:val="green"/>
        </w:rPr>
        <w:t xml:space="preserve"> (</w:t>
      </w:r>
      <w:r w:rsidRPr="002515FB">
        <w:rPr>
          <w:rStyle w:val="bibyear"/>
          <w:sz w:val="22"/>
          <w:szCs w:val="22"/>
          <w:highlight w:val="green"/>
        </w:rPr>
        <w:t>2019</w:t>
      </w:r>
      <w:r w:rsidRPr="002515FB">
        <w:rPr>
          <w:sz w:val="22"/>
          <w:szCs w:val="22"/>
          <w:highlight w:val="green"/>
        </w:rPr>
        <w:t>).</w:t>
      </w:r>
      <w:proofErr w:type="gramEnd"/>
      <w:r w:rsidRPr="002515FB">
        <w:rPr>
          <w:sz w:val="22"/>
          <w:szCs w:val="22"/>
          <w:highlight w:val="green"/>
        </w:rPr>
        <w:t xml:space="preserve"> </w:t>
      </w:r>
      <w:r w:rsidRPr="002515FB">
        <w:rPr>
          <w:rStyle w:val="bibarticle"/>
          <w:sz w:val="22"/>
          <w:szCs w:val="22"/>
          <w:highlight w:val="green"/>
        </w:rPr>
        <w:t xml:space="preserve">The International Society for Traumatic Stress Studies New Guidelines for the Prevention and Treatment of Posttraumatic Stress Disorder: Methodology </w:t>
      </w:r>
      <w:r w:rsidRPr="002515FB">
        <w:rPr>
          <w:rStyle w:val="bibarticle"/>
          <w:sz w:val="22"/>
          <w:szCs w:val="22"/>
          <w:highlight w:val="green"/>
        </w:rPr>
        <w:lastRenderedPageBreak/>
        <w:t>and Development Process</w:t>
      </w:r>
      <w:r w:rsidRPr="002515FB">
        <w:rPr>
          <w:sz w:val="22"/>
          <w:szCs w:val="22"/>
          <w:highlight w:val="green"/>
        </w:rPr>
        <w:t xml:space="preserve">. </w:t>
      </w:r>
      <w:r w:rsidRPr="002515FB">
        <w:rPr>
          <w:rStyle w:val="bibjournal"/>
          <w:i/>
          <w:highlight w:val="green"/>
        </w:rPr>
        <w:t>Journal of Traumatic Stress</w:t>
      </w:r>
      <w:r w:rsidRPr="002515FB">
        <w:rPr>
          <w:highlight w:val="green"/>
        </w:rPr>
        <w:t xml:space="preserve">, </w:t>
      </w:r>
      <w:r w:rsidRPr="002515FB">
        <w:rPr>
          <w:rStyle w:val="bibvolume"/>
          <w:i/>
          <w:iCs/>
          <w:sz w:val="22"/>
          <w:szCs w:val="22"/>
          <w:highlight w:val="green"/>
        </w:rPr>
        <w:t>32</w:t>
      </w:r>
      <w:r w:rsidRPr="002515FB">
        <w:rPr>
          <w:sz w:val="22"/>
          <w:szCs w:val="22"/>
          <w:highlight w:val="green"/>
        </w:rPr>
        <w:t>(</w:t>
      </w:r>
      <w:r w:rsidRPr="002515FB">
        <w:rPr>
          <w:rStyle w:val="bibissue"/>
          <w:sz w:val="22"/>
          <w:szCs w:val="22"/>
          <w:highlight w:val="green"/>
        </w:rPr>
        <w:t>4</w:t>
      </w:r>
      <w:r w:rsidRPr="002515FB">
        <w:rPr>
          <w:sz w:val="22"/>
          <w:szCs w:val="22"/>
          <w:highlight w:val="green"/>
        </w:rPr>
        <w:t xml:space="preserve">), </w:t>
      </w:r>
      <w:r w:rsidRPr="002515FB">
        <w:rPr>
          <w:rStyle w:val="bibfpage"/>
          <w:sz w:val="22"/>
          <w:szCs w:val="22"/>
          <w:highlight w:val="green"/>
        </w:rPr>
        <w:t>475</w:t>
      </w:r>
      <w:r w:rsidRPr="002515FB">
        <w:rPr>
          <w:sz w:val="22"/>
          <w:szCs w:val="22"/>
          <w:highlight w:val="green"/>
        </w:rPr>
        <w:t>–</w:t>
      </w:r>
      <w:r w:rsidRPr="002515FB">
        <w:rPr>
          <w:rStyle w:val="biblpage"/>
          <w:sz w:val="22"/>
          <w:szCs w:val="22"/>
          <w:highlight w:val="green"/>
        </w:rPr>
        <w:t>483</w:t>
      </w:r>
      <w:r w:rsidRPr="002515FB">
        <w:rPr>
          <w:sz w:val="22"/>
          <w:szCs w:val="22"/>
          <w:highlight w:val="green"/>
        </w:rPr>
        <w:t xml:space="preserve">. </w:t>
      </w:r>
      <w:r w:rsidRPr="002515FB">
        <w:rPr>
          <w:rStyle w:val="bibdoi"/>
          <w:sz w:val="22"/>
          <w:szCs w:val="22"/>
          <w:highlight w:val="green"/>
        </w:rPr>
        <w:t>https://doi.org/10.1002/jts.22421</w:t>
      </w:r>
    </w:p>
    <w:p w14:paraId="5C3A4938"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Birnbaum</w:t>
      </w:r>
      <w:r w:rsidRPr="002515FB">
        <w:rPr>
          <w:rStyle w:val="AQ"/>
          <w:sz w:val="22"/>
          <w:szCs w:val="22"/>
          <w:highlight w:val="green"/>
        </w:rPr>
        <w:t xml:space="preserve">, </w:t>
      </w:r>
      <w:r w:rsidRPr="002515FB">
        <w:rPr>
          <w:rStyle w:val="bibfname"/>
          <w:sz w:val="22"/>
          <w:szCs w:val="22"/>
          <w:highlight w:val="green"/>
        </w:rPr>
        <w:t>S.</w:t>
      </w:r>
      <w:r w:rsidRPr="002515FB">
        <w:rPr>
          <w:sz w:val="22"/>
          <w:szCs w:val="22"/>
          <w:highlight w:val="green"/>
        </w:rPr>
        <w:t xml:space="preserve"> (</w:t>
      </w:r>
      <w:r w:rsidRPr="002515FB">
        <w:rPr>
          <w:rStyle w:val="bibyear"/>
          <w:sz w:val="22"/>
          <w:szCs w:val="22"/>
          <w:highlight w:val="green"/>
        </w:rPr>
        <w:t>2019</w:t>
      </w:r>
      <w:r w:rsidRPr="002515FB">
        <w:rPr>
          <w:sz w:val="22"/>
          <w:szCs w:val="22"/>
          <w:highlight w:val="green"/>
        </w:rPr>
        <w:t>).</w:t>
      </w:r>
      <w:proofErr w:type="gramEnd"/>
      <w:r w:rsidRPr="002515FB">
        <w:rPr>
          <w:sz w:val="22"/>
          <w:szCs w:val="22"/>
          <w:highlight w:val="green"/>
        </w:rPr>
        <w:t xml:space="preserve"> </w:t>
      </w:r>
      <w:r w:rsidRPr="002515FB">
        <w:rPr>
          <w:rStyle w:val="bibarticle"/>
          <w:sz w:val="22"/>
          <w:szCs w:val="22"/>
          <w:highlight w:val="green"/>
        </w:rPr>
        <w:t>Confronting the social determinants of health: Has the language of trauma informed care become a defense mechanism</w:t>
      </w:r>
      <w:r w:rsidRPr="002515FB">
        <w:rPr>
          <w:sz w:val="22"/>
          <w:szCs w:val="22"/>
          <w:highlight w:val="green"/>
        </w:rPr>
        <w:t xml:space="preserve">? </w:t>
      </w:r>
      <w:r w:rsidRPr="002515FB">
        <w:rPr>
          <w:rStyle w:val="bibjournal"/>
          <w:sz w:val="22"/>
          <w:szCs w:val="22"/>
          <w:highlight w:val="green"/>
        </w:rPr>
        <w:t>Issues in Mental Health Nursing</w:t>
      </w:r>
      <w:r w:rsidRPr="002515FB">
        <w:rPr>
          <w:sz w:val="22"/>
          <w:szCs w:val="22"/>
          <w:highlight w:val="green"/>
        </w:rPr>
        <w:t xml:space="preserve">, </w:t>
      </w:r>
      <w:r w:rsidRPr="002515FB">
        <w:rPr>
          <w:rStyle w:val="bibvolume"/>
          <w:i/>
          <w:iCs/>
          <w:sz w:val="22"/>
          <w:szCs w:val="22"/>
          <w:highlight w:val="green"/>
        </w:rPr>
        <w:t>40</w:t>
      </w:r>
      <w:r w:rsidRPr="002515FB">
        <w:rPr>
          <w:sz w:val="22"/>
          <w:szCs w:val="22"/>
          <w:highlight w:val="green"/>
        </w:rPr>
        <w:t>(</w:t>
      </w:r>
      <w:r w:rsidRPr="002515FB">
        <w:rPr>
          <w:rStyle w:val="bibissue"/>
          <w:sz w:val="22"/>
          <w:szCs w:val="22"/>
          <w:highlight w:val="green"/>
        </w:rPr>
        <w:t>6</w:t>
      </w:r>
      <w:r w:rsidRPr="002515FB">
        <w:rPr>
          <w:sz w:val="22"/>
          <w:szCs w:val="22"/>
          <w:highlight w:val="green"/>
        </w:rPr>
        <w:t xml:space="preserve">), </w:t>
      </w:r>
      <w:r w:rsidRPr="002515FB">
        <w:rPr>
          <w:rStyle w:val="bibfpage"/>
          <w:sz w:val="22"/>
          <w:szCs w:val="22"/>
          <w:highlight w:val="green"/>
        </w:rPr>
        <w:t>476</w:t>
      </w:r>
      <w:r w:rsidRPr="002515FB">
        <w:rPr>
          <w:sz w:val="22"/>
          <w:szCs w:val="22"/>
          <w:highlight w:val="green"/>
        </w:rPr>
        <w:t>–</w:t>
      </w:r>
      <w:r w:rsidRPr="002515FB">
        <w:rPr>
          <w:rStyle w:val="biblpage"/>
          <w:sz w:val="22"/>
          <w:szCs w:val="22"/>
          <w:highlight w:val="green"/>
        </w:rPr>
        <w:t>481</w:t>
      </w:r>
      <w:r w:rsidRPr="002515FB">
        <w:rPr>
          <w:sz w:val="22"/>
          <w:szCs w:val="22"/>
          <w:highlight w:val="green"/>
        </w:rPr>
        <w:t xml:space="preserve">. </w:t>
      </w:r>
      <w:r w:rsidRPr="002515FB">
        <w:rPr>
          <w:rStyle w:val="bibdoi"/>
          <w:sz w:val="22"/>
          <w:szCs w:val="22"/>
          <w:highlight w:val="green"/>
        </w:rPr>
        <w:t>doi:10.1080/01612840.2018.1563256</w:t>
      </w:r>
    </w:p>
    <w:p w14:paraId="4317C415" w14:textId="77777777" w:rsidR="005E60AC" w:rsidRPr="002515FB" w:rsidRDefault="005E60AC" w:rsidP="005E60AC">
      <w:pPr>
        <w:pStyle w:val="REF-U"/>
        <w:spacing w:line="480" w:lineRule="auto"/>
        <w:rPr>
          <w:sz w:val="22"/>
          <w:szCs w:val="22"/>
          <w:highlight w:val="green"/>
        </w:rPr>
      </w:pPr>
      <w:r w:rsidRPr="002515FB">
        <w:rPr>
          <w:rStyle w:val="bibsurname"/>
          <w:sz w:val="22"/>
          <w:szCs w:val="22"/>
          <w:highlight w:val="green"/>
        </w:rPr>
        <w:t>Brand</w:t>
      </w:r>
      <w:r w:rsidRPr="002515FB">
        <w:rPr>
          <w:sz w:val="22"/>
          <w:szCs w:val="22"/>
          <w:highlight w:val="green"/>
        </w:rPr>
        <w:t xml:space="preserve">, </w:t>
      </w:r>
      <w:r w:rsidRPr="002515FB">
        <w:rPr>
          <w:rStyle w:val="bibfname"/>
          <w:sz w:val="22"/>
          <w:szCs w:val="22"/>
          <w:highlight w:val="green"/>
        </w:rPr>
        <w:t>B. L.</w:t>
      </w:r>
      <w:r w:rsidRPr="002515FB">
        <w:rPr>
          <w:sz w:val="22"/>
          <w:szCs w:val="22"/>
          <w:highlight w:val="green"/>
        </w:rPr>
        <w:t xml:space="preserve">, </w:t>
      </w:r>
      <w:proofErr w:type="spellStart"/>
      <w:r w:rsidRPr="002515FB">
        <w:rPr>
          <w:rStyle w:val="bibsurname"/>
          <w:sz w:val="22"/>
          <w:szCs w:val="22"/>
          <w:highlight w:val="green"/>
        </w:rPr>
        <w:t>Schielke</w:t>
      </w:r>
      <w:proofErr w:type="spellEnd"/>
      <w:r w:rsidRPr="002515FB">
        <w:rPr>
          <w:sz w:val="22"/>
          <w:szCs w:val="22"/>
          <w:highlight w:val="green"/>
        </w:rPr>
        <w:t xml:space="preserve">, </w:t>
      </w:r>
      <w:r w:rsidRPr="002515FB">
        <w:rPr>
          <w:rStyle w:val="bibfname"/>
          <w:sz w:val="22"/>
          <w:szCs w:val="22"/>
          <w:highlight w:val="green"/>
        </w:rPr>
        <w:t>H. J.</w:t>
      </w:r>
      <w:r w:rsidRPr="002515FB">
        <w:rPr>
          <w:sz w:val="22"/>
          <w:szCs w:val="22"/>
          <w:highlight w:val="green"/>
        </w:rPr>
        <w:t xml:space="preserve">, </w:t>
      </w:r>
      <w:r w:rsidRPr="002515FB">
        <w:rPr>
          <w:rStyle w:val="bibsurname"/>
          <w:sz w:val="22"/>
          <w:szCs w:val="22"/>
          <w:highlight w:val="green"/>
        </w:rPr>
        <w:t>Putnam</w:t>
      </w:r>
      <w:r w:rsidRPr="002515FB">
        <w:rPr>
          <w:sz w:val="22"/>
          <w:szCs w:val="22"/>
          <w:highlight w:val="green"/>
        </w:rPr>
        <w:t xml:space="preserve">, </w:t>
      </w:r>
      <w:r w:rsidRPr="002515FB">
        <w:rPr>
          <w:rStyle w:val="bibfname"/>
          <w:sz w:val="22"/>
          <w:szCs w:val="22"/>
          <w:highlight w:val="green"/>
        </w:rPr>
        <w:t>K. T.</w:t>
      </w:r>
      <w:r w:rsidRPr="002515FB">
        <w:rPr>
          <w:sz w:val="22"/>
          <w:szCs w:val="22"/>
          <w:highlight w:val="green"/>
        </w:rPr>
        <w:t xml:space="preserve">, </w:t>
      </w:r>
      <w:r w:rsidRPr="002515FB">
        <w:rPr>
          <w:rStyle w:val="bibsurname"/>
          <w:sz w:val="22"/>
          <w:szCs w:val="22"/>
          <w:highlight w:val="green"/>
        </w:rPr>
        <w:t>Putnam</w:t>
      </w:r>
      <w:r w:rsidRPr="002515FB">
        <w:rPr>
          <w:sz w:val="22"/>
          <w:szCs w:val="22"/>
          <w:highlight w:val="green"/>
        </w:rPr>
        <w:t xml:space="preserve">, </w:t>
      </w:r>
      <w:r w:rsidRPr="002515FB">
        <w:rPr>
          <w:rStyle w:val="bibfname"/>
          <w:sz w:val="22"/>
          <w:szCs w:val="22"/>
          <w:highlight w:val="green"/>
        </w:rPr>
        <w:t>F. W.</w:t>
      </w:r>
      <w:r w:rsidRPr="002515FB">
        <w:rPr>
          <w:sz w:val="22"/>
          <w:szCs w:val="22"/>
          <w:highlight w:val="green"/>
        </w:rPr>
        <w:t xml:space="preserve">, </w:t>
      </w:r>
      <w:proofErr w:type="spellStart"/>
      <w:r w:rsidRPr="002515FB">
        <w:rPr>
          <w:rStyle w:val="bibsurname"/>
          <w:sz w:val="22"/>
          <w:szCs w:val="22"/>
          <w:highlight w:val="green"/>
        </w:rPr>
        <w:t>Loewenstein</w:t>
      </w:r>
      <w:proofErr w:type="spellEnd"/>
      <w:r w:rsidRPr="002515FB">
        <w:rPr>
          <w:sz w:val="22"/>
          <w:szCs w:val="22"/>
          <w:highlight w:val="green"/>
        </w:rPr>
        <w:t xml:space="preserve">, </w:t>
      </w:r>
      <w:r w:rsidRPr="002515FB">
        <w:rPr>
          <w:rStyle w:val="bibfname"/>
          <w:sz w:val="22"/>
          <w:szCs w:val="22"/>
          <w:highlight w:val="green"/>
        </w:rPr>
        <w:t>R. J.</w:t>
      </w:r>
      <w:r w:rsidRPr="002515FB">
        <w:rPr>
          <w:sz w:val="22"/>
          <w:szCs w:val="22"/>
          <w:highlight w:val="green"/>
        </w:rPr>
        <w:t xml:space="preserve">, </w:t>
      </w:r>
      <w:r w:rsidRPr="002515FB">
        <w:rPr>
          <w:rStyle w:val="bibsurname"/>
          <w:sz w:val="22"/>
          <w:szCs w:val="22"/>
          <w:highlight w:val="green"/>
        </w:rPr>
        <w:t>Myrick</w:t>
      </w:r>
      <w:r w:rsidRPr="002515FB">
        <w:rPr>
          <w:sz w:val="22"/>
          <w:szCs w:val="22"/>
          <w:highlight w:val="green"/>
        </w:rPr>
        <w:t xml:space="preserve">, </w:t>
      </w:r>
      <w:r w:rsidRPr="002515FB">
        <w:rPr>
          <w:rStyle w:val="bibfname"/>
          <w:sz w:val="22"/>
          <w:szCs w:val="22"/>
          <w:highlight w:val="green"/>
        </w:rPr>
        <w:t>A.</w:t>
      </w:r>
      <w:r w:rsidRPr="002515FB">
        <w:rPr>
          <w:sz w:val="22"/>
          <w:szCs w:val="22"/>
          <w:highlight w:val="green"/>
        </w:rPr>
        <w:t xml:space="preserve">, </w:t>
      </w:r>
      <w:proofErr w:type="spellStart"/>
      <w:r w:rsidRPr="002515FB">
        <w:rPr>
          <w:rStyle w:val="bibsurname"/>
          <w:sz w:val="22"/>
          <w:szCs w:val="22"/>
          <w:highlight w:val="green"/>
        </w:rPr>
        <w:t>Jepsen</w:t>
      </w:r>
      <w:proofErr w:type="spellEnd"/>
      <w:r w:rsidRPr="002515FB">
        <w:rPr>
          <w:sz w:val="22"/>
          <w:szCs w:val="22"/>
          <w:highlight w:val="green"/>
        </w:rPr>
        <w:t xml:space="preserve">, </w:t>
      </w:r>
      <w:r w:rsidRPr="002515FB">
        <w:rPr>
          <w:rStyle w:val="bibfname"/>
          <w:sz w:val="22"/>
          <w:szCs w:val="22"/>
          <w:highlight w:val="green"/>
        </w:rPr>
        <w:t>E. K. K.</w:t>
      </w:r>
      <w:r w:rsidRPr="002515FB">
        <w:rPr>
          <w:sz w:val="22"/>
          <w:szCs w:val="22"/>
          <w:highlight w:val="green"/>
        </w:rPr>
        <w:t xml:space="preserve">, </w:t>
      </w:r>
      <w:proofErr w:type="spellStart"/>
      <w:r w:rsidRPr="002515FB">
        <w:rPr>
          <w:rStyle w:val="bibsurname"/>
          <w:sz w:val="22"/>
          <w:szCs w:val="22"/>
          <w:highlight w:val="green"/>
        </w:rPr>
        <w:t>Langeland</w:t>
      </w:r>
      <w:proofErr w:type="spellEnd"/>
      <w:r w:rsidRPr="002515FB">
        <w:rPr>
          <w:sz w:val="22"/>
          <w:szCs w:val="22"/>
          <w:highlight w:val="green"/>
        </w:rPr>
        <w:t xml:space="preserve">, </w:t>
      </w:r>
      <w:r w:rsidRPr="002515FB">
        <w:rPr>
          <w:rStyle w:val="bibfname"/>
          <w:sz w:val="22"/>
          <w:szCs w:val="22"/>
          <w:highlight w:val="green"/>
        </w:rPr>
        <w:t>W.</w:t>
      </w:r>
      <w:r w:rsidRPr="002515FB">
        <w:rPr>
          <w:sz w:val="22"/>
          <w:szCs w:val="22"/>
          <w:highlight w:val="green"/>
        </w:rPr>
        <w:t xml:space="preserve">, </w:t>
      </w:r>
      <w:r w:rsidRPr="002515FB">
        <w:rPr>
          <w:rStyle w:val="bibsurname"/>
          <w:sz w:val="22"/>
          <w:szCs w:val="22"/>
          <w:highlight w:val="green"/>
        </w:rPr>
        <w:t>Steele</w:t>
      </w:r>
      <w:r w:rsidRPr="002515FB">
        <w:rPr>
          <w:sz w:val="22"/>
          <w:szCs w:val="22"/>
          <w:highlight w:val="green"/>
        </w:rPr>
        <w:t xml:space="preserve">, </w:t>
      </w:r>
      <w:r w:rsidRPr="002515FB">
        <w:rPr>
          <w:rStyle w:val="bibfname"/>
          <w:sz w:val="22"/>
          <w:szCs w:val="22"/>
          <w:highlight w:val="green"/>
        </w:rPr>
        <w:t>K.</w:t>
      </w:r>
      <w:r w:rsidRPr="002515FB">
        <w:rPr>
          <w:sz w:val="22"/>
          <w:szCs w:val="22"/>
          <w:highlight w:val="green"/>
        </w:rPr>
        <w:t xml:space="preserve">, </w:t>
      </w:r>
      <w:proofErr w:type="spellStart"/>
      <w:r w:rsidRPr="002515FB">
        <w:rPr>
          <w:rStyle w:val="bibsurname"/>
          <w:sz w:val="22"/>
          <w:szCs w:val="22"/>
          <w:highlight w:val="green"/>
        </w:rPr>
        <w:t>Classen</w:t>
      </w:r>
      <w:proofErr w:type="spellEnd"/>
      <w:r w:rsidRPr="002515FB">
        <w:rPr>
          <w:sz w:val="22"/>
          <w:szCs w:val="22"/>
          <w:highlight w:val="green"/>
        </w:rPr>
        <w:t xml:space="preserve">, </w:t>
      </w:r>
      <w:r w:rsidRPr="002515FB">
        <w:rPr>
          <w:rStyle w:val="bibfname"/>
          <w:sz w:val="22"/>
          <w:szCs w:val="22"/>
          <w:highlight w:val="green"/>
        </w:rPr>
        <w:t>C. C.</w:t>
      </w:r>
      <w:r w:rsidRPr="002515FB">
        <w:rPr>
          <w:sz w:val="22"/>
          <w:szCs w:val="22"/>
          <w:highlight w:val="green"/>
        </w:rPr>
        <w:t xml:space="preserve">, &amp; </w:t>
      </w:r>
      <w:proofErr w:type="spellStart"/>
      <w:r w:rsidRPr="002515FB">
        <w:rPr>
          <w:rStyle w:val="bibsurname"/>
          <w:sz w:val="22"/>
          <w:szCs w:val="22"/>
          <w:highlight w:val="green"/>
        </w:rPr>
        <w:t>Lanius</w:t>
      </w:r>
      <w:proofErr w:type="spellEnd"/>
      <w:r w:rsidRPr="002515FB">
        <w:rPr>
          <w:sz w:val="22"/>
          <w:szCs w:val="22"/>
          <w:highlight w:val="green"/>
        </w:rPr>
        <w:t xml:space="preserve">, </w:t>
      </w:r>
      <w:r w:rsidRPr="002515FB">
        <w:rPr>
          <w:rStyle w:val="bibfname"/>
          <w:sz w:val="22"/>
          <w:szCs w:val="22"/>
          <w:highlight w:val="green"/>
        </w:rPr>
        <w:t>R. A.</w:t>
      </w:r>
      <w:r w:rsidRPr="002515FB">
        <w:rPr>
          <w:sz w:val="22"/>
          <w:szCs w:val="22"/>
          <w:highlight w:val="green"/>
        </w:rPr>
        <w:t xml:space="preserve"> (</w:t>
      </w:r>
      <w:r w:rsidRPr="002515FB">
        <w:rPr>
          <w:rStyle w:val="bibyear"/>
          <w:sz w:val="22"/>
          <w:szCs w:val="22"/>
          <w:highlight w:val="green"/>
        </w:rPr>
        <w:t>2019</w:t>
      </w:r>
      <w:r w:rsidRPr="002515FB">
        <w:rPr>
          <w:sz w:val="22"/>
          <w:szCs w:val="22"/>
          <w:highlight w:val="green"/>
        </w:rPr>
        <w:t xml:space="preserve">). </w:t>
      </w:r>
      <w:r w:rsidRPr="002515FB">
        <w:rPr>
          <w:rStyle w:val="bibarticle"/>
          <w:sz w:val="22"/>
          <w:szCs w:val="22"/>
          <w:highlight w:val="green"/>
        </w:rPr>
        <w:t>An Online educational program for individuals with Dissociative Disorders and their clinicians: 1-Year and 2-Year follow-up</w:t>
      </w:r>
      <w:r w:rsidRPr="002515FB">
        <w:rPr>
          <w:sz w:val="22"/>
          <w:szCs w:val="22"/>
          <w:highlight w:val="green"/>
        </w:rPr>
        <w:t xml:space="preserve">. </w:t>
      </w:r>
      <w:r w:rsidRPr="002515FB">
        <w:rPr>
          <w:rStyle w:val="bibjournal"/>
          <w:i/>
          <w:highlight w:val="green"/>
        </w:rPr>
        <w:t>Journal of Traumatic Stress</w:t>
      </w:r>
      <w:r w:rsidRPr="002515FB">
        <w:rPr>
          <w:highlight w:val="green"/>
        </w:rPr>
        <w:t xml:space="preserve">, </w:t>
      </w:r>
      <w:r w:rsidRPr="002515FB">
        <w:rPr>
          <w:rStyle w:val="bibvolume"/>
          <w:i/>
          <w:iCs/>
          <w:sz w:val="22"/>
          <w:szCs w:val="22"/>
          <w:highlight w:val="green"/>
        </w:rPr>
        <w:t>32</w:t>
      </w:r>
      <w:r w:rsidRPr="002515FB">
        <w:rPr>
          <w:sz w:val="22"/>
          <w:szCs w:val="22"/>
          <w:highlight w:val="green"/>
        </w:rPr>
        <w:t>(</w:t>
      </w:r>
      <w:r w:rsidRPr="002515FB">
        <w:rPr>
          <w:rStyle w:val="bibissue"/>
          <w:sz w:val="22"/>
          <w:szCs w:val="22"/>
          <w:highlight w:val="green"/>
        </w:rPr>
        <w:t>1</w:t>
      </w:r>
      <w:r w:rsidRPr="002515FB">
        <w:rPr>
          <w:sz w:val="22"/>
          <w:szCs w:val="22"/>
          <w:highlight w:val="green"/>
        </w:rPr>
        <w:t xml:space="preserve">), </w:t>
      </w:r>
      <w:r w:rsidRPr="002515FB">
        <w:rPr>
          <w:rStyle w:val="bibfpage"/>
          <w:sz w:val="22"/>
          <w:szCs w:val="22"/>
          <w:highlight w:val="green"/>
        </w:rPr>
        <w:t>156</w:t>
      </w:r>
      <w:r w:rsidRPr="002515FB">
        <w:rPr>
          <w:sz w:val="22"/>
          <w:szCs w:val="22"/>
          <w:highlight w:val="green"/>
        </w:rPr>
        <w:t>–</w:t>
      </w:r>
      <w:r w:rsidRPr="002515FB">
        <w:rPr>
          <w:rStyle w:val="biblpage"/>
          <w:sz w:val="22"/>
          <w:szCs w:val="22"/>
          <w:highlight w:val="green"/>
        </w:rPr>
        <w:t>166</w:t>
      </w:r>
      <w:r w:rsidRPr="002515FB">
        <w:rPr>
          <w:sz w:val="22"/>
          <w:szCs w:val="22"/>
          <w:highlight w:val="green"/>
        </w:rPr>
        <w:t xml:space="preserve">. </w:t>
      </w:r>
      <w:hyperlink r:id="rId17" w:history="1">
        <w:r w:rsidRPr="002515FB">
          <w:rPr>
            <w:rStyle w:val="bibdoi"/>
            <w:sz w:val="22"/>
            <w:szCs w:val="22"/>
            <w:highlight w:val="green"/>
          </w:rPr>
          <w:t>https://doi.org/10.1002/jts.22370</w:t>
        </w:r>
      </w:hyperlink>
    </w:p>
    <w:p w14:paraId="01CA3233" w14:textId="77777777" w:rsidR="005E60AC" w:rsidRPr="002515FB" w:rsidRDefault="005E60AC" w:rsidP="005E60AC">
      <w:pPr>
        <w:pStyle w:val="REF-U"/>
        <w:spacing w:line="480" w:lineRule="auto"/>
        <w:rPr>
          <w:sz w:val="22"/>
          <w:szCs w:val="22"/>
          <w:highlight w:val="green"/>
        </w:rPr>
      </w:pPr>
      <w:proofErr w:type="spellStart"/>
      <w:proofErr w:type="gramStart"/>
      <w:r w:rsidRPr="002515FB">
        <w:rPr>
          <w:rStyle w:val="bibsurname"/>
          <w:sz w:val="22"/>
          <w:szCs w:val="22"/>
          <w:highlight w:val="green"/>
        </w:rPr>
        <w:t>Brewin</w:t>
      </w:r>
      <w:proofErr w:type="spellEnd"/>
      <w:r w:rsidRPr="002515FB">
        <w:rPr>
          <w:sz w:val="22"/>
          <w:szCs w:val="22"/>
          <w:highlight w:val="green"/>
        </w:rPr>
        <w:t xml:space="preserve">, </w:t>
      </w:r>
      <w:r w:rsidRPr="002515FB">
        <w:rPr>
          <w:rStyle w:val="bibfname"/>
          <w:sz w:val="22"/>
          <w:szCs w:val="22"/>
          <w:highlight w:val="green"/>
        </w:rPr>
        <w:t>C. R.</w:t>
      </w:r>
      <w:r w:rsidRPr="002515FB">
        <w:rPr>
          <w:sz w:val="22"/>
          <w:szCs w:val="22"/>
          <w:highlight w:val="green"/>
        </w:rPr>
        <w:t xml:space="preserve"> (</w:t>
      </w:r>
      <w:r w:rsidRPr="002515FB">
        <w:rPr>
          <w:rStyle w:val="bibyear"/>
          <w:sz w:val="22"/>
          <w:szCs w:val="22"/>
          <w:highlight w:val="green"/>
        </w:rPr>
        <w:t>2015</w:t>
      </w:r>
      <w:r w:rsidRPr="002515FB">
        <w:rPr>
          <w:sz w:val="22"/>
          <w:szCs w:val="22"/>
          <w:highlight w:val="green"/>
        </w:rPr>
        <w:t>).</w:t>
      </w:r>
      <w:proofErr w:type="gramEnd"/>
      <w:r w:rsidRPr="002515FB">
        <w:rPr>
          <w:sz w:val="22"/>
          <w:szCs w:val="22"/>
          <w:highlight w:val="green"/>
        </w:rPr>
        <w:t xml:space="preserve"> </w:t>
      </w:r>
      <w:proofErr w:type="gramStart"/>
      <w:r w:rsidRPr="002515FB">
        <w:rPr>
          <w:rStyle w:val="bibarticle"/>
          <w:sz w:val="22"/>
          <w:szCs w:val="22"/>
          <w:highlight w:val="green"/>
        </w:rPr>
        <w:t>Re-experiencing traumatic events in PTSD: New avenues in research on intrusive memories and flashbacks</w:t>
      </w:r>
      <w:r w:rsidRPr="002515FB">
        <w:rPr>
          <w:sz w:val="22"/>
          <w:szCs w:val="22"/>
          <w:highlight w:val="green"/>
        </w:rPr>
        <w:t>.</w:t>
      </w:r>
      <w:proofErr w:type="gramEnd"/>
      <w:r w:rsidRPr="002515FB">
        <w:rPr>
          <w:sz w:val="22"/>
          <w:szCs w:val="22"/>
          <w:highlight w:val="green"/>
        </w:rPr>
        <w:t xml:space="preserve"> </w:t>
      </w:r>
      <w:proofErr w:type="gramStart"/>
      <w:r w:rsidRPr="002515FB">
        <w:rPr>
          <w:rStyle w:val="bibjournal"/>
          <w:sz w:val="22"/>
          <w:szCs w:val="22"/>
          <w:highlight w:val="green"/>
        </w:rPr>
        <w:t xml:space="preserve">European Journal of </w:t>
      </w:r>
      <w:proofErr w:type="spellStart"/>
      <w:r w:rsidRPr="002515FB">
        <w:rPr>
          <w:rStyle w:val="bibjournal"/>
          <w:sz w:val="22"/>
          <w:szCs w:val="22"/>
          <w:highlight w:val="green"/>
        </w:rPr>
        <w:t>Psychotraumatology</w:t>
      </w:r>
      <w:proofErr w:type="spellEnd"/>
      <w:r w:rsidRPr="002515FB">
        <w:rPr>
          <w:sz w:val="22"/>
          <w:szCs w:val="22"/>
          <w:highlight w:val="green"/>
        </w:rPr>
        <w:t xml:space="preserve">, </w:t>
      </w:r>
      <w:r w:rsidRPr="002515FB">
        <w:rPr>
          <w:rStyle w:val="bibvolume"/>
          <w:sz w:val="22"/>
          <w:szCs w:val="22"/>
          <w:highlight w:val="green"/>
        </w:rPr>
        <w:t>6</w:t>
      </w:r>
      <w:r w:rsidRPr="002515FB">
        <w:rPr>
          <w:sz w:val="22"/>
          <w:szCs w:val="22"/>
          <w:highlight w:val="green"/>
        </w:rPr>
        <w:t>(</w:t>
      </w:r>
      <w:r w:rsidRPr="002515FB">
        <w:rPr>
          <w:rStyle w:val="bibissue"/>
          <w:sz w:val="22"/>
          <w:szCs w:val="22"/>
          <w:highlight w:val="green"/>
        </w:rPr>
        <w:t>1</w:t>
      </w:r>
      <w:r w:rsidRPr="002515FB">
        <w:rPr>
          <w:sz w:val="22"/>
          <w:szCs w:val="22"/>
          <w:highlight w:val="green"/>
        </w:rPr>
        <w:t xml:space="preserve">), </w:t>
      </w:r>
      <w:r w:rsidRPr="002515FB">
        <w:rPr>
          <w:rStyle w:val="bibfpage"/>
          <w:highlight w:val="green"/>
        </w:rPr>
        <w:t>27180</w:t>
      </w:r>
      <w:r w:rsidRPr="002515FB">
        <w:rPr>
          <w:sz w:val="22"/>
          <w:szCs w:val="22"/>
          <w:highlight w:val="green"/>
        </w:rPr>
        <w:t>.</w:t>
      </w:r>
      <w:proofErr w:type="gramEnd"/>
      <w:r w:rsidRPr="002515FB">
        <w:rPr>
          <w:sz w:val="22"/>
          <w:szCs w:val="22"/>
          <w:highlight w:val="green"/>
        </w:rPr>
        <w:t xml:space="preserve"> </w:t>
      </w:r>
      <w:r w:rsidRPr="002515FB">
        <w:rPr>
          <w:rStyle w:val="bibdoi"/>
          <w:sz w:val="22"/>
          <w:szCs w:val="22"/>
          <w:highlight w:val="green"/>
        </w:rPr>
        <w:t>doi:10.3402/ejpt.v6.27180</w:t>
      </w:r>
    </w:p>
    <w:p w14:paraId="44F47677" w14:textId="77777777" w:rsidR="005E60AC" w:rsidRPr="0034174B" w:rsidRDefault="005E60AC" w:rsidP="005E60AC">
      <w:pPr>
        <w:pStyle w:val="REF-U"/>
        <w:spacing w:line="480" w:lineRule="auto"/>
        <w:rPr>
          <w:rStyle w:val="AQ"/>
          <w:sz w:val="22"/>
          <w:szCs w:val="22"/>
        </w:rPr>
      </w:pPr>
      <w:proofErr w:type="spellStart"/>
      <w:r w:rsidRPr="0034174B">
        <w:rPr>
          <w:rStyle w:val="biborganization"/>
          <w:sz w:val="22"/>
          <w:szCs w:val="22"/>
        </w:rPr>
        <w:t>Bruyère</w:t>
      </w:r>
      <w:proofErr w:type="spellEnd"/>
      <w:r w:rsidRPr="0034174B">
        <w:rPr>
          <w:rStyle w:val="biborganization"/>
          <w:sz w:val="22"/>
          <w:szCs w:val="22"/>
        </w:rPr>
        <w:t xml:space="preserve"> Research Institute</w:t>
      </w:r>
      <w:r w:rsidRPr="0034174B">
        <w:rPr>
          <w:sz w:val="22"/>
          <w:szCs w:val="22"/>
        </w:rPr>
        <w:t>. (</w:t>
      </w:r>
      <w:commentRangeStart w:id="21"/>
      <w:r w:rsidRPr="0034174B">
        <w:rPr>
          <w:rStyle w:val="bibyear"/>
          <w:sz w:val="22"/>
          <w:szCs w:val="22"/>
        </w:rPr>
        <w:t>2024</w:t>
      </w:r>
      <w:commentRangeEnd w:id="21"/>
      <w:r w:rsidR="00787289">
        <w:rPr>
          <w:rStyle w:val="CommentReference"/>
          <w:rFonts w:asciiTheme="minorHAnsi" w:eastAsiaTheme="minorEastAsia" w:hAnsiTheme="minorHAnsi" w:cstheme="minorBidi"/>
          <w:lang w:val="en-IN" w:eastAsia="en-IN"/>
        </w:rPr>
        <w:commentReference w:id="21"/>
      </w:r>
      <w:r w:rsidRPr="0034174B">
        <w:rPr>
          <w:sz w:val="22"/>
          <w:szCs w:val="22"/>
        </w:rPr>
        <w:t xml:space="preserve">). </w:t>
      </w:r>
      <w:proofErr w:type="gramStart"/>
      <w:r w:rsidRPr="003D692D">
        <w:rPr>
          <w:rStyle w:val="bibtitle"/>
        </w:rPr>
        <w:t>What</w:t>
      </w:r>
      <w:proofErr w:type="gramEnd"/>
      <w:r w:rsidRPr="003D692D">
        <w:rPr>
          <w:rStyle w:val="bibtitle"/>
        </w:rPr>
        <w:t xml:space="preserve"> is </w:t>
      </w:r>
      <w:proofErr w:type="spellStart"/>
      <w:r w:rsidRPr="003D692D">
        <w:rPr>
          <w:rStyle w:val="bibtitle"/>
        </w:rPr>
        <w:t>deprescribing</w:t>
      </w:r>
      <w:proofErr w:type="spellEnd"/>
      <w:r w:rsidRPr="003D692D">
        <w:rPr>
          <w:rStyle w:val="bibtitle"/>
        </w:rPr>
        <w:t>?</w:t>
      </w:r>
      <w:r w:rsidRPr="0034174B">
        <w:rPr>
          <w:sz w:val="22"/>
          <w:szCs w:val="22"/>
        </w:rPr>
        <w:t xml:space="preserve"> </w:t>
      </w:r>
      <w:r w:rsidRPr="00AF39F4">
        <w:t>Retrieved from</w:t>
      </w:r>
      <w:r w:rsidRPr="0034174B">
        <w:rPr>
          <w:sz w:val="22"/>
          <w:szCs w:val="22"/>
        </w:rPr>
        <w:t xml:space="preserve"> </w:t>
      </w:r>
      <w:r w:rsidRPr="00D92F93">
        <w:rPr>
          <w:rStyle w:val="biburl"/>
        </w:rPr>
        <w:t>https://deprescribing.org/what-is-deprescribing/</w:t>
      </w:r>
    </w:p>
    <w:p w14:paraId="2B2CC080" w14:textId="522FA68F" w:rsidR="005E60AC" w:rsidRPr="002515FB" w:rsidRDefault="005E60AC" w:rsidP="005E60AC">
      <w:pPr>
        <w:pStyle w:val="REF-U"/>
        <w:spacing w:line="480" w:lineRule="auto"/>
        <w:rPr>
          <w:color w:val="333333"/>
          <w:sz w:val="22"/>
          <w:szCs w:val="22"/>
          <w:highlight w:val="green"/>
          <w:shd w:val="clear" w:color="auto" w:fill="FFFFFF"/>
        </w:rPr>
      </w:pPr>
      <w:proofErr w:type="spellStart"/>
      <w:r w:rsidRPr="002515FB">
        <w:rPr>
          <w:rStyle w:val="bibsurname"/>
          <w:highlight w:val="green"/>
        </w:rPr>
        <w:t>Bschor</w:t>
      </w:r>
      <w:proofErr w:type="spellEnd"/>
      <w:r w:rsidRPr="002515FB">
        <w:rPr>
          <w:color w:val="333333"/>
          <w:sz w:val="22"/>
          <w:szCs w:val="22"/>
          <w:highlight w:val="green"/>
          <w:shd w:val="clear" w:color="auto" w:fill="FFFFFF"/>
        </w:rPr>
        <w:t xml:space="preserve"> </w:t>
      </w:r>
      <w:r w:rsidRPr="002515FB">
        <w:rPr>
          <w:rStyle w:val="bibfname"/>
          <w:highlight w:val="green"/>
        </w:rPr>
        <w:t>T</w:t>
      </w:r>
      <w:r w:rsidRPr="002515FB">
        <w:rPr>
          <w:rStyle w:val="al-author-delim"/>
          <w:color w:val="333333"/>
          <w:sz w:val="22"/>
          <w:szCs w:val="22"/>
          <w:highlight w:val="green"/>
          <w:shd w:val="clear" w:color="auto" w:fill="FFFFFF"/>
        </w:rPr>
        <w:t xml:space="preserve">, </w:t>
      </w:r>
      <w:r w:rsidRPr="002515FB">
        <w:rPr>
          <w:rStyle w:val="bibsurname"/>
          <w:highlight w:val="green"/>
        </w:rPr>
        <w:t>Nagel</w:t>
      </w:r>
      <w:r w:rsidRPr="002515FB">
        <w:rPr>
          <w:color w:val="333333"/>
          <w:sz w:val="22"/>
          <w:szCs w:val="22"/>
          <w:highlight w:val="green"/>
          <w:shd w:val="clear" w:color="auto" w:fill="FFFFFF"/>
        </w:rPr>
        <w:t xml:space="preserve"> </w:t>
      </w:r>
      <w:r w:rsidRPr="002515FB">
        <w:rPr>
          <w:rStyle w:val="bibfname"/>
          <w:highlight w:val="green"/>
        </w:rPr>
        <w:t>L</w:t>
      </w:r>
      <w:r w:rsidRPr="002515FB">
        <w:rPr>
          <w:rStyle w:val="al-author-delim"/>
          <w:color w:val="333333"/>
          <w:sz w:val="22"/>
          <w:szCs w:val="22"/>
          <w:highlight w:val="green"/>
          <w:shd w:val="clear" w:color="auto" w:fill="FFFFFF"/>
        </w:rPr>
        <w:t xml:space="preserve">, </w:t>
      </w:r>
      <w:r w:rsidRPr="002515FB">
        <w:rPr>
          <w:rStyle w:val="bibsurname"/>
          <w:highlight w:val="green"/>
        </w:rPr>
        <w:t>Unger</w:t>
      </w:r>
      <w:r w:rsidRPr="002515FB">
        <w:rPr>
          <w:color w:val="333333"/>
          <w:sz w:val="22"/>
          <w:szCs w:val="22"/>
          <w:highlight w:val="green"/>
          <w:shd w:val="clear" w:color="auto" w:fill="FFFFFF"/>
        </w:rPr>
        <w:t xml:space="preserve"> </w:t>
      </w:r>
      <w:r w:rsidRPr="002515FB">
        <w:rPr>
          <w:rStyle w:val="bibfname"/>
          <w:highlight w:val="green"/>
        </w:rPr>
        <w:t>J</w:t>
      </w:r>
      <w:r w:rsidRPr="002515FB">
        <w:rPr>
          <w:rStyle w:val="al-author-delim"/>
          <w:color w:val="333333"/>
          <w:sz w:val="22"/>
          <w:szCs w:val="22"/>
          <w:highlight w:val="green"/>
          <w:shd w:val="clear" w:color="auto" w:fill="FFFFFF"/>
        </w:rPr>
        <w:t xml:space="preserve">, </w:t>
      </w:r>
      <w:proofErr w:type="spellStart"/>
      <w:r w:rsidRPr="002515FB">
        <w:rPr>
          <w:rStyle w:val="bibsurname"/>
          <w:highlight w:val="green"/>
        </w:rPr>
        <w:t>Schwarzer</w:t>
      </w:r>
      <w:proofErr w:type="spellEnd"/>
      <w:r w:rsidRPr="002515FB">
        <w:rPr>
          <w:color w:val="333333"/>
          <w:sz w:val="22"/>
          <w:szCs w:val="22"/>
          <w:highlight w:val="green"/>
          <w:shd w:val="clear" w:color="auto" w:fill="FFFFFF"/>
        </w:rPr>
        <w:t xml:space="preserve"> </w:t>
      </w:r>
      <w:r w:rsidRPr="002515FB">
        <w:rPr>
          <w:rStyle w:val="bibfname"/>
          <w:highlight w:val="green"/>
        </w:rPr>
        <w:t>G</w:t>
      </w:r>
      <w:r w:rsidRPr="002515FB">
        <w:rPr>
          <w:rStyle w:val="al-author-delim"/>
          <w:color w:val="333333"/>
          <w:sz w:val="22"/>
          <w:szCs w:val="22"/>
          <w:highlight w:val="green"/>
          <w:shd w:val="clear" w:color="auto" w:fill="FFFFFF"/>
        </w:rPr>
        <w:t xml:space="preserve">, &amp; </w:t>
      </w:r>
      <w:proofErr w:type="spellStart"/>
      <w:r w:rsidRPr="002515FB">
        <w:rPr>
          <w:rStyle w:val="bibsurname"/>
          <w:highlight w:val="green"/>
        </w:rPr>
        <w:t>Baethge</w:t>
      </w:r>
      <w:proofErr w:type="spellEnd"/>
      <w:r w:rsidRPr="002515FB">
        <w:rPr>
          <w:color w:val="333333"/>
          <w:sz w:val="22"/>
          <w:szCs w:val="22"/>
          <w:highlight w:val="green"/>
          <w:shd w:val="clear" w:color="auto" w:fill="FFFFFF"/>
        </w:rPr>
        <w:t xml:space="preserve"> </w:t>
      </w:r>
      <w:r w:rsidRPr="002515FB">
        <w:rPr>
          <w:rStyle w:val="bibfname"/>
          <w:highlight w:val="green"/>
        </w:rPr>
        <w:t>C</w:t>
      </w:r>
      <w:r w:rsidRPr="002515FB">
        <w:rPr>
          <w:rStyle w:val="bibfname"/>
          <w:color w:val="333333"/>
          <w:sz w:val="22"/>
          <w:szCs w:val="22"/>
          <w:highlight w:val="green"/>
          <w:shd w:val="clear" w:color="auto" w:fill="FFFFFF"/>
        </w:rPr>
        <w:t>.</w:t>
      </w:r>
      <w:r w:rsidRPr="002515FB">
        <w:rPr>
          <w:color w:val="333333"/>
          <w:sz w:val="22"/>
          <w:szCs w:val="22"/>
          <w:highlight w:val="green"/>
          <w:shd w:val="clear" w:color="auto" w:fill="FFFFFF"/>
        </w:rPr>
        <w:t xml:space="preserve"> </w:t>
      </w:r>
      <w:r w:rsidRPr="002515FB">
        <w:rPr>
          <w:rStyle w:val="bibarticle"/>
          <w:highlight w:val="green"/>
        </w:rPr>
        <w:t>Differential outcomes of placebo treatment</w:t>
      </w:r>
      <w:r w:rsidR="00D92F93" w:rsidRPr="002515FB">
        <w:rPr>
          <w:rStyle w:val="bibarticle"/>
          <w:highlight w:val="green"/>
        </w:rPr>
        <w:t xml:space="preserve"> </w:t>
      </w:r>
      <w:r w:rsidRPr="002515FB">
        <w:rPr>
          <w:rStyle w:val="bibarticle"/>
          <w:highlight w:val="green"/>
        </w:rPr>
        <w:t>across 9 psychiatric disorders: A Systematic Review and Meta-Analysis</w:t>
      </w:r>
      <w:r w:rsidRPr="002515FB">
        <w:rPr>
          <w:rStyle w:val="bibarticle"/>
          <w:color w:val="333333"/>
          <w:sz w:val="22"/>
          <w:szCs w:val="22"/>
          <w:highlight w:val="green"/>
          <w:shd w:val="clear" w:color="auto" w:fill="FFFFFF"/>
        </w:rPr>
        <w:t xml:space="preserve">. </w:t>
      </w:r>
      <w:proofErr w:type="gramStart"/>
      <w:r w:rsidRPr="002515FB">
        <w:rPr>
          <w:rStyle w:val="bibjournal"/>
          <w:highlight w:val="green"/>
        </w:rPr>
        <w:t>JAMA Psychiatry</w:t>
      </w:r>
      <w:r w:rsidRPr="002515FB">
        <w:rPr>
          <w:rStyle w:val="Emphasis"/>
          <w:color w:val="333333"/>
          <w:sz w:val="22"/>
          <w:szCs w:val="22"/>
          <w:highlight w:val="green"/>
          <w:shd w:val="clear" w:color="auto" w:fill="FFFFFF"/>
        </w:rPr>
        <w:t>.</w:t>
      </w:r>
      <w:proofErr w:type="gramEnd"/>
      <w:r w:rsidRPr="002515FB">
        <w:rPr>
          <w:color w:val="333333"/>
          <w:sz w:val="22"/>
          <w:szCs w:val="22"/>
          <w:highlight w:val="green"/>
          <w:shd w:val="clear" w:color="auto" w:fill="FFFFFF"/>
        </w:rPr>
        <w:t xml:space="preserve"> </w:t>
      </w:r>
      <w:proofErr w:type="gramStart"/>
      <w:r w:rsidRPr="002515FB">
        <w:rPr>
          <w:highlight w:val="green"/>
        </w:rPr>
        <w:t xml:space="preserve">Published online May 29, </w:t>
      </w:r>
      <w:r w:rsidRPr="002515FB">
        <w:rPr>
          <w:rStyle w:val="bibyear"/>
          <w:highlight w:val="green"/>
        </w:rPr>
        <w:t>2024</w:t>
      </w:r>
      <w:r w:rsidRPr="002515FB">
        <w:rPr>
          <w:color w:val="333333"/>
          <w:sz w:val="22"/>
          <w:szCs w:val="22"/>
          <w:highlight w:val="green"/>
          <w:shd w:val="clear" w:color="auto" w:fill="FFFFFF"/>
        </w:rPr>
        <w:t>.</w:t>
      </w:r>
      <w:proofErr w:type="gramEnd"/>
      <w:r w:rsidRPr="002515FB">
        <w:rPr>
          <w:color w:val="333333"/>
          <w:sz w:val="22"/>
          <w:szCs w:val="22"/>
          <w:highlight w:val="green"/>
          <w:shd w:val="clear" w:color="auto" w:fill="FFFFFF"/>
        </w:rPr>
        <w:t xml:space="preserve"> </w:t>
      </w:r>
      <w:r w:rsidRPr="002515FB">
        <w:rPr>
          <w:rStyle w:val="bibdoi"/>
          <w:highlight w:val="green"/>
        </w:rPr>
        <w:t>doi:10.1001/jamapsychiatry.2024.0994</w:t>
      </w:r>
    </w:p>
    <w:p w14:paraId="6EE1C6B0"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t>Chefetz</w:t>
      </w:r>
      <w:proofErr w:type="spellEnd"/>
      <w:r w:rsidRPr="002515FB">
        <w:rPr>
          <w:rStyle w:val="AQ"/>
          <w:sz w:val="22"/>
          <w:szCs w:val="22"/>
          <w:highlight w:val="green"/>
        </w:rPr>
        <w:t xml:space="preserve">, </w:t>
      </w:r>
      <w:r w:rsidRPr="002515FB">
        <w:rPr>
          <w:rStyle w:val="bibfname"/>
          <w:sz w:val="22"/>
          <w:szCs w:val="22"/>
          <w:highlight w:val="green"/>
        </w:rPr>
        <w:t>R.</w:t>
      </w:r>
      <w:r w:rsidRPr="002515FB">
        <w:rPr>
          <w:rStyle w:val="AQ"/>
          <w:sz w:val="22"/>
          <w:szCs w:val="22"/>
          <w:highlight w:val="green"/>
        </w:rPr>
        <w:t xml:space="preserve"> (</w:t>
      </w:r>
      <w:r w:rsidRPr="002515FB">
        <w:rPr>
          <w:rStyle w:val="bibyear"/>
          <w:sz w:val="22"/>
          <w:szCs w:val="22"/>
          <w:highlight w:val="green"/>
        </w:rPr>
        <w:t>2015</w:t>
      </w:r>
      <w:r w:rsidRPr="002515FB">
        <w:rPr>
          <w:rStyle w:val="AQ"/>
          <w:sz w:val="22"/>
          <w:szCs w:val="22"/>
          <w:highlight w:val="green"/>
        </w:rPr>
        <w:t>)</w:t>
      </w:r>
      <w:r w:rsidRPr="002515FB">
        <w:rPr>
          <w:sz w:val="22"/>
          <w:szCs w:val="22"/>
          <w:highlight w:val="green"/>
        </w:rPr>
        <w:t xml:space="preserve">. </w:t>
      </w:r>
      <w:r w:rsidRPr="002515FB">
        <w:rPr>
          <w:rStyle w:val="bibbook"/>
          <w:sz w:val="22"/>
          <w:szCs w:val="22"/>
          <w:highlight w:val="green"/>
        </w:rPr>
        <w:t>Intensive psychotherapy for persistent dissociative processes: The fear of feeling real</w:t>
      </w:r>
      <w:r w:rsidRPr="002515FB">
        <w:rPr>
          <w:sz w:val="22"/>
          <w:szCs w:val="22"/>
          <w:highlight w:val="green"/>
        </w:rPr>
        <w:t xml:space="preserve">. </w:t>
      </w:r>
      <w:r w:rsidRPr="002515FB">
        <w:rPr>
          <w:rStyle w:val="biblocation"/>
          <w:sz w:val="22"/>
          <w:szCs w:val="22"/>
          <w:highlight w:val="green"/>
        </w:rPr>
        <w:t>New York, NY</w:t>
      </w:r>
      <w:r w:rsidRPr="002515FB">
        <w:rPr>
          <w:sz w:val="22"/>
          <w:szCs w:val="22"/>
          <w:highlight w:val="green"/>
        </w:rPr>
        <w:t xml:space="preserve">: </w:t>
      </w:r>
      <w:r w:rsidRPr="002515FB">
        <w:rPr>
          <w:rStyle w:val="bibpublisher"/>
          <w:sz w:val="22"/>
          <w:szCs w:val="22"/>
          <w:highlight w:val="green"/>
        </w:rPr>
        <w:t>W. W. Norton</w:t>
      </w:r>
      <w:r w:rsidRPr="002515FB">
        <w:rPr>
          <w:sz w:val="22"/>
          <w:szCs w:val="22"/>
          <w:highlight w:val="green"/>
        </w:rPr>
        <w:t>.</w:t>
      </w:r>
    </w:p>
    <w:p w14:paraId="6690461F" w14:textId="77777777" w:rsidR="005E60AC" w:rsidRPr="002515FB" w:rsidRDefault="005E60AC" w:rsidP="005E60AC">
      <w:pPr>
        <w:pStyle w:val="REF-U"/>
        <w:spacing w:line="480" w:lineRule="auto"/>
        <w:rPr>
          <w:rStyle w:val="AQ"/>
          <w:sz w:val="22"/>
          <w:szCs w:val="22"/>
          <w:highlight w:val="green"/>
        </w:rPr>
      </w:pPr>
      <w:r w:rsidRPr="002515FB">
        <w:rPr>
          <w:rStyle w:val="bibsurname"/>
          <w:sz w:val="22"/>
          <w:szCs w:val="22"/>
          <w:highlight w:val="green"/>
        </w:rPr>
        <w:t>Chu</w:t>
      </w:r>
      <w:r w:rsidRPr="002515FB">
        <w:rPr>
          <w:rStyle w:val="AQ"/>
          <w:sz w:val="22"/>
          <w:szCs w:val="22"/>
          <w:highlight w:val="green"/>
        </w:rPr>
        <w:t xml:space="preserve">, </w:t>
      </w:r>
      <w:r w:rsidRPr="002515FB">
        <w:rPr>
          <w:rStyle w:val="bibfname"/>
          <w:sz w:val="22"/>
          <w:szCs w:val="22"/>
          <w:highlight w:val="green"/>
        </w:rPr>
        <w:t>J.</w:t>
      </w:r>
      <w:r w:rsidRPr="002515FB">
        <w:rPr>
          <w:rStyle w:val="AQ"/>
          <w:sz w:val="22"/>
          <w:szCs w:val="22"/>
          <w:highlight w:val="green"/>
        </w:rPr>
        <w:t xml:space="preserve"> (</w:t>
      </w:r>
      <w:r w:rsidRPr="002515FB">
        <w:rPr>
          <w:rStyle w:val="bibyear"/>
          <w:sz w:val="22"/>
          <w:szCs w:val="22"/>
          <w:highlight w:val="green"/>
        </w:rPr>
        <w:t>1998</w:t>
      </w:r>
      <w:r w:rsidRPr="002515FB">
        <w:rPr>
          <w:rStyle w:val="AQ"/>
          <w:sz w:val="22"/>
          <w:szCs w:val="22"/>
          <w:highlight w:val="green"/>
        </w:rPr>
        <w:t xml:space="preserve">). </w:t>
      </w:r>
      <w:r w:rsidRPr="002515FB">
        <w:rPr>
          <w:rStyle w:val="bibbook"/>
          <w:sz w:val="22"/>
          <w:szCs w:val="22"/>
          <w:highlight w:val="green"/>
        </w:rPr>
        <w:t>Rebuilding shattered lives: The responsible treatment of complex post-traumatic and dissociative disorders</w:t>
      </w:r>
      <w:r w:rsidRPr="002515FB">
        <w:rPr>
          <w:sz w:val="22"/>
          <w:szCs w:val="22"/>
          <w:highlight w:val="green"/>
        </w:rPr>
        <w:t xml:space="preserve">. </w:t>
      </w:r>
      <w:r w:rsidRPr="002515FB">
        <w:rPr>
          <w:rStyle w:val="biblocation"/>
          <w:sz w:val="22"/>
          <w:szCs w:val="22"/>
          <w:highlight w:val="green"/>
        </w:rPr>
        <w:t>New York, NY</w:t>
      </w:r>
      <w:r w:rsidRPr="002515FB">
        <w:rPr>
          <w:sz w:val="22"/>
          <w:szCs w:val="22"/>
          <w:highlight w:val="green"/>
        </w:rPr>
        <w:t xml:space="preserve">: </w:t>
      </w:r>
      <w:r w:rsidRPr="002515FB">
        <w:rPr>
          <w:rStyle w:val="bibpublisher"/>
          <w:sz w:val="22"/>
          <w:szCs w:val="22"/>
          <w:highlight w:val="green"/>
        </w:rPr>
        <w:t>John Wiley &amp; Sons</w:t>
      </w:r>
      <w:r w:rsidRPr="002515FB">
        <w:rPr>
          <w:sz w:val="22"/>
          <w:szCs w:val="22"/>
          <w:highlight w:val="green"/>
        </w:rPr>
        <w:t>.</w:t>
      </w:r>
    </w:p>
    <w:p w14:paraId="47DEFA96"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lastRenderedPageBreak/>
        <w:t>Colloca</w:t>
      </w:r>
      <w:proofErr w:type="spellEnd"/>
      <w:r w:rsidRPr="002515FB">
        <w:rPr>
          <w:rStyle w:val="AQ"/>
          <w:sz w:val="22"/>
          <w:szCs w:val="22"/>
          <w:highlight w:val="green"/>
        </w:rPr>
        <w:t xml:space="preserve">, </w:t>
      </w:r>
      <w:r w:rsidRPr="002515FB">
        <w:rPr>
          <w:rStyle w:val="bibfname"/>
          <w:sz w:val="22"/>
          <w:szCs w:val="22"/>
          <w:highlight w:val="green"/>
        </w:rPr>
        <w:t>L.</w:t>
      </w:r>
      <w:r w:rsidRPr="002515FB">
        <w:rPr>
          <w:rStyle w:val="AQ"/>
          <w:sz w:val="22"/>
          <w:szCs w:val="22"/>
          <w:highlight w:val="green"/>
        </w:rPr>
        <w:t xml:space="preserve"> (</w:t>
      </w:r>
      <w:r w:rsidRPr="002515FB">
        <w:rPr>
          <w:rStyle w:val="bibyear"/>
          <w:sz w:val="22"/>
          <w:szCs w:val="22"/>
          <w:highlight w:val="green"/>
        </w:rPr>
        <w:t>2017</w:t>
      </w:r>
      <w:r w:rsidRPr="002515FB">
        <w:rPr>
          <w:rStyle w:val="AQ"/>
          <w:sz w:val="22"/>
          <w:szCs w:val="22"/>
          <w:highlight w:val="green"/>
        </w:rPr>
        <w:t xml:space="preserve">). </w:t>
      </w:r>
      <w:proofErr w:type="spellStart"/>
      <w:r w:rsidRPr="002515FB">
        <w:rPr>
          <w:rStyle w:val="bibarticle"/>
          <w:sz w:val="22"/>
          <w:szCs w:val="22"/>
          <w:highlight w:val="green"/>
        </w:rPr>
        <w:t>Nocebo</w:t>
      </w:r>
      <w:proofErr w:type="spellEnd"/>
      <w:r w:rsidRPr="002515FB">
        <w:rPr>
          <w:rStyle w:val="bibarticle"/>
          <w:sz w:val="22"/>
          <w:szCs w:val="22"/>
          <w:highlight w:val="green"/>
        </w:rPr>
        <w:t xml:space="preserve"> effects can make you feel pain</w:t>
      </w:r>
      <w:r w:rsidRPr="002515FB">
        <w:rPr>
          <w:rStyle w:val="AQ"/>
          <w:sz w:val="22"/>
          <w:szCs w:val="22"/>
          <w:highlight w:val="green"/>
        </w:rPr>
        <w:t xml:space="preserve">. </w:t>
      </w:r>
      <w:proofErr w:type="gramStart"/>
      <w:r w:rsidRPr="002515FB">
        <w:rPr>
          <w:rStyle w:val="bibjournal"/>
          <w:sz w:val="22"/>
          <w:szCs w:val="22"/>
          <w:highlight w:val="green"/>
        </w:rPr>
        <w:t>Science</w:t>
      </w:r>
      <w:r w:rsidRPr="002515FB">
        <w:rPr>
          <w:sz w:val="22"/>
          <w:szCs w:val="22"/>
          <w:highlight w:val="green"/>
        </w:rPr>
        <w:t xml:space="preserve">, </w:t>
      </w:r>
      <w:r w:rsidRPr="002515FB">
        <w:rPr>
          <w:rStyle w:val="bibvolume"/>
          <w:sz w:val="22"/>
          <w:szCs w:val="22"/>
          <w:highlight w:val="green"/>
        </w:rPr>
        <w:t>358</w:t>
      </w:r>
      <w:r w:rsidRPr="002515FB">
        <w:rPr>
          <w:sz w:val="22"/>
          <w:szCs w:val="22"/>
          <w:highlight w:val="green"/>
        </w:rPr>
        <w:t>(</w:t>
      </w:r>
      <w:r w:rsidRPr="002515FB">
        <w:rPr>
          <w:rStyle w:val="bibissue"/>
          <w:sz w:val="22"/>
          <w:szCs w:val="22"/>
          <w:highlight w:val="green"/>
        </w:rPr>
        <w:t>6359</w:t>
      </w:r>
      <w:r w:rsidRPr="002515FB">
        <w:rPr>
          <w:sz w:val="22"/>
          <w:szCs w:val="22"/>
          <w:highlight w:val="green"/>
        </w:rPr>
        <w:t xml:space="preserve">), </w:t>
      </w:r>
      <w:r w:rsidRPr="002515FB">
        <w:rPr>
          <w:rStyle w:val="bibfpage"/>
          <w:sz w:val="22"/>
          <w:szCs w:val="22"/>
          <w:highlight w:val="green"/>
        </w:rPr>
        <w:t>44</w:t>
      </w:r>
      <w:r w:rsidRPr="002515FB">
        <w:rPr>
          <w:sz w:val="22"/>
          <w:szCs w:val="22"/>
          <w:highlight w:val="green"/>
        </w:rPr>
        <w:t>.</w:t>
      </w:r>
      <w:proofErr w:type="gramEnd"/>
      <w:r w:rsidRPr="002515FB">
        <w:rPr>
          <w:sz w:val="22"/>
          <w:szCs w:val="22"/>
          <w:highlight w:val="green"/>
        </w:rPr>
        <w:t xml:space="preserve"> </w:t>
      </w:r>
      <w:r w:rsidRPr="002515FB">
        <w:rPr>
          <w:rStyle w:val="bibdoi"/>
          <w:sz w:val="22"/>
          <w:szCs w:val="22"/>
          <w:highlight w:val="green"/>
        </w:rPr>
        <w:t>doi:10.1126/science.aap8488</w:t>
      </w:r>
    </w:p>
    <w:p w14:paraId="504038D6" w14:textId="77777777" w:rsidR="005E60AC" w:rsidRPr="002515FB" w:rsidRDefault="005E60AC" w:rsidP="005E60AC">
      <w:pPr>
        <w:pStyle w:val="REF-U"/>
        <w:spacing w:line="480" w:lineRule="auto"/>
        <w:rPr>
          <w:rStyle w:val="AQ"/>
          <w:sz w:val="22"/>
          <w:szCs w:val="22"/>
          <w:highlight w:val="green"/>
        </w:rPr>
      </w:pPr>
      <w:proofErr w:type="gramStart"/>
      <w:r w:rsidRPr="002515FB">
        <w:rPr>
          <w:rStyle w:val="bibsurname"/>
          <w:sz w:val="22"/>
          <w:szCs w:val="22"/>
          <w:highlight w:val="green"/>
        </w:rPr>
        <w:t>Davies</w:t>
      </w:r>
      <w:r w:rsidRPr="002515FB">
        <w:rPr>
          <w:rStyle w:val="AQ"/>
          <w:sz w:val="22"/>
          <w:szCs w:val="22"/>
          <w:highlight w:val="green"/>
        </w:rPr>
        <w:t xml:space="preserve">, </w:t>
      </w:r>
      <w:r w:rsidRPr="002515FB">
        <w:rPr>
          <w:rStyle w:val="bibfname"/>
          <w:sz w:val="22"/>
          <w:szCs w:val="22"/>
          <w:highlight w:val="green"/>
        </w:rPr>
        <w:t>J. M.</w:t>
      </w:r>
      <w:r w:rsidRPr="002515FB">
        <w:rPr>
          <w:rStyle w:val="AQ"/>
          <w:sz w:val="22"/>
          <w:szCs w:val="22"/>
          <w:highlight w:val="green"/>
        </w:rPr>
        <w:t xml:space="preserve">, &amp; </w:t>
      </w:r>
      <w:proofErr w:type="spellStart"/>
      <w:r w:rsidRPr="002515FB">
        <w:rPr>
          <w:rStyle w:val="bibsurname"/>
          <w:sz w:val="22"/>
          <w:szCs w:val="22"/>
          <w:highlight w:val="green"/>
        </w:rPr>
        <w:t>Frawley</w:t>
      </w:r>
      <w:proofErr w:type="spellEnd"/>
      <w:r w:rsidRPr="002515FB">
        <w:rPr>
          <w:rStyle w:val="AQ"/>
          <w:sz w:val="22"/>
          <w:szCs w:val="22"/>
          <w:highlight w:val="green"/>
        </w:rPr>
        <w:t xml:space="preserve">, </w:t>
      </w:r>
      <w:r w:rsidRPr="002515FB">
        <w:rPr>
          <w:rStyle w:val="bibfname"/>
          <w:sz w:val="22"/>
          <w:szCs w:val="22"/>
          <w:highlight w:val="green"/>
        </w:rPr>
        <w:t>M. G.</w:t>
      </w:r>
      <w:r w:rsidRPr="002515FB">
        <w:rPr>
          <w:rStyle w:val="AQ"/>
          <w:sz w:val="22"/>
          <w:szCs w:val="22"/>
          <w:highlight w:val="green"/>
        </w:rPr>
        <w:t xml:space="preserve"> (</w:t>
      </w:r>
      <w:r w:rsidRPr="002515FB">
        <w:rPr>
          <w:rStyle w:val="bibyear"/>
          <w:sz w:val="22"/>
          <w:szCs w:val="22"/>
          <w:highlight w:val="green"/>
        </w:rPr>
        <w:t>1994</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book"/>
          <w:sz w:val="22"/>
          <w:szCs w:val="22"/>
          <w:highlight w:val="green"/>
        </w:rPr>
        <w:t>Treating the adult survivor of childhood sexual abuse: A psychoanalytic perspective</w:t>
      </w:r>
      <w:r w:rsidRPr="002515FB">
        <w:rPr>
          <w:sz w:val="22"/>
          <w:szCs w:val="22"/>
          <w:highlight w:val="green"/>
        </w:rPr>
        <w:t>.</w:t>
      </w:r>
      <w:proofErr w:type="gramEnd"/>
      <w:r w:rsidRPr="002515FB">
        <w:rPr>
          <w:sz w:val="22"/>
          <w:szCs w:val="22"/>
          <w:highlight w:val="green"/>
        </w:rPr>
        <w:t xml:space="preserve"> </w:t>
      </w:r>
      <w:r w:rsidRPr="002515FB">
        <w:rPr>
          <w:rStyle w:val="biblocation"/>
          <w:sz w:val="22"/>
          <w:szCs w:val="22"/>
          <w:highlight w:val="green"/>
        </w:rPr>
        <w:t>New York, NY</w:t>
      </w:r>
      <w:r w:rsidRPr="002515FB">
        <w:rPr>
          <w:sz w:val="22"/>
          <w:szCs w:val="22"/>
          <w:highlight w:val="green"/>
        </w:rPr>
        <w:t xml:space="preserve">: </w:t>
      </w:r>
      <w:r w:rsidRPr="002515FB">
        <w:rPr>
          <w:rStyle w:val="bibpublisher"/>
          <w:sz w:val="22"/>
          <w:szCs w:val="22"/>
          <w:highlight w:val="green"/>
        </w:rPr>
        <w:t>Basic Books</w:t>
      </w:r>
      <w:r w:rsidRPr="002515FB">
        <w:rPr>
          <w:sz w:val="22"/>
          <w:szCs w:val="22"/>
          <w:highlight w:val="green"/>
        </w:rPr>
        <w:t>.</w:t>
      </w:r>
    </w:p>
    <w:p w14:paraId="4AD15C9B" w14:textId="004FC0E9" w:rsidR="005E60AC" w:rsidRPr="0034174B" w:rsidRDefault="005E60AC" w:rsidP="005E60AC">
      <w:pPr>
        <w:pStyle w:val="REF-U"/>
        <w:spacing w:line="480" w:lineRule="auto"/>
        <w:rPr>
          <w:rStyle w:val="AQ"/>
          <w:sz w:val="22"/>
          <w:szCs w:val="22"/>
        </w:rPr>
      </w:pPr>
      <w:proofErr w:type="gramStart"/>
      <w:r w:rsidRPr="0034174B">
        <w:rPr>
          <w:rStyle w:val="bibsurname"/>
          <w:sz w:val="22"/>
          <w:szCs w:val="22"/>
        </w:rPr>
        <w:t>de</w:t>
      </w:r>
      <w:proofErr w:type="gramEnd"/>
      <w:r w:rsidRPr="0034174B">
        <w:rPr>
          <w:rStyle w:val="bibsurname"/>
          <w:sz w:val="22"/>
          <w:szCs w:val="22"/>
        </w:rPr>
        <w:t xml:space="preserve"> </w:t>
      </w:r>
      <w:proofErr w:type="spellStart"/>
      <w:r w:rsidRPr="0034174B">
        <w:rPr>
          <w:rStyle w:val="bibsurname"/>
          <w:sz w:val="22"/>
          <w:szCs w:val="22"/>
        </w:rPr>
        <w:t>Jacq</w:t>
      </w:r>
      <w:proofErr w:type="spellEnd"/>
      <w:r w:rsidRPr="0034174B">
        <w:rPr>
          <w:rStyle w:val="AQ"/>
          <w:sz w:val="22"/>
          <w:szCs w:val="22"/>
        </w:rPr>
        <w:t xml:space="preserve">, </w:t>
      </w:r>
      <w:r w:rsidRPr="0034174B">
        <w:rPr>
          <w:rStyle w:val="bibfname"/>
          <w:sz w:val="22"/>
          <w:szCs w:val="22"/>
        </w:rPr>
        <w:t>K.</w:t>
      </w:r>
      <w:r w:rsidRPr="0034174B">
        <w:rPr>
          <w:rStyle w:val="AQ"/>
          <w:sz w:val="22"/>
          <w:szCs w:val="22"/>
        </w:rPr>
        <w:t xml:space="preserve">, </w:t>
      </w:r>
      <w:proofErr w:type="spellStart"/>
      <w:r w:rsidRPr="0034174B">
        <w:rPr>
          <w:rStyle w:val="bibsurname"/>
          <w:sz w:val="22"/>
          <w:szCs w:val="22"/>
        </w:rPr>
        <w:t>Norful</w:t>
      </w:r>
      <w:proofErr w:type="spellEnd"/>
      <w:r w:rsidRPr="0034174B">
        <w:rPr>
          <w:rStyle w:val="AQ"/>
          <w:sz w:val="22"/>
          <w:szCs w:val="22"/>
        </w:rPr>
        <w:t xml:space="preserve">, </w:t>
      </w:r>
      <w:r w:rsidRPr="0034174B">
        <w:rPr>
          <w:rStyle w:val="bibfname"/>
          <w:sz w:val="22"/>
          <w:szCs w:val="22"/>
        </w:rPr>
        <w:t>A. A.</w:t>
      </w:r>
      <w:r w:rsidRPr="0034174B">
        <w:rPr>
          <w:rStyle w:val="AQ"/>
          <w:sz w:val="22"/>
          <w:szCs w:val="22"/>
        </w:rPr>
        <w:t xml:space="preserve">, &amp; </w:t>
      </w:r>
      <w:r w:rsidRPr="0034174B">
        <w:rPr>
          <w:rStyle w:val="bibsurname"/>
          <w:sz w:val="22"/>
          <w:szCs w:val="22"/>
        </w:rPr>
        <w:t>Larson</w:t>
      </w:r>
      <w:r w:rsidRPr="0034174B">
        <w:rPr>
          <w:rStyle w:val="AQ"/>
          <w:sz w:val="22"/>
          <w:szCs w:val="22"/>
        </w:rPr>
        <w:t xml:space="preserve">, </w:t>
      </w:r>
      <w:r w:rsidRPr="0034174B">
        <w:rPr>
          <w:rStyle w:val="bibfname"/>
          <w:sz w:val="22"/>
          <w:szCs w:val="22"/>
        </w:rPr>
        <w:t>E.</w:t>
      </w:r>
      <w:r w:rsidRPr="0034174B">
        <w:rPr>
          <w:rStyle w:val="AQ"/>
          <w:sz w:val="22"/>
          <w:szCs w:val="22"/>
        </w:rPr>
        <w:t xml:space="preserve"> (</w:t>
      </w:r>
      <w:r w:rsidRPr="0034174B">
        <w:rPr>
          <w:rStyle w:val="bibyear"/>
          <w:sz w:val="22"/>
          <w:szCs w:val="22"/>
        </w:rPr>
        <w:t>2016</w:t>
      </w:r>
      <w:r w:rsidRPr="0034174B">
        <w:rPr>
          <w:rStyle w:val="AQ"/>
          <w:sz w:val="22"/>
          <w:szCs w:val="22"/>
        </w:rPr>
        <w:t xml:space="preserve">). </w:t>
      </w:r>
      <w:r w:rsidRPr="0034174B">
        <w:rPr>
          <w:rStyle w:val="bibarticle"/>
          <w:sz w:val="22"/>
          <w:szCs w:val="22"/>
        </w:rPr>
        <w:t>The variability of nursing attitudes toward mental illness: An integrative review</w:t>
      </w:r>
      <w:r w:rsidRPr="0034174B">
        <w:rPr>
          <w:rStyle w:val="AQ"/>
          <w:sz w:val="22"/>
          <w:szCs w:val="22"/>
        </w:rPr>
        <w:t xml:space="preserve">. </w:t>
      </w:r>
      <w:r w:rsidRPr="0034174B">
        <w:rPr>
          <w:rStyle w:val="bibjournal"/>
          <w:sz w:val="22"/>
          <w:szCs w:val="22"/>
        </w:rPr>
        <w:t>Archives of Psychiatric Nursing</w:t>
      </w:r>
      <w:r w:rsidRPr="0034174B">
        <w:rPr>
          <w:sz w:val="22"/>
          <w:szCs w:val="22"/>
        </w:rPr>
        <w:t xml:space="preserve">, </w:t>
      </w:r>
      <w:r w:rsidRPr="0034174B">
        <w:rPr>
          <w:rStyle w:val="bibvolume"/>
          <w:sz w:val="22"/>
          <w:szCs w:val="22"/>
        </w:rPr>
        <w:t>30</w:t>
      </w:r>
      <w:r w:rsidRPr="0034174B">
        <w:rPr>
          <w:sz w:val="22"/>
          <w:szCs w:val="22"/>
        </w:rPr>
        <w:t>(</w:t>
      </w:r>
      <w:r w:rsidRPr="0034174B">
        <w:rPr>
          <w:rStyle w:val="bibissue"/>
          <w:sz w:val="22"/>
          <w:szCs w:val="22"/>
        </w:rPr>
        <w:t>6</w:t>
      </w:r>
      <w:r w:rsidRPr="0034174B">
        <w:rPr>
          <w:sz w:val="22"/>
          <w:szCs w:val="22"/>
        </w:rPr>
        <w:t xml:space="preserve">), </w:t>
      </w:r>
      <w:r w:rsidRPr="0034174B">
        <w:rPr>
          <w:rStyle w:val="bibfpage"/>
          <w:sz w:val="22"/>
          <w:szCs w:val="22"/>
        </w:rPr>
        <w:t>788</w:t>
      </w:r>
      <w:r w:rsidRPr="0034174B">
        <w:rPr>
          <w:sz w:val="22"/>
          <w:szCs w:val="22"/>
        </w:rPr>
        <w:t>–</w:t>
      </w:r>
      <w:r w:rsidRPr="0034174B">
        <w:rPr>
          <w:rStyle w:val="biblpage"/>
          <w:sz w:val="22"/>
          <w:szCs w:val="22"/>
        </w:rPr>
        <w:t>796</w:t>
      </w:r>
      <w:r w:rsidRPr="0034174B">
        <w:rPr>
          <w:sz w:val="22"/>
          <w:szCs w:val="22"/>
        </w:rPr>
        <w:t xml:space="preserve">. </w:t>
      </w:r>
      <w:r w:rsidRPr="0034174B">
        <w:rPr>
          <w:rStyle w:val="bibdoi"/>
          <w:sz w:val="22"/>
          <w:szCs w:val="22"/>
        </w:rPr>
        <w:t>doi:10.1016</w:t>
      </w:r>
      <w:r w:rsidRPr="00AF39F4">
        <w:rPr>
          <w:rStyle w:val="bibdoi"/>
          <w:sz w:val="22"/>
        </w:rPr>
        <w:t>/j.apnu.2016.07.004</w:t>
      </w:r>
    </w:p>
    <w:p w14:paraId="5CDA919B" w14:textId="77777777" w:rsidR="005E60AC" w:rsidRPr="002515FB" w:rsidRDefault="005E60AC" w:rsidP="005E60AC">
      <w:pPr>
        <w:pStyle w:val="REF-U"/>
        <w:spacing w:line="480" w:lineRule="auto"/>
        <w:rPr>
          <w:rStyle w:val="AQ"/>
          <w:sz w:val="22"/>
          <w:szCs w:val="22"/>
          <w:highlight w:val="green"/>
        </w:rPr>
      </w:pPr>
      <w:proofErr w:type="gramStart"/>
      <w:r w:rsidRPr="002515FB">
        <w:rPr>
          <w:rStyle w:val="biborganization"/>
          <w:highlight w:val="green"/>
        </w:rPr>
        <w:t>Department of Veterans Affairs &amp; Department of Defense</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AQ"/>
          <w:sz w:val="22"/>
          <w:szCs w:val="22"/>
          <w:highlight w:val="green"/>
        </w:rPr>
        <w:t>(</w:t>
      </w:r>
      <w:r w:rsidRPr="002515FB">
        <w:rPr>
          <w:rStyle w:val="bibyear"/>
          <w:sz w:val="22"/>
          <w:szCs w:val="22"/>
          <w:highlight w:val="green"/>
        </w:rPr>
        <w:t>2023</w:t>
      </w:r>
      <w:r w:rsidRPr="002515FB">
        <w:rPr>
          <w:rStyle w:val="AQ"/>
          <w:sz w:val="22"/>
          <w:szCs w:val="22"/>
          <w:highlight w:val="green"/>
        </w:rPr>
        <w:t xml:space="preserve">). </w:t>
      </w:r>
      <w:r w:rsidRPr="002515FB">
        <w:rPr>
          <w:rStyle w:val="bibtitle"/>
          <w:highlight w:val="green"/>
        </w:rPr>
        <w:t>VA/</w:t>
      </w:r>
      <w:proofErr w:type="spellStart"/>
      <w:r w:rsidRPr="002515FB">
        <w:rPr>
          <w:rStyle w:val="bibtitle"/>
          <w:highlight w:val="green"/>
        </w:rPr>
        <w:t>DoD</w:t>
      </w:r>
      <w:proofErr w:type="spellEnd"/>
      <w:r w:rsidRPr="002515FB">
        <w:rPr>
          <w:rStyle w:val="bibtitle"/>
          <w:highlight w:val="green"/>
        </w:rPr>
        <w:t xml:space="preserve"> clinical practice guideline for the management of post-traumatic stress disorder and acute stress disorder</w:t>
      </w:r>
      <w:r w:rsidRPr="002515FB">
        <w:rPr>
          <w:sz w:val="22"/>
          <w:szCs w:val="22"/>
          <w:highlight w:val="green"/>
        </w:rPr>
        <w:t>.</w:t>
      </w:r>
      <w:proofErr w:type="gramEnd"/>
      <w:r w:rsidRPr="002515FB">
        <w:rPr>
          <w:sz w:val="22"/>
          <w:szCs w:val="22"/>
          <w:highlight w:val="green"/>
        </w:rPr>
        <w:t xml:space="preserve"> </w:t>
      </w:r>
      <w:r w:rsidRPr="002515FB">
        <w:rPr>
          <w:rStyle w:val="bibissue"/>
          <w:sz w:val="22"/>
          <w:szCs w:val="22"/>
          <w:highlight w:val="green"/>
        </w:rPr>
        <w:t>Retrieved</w:t>
      </w:r>
      <w:r w:rsidRPr="002515FB">
        <w:rPr>
          <w:sz w:val="22"/>
          <w:szCs w:val="22"/>
          <w:highlight w:val="green"/>
        </w:rPr>
        <w:t xml:space="preserve"> </w:t>
      </w:r>
      <w:r w:rsidRPr="002515FB">
        <w:rPr>
          <w:rStyle w:val="bibissue"/>
          <w:sz w:val="22"/>
          <w:szCs w:val="22"/>
          <w:highlight w:val="green"/>
        </w:rPr>
        <w:t>from</w:t>
      </w:r>
      <w:r w:rsidRPr="002515FB">
        <w:rPr>
          <w:sz w:val="22"/>
          <w:szCs w:val="22"/>
          <w:highlight w:val="green"/>
        </w:rPr>
        <w:t xml:space="preserve"> </w:t>
      </w:r>
      <w:hyperlink r:id="rId18" w:history="1">
        <w:r w:rsidRPr="002515FB">
          <w:rPr>
            <w:rStyle w:val="biburl"/>
            <w:highlight w:val="green"/>
          </w:rPr>
          <w:t>https://www.healthquality.va.gov/guidelines/MH/ptsd/VA-DoD-CPG-PTSD-Full-CPGAug242023.pdf</w:t>
        </w:r>
      </w:hyperlink>
    </w:p>
    <w:p w14:paraId="4810C558"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Dixon</w:t>
      </w:r>
      <w:r w:rsidRPr="002515FB">
        <w:rPr>
          <w:rStyle w:val="AQ"/>
          <w:sz w:val="22"/>
          <w:szCs w:val="22"/>
          <w:highlight w:val="green"/>
        </w:rPr>
        <w:t xml:space="preserve">, </w:t>
      </w:r>
      <w:r w:rsidRPr="002515FB">
        <w:rPr>
          <w:rStyle w:val="bibfname"/>
          <w:sz w:val="22"/>
          <w:szCs w:val="22"/>
          <w:highlight w:val="green"/>
        </w:rPr>
        <w:t>L. B.</w:t>
      </w:r>
      <w:r w:rsidRPr="002515FB">
        <w:rPr>
          <w:rStyle w:val="AQ"/>
          <w:sz w:val="22"/>
          <w:szCs w:val="22"/>
          <w:highlight w:val="green"/>
        </w:rPr>
        <w:t xml:space="preserve">, </w:t>
      </w:r>
      <w:proofErr w:type="spellStart"/>
      <w:r w:rsidRPr="002515FB">
        <w:rPr>
          <w:rStyle w:val="bibsurname"/>
          <w:sz w:val="22"/>
          <w:szCs w:val="22"/>
          <w:highlight w:val="green"/>
        </w:rPr>
        <w:t>Holoshitz</w:t>
      </w:r>
      <w:proofErr w:type="spellEnd"/>
      <w:r w:rsidRPr="002515FB">
        <w:rPr>
          <w:rStyle w:val="AQ"/>
          <w:sz w:val="22"/>
          <w:szCs w:val="22"/>
          <w:highlight w:val="green"/>
        </w:rPr>
        <w:t xml:space="preserve">, </w:t>
      </w:r>
      <w:r w:rsidRPr="002515FB">
        <w:rPr>
          <w:rStyle w:val="bibfname"/>
          <w:sz w:val="22"/>
          <w:szCs w:val="22"/>
          <w:highlight w:val="green"/>
        </w:rPr>
        <w:t>Y.</w:t>
      </w:r>
      <w:r w:rsidRPr="002515FB">
        <w:rPr>
          <w:rStyle w:val="AQ"/>
          <w:sz w:val="22"/>
          <w:szCs w:val="22"/>
          <w:highlight w:val="green"/>
        </w:rPr>
        <w:t xml:space="preserve">, &amp; </w:t>
      </w:r>
      <w:proofErr w:type="spellStart"/>
      <w:r w:rsidRPr="002515FB">
        <w:rPr>
          <w:rStyle w:val="bibsurname"/>
          <w:sz w:val="22"/>
          <w:szCs w:val="22"/>
          <w:highlight w:val="green"/>
        </w:rPr>
        <w:t>Nossel</w:t>
      </w:r>
      <w:proofErr w:type="spellEnd"/>
      <w:r w:rsidRPr="002515FB">
        <w:rPr>
          <w:rStyle w:val="AQ"/>
          <w:sz w:val="22"/>
          <w:szCs w:val="22"/>
          <w:highlight w:val="green"/>
        </w:rPr>
        <w:t xml:space="preserve">, </w:t>
      </w:r>
      <w:r w:rsidRPr="002515FB">
        <w:rPr>
          <w:rStyle w:val="bibfname"/>
          <w:sz w:val="22"/>
          <w:szCs w:val="22"/>
          <w:highlight w:val="green"/>
        </w:rPr>
        <w:t>I.</w:t>
      </w:r>
      <w:r w:rsidRPr="002515FB">
        <w:rPr>
          <w:rStyle w:val="AQ"/>
          <w:sz w:val="22"/>
          <w:szCs w:val="22"/>
          <w:highlight w:val="green"/>
        </w:rPr>
        <w:t xml:space="preserve"> (</w:t>
      </w:r>
      <w:r w:rsidRPr="002515FB">
        <w:rPr>
          <w:rStyle w:val="bibyear"/>
          <w:sz w:val="22"/>
          <w:szCs w:val="22"/>
          <w:highlight w:val="green"/>
        </w:rPr>
        <w:t>2016</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article"/>
          <w:sz w:val="22"/>
          <w:szCs w:val="22"/>
          <w:highlight w:val="green"/>
        </w:rPr>
        <w:t>Treatment engagement of individuals experiencing mental illness: Review and update</w:t>
      </w:r>
      <w:r w:rsidRPr="002515FB">
        <w:rPr>
          <w:rStyle w:val="AQ"/>
          <w:sz w:val="22"/>
          <w:szCs w:val="22"/>
          <w:highlight w:val="green"/>
        </w:rPr>
        <w:t xml:space="preserve">. </w:t>
      </w:r>
      <w:r w:rsidRPr="002515FB">
        <w:rPr>
          <w:rStyle w:val="bibjournal"/>
          <w:sz w:val="22"/>
          <w:szCs w:val="22"/>
          <w:highlight w:val="green"/>
        </w:rPr>
        <w:t>World Psychiatry</w:t>
      </w:r>
      <w:r w:rsidRPr="002515FB">
        <w:rPr>
          <w:sz w:val="22"/>
          <w:szCs w:val="22"/>
          <w:highlight w:val="green"/>
        </w:rPr>
        <w:t xml:space="preserve">, </w:t>
      </w:r>
      <w:r w:rsidRPr="002515FB">
        <w:rPr>
          <w:rStyle w:val="bibvolume"/>
          <w:sz w:val="22"/>
          <w:szCs w:val="22"/>
          <w:highlight w:val="green"/>
        </w:rPr>
        <w:t>15</w:t>
      </w:r>
      <w:r w:rsidRPr="002515FB">
        <w:rPr>
          <w:sz w:val="22"/>
          <w:szCs w:val="22"/>
          <w:highlight w:val="green"/>
        </w:rPr>
        <w:t>(</w:t>
      </w:r>
      <w:r w:rsidRPr="002515FB">
        <w:rPr>
          <w:rStyle w:val="bibissue"/>
          <w:sz w:val="22"/>
          <w:szCs w:val="22"/>
          <w:highlight w:val="green"/>
        </w:rPr>
        <w:t>1</w:t>
      </w:r>
      <w:r w:rsidRPr="002515FB">
        <w:rPr>
          <w:sz w:val="22"/>
          <w:szCs w:val="22"/>
          <w:highlight w:val="green"/>
        </w:rPr>
        <w:t xml:space="preserve">), </w:t>
      </w:r>
      <w:r w:rsidRPr="002515FB">
        <w:rPr>
          <w:rStyle w:val="bibfpage"/>
          <w:sz w:val="22"/>
          <w:szCs w:val="22"/>
          <w:highlight w:val="green"/>
        </w:rPr>
        <w:t>13</w:t>
      </w:r>
      <w:r w:rsidRPr="002515FB">
        <w:rPr>
          <w:sz w:val="22"/>
          <w:szCs w:val="22"/>
          <w:highlight w:val="green"/>
        </w:rPr>
        <w:t>–</w:t>
      </w:r>
      <w:r w:rsidRPr="002515FB">
        <w:rPr>
          <w:rStyle w:val="biblpage"/>
          <w:sz w:val="22"/>
          <w:szCs w:val="22"/>
          <w:highlight w:val="green"/>
        </w:rPr>
        <w:t>20</w:t>
      </w:r>
      <w:r w:rsidRPr="002515FB">
        <w:rPr>
          <w:sz w:val="22"/>
          <w:szCs w:val="22"/>
          <w:highlight w:val="green"/>
        </w:rPr>
        <w:t xml:space="preserve">. </w:t>
      </w:r>
      <w:r w:rsidRPr="002515FB">
        <w:rPr>
          <w:rStyle w:val="bibdoi"/>
          <w:sz w:val="22"/>
          <w:szCs w:val="22"/>
          <w:highlight w:val="green"/>
        </w:rPr>
        <w:t>doi:10.1002/wps.20306</w:t>
      </w:r>
    </w:p>
    <w:p w14:paraId="466F993C" w14:textId="77777777" w:rsidR="005E60AC" w:rsidRPr="002515FB" w:rsidRDefault="005E60AC" w:rsidP="005E60AC">
      <w:pPr>
        <w:pStyle w:val="REF-U"/>
        <w:spacing w:line="480" w:lineRule="auto"/>
        <w:rPr>
          <w:rStyle w:val="AQ"/>
          <w:sz w:val="22"/>
          <w:szCs w:val="22"/>
          <w:highlight w:val="green"/>
        </w:rPr>
      </w:pPr>
      <w:proofErr w:type="spellStart"/>
      <w:proofErr w:type="gramStart"/>
      <w:r w:rsidRPr="002515FB">
        <w:rPr>
          <w:rStyle w:val="bibsurname"/>
          <w:sz w:val="22"/>
          <w:szCs w:val="22"/>
          <w:highlight w:val="green"/>
        </w:rPr>
        <w:t>Dowdell</w:t>
      </w:r>
      <w:proofErr w:type="spellEnd"/>
      <w:r w:rsidRPr="002515FB">
        <w:rPr>
          <w:rStyle w:val="AQ"/>
          <w:sz w:val="22"/>
          <w:szCs w:val="22"/>
          <w:highlight w:val="green"/>
        </w:rPr>
        <w:t xml:space="preserve">, </w:t>
      </w:r>
      <w:r w:rsidRPr="002515FB">
        <w:rPr>
          <w:rStyle w:val="bibfname"/>
          <w:sz w:val="22"/>
          <w:szCs w:val="22"/>
          <w:highlight w:val="green"/>
        </w:rPr>
        <w:t>E. B.</w:t>
      </w:r>
      <w:r w:rsidRPr="002515FB">
        <w:rPr>
          <w:rStyle w:val="AQ"/>
          <w:sz w:val="22"/>
          <w:szCs w:val="22"/>
          <w:highlight w:val="green"/>
        </w:rPr>
        <w:t xml:space="preserve">, &amp; </w:t>
      </w:r>
      <w:r w:rsidRPr="002515FB">
        <w:rPr>
          <w:rStyle w:val="bibsurname"/>
          <w:sz w:val="22"/>
          <w:szCs w:val="22"/>
          <w:highlight w:val="green"/>
        </w:rPr>
        <w:t>Speck</w:t>
      </w:r>
      <w:r w:rsidRPr="002515FB">
        <w:rPr>
          <w:rStyle w:val="AQ"/>
          <w:sz w:val="22"/>
          <w:szCs w:val="22"/>
          <w:highlight w:val="green"/>
        </w:rPr>
        <w:t xml:space="preserve">, </w:t>
      </w:r>
      <w:r w:rsidRPr="002515FB">
        <w:rPr>
          <w:rStyle w:val="bibfname"/>
          <w:sz w:val="22"/>
          <w:szCs w:val="22"/>
          <w:highlight w:val="green"/>
        </w:rPr>
        <w:t>P. M.</w:t>
      </w:r>
      <w:r w:rsidRPr="002515FB">
        <w:rPr>
          <w:rStyle w:val="AQ"/>
          <w:sz w:val="22"/>
          <w:szCs w:val="22"/>
          <w:highlight w:val="green"/>
        </w:rPr>
        <w:t xml:space="preserve"> (</w:t>
      </w:r>
      <w:r w:rsidRPr="002515FB">
        <w:rPr>
          <w:rStyle w:val="bibyear"/>
          <w:sz w:val="22"/>
          <w:szCs w:val="22"/>
          <w:highlight w:val="green"/>
        </w:rPr>
        <w:t>2022</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article"/>
          <w:sz w:val="22"/>
          <w:szCs w:val="22"/>
          <w:highlight w:val="green"/>
        </w:rPr>
        <w:t>Trauma-Informed Care in nursing practice</w:t>
      </w:r>
      <w:r w:rsidRPr="002515FB">
        <w:rPr>
          <w:rStyle w:val="AQ"/>
          <w:sz w:val="22"/>
          <w:szCs w:val="22"/>
          <w:highlight w:val="green"/>
        </w:rPr>
        <w:t xml:space="preserve">. </w:t>
      </w:r>
      <w:r w:rsidRPr="002515FB">
        <w:rPr>
          <w:rStyle w:val="bibjournal"/>
          <w:i/>
          <w:highlight w:val="green"/>
        </w:rPr>
        <w:t>American Journal of Nursing</w:t>
      </w:r>
      <w:r w:rsidRPr="002515FB">
        <w:rPr>
          <w:highlight w:val="green"/>
        </w:rPr>
        <w:t xml:space="preserve">, </w:t>
      </w:r>
      <w:r w:rsidRPr="002515FB">
        <w:rPr>
          <w:rStyle w:val="bibvolume"/>
          <w:i/>
          <w:iCs/>
          <w:sz w:val="22"/>
          <w:szCs w:val="22"/>
          <w:highlight w:val="green"/>
        </w:rPr>
        <w:t>122</w:t>
      </w:r>
      <w:r w:rsidRPr="002515FB">
        <w:rPr>
          <w:rStyle w:val="AQ"/>
          <w:sz w:val="22"/>
          <w:szCs w:val="22"/>
          <w:highlight w:val="green"/>
        </w:rPr>
        <w:t>(</w:t>
      </w:r>
      <w:r w:rsidRPr="002515FB">
        <w:rPr>
          <w:rStyle w:val="bibissue"/>
          <w:sz w:val="22"/>
          <w:szCs w:val="22"/>
          <w:highlight w:val="green"/>
        </w:rPr>
        <w:t>4</w:t>
      </w:r>
      <w:r w:rsidRPr="002515FB">
        <w:rPr>
          <w:rStyle w:val="AQ"/>
          <w:sz w:val="22"/>
          <w:szCs w:val="22"/>
          <w:highlight w:val="green"/>
        </w:rPr>
        <w:t xml:space="preserve">), </w:t>
      </w:r>
      <w:r w:rsidRPr="002515FB">
        <w:rPr>
          <w:rStyle w:val="bibfpage"/>
          <w:sz w:val="22"/>
          <w:szCs w:val="22"/>
          <w:highlight w:val="green"/>
        </w:rPr>
        <w:t>30</w:t>
      </w:r>
      <w:r w:rsidRPr="002515FB">
        <w:rPr>
          <w:rStyle w:val="AQ"/>
          <w:sz w:val="22"/>
          <w:szCs w:val="22"/>
          <w:highlight w:val="green"/>
        </w:rPr>
        <w:t>–</w:t>
      </w:r>
      <w:r w:rsidRPr="002515FB">
        <w:rPr>
          <w:rStyle w:val="biblpage"/>
          <w:sz w:val="22"/>
          <w:szCs w:val="22"/>
          <w:highlight w:val="green"/>
        </w:rPr>
        <w:t>38</w:t>
      </w:r>
      <w:r w:rsidRPr="002515FB">
        <w:rPr>
          <w:rStyle w:val="AQ"/>
          <w:sz w:val="22"/>
          <w:szCs w:val="22"/>
          <w:highlight w:val="green"/>
        </w:rPr>
        <w:t xml:space="preserve">. </w:t>
      </w:r>
      <w:r w:rsidRPr="002515FB">
        <w:rPr>
          <w:rStyle w:val="bibdoi"/>
          <w:sz w:val="22"/>
          <w:szCs w:val="22"/>
          <w:highlight w:val="green"/>
        </w:rPr>
        <w:t>https://doi.org/10.1097/01.NAJ.0000827328.25341.1f</w:t>
      </w:r>
    </w:p>
    <w:p w14:paraId="42566B96" w14:textId="77777777" w:rsidR="005E60AC" w:rsidRPr="002515FB" w:rsidRDefault="005E60AC" w:rsidP="005E60AC">
      <w:pPr>
        <w:pStyle w:val="REF-U"/>
        <w:spacing w:line="480" w:lineRule="auto"/>
        <w:rPr>
          <w:sz w:val="22"/>
          <w:szCs w:val="22"/>
          <w:highlight w:val="green"/>
        </w:rPr>
      </w:pPr>
      <w:proofErr w:type="spellStart"/>
      <w:proofErr w:type="gramStart"/>
      <w:r w:rsidRPr="002515FB">
        <w:rPr>
          <w:rStyle w:val="bibsurname"/>
          <w:sz w:val="22"/>
          <w:szCs w:val="22"/>
          <w:highlight w:val="green"/>
        </w:rPr>
        <w:t>Eilers</w:t>
      </w:r>
      <w:proofErr w:type="spellEnd"/>
      <w:r w:rsidRPr="002515FB">
        <w:rPr>
          <w:sz w:val="22"/>
          <w:szCs w:val="22"/>
          <w:highlight w:val="green"/>
        </w:rPr>
        <w:t xml:space="preserve">, </w:t>
      </w:r>
      <w:r w:rsidRPr="002515FB">
        <w:rPr>
          <w:rStyle w:val="bibfname"/>
          <w:sz w:val="22"/>
          <w:szCs w:val="22"/>
          <w:highlight w:val="green"/>
        </w:rPr>
        <w:t>J. J.</w:t>
      </w:r>
      <w:r w:rsidRPr="002515FB">
        <w:rPr>
          <w:sz w:val="22"/>
          <w:szCs w:val="22"/>
          <w:highlight w:val="green"/>
        </w:rPr>
        <w:t xml:space="preserve">, &amp; </w:t>
      </w:r>
      <w:proofErr w:type="spellStart"/>
      <w:r w:rsidRPr="002515FB">
        <w:rPr>
          <w:rStyle w:val="bibsurname"/>
          <w:sz w:val="22"/>
          <w:szCs w:val="22"/>
          <w:highlight w:val="green"/>
        </w:rPr>
        <w:t>Kasten</w:t>
      </w:r>
      <w:proofErr w:type="spellEnd"/>
      <w:r w:rsidRPr="002515FB">
        <w:rPr>
          <w:sz w:val="22"/>
          <w:szCs w:val="22"/>
          <w:highlight w:val="green"/>
        </w:rPr>
        <w:t xml:space="preserve">, </w:t>
      </w:r>
      <w:r w:rsidRPr="002515FB">
        <w:rPr>
          <w:rStyle w:val="bibfname"/>
          <w:sz w:val="22"/>
          <w:szCs w:val="22"/>
          <w:highlight w:val="green"/>
        </w:rPr>
        <w:t>E.</w:t>
      </w:r>
      <w:r w:rsidRPr="002515FB">
        <w:rPr>
          <w:sz w:val="22"/>
          <w:szCs w:val="22"/>
          <w:highlight w:val="green"/>
        </w:rPr>
        <w:t xml:space="preserve"> (</w:t>
      </w:r>
      <w:r w:rsidRPr="002515FB">
        <w:rPr>
          <w:rStyle w:val="bibyear"/>
          <w:sz w:val="22"/>
          <w:szCs w:val="22"/>
          <w:highlight w:val="green"/>
        </w:rPr>
        <w:t>2022</w:t>
      </w:r>
      <w:r w:rsidRPr="002515FB">
        <w:rPr>
          <w:sz w:val="22"/>
          <w:szCs w:val="22"/>
          <w:highlight w:val="green"/>
        </w:rPr>
        <w:t>).</w:t>
      </w:r>
      <w:proofErr w:type="gramEnd"/>
      <w:r w:rsidRPr="002515FB">
        <w:rPr>
          <w:sz w:val="22"/>
          <w:szCs w:val="22"/>
          <w:highlight w:val="green"/>
        </w:rPr>
        <w:t xml:space="preserve"> </w:t>
      </w:r>
      <w:r w:rsidRPr="002515FB">
        <w:rPr>
          <w:rStyle w:val="bibarticle"/>
          <w:sz w:val="22"/>
          <w:szCs w:val="22"/>
          <w:highlight w:val="green"/>
        </w:rPr>
        <w:t>Finished with life anyway and then stigmatized for attempting suicide-An Overview</w:t>
      </w:r>
      <w:r w:rsidRPr="002515FB">
        <w:rPr>
          <w:sz w:val="22"/>
          <w:szCs w:val="22"/>
          <w:highlight w:val="green"/>
        </w:rPr>
        <w:t xml:space="preserve">. </w:t>
      </w:r>
      <w:proofErr w:type="gramStart"/>
      <w:r w:rsidRPr="002515FB">
        <w:rPr>
          <w:rStyle w:val="bibjournal"/>
          <w:i/>
          <w:highlight w:val="green"/>
        </w:rPr>
        <w:t>Healthcare (Basel, Switzerland)</w:t>
      </w:r>
      <w:r w:rsidRPr="002515FB">
        <w:rPr>
          <w:i/>
          <w:iCs/>
          <w:sz w:val="22"/>
          <w:szCs w:val="22"/>
          <w:highlight w:val="green"/>
        </w:rPr>
        <w:t xml:space="preserve">, </w:t>
      </w:r>
      <w:r w:rsidRPr="002515FB">
        <w:rPr>
          <w:rStyle w:val="bibvolume"/>
          <w:i/>
          <w:iCs/>
          <w:sz w:val="22"/>
          <w:szCs w:val="22"/>
          <w:highlight w:val="green"/>
        </w:rPr>
        <w:t>10</w:t>
      </w:r>
      <w:r w:rsidRPr="002515FB">
        <w:rPr>
          <w:sz w:val="22"/>
          <w:szCs w:val="22"/>
          <w:highlight w:val="green"/>
        </w:rPr>
        <w:t>(</w:t>
      </w:r>
      <w:r w:rsidRPr="002515FB">
        <w:rPr>
          <w:rStyle w:val="bibissue"/>
          <w:sz w:val="22"/>
          <w:szCs w:val="22"/>
          <w:highlight w:val="green"/>
        </w:rPr>
        <w:t>11</w:t>
      </w:r>
      <w:r w:rsidRPr="002515FB">
        <w:rPr>
          <w:sz w:val="22"/>
          <w:szCs w:val="22"/>
          <w:highlight w:val="green"/>
        </w:rPr>
        <w:t xml:space="preserve">), </w:t>
      </w:r>
      <w:r w:rsidRPr="002515FB">
        <w:rPr>
          <w:rStyle w:val="bibfpage"/>
          <w:sz w:val="22"/>
          <w:szCs w:val="22"/>
          <w:highlight w:val="green"/>
        </w:rPr>
        <w:t>2303</w:t>
      </w:r>
      <w:r w:rsidRPr="002515FB">
        <w:rPr>
          <w:sz w:val="22"/>
          <w:szCs w:val="22"/>
          <w:highlight w:val="green"/>
        </w:rPr>
        <w:t>.</w:t>
      </w:r>
      <w:proofErr w:type="gramEnd"/>
      <w:r w:rsidRPr="002515FB">
        <w:rPr>
          <w:sz w:val="22"/>
          <w:szCs w:val="22"/>
          <w:highlight w:val="green"/>
        </w:rPr>
        <w:t xml:space="preserve"> </w:t>
      </w:r>
      <w:hyperlink r:id="rId19" w:history="1">
        <w:r w:rsidRPr="002515FB">
          <w:rPr>
            <w:rStyle w:val="bibdoi"/>
            <w:sz w:val="22"/>
            <w:szCs w:val="22"/>
            <w:highlight w:val="green"/>
          </w:rPr>
          <w:t>https://doi.org/10.3390/healthcare10112303</w:t>
        </w:r>
      </w:hyperlink>
    </w:p>
    <w:p w14:paraId="086A3CB3" w14:textId="77777777" w:rsidR="005E60AC" w:rsidRPr="0034174B" w:rsidRDefault="005E60AC" w:rsidP="005E60AC">
      <w:pPr>
        <w:pStyle w:val="REF-U"/>
        <w:spacing w:line="480" w:lineRule="auto"/>
        <w:rPr>
          <w:rStyle w:val="AQ"/>
          <w:sz w:val="22"/>
          <w:szCs w:val="22"/>
        </w:rPr>
      </w:pPr>
      <w:proofErr w:type="gramStart"/>
      <w:r w:rsidRPr="0034174B">
        <w:rPr>
          <w:rStyle w:val="bibsurname"/>
          <w:sz w:val="22"/>
          <w:szCs w:val="22"/>
        </w:rPr>
        <w:t>Erickson</w:t>
      </w:r>
      <w:r w:rsidRPr="0034174B">
        <w:rPr>
          <w:rStyle w:val="AQ"/>
          <w:sz w:val="22"/>
          <w:szCs w:val="22"/>
        </w:rPr>
        <w:t xml:space="preserve">, </w:t>
      </w:r>
      <w:r w:rsidRPr="0034174B">
        <w:rPr>
          <w:rStyle w:val="bibfname"/>
          <w:sz w:val="22"/>
          <w:szCs w:val="22"/>
        </w:rPr>
        <w:t>C. M.</w:t>
      </w:r>
      <w:r w:rsidRPr="0034174B">
        <w:rPr>
          <w:rStyle w:val="AQ"/>
          <w:sz w:val="22"/>
          <w:szCs w:val="22"/>
        </w:rPr>
        <w:t xml:space="preserve">, </w:t>
      </w:r>
      <w:r w:rsidRPr="0034174B">
        <w:rPr>
          <w:rStyle w:val="bibsurname"/>
          <w:sz w:val="22"/>
          <w:szCs w:val="22"/>
        </w:rPr>
        <w:t>Chin</w:t>
      </w:r>
      <w:r w:rsidRPr="0034174B">
        <w:rPr>
          <w:rStyle w:val="AQ"/>
          <w:sz w:val="22"/>
          <w:szCs w:val="22"/>
        </w:rPr>
        <w:t xml:space="preserve">, </w:t>
      </w:r>
      <w:r w:rsidRPr="0034174B">
        <w:rPr>
          <w:rStyle w:val="bibfname"/>
          <w:sz w:val="22"/>
          <w:szCs w:val="22"/>
        </w:rPr>
        <w:t>N. A.</w:t>
      </w:r>
      <w:r w:rsidRPr="0034174B">
        <w:rPr>
          <w:rStyle w:val="AQ"/>
          <w:sz w:val="22"/>
          <w:szCs w:val="22"/>
        </w:rPr>
        <w:t xml:space="preserve">, </w:t>
      </w:r>
      <w:r w:rsidRPr="0034174B">
        <w:rPr>
          <w:rStyle w:val="bibsurname"/>
          <w:sz w:val="22"/>
          <w:szCs w:val="22"/>
        </w:rPr>
        <w:t>Johnson</w:t>
      </w:r>
      <w:r w:rsidRPr="0034174B">
        <w:rPr>
          <w:rStyle w:val="AQ"/>
          <w:sz w:val="22"/>
          <w:szCs w:val="22"/>
        </w:rPr>
        <w:t xml:space="preserve">, </w:t>
      </w:r>
      <w:r w:rsidRPr="0034174B">
        <w:rPr>
          <w:rStyle w:val="bibfname"/>
          <w:sz w:val="22"/>
          <w:szCs w:val="22"/>
        </w:rPr>
        <w:t>S. C.</w:t>
      </w:r>
      <w:r w:rsidRPr="0034174B">
        <w:rPr>
          <w:rStyle w:val="AQ"/>
          <w:sz w:val="22"/>
          <w:szCs w:val="22"/>
        </w:rPr>
        <w:t xml:space="preserve">, </w:t>
      </w:r>
      <w:r w:rsidRPr="0034174B">
        <w:rPr>
          <w:rStyle w:val="bibsurname"/>
          <w:sz w:val="22"/>
          <w:szCs w:val="22"/>
        </w:rPr>
        <w:t>Gleason</w:t>
      </w:r>
      <w:r w:rsidRPr="0034174B">
        <w:rPr>
          <w:rStyle w:val="AQ"/>
          <w:sz w:val="22"/>
          <w:szCs w:val="22"/>
        </w:rPr>
        <w:t xml:space="preserve">, </w:t>
      </w:r>
      <w:r w:rsidRPr="0034174B">
        <w:rPr>
          <w:rStyle w:val="bibfname"/>
          <w:sz w:val="22"/>
          <w:szCs w:val="22"/>
        </w:rPr>
        <w:t>C. E.</w:t>
      </w:r>
      <w:r w:rsidRPr="0034174B">
        <w:rPr>
          <w:rStyle w:val="AQ"/>
          <w:sz w:val="22"/>
          <w:szCs w:val="22"/>
        </w:rPr>
        <w:t xml:space="preserve">, &amp; </w:t>
      </w:r>
      <w:r w:rsidRPr="0034174B">
        <w:rPr>
          <w:rStyle w:val="bibsurname"/>
          <w:sz w:val="22"/>
          <w:szCs w:val="22"/>
        </w:rPr>
        <w:t>Clark</w:t>
      </w:r>
      <w:r w:rsidRPr="0034174B">
        <w:rPr>
          <w:rStyle w:val="AQ"/>
          <w:sz w:val="22"/>
          <w:szCs w:val="22"/>
        </w:rPr>
        <w:t xml:space="preserve">, </w:t>
      </w:r>
      <w:r w:rsidRPr="0034174B">
        <w:rPr>
          <w:rStyle w:val="bibfname"/>
          <w:sz w:val="22"/>
          <w:szCs w:val="22"/>
        </w:rPr>
        <w:t>L. R.</w:t>
      </w:r>
      <w:r w:rsidRPr="0034174B">
        <w:rPr>
          <w:rStyle w:val="AQ"/>
          <w:sz w:val="22"/>
          <w:szCs w:val="22"/>
        </w:rPr>
        <w:t xml:space="preserve"> (</w:t>
      </w:r>
      <w:r w:rsidRPr="0034174B">
        <w:rPr>
          <w:rStyle w:val="bibyear"/>
          <w:sz w:val="22"/>
          <w:szCs w:val="22"/>
        </w:rPr>
        <w:t>2021</w:t>
      </w:r>
      <w:r w:rsidRPr="0034174B">
        <w:rPr>
          <w:rStyle w:val="AQ"/>
          <w:sz w:val="22"/>
          <w:szCs w:val="22"/>
        </w:rPr>
        <w:t>).</w:t>
      </w:r>
      <w:proofErr w:type="gramEnd"/>
      <w:r w:rsidRPr="0034174B">
        <w:rPr>
          <w:rStyle w:val="AQ"/>
          <w:sz w:val="22"/>
          <w:szCs w:val="22"/>
        </w:rPr>
        <w:t xml:space="preserve"> </w:t>
      </w:r>
      <w:r w:rsidRPr="0034174B">
        <w:rPr>
          <w:rStyle w:val="bibarticle"/>
          <w:sz w:val="22"/>
          <w:szCs w:val="22"/>
        </w:rPr>
        <w:t>Disclosure of preclinical Alzheimer’s disease biomarker results in research and clinical settings: Why, how, and what we still need to know</w:t>
      </w:r>
      <w:r w:rsidRPr="0034174B">
        <w:rPr>
          <w:rStyle w:val="AQ"/>
          <w:sz w:val="22"/>
          <w:szCs w:val="22"/>
        </w:rPr>
        <w:t xml:space="preserve">. </w:t>
      </w:r>
      <w:proofErr w:type="gramStart"/>
      <w:r w:rsidRPr="0034174B">
        <w:rPr>
          <w:rStyle w:val="bibarticle"/>
          <w:i/>
          <w:iCs/>
          <w:sz w:val="22"/>
          <w:szCs w:val="22"/>
        </w:rPr>
        <w:t>Alzheimer’s &amp; Dementia (Amsterdam</w:t>
      </w:r>
      <w:r w:rsidRPr="0034174B">
        <w:rPr>
          <w:rStyle w:val="AQ"/>
          <w:i/>
          <w:iCs/>
          <w:sz w:val="22"/>
          <w:szCs w:val="22"/>
        </w:rPr>
        <w:t xml:space="preserve">, </w:t>
      </w:r>
      <w:r w:rsidRPr="00AF39F4">
        <w:rPr>
          <w:rStyle w:val="bibjournal"/>
          <w:i/>
        </w:rPr>
        <w:t>Netherlands)</w:t>
      </w:r>
      <w:r w:rsidRPr="0034174B">
        <w:rPr>
          <w:rStyle w:val="AQ"/>
          <w:i/>
          <w:iCs/>
          <w:sz w:val="22"/>
          <w:szCs w:val="22"/>
        </w:rPr>
        <w:t xml:space="preserve">, </w:t>
      </w:r>
      <w:r w:rsidRPr="0034174B">
        <w:rPr>
          <w:rStyle w:val="bibvolume"/>
          <w:i/>
          <w:iCs/>
          <w:sz w:val="22"/>
          <w:szCs w:val="22"/>
        </w:rPr>
        <w:t>13</w:t>
      </w:r>
      <w:r w:rsidRPr="0034174B">
        <w:rPr>
          <w:rStyle w:val="AQ"/>
          <w:sz w:val="22"/>
          <w:szCs w:val="22"/>
        </w:rPr>
        <w:t>(</w:t>
      </w:r>
      <w:r w:rsidRPr="0034174B">
        <w:rPr>
          <w:rStyle w:val="bibissue"/>
          <w:sz w:val="22"/>
          <w:szCs w:val="22"/>
        </w:rPr>
        <w:t>1</w:t>
      </w:r>
      <w:r w:rsidRPr="0034174B">
        <w:rPr>
          <w:rStyle w:val="AQ"/>
          <w:sz w:val="22"/>
          <w:szCs w:val="22"/>
        </w:rPr>
        <w:t xml:space="preserve">), </w:t>
      </w:r>
      <w:r w:rsidRPr="0034174B">
        <w:rPr>
          <w:rStyle w:val="bibfpage"/>
          <w:sz w:val="22"/>
          <w:szCs w:val="22"/>
        </w:rPr>
        <w:t>e12150</w:t>
      </w:r>
      <w:r w:rsidRPr="0034174B">
        <w:rPr>
          <w:rStyle w:val="AQ"/>
          <w:sz w:val="22"/>
          <w:szCs w:val="22"/>
        </w:rPr>
        <w:t>.</w:t>
      </w:r>
      <w:proofErr w:type="gramEnd"/>
      <w:r w:rsidRPr="0034174B">
        <w:rPr>
          <w:rStyle w:val="AQ"/>
          <w:sz w:val="22"/>
          <w:szCs w:val="22"/>
        </w:rPr>
        <w:t xml:space="preserve"> </w:t>
      </w:r>
      <w:hyperlink r:id="rId20" w:history="1">
        <w:r w:rsidRPr="0034174B">
          <w:rPr>
            <w:rStyle w:val="bibdoi"/>
            <w:sz w:val="22"/>
            <w:szCs w:val="22"/>
          </w:rPr>
          <w:t>https://doi.org/10.1002/dad2.12150</w:t>
        </w:r>
      </w:hyperlink>
    </w:p>
    <w:p w14:paraId="6EA76562" w14:textId="4410F66A" w:rsidR="005E60AC" w:rsidRPr="002515FB" w:rsidRDefault="005E60AC" w:rsidP="005E60AC">
      <w:pPr>
        <w:pStyle w:val="REF-U"/>
        <w:spacing w:line="480" w:lineRule="auto"/>
        <w:rPr>
          <w:sz w:val="22"/>
          <w:szCs w:val="22"/>
          <w:highlight w:val="green"/>
        </w:rPr>
      </w:pPr>
      <w:proofErr w:type="spellStart"/>
      <w:r w:rsidRPr="002515FB">
        <w:rPr>
          <w:rStyle w:val="bibsurname"/>
          <w:sz w:val="22"/>
          <w:szCs w:val="22"/>
          <w:highlight w:val="green"/>
        </w:rPr>
        <w:lastRenderedPageBreak/>
        <w:t>Felitti</w:t>
      </w:r>
      <w:proofErr w:type="spellEnd"/>
      <w:r w:rsidRPr="002515FB">
        <w:rPr>
          <w:rStyle w:val="AQ"/>
          <w:sz w:val="22"/>
          <w:szCs w:val="22"/>
          <w:highlight w:val="green"/>
        </w:rPr>
        <w:t xml:space="preserve">, </w:t>
      </w:r>
      <w:r w:rsidRPr="002515FB">
        <w:rPr>
          <w:rStyle w:val="bibfname"/>
          <w:sz w:val="22"/>
          <w:szCs w:val="22"/>
          <w:highlight w:val="green"/>
        </w:rPr>
        <w:t>V. J.</w:t>
      </w:r>
      <w:r w:rsidRPr="002515FB">
        <w:rPr>
          <w:rStyle w:val="AQ"/>
          <w:sz w:val="22"/>
          <w:szCs w:val="22"/>
          <w:highlight w:val="green"/>
        </w:rPr>
        <w:t xml:space="preserve">, </w:t>
      </w:r>
      <w:proofErr w:type="spellStart"/>
      <w:r w:rsidRPr="002515FB">
        <w:rPr>
          <w:rStyle w:val="bibsurname"/>
          <w:sz w:val="22"/>
          <w:szCs w:val="22"/>
          <w:highlight w:val="green"/>
        </w:rPr>
        <w:t>Anda</w:t>
      </w:r>
      <w:proofErr w:type="spellEnd"/>
      <w:r w:rsidRPr="002515FB">
        <w:rPr>
          <w:rStyle w:val="AQ"/>
          <w:sz w:val="22"/>
          <w:szCs w:val="22"/>
          <w:highlight w:val="green"/>
        </w:rPr>
        <w:t xml:space="preserve">, </w:t>
      </w:r>
      <w:r w:rsidRPr="002515FB">
        <w:rPr>
          <w:rStyle w:val="bibfname"/>
          <w:sz w:val="22"/>
          <w:szCs w:val="22"/>
          <w:highlight w:val="green"/>
        </w:rPr>
        <w:t>R. F.</w:t>
      </w:r>
      <w:r w:rsidRPr="002515FB">
        <w:rPr>
          <w:rStyle w:val="AQ"/>
          <w:sz w:val="22"/>
          <w:szCs w:val="22"/>
          <w:highlight w:val="green"/>
        </w:rPr>
        <w:t xml:space="preserve">, </w:t>
      </w:r>
      <w:proofErr w:type="spellStart"/>
      <w:r w:rsidRPr="002515FB">
        <w:rPr>
          <w:rStyle w:val="bibsurname"/>
          <w:sz w:val="22"/>
          <w:szCs w:val="22"/>
          <w:highlight w:val="green"/>
        </w:rPr>
        <w:t>Nordenberg</w:t>
      </w:r>
      <w:proofErr w:type="spellEnd"/>
      <w:r w:rsidRPr="002515FB">
        <w:rPr>
          <w:rStyle w:val="AQ"/>
          <w:sz w:val="22"/>
          <w:szCs w:val="22"/>
          <w:highlight w:val="green"/>
        </w:rPr>
        <w:t xml:space="preserve">, </w:t>
      </w:r>
      <w:r w:rsidRPr="002515FB">
        <w:rPr>
          <w:rStyle w:val="bibfname"/>
          <w:sz w:val="22"/>
          <w:szCs w:val="22"/>
          <w:highlight w:val="green"/>
        </w:rPr>
        <w:t>D.</w:t>
      </w:r>
      <w:r w:rsidRPr="002515FB">
        <w:rPr>
          <w:rStyle w:val="AQ"/>
          <w:sz w:val="22"/>
          <w:szCs w:val="22"/>
          <w:highlight w:val="green"/>
        </w:rPr>
        <w:t xml:space="preserve">, </w:t>
      </w:r>
      <w:r w:rsidRPr="002515FB">
        <w:rPr>
          <w:rStyle w:val="bibsurname"/>
          <w:sz w:val="22"/>
          <w:szCs w:val="22"/>
          <w:highlight w:val="green"/>
        </w:rPr>
        <w:t>Williamson</w:t>
      </w:r>
      <w:r w:rsidRPr="002515FB">
        <w:rPr>
          <w:rStyle w:val="AQ"/>
          <w:sz w:val="22"/>
          <w:szCs w:val="22"/>
          <w:highlight w:val="green"/>
        </w:rPr>
        <w:t xml:space="preserve">, </w:t>
      </w:r>
      <w:r w:rsidRPr="002515FB">
        <w:rPr>
          <w:rStyle w:val="bibfname"/>
          <w:sz w:val="22"/>
          <w:szCs w:val="22"/>
          <w:highlight w:val="green"/>
        </w:rPr>
        <w:t>D. F.</w:t>
      </w:r>
      <w:r w:rsidRPr="002515FB">
        <w:rPr>
          <w:rStyle w:val="AQ"/>
          <w:sz w:val="22"/>
          <w:szCs w:val="22"/>
          <w:highlight w:val="green"/>
        </w:rPr>
        <w:t xml:space="preserve">, </w:t>
      </w:r>
      <w:r w:rsidRPr="002515FB">
        <w:rPr>
          <w:rStyle w:val="bibsurname"/>
          <w:sz w:val="22"/>
          <w:szCs w:val="22"/>
          <w:highlight w:val="green"/>
        </w:rPr>
        <w:t>Spitz</w:t>
      </w:r>
      <w:r w:rsidRPr="002515FB">
        <w:rPr>
          <w:rStyle w:val="AQ"/>
          <w:sz w:val="22"/>
          <w:szCs w:val="22"/>
          <w:highlight w:val="green"/>
        </w:rPr>
        <w:t xml:space="preserve">, </w:t>
      </w:r>
      <w:r w:rsidRPr="002515FB">
        <w:rPr>
          <w:rStyle w:val="bibfname"/>
          <w:sz w:val="22"/>
          <w:szCs w:val="22"/>
          <w:highlight w:val="green"/>
        </w:rPr>
        <w:t>A. M.</w:t>
      </w:r>
      <w:r w:rsidRPr="002515FB">
        <w:rPr>
          <w:rStyle w:val="AQ"/>
          <w:sz w:val="22"/>
          <w:szCs w:val="22"/>
          <w:highlight w:val="green"/>
        </w:rPr>
        <w:t xml:space="preserve">, </w:t>
      </w:r>
      <w:r w:rsidRPr="002515FB">
        <w:rPr>
          <w:rStyle w:val="bibsurname"/>
          <w:sz w:val="22"/>
          <w:szCs w:val="22"/>
          <w:highlight w:val="green"/>
        </w:rPr>
        <w:t>Edwards</w:t>
      </w:r>
      <w:r w:rsidRPr="002515FB">
        <w:rPr>
          <w:rStyle w:val="AQ"/>
          <w:sz w:val="22"/>
          <w:szCs w:val="22"/>
          <w:highlight w:val="green"/>
        </w:rPr>
        <w:t xml:space="preserve">, </w:t>
      </w:r>
      <w:r w:rsidRPr="002515FB">
        <w:rPr>
          <w:rStyle w:val="bibfname"/>
          <w:sz w:val="22"/>
          <w:szCs w:val="22"/>
          <w:highlight w:val="green"/>
        </w:rPr>
        <w:t>V.</w:t>
      </w:r>
      <w:r w:rsidRPr="002515FB">
        <w:rPr>
          <w:rStyle w:val="AQ"/>
          <w:sz w:val="22"/>
          <w:szCs w:val="22"/>
          <w:highlight w:val="green"/>
        </w:rPr>
        <w:t xml:space="preserve">, </w:t>
      </w:r>
      <w:r w:rsidRPr="002515FB">
        <w:rPr>
          <w:rStyle w:val="bibsurname"/>
          <w:sz w:val="22"/>
          <w:szCs w:val="22"/>
          <w:highlight w:val="green"/>
        </w:rPr>
        <w:t>Koss</w:t>
      </w:r>
      <w:r w:rsidRPr="002515FB">
        <w:rPr>
          <w:rStyle w:val="AQ"/>
          <w:sz w:val="22"/>
          <w:szCs w:val="22"/>
          <w:highlight w:val="green"/>
        </w:rPr>
        <w:t xml:space="preserve">, </w:t>
      </w:r>
      <w:r w:rsidRPr="002515FB">
        <w:rPr>
          <w:rStyle w:val="bibfname"/>
          <w:sz w:val="22"/>
          <w:szCs w:val="22"/>
          <w:highlight w:val="green"/>
        </w:rPr>
        <w:t>M.P.</w:t>
      </w:r>
      <w:r w:rsidRPr="002515FB">
        <w:rPr>
          <w:rStyle w:val="AQ"/>
          <w:sz w:val="22"/>
          <w:szCs w:val="22"/>
          <w:highlight w:val="green"/>
        </w:rPr>
        <w:t xml:space="preserve">, &amp; </w:t>
      </w:r>
      <w:r w:rsidRPr="002515FB">
        <w:rPr>
          <w:rStyle w:val="bibsurname"/>
          <w:sz w:val="22"/>
          <w:szCs w:val="22"/>
          <w:highlight w:val="green"/>
        </w:rPr>
        <w:t>Marks</w:t>
      </w:r>
      <w:r w:rsidRPr="002515FB">
        <w:rPr>
          <w:rStyle w:val="AQ"/>
          <w:sz w:val="22"/>
          <w:szCs w:val="22"/>
          <w:highlight w:val="green"/>
        </w:rPr>
        <w:t xml:space="preserve">, </w:t>
      </w:r>
      <w:r w:rsidRPr="002515FB">
        <w:rPr>
          <w:rStyle w:val="bibfname"/>
          <w:sz w:val="22"/>
          <w:szCs w:val="22"/>
          <w:highlight w:val="green"/>
        </w:rPr>
        <w:t>J. S.</w:t>
      </w:r>
      <w:r w:rsidRPr="002515FB">
        <w:rPr>
          <w:rStyle w:val="AQ"/>
          <w:sz w:val="22"/>
          <w:szCs w:val="22"/>
          <w:highlight w:val="green"/>
        </w:rPr>
        <w:t xml:space="preserve"> (</w:t>
      </w:r>
      <w:r w:rsidRPr="002515FB">
        <w:rPr>
          <w:rStyle w:val="bibyear"/>
          <w:sz w:val="22"/>
          <w:szCs w:val="22"/>
          <w:highlight w:val="green"/>
        </w:rPr>
        <w:t>1998</w:t>
      </w:r>
      <w:r w:rsidRPr="002515FB">
        <w:rPr>
          <w:rStyle w:val="AQ"/>
          <w:sz w:val="22"/>
          <w:szCs w:val="22"/>
          <w:highlight w:val="green"/>
        </w:rPr>
        <w:t xml:space="preserve">). </w:t>
      </w:r>
      <w:r w:rsidRPr="002515FB">
        <w:rPr>
          <w:rStyle w:val="bibarticle"/>
          <w:sz w:val="22"/>
          <w:szCs w:val="22"/>
          <w:highlight w:val="green"/>
        </w:rPr>
        <w:t xml:space="preserve">Relationship of childhood abuse and household dysfunction </w:t>
      </w:r>
      <w:proofErr w:type="gramStart"/>
      <w:r w:rsidRPr="002515FB">
        <w:rPr>
          <w:rStyle w:val="bibarticle"/>
          <w:sz w:val="22"/>
          <w:szCs w:val="22"/>
          <w:highlight w:val="green"/>
        </w:rPr>
        <w:t>to</w:t>
      </w:r>
      <w:proofErr w:type="gramEnd"/>
      <w:r w:rsidRPr="002515FB">
        <w:rPr>
          <w:rStyle w:val="bibarticle"/>
          <w:sz w:val="22"/>
          <w:szCs w:val="22"/>
          <w:highlight w:val="green"/>
        </w:rPr>
        <w:t xml:space="preserve"> many of the leading causes of death in adults</w:t>
      </w:r>
      <w:r w:rsidR="00AF39F4" w:rsidRPr="002515FB">
        <w:rPr>
          <w:rStyle w:val="bibarticle"/>
          <w:sz w:val="22"/>
          <w:szCs w:val="22"/>
          <w:highlight w:val="green"/>
        </w:rPr>
        <w:t xml:space="preserve">. </w:t>
      </w:r>
      <w:r w:rsidRPr="002515FB">
        <w:rPr>
          <w:rStyle w:val="bibarticle"/>
          <w:sz w:val="22"/>
          <w:szCs w:val="22"/>
          <w:highlight w:val="green"/>
        </w:rPr>
        <w:t>The adverse childhood experiences (ACE) study</w:t>
      </w:r>
      <w:r w:rsidRPr="002515FB">
        <w:rPr>
          <w:highlight w:val="green"/>
        </w:rPr>
        <w:t xml:space="preserve">. </w:t>
      </w:r>
      <w:r w:rsidRPr="002515FB">
        <w:rPr>
          <w:rStyle w:val="bibjournal"/>
          <w:sz w:val="22"/>
          <w:szCs w:val="22"/>
          <w:highlight w:val="green"/>
        </w:rPr>
        <w:t>American Journal of Preventive Medicine</w:t>
      </w:r>
      <w:r w:rsidRPr="002515FB">
        <w:rPr>
          <w:sz w:val="22"/>
          <w:szCs w:val="22"/>
          <w:highlight w:val="green"/>
        </w:rPr>
        <w:t xml:space="preserve">, </w:t>
      </w:r>
      <w:r w:rsidRPr="002515FB">
        <w:rPr>
          <w:rStyle w:val="bibvolume"/>
          <w:sz w:val="22"/>
          <w:szCs w:val="22"/>
          <w:highlight w:val="green"/>
        </w:rPr>
        <w:t>14</w:t>
      </w:r>
      <w:r w:rsidRPr="002515FB">
        <w:rPr>
          <w:sz w:val="22"/>
          <w:szCs w:val="22"/>
          <w:highlight w:val="green"/>
        </w:rPr>
        <w:t>(</w:t>
      </w:r>
      <w:r w:rsidRPr="002515FB">
        <w:rPr>
          <w:rStyle w:val="bibissue"/>
          <w:sz w:val="22"/>
          <w:szCs w:val="22"/>
          <w:highlight w:val="green"/>
        </w:rPr>
        <w:t>4</w:t>
      </w:r>
      <w:r w:rsidRPr="002515FB">
        <w:rPr>
          <w:sz w:val="22"/>
          <w:szCs w:val="22"/>
          <w:highlight w:val="green"/>
        </w:rPr>
        <w:t xml:space="preserve">), </w:t>
      </w:r>
      <w:r w:rsidRPr="002515FB">
        <w:rPr>
          <w:rStyle w:val="bibfpage"/>
          <w:sz w:val="22"/>
          <w:szCs w:val="22"/>
          <w:highlight w:val="green"/>
        </w:rPr>
        <w:t>245</w:t>
      </w:r>
      <w:r w:rsidRPr="002515FB">
        <w:rPr>
          <w:sz w:val="22"/>
          <w:szCs w:val="22"/>
          <w:highlight w:val="green"/>
        </w:rPr>
        <w:t>–</w:t>
      </w:r>
      <w:r w:rsidRPr="002515FB">
        <w:rPr>
          <w:rStyle w:val="biblpage"/>
          <w:sz w:val="22"/>
          <w:szCs w:val="22"/>
          <w:highlight w:val="green"/>
        </w:rPr>
        <w:t>258</w:t>
      </w:r>
      <w:r w:rsidRPr="002515FB">
        <w:rPr>
          <w:sz w:val="22"/>
          <w:szCs w:val="22"/>
          <w:highlight w:val="green"/>
        </w:rPr>
        <w:t>.</w:t>
      </w:r>
    </w:p>
    <w:p w14:paraId="26E94FF2" w14:textId="77777777" w:rsidR="005E60AC" w:rsidRPr="0034174B" w:rsidRDefault="005E60AC" w:rsidP="005E60AC">
      <w:pPr>
        <w:pStyle w:val="REF-U"/>
        <w:spacing w:line="480" w:lineRule="auto"/>
        <w:rPr>
          <w:rStyle w:val="AQ"/>
          <w:sz w:val="22"/>
          <w:szCs w:val="22"/>
        </w:rPr>
      </w:pPr>
      <w:proofErr w:type="spellStart"/>
      <w:proofErr w:type="gramStart"/>
      <w:r w:rsidRPr="0034174B">
        <w:rPr>
          <w:rStyle w:val="bibsurname"/>
          <w:sz w:val="22"/>
          <w:szCs w:val="22"/>
        </w:rPr>
        <w:t>Felitti</w:t>
      </w:r>
      <w:proofErr w:type="spellEnd"/>
      <w:r w:rsidRPr="0034174B">
        <w:rPr>
          <w:sz w:val="22"/>
          <w:szCs w:val="22"/>
        </w:rPr>
        <w:t xml:space="preserve">, </w:t>
      </w:r>
      <w:r w:rsidRPr="0034174B">
        <w:rPr>
          <w:rStyle w:val="bibfname"/>
          <w:sz w:val="22"/>
          <w:szCs w:val="22"/>
        </w:rPr>
        <w:t>V.J.</w:t>
      </w:r>
      <w:r w:rsidRPr="0034174B">
        <w:rPr>
          <w:sz w:val="22"/>
          <w:szCs w:val="22"/>
        </w:rPr>
        <w:t xml:space="preserve">, &amp; </w:t>
      </w:r>
      <w:proofErr w:type="spellStart"/>
      <w:r w:rsidRPr="0034174B">
        <w:rPr>
          <w:rStyle w:val="bibsurname"/>
          <w:sz w:val="22"/>
          <w:szCs w:val="22"/>
        </w:rPr>
        <w:t>Anda</w:t>
      </w:r>
      <w:proofErr w:type="spellEnd"/>
      <w:r w:rsidRPr="0034174B">
        <w:rPr>
          <w:sz w:val="22"/>
          <w:szCs w:val="22"/>
        </w:rPr>
        <w:t xml:space="preserve">, </w:t>
      </w:r>
      <w:r w:rsidRPr="0034174B">
        <w:rPr>
          <w:rStyle w:val="bibfname"/>
          <w:sz w:val="22"/>
          <w:szCs w:val="22"/>
        </w:rPr>
        <w:t>R.F.</w:t>
      </w:r>
      <w:r w:rsidRPr="0034174B">
        <w:rPr>
          <w:sz w:val="22"/>
          <w:szCs w:val="22"/>
        </w:rPr>
        <w:t xml:space="preserve"> (</w:t>
      </w:r>
      <w:commentRangeStart w:id="22"/>
      <w:r w:rsidRPr="0034174B">
        <w:rPr>
          <w:rStyle w:val="bibyear"/>
          <w:sz w:val="22"/>
          <w:szCs w:val="22"/>
        </w:rPr>
        <w:t>2010</w:t>
      </w:r>
      <w:commentRangeEnd w:id="22"/>
      <w:r w:rsidR="00522295">
        <w:rPr>
          <w:rStyle w:val="CommentReference"/>
          <w:rFonts w:asciiTheme="minorHAnsi" w:eastAsiaTheme="minorEastAsia" w:hAnsiTheme="minorHAnsi" w:cstheme="minorBidi"/>
          <w:lang w:val="en-IN" w:eastAsia="en-IN"/>
        </w:rPr>
        <w:commentReference w:id="22"/>
      </w:r>
      <w:r w:rsidRPr="0034174B">
        <w:rPr>
          <w:sz w:val="22"/>
          <w:szCs w:val="22"/>
        </w:rPr>
        <w:t>).</w:t>
      </w:r>
      <w:proofErr w:type="gramEnd"/>
      <w:r w:rsidRPr="0034174B">
        <w:rPr>
          <w:sz w:val="22"/>
          <w:szCs w:val="22"/>
        </w:rPr>
        <w:t xml:space="preserve"> </w:t>
      </w:r>
      <w:r w:rsidRPr="00AF39F4">
        <w:rPr>
          <w:rStyle w:val="bibchaptertitle"/>
        </w:rPr>
        <w:t>The relationship of adverse childhood experiences to adult medical disease, psychiatric disorders and sexual behavior: Implication for healthcare</w:t>
      </w:r>
      <w:r w:rsidRPr="0034174B">
        <w:rPr>
          <w:sz w:val="22"/>
          <w:szCs w:val="22"/>
        </w:rPr>
        <w:t xml:space="preserve">. </w:t>
      </w:r>
      <w:proofErr w:type="gramStart"/>
      <w:r w:rsidRPr="00AF39F4">
        <w:t xml:space="preserve">In </w:t>
      </w:r>
      <w:r w:rsidRPr="00AF39F4">
        <w:rPr>
          <w:rStyle w:val="bibed-fname"/>
        </w:rPr>
        <w:t>R.A.</w:t>
      </w:r>
      <w:r w:rsidRPr="00AF39F4">
        <w:t xml:space="preserve"> </w:t>
      </w:r>
      <w:proofErr w:type="spellStart"/>
      <w:r w:rsidRPr="00AF39F4">
        <w:rPr>
          <w:rStyle w:val="bibed-surname"/>
        </w:rPr>
        <w:t>Lanius</w:t>
      </w:r>
      <w:proofErr w:type="spellEnd"/>
      <w:r w:rsidRPr="00AF39F4">
        <w:t xml:space="preserve">, </w:t>
      </w:r>
      <w:r w:rsidRPr="00AF39F4">
        <w:rPr>
          <w:rStyle w:val="bibed-fname"/>
        </w:rPr>
        <w:t>E.</w:t>
      </w:r>
      <w:r w:rsidRPr="00AF39F4">
        <w:t xml:space="preserve"> </w:t>
      </w:r>
      <w:proofErr w:type="spellStart"/>
      <w:r w:rsidRPr="00AF39F4">
        <w:rPr>
          <w:rStyle w:val="bibed-surname"/>
        </w:rPr>
        <w:t>Vermetten</w:t>
      </w:r>
      <w:proofErr w:type="spellEnd"/>
      <w:r w:rsidRPr="00AF39F4">
        <w:t xml:space="preserve"> (Eds.) </w:t>
      </w:r>
      <w:r w:rsidRPr="00AF39F4">
        <w:rPr>
          <w:rStyle w:val="bibbook"/>
          <w:i/>
        </w:rPr>
        <w:t>The hidden epidemic: The impact of early life trauma on health and disease</w:t>
      </w:r>
      <w:r w:rsidRPr="0034174B">
        <w:rPr>
          <w:i/>
          <w:iCs/>
          <w:sz w:val="22"/>
          <w:szCs w:val="22"/>
        </w:rPr>
        <w:t>.</w:t>
      </w:r>
      <w:proofErr w:type="gramEnd"/>
      <w:r w:rsidRPr="0034174B">
        <w:rPr>
          <w:sz w:val="22"/>
          <w:szCs w:val="22"/>
        </w:rPr>
        <w:t xml:space="preserve"> </w:t>
      </w:r>
      <w:proofErr w:type="gramStart"/>
      <w:r w:rsidRPr="0034174B">
        <w:rPr>
          <w:rStyle w:val="bibpublisher"/>
          <w:sz w:val="22"/>
          <w:szCs w:val="22"/>
        </w:rPr>
        <w:t>Cambridge University Press</w:t>
      </w:r>
      <w:r w:rsidRPr="0034174B">
        <w:rPr>
          <w:sz w:val="22"/>
          <w:szCs w:val="22"/>
        </w:rPr>
        <w:t>.</w:t>
      </w:r>
      <w:proofErr w:type="gramEnd"/>
    </w:p>
    <w:p w14:paraId="03589339" w14:textId="10BE7E5D" w:rsidR="005E60AC" w:rsidRPr="002515FB" w:rsidRDefault="005E60AC" w:rsidP="00D92F93">
      <w:pPr>
        <w:pStyle w:val="REF-U"/>
        <w:spacing w:line="480" w:lineRule="auto"/>
        <w:rPr>
          <w:rStyle w:val="AQ"/>
          <w:sz w:val="22"/>
          <w:szCs w:val="22"/>
          <w:highlight w:val="green"/>
        </w:rPr>
      </w:pPr>
      <w:proofErr w:type="gramStart"/>
      <w:r w:rsidRPr="002515FB">
        <w:rPr>
          <w:rStyle w:val="bibsurname"/>
          <w:highlight w:val="green"/>
        </w:rPr>
        <w:t>Fox</w:t>
      </w:r>
      <w:r w:rsidRPr="002515FB">
        <w:rPr>
          <w:sz w:val="22"/>
          <w:szCs w:val="22"/>
          <w:highlight w:val="green"/>
          <w:shd w:val="clear" w:color="auto" w:fill="FFFFFF"/>
        </w:rPr>
        <w:t xml:space="preserve">, </w:t>
      </w:r>
      <w:r w:rsidRPr="002515FB">
        <w:rPr>
          <w:rStyle w:val="bibfname"/>
          <w:sz w:val="22"/>
          <w:szCs w:val="22"/>
          <w:highlight w:val="green"/>
          <w:shd w:val="clear" w:color="auto" w:fill="FFFFFF"/>
        </w:rPr>
        <w:t>R.</w:t>
      </w:r>
      <w:r w:rsidRPr="002515FB">
        <w:rPr>
          <w:sz w:val="22"/>
          <w:szCs w:val="22"/>
          <w:highlight w:val="green"/>
          <w:shd w:val="clear" w:color="auto" w:fill="FFFFFF"/>
        </w:rPr>
        <w:t xml:space="preserve">, </w:t>
      </w:r>
      <w:r w:rsidRPr="002515FB">
        <w:rPr>
          <w:rStyle w:val="bibsurname"/>
          <w:highlight w:val="green"/>
        </w:rPr>
        <w:t>Hyland</w:t>
      </w:r>
      <w:r w:rsidRPr="002515FB">
        <w:rPr>
          <w:sz w:val="22"/>
          <w:szCs w:val="22"/>
          <w:highlight w:val="green"/>
          <w:shd w:val="clear" w:color="auto" w:fill="FFFFFF"/>
        </w:rPr>
        <w:t xml:space="preserve">, </w:t>
      </w:r>
      <w:r w:rsidRPr="002515FB">
        <w:rPr>
          <w:rStyle w:val="bibfname"/>
          <w:sz w:val="22"/>
          <w:szCs w:val="22"/>
          <w:highlight w:val="green"/>
          <w:shd w:val="clear" w:color="auto" w:fill="FFFFFF"/>
        </w:rPr>
        <w:t>P.</w:t>
      </w:r>
      <w:r w:rsidRPr="002515FB">
        <w:rPr>
          <w:sz w:val="22"/>
          <w:szCs w:val="22"/>
          <w:highlight w:val="green"/>
          <w:shd w:val="clear" w:color="auto" w:fill="FFFFFF"/>
        </w:rPr>
        <w:t xml:space="preserve">, </w:t>
      </w:r>
      <w:r w:rsidRPr="002515FB">
        <w:rPr>
          <w:rStyle w:val="bibsurname"/>
          <w:highlight w:val="green"/>
        </w:rPr>
        <w:t>McHugh Power</w:t>
      </w:r>
      <w:r w:rsidRPr="002515FB">
        <w:rPr>
          <w:sz w:val="22"/>
          <w:szCs w:val="22"/>
          <w:highlight w:val="green"/>
          <w:shd w:val="clear" w:color="auto" w:fill="FFFFFF"/>
        </w:rPr>
        <w:t xml:space="preserve">, </w:t>
      </w:r>
      <w:r w:rsidRPr="002515FB">
        <w:rPr>
          <w:rStyle w:val="bibfname"/>
          <w:sz w:val="22"/>
          <w:szCs w:val="22"/>
          <w:highlight w:val="green"/>
          <w:shd w:val="clear" w:color="auto" w:fill="FFFFFF"/>
        </w:rPr>
        <w:t>J.</w:t>
      </w:r>
      <w:r w:rsidRPr="002515FB">
        <w:rPr>
          <w:sz w:val="22"/>
          <w:szCs w:val="22"/>
          <w:highlight w:val="green"/>
          <w:shd w:val="clear" w:color="auto" w:fill="FFFFFF"/>
        </w:rPr>
        <w:t xml:space="preserve">, &amp; </w:t>
      </w:r>
      <w:proofErr w:type="spellStart"/>
      <w:r w:rsidRPr="002515FB">
        <w:rPr>
          <w:rStyle w:val="bibsurname"/>
          <w:highlight w:val="green"/>
        </w:rPr>
        <w:t>Coogan</w:t>
      </w:r>
      <w:proofErr w:type="spellEnd"/>
      <w:r w:rsidRPr="002515FB">
        <w:rPr>
          <w:sz w:val="22"/>
          <w:szCs w:val="22"/>
          <w:highlight w:val="green"/>
          <w:shd w:val="clear" w:color="auto" w:fill="FFFFFF"/>
        </w:rPr>
        <w:t xml:space="preserve">, </w:t>
      </w:r>
      <w:r w:rsidRPr="002515FB">
        <w:rPr>
          <w:rStyle w:val="bibfname"/>
          <w:sz w:val="22"/>
          <w:szCs w:val="22"/>
          <w:highlight w:val="green"/>
          <w:shd w:val="clear" w:color="auto" w:fill="FFFFFF"/>
        </w:rPr>
        <w:t>A. N.</w:t>
      </w:r>
      <w:r w:rsidRPr="002515FB">
        <w:rPr>
          <w:sz w:val="22"/>
          <w:szCs w:val="22"/>
          <w:highlight w:val="green"/>
          <w:shd w:val="clear" w:color="auto" w:fill="FFFFFF"/>
        </w:rPr>
        <w:t xml:space="preserve"> (</w:t>
      </w:r>
      <w:r w:rsidRPr="002515FB">
        <w:rPr>
          <w:rStyle w:val="bibyear"/>
          <w:highlight w:val="green"/>
        </w:rPr>
        <w:t>2020</w:t>
      </w:r>
      <w:r w:rsidRPr="002515FB">
        <w:rPr>
          <w:sz w:val="22"/>
          <w:szCs w:val="22"/>
          <w:highlight w:val="green"/>
          <w:shd w:val="clear" w:color="auto" w:fill="FFFFFF"/>
        </w:rPr>
        <w:t>).</w:t>
      </w:r>
      <w:proofErr w:type="gramEnd"/>
      <w:r w:rsidRPr="002515FB">
        <w:rPr>
          <w:sz w:val="22"/>
          <w:szCs w:val="22"/>
          <w:highlight w:val="green"/>
          <w:shd w:val="clear" w:color="auto" w:fill="FFFFFF"/>
        </w:rPr>
        <w:t xml:space="preserve"> </w:t>
      </w:r>
      <w:r w:rsidRPr="002515FB">
        <w:rPr>
          <w:rStyle w:val="bibarticle"/>
          <w:highlight w:val="green"/>
        </w:rPr>
        <w:t>Posttraumatic stress disorder among</w:t>
      </w:r>
      <w:r w:rsidR="00D92F93" w:rsidRPr="002515FB">
        <w:rPr>
          <w:rStyle w:val="bibarticle"/>
          <w:highlight w:val="green"/>
        </w:rPr>
        <w:t xml:space="preserve"> </w:t>
      </w:r>
      <w:r w:rsidRPr="002515FB">
        <w:rPr>
          <w:rStyle w:val="bibarticle"/>
          <w:highlight w:val="green"/>
        </w:rPr>
        <w:t>older adults: A differential item functioning analysis of PTSD in ICD-11 and DSM–5</w:t>
      </w:r>
      <w:r w:rsidRPr="002515FB">
        <w:rPr>
          <w:sz w:val="22"/>
          <w:szCs w:val="22"/>
          <w:highlight w:val="green"/>
          <w:shd w:val="clear" w:color="auto" w:fill="FFFFFF"/>
        </w:rPr>
        <w:t xml:space="preserve">. </w:t>
      </w:r>
      <w:r w:rsidRPr="002515FB">
        <w:rPr>
          <w:rStyle w:val="bibjournal"/>
          <w:i/>
          <w:highlight w:val="green"/>
        </w:rPr>
        <w:t>Psychological Trauma: Theory, Research, Practice, and Policy</w:t>
      </w:r>
      <w:r w:rsidRPr="002515FB">
        <w:rPr>
          <w:rStyle w:val="Emphasis"/>
          <w:sz w:val="22"/>
          <w:szCs w:val="22"/>
          <w:highlight w:val="green"/>
          <w:shd w:val="clear" w:color="auto" w:fill="FFFFFF"/>
        </w:rPr>
        <w:t xml:space="preserve">, </w:t>
      </w:r>
      <w:r w:rsidRPr="002515FB">
        <w:rPr>
          <w:rStyle w:val="bibvolume"/>
          <w:highlight w:val="green"/>
        </w:rPr>
        <w:t>12</w:t>
      </w:r>
      <w:r w:rsidRPr="002515FB">
        <w:rPr>
          <w:sz w:val="22"/>
          <w:szCs w:val="22"/>
          <w:highlight w:val="green"/>
          <w:shd w:val="clear" w:color="auto" w:fill="FFFFFF"/>
        </w:rPr>
        <w:t>(</w:t>
      </w:r>
      <w:r w:rsidRPr="002515FB">
        <w:rPr>
          <w:rStyle w:val="bibissue"/>
          <w:highlight w:val="green"/>
        </w:rPr>
        <w:t>7</w:t>
      </w:r>
      <w:r w:rsidRPr="002515FB">
        <w:rPr>
          <w:sz w:val="22"/>
          <w:szCs w:val="22"/>
          <w:highlight w:val="green"/>
          <w:shd w:val="clear" w:color="auto" w:fill="FFFFFF"/>
        </w:rPr>
        <w:t xml:space="preserve">), </w:t>
      </w:r>
      <w:r w:rsidRPr="002515FB">
        <w:rPr>
          <w:rStyle w:val="bibfpage"/>
          <w:highlight w:val="green"/>
        </w:rPr>
        <w:t>799</w:t>
      </w:r>
      <w:r w:rsidRPr="002515FB">
        <w:rPr>
          <w:sz w:val="22"/>
          <w:szCs w:val="22"/>
          <w:highlight w:val="green"/>
          <w:shd w:val="clear" w:color="auto" w:fill="FFFFFF"/>
        </w:rPr>
        <w:t>–</w:t>
      </w:r>
      <w:r w:rsidRPr="002515FB">
        <w:rPr>
          <w:rStyle w:val="biblpage"/>
          <w:highlight w:val="green"/>
        </w:rPr>
        <w:t>806</w:t>
      </w:r>
      <w:r w:rsidRPr="002515FB">
        <w:rPr>
          <w:sz w:val="22"/>
          <w:szCs w:val="22"/>
          <w:highlight w:val="green"/>
          <w:shd w:val="clear" w:color="auto" w:fill="FFFFFF"/>
        </w:rPr>
        <w:t xml:space="preserve">. </w:t>
      </w:r>
      <w:hyperlink r:id="rId21" w:tgtFrame="_blank" w:history="1">
        <w:r w:rsidRPr="002515FB">
          <w:rPr>
            <w:rStyle w:val="bibdoi"/>
            <w:highlight w:val="green"/>
          </w:rPr>
          <w:t>https://doi.org/10.1037/tra0000596</w:t>
        </w:r>
      </w:hyperlink>
    </w:p>
    <w:p w14:paraId="781491FF" w14:textId="5732E49E" w:rsidR="005E60AC" w:rsidRPr="002515FB" w:rsidRDefault="005E60AC" w:rsidP="005E60AC">
      <w:pPr>
        <w:pStyle w:val="REF-U"/>
        <w:spacing w:line="480" w:lineRule="auto"/>
        <w:rPr>
          <w:sz w:val="22"/>
          <w:szCs w:val="22"/>
          <w:highlight w:val="green"/>
        </w:rPr>
      </w:pPr>
      <w:proofErr w:type="spellStart"/>
      <w:r w:rsidRPr="002515FB">
        <w:rPr>
          <w:rStyle w:val="bibsurname"/>
          <w:sz w:val="22"/>
          <w:szCs w:val="22"/>
          <w:highlight w:val="green"/>
        </w:rPr>
        <w:t>Freyd</w:t>
      </w:r>
      <w:proofErr w:type="spellEnd"/>
      <w:r w:rsidRPr="002515FB">
        <w:rPr>
          <w:rStyle w:val="AQ"/>
          <w:sz w:val="22"/>
          <w:szCs w:val="22"/>
          <w:highlight w:val="green"/>
        </w:rPr>
        <w:t xml:space="preserve">, </w:t>
      </w:r>
      <w:r w:rsidRPr="002515FB">
        <w:rPr>
          <w:rStyle w:val="bibfname"/>
          <w:sz w:val="22"/>
          <w:szCs w:val="22"/>
          <w:highlight w:val="green"/>
        </w:rPr>
        <w:t>J. J.</w:t>
      </w:r>
      <w:r w:rsidRPr="002515FB">
        <w:rPr>
          <w:rStyle w:val="AQ"/>
          <w:sz w:val="22"/>
          <w:szCs w:val="22"/>
          <w:highlight w:val="green"/>
        </w:rPr>
        <w:t xml:space="preserve"> (</w:t>
      </w:r>
      <w:r w:rsidRPr="002515FB">
        <w:rPr>
          <w:rStyle w:val="bibyear"/>
          <w:sz w:val="22"/>
          <w:szCs w:val="22"/>
          <w:highlight w:val="green"/>
        </w:rPr>
        <w:t>1994</w:t>
      </w:r>
      <w:r w:rsidRPr="002515FB">
        <w:rPr>
          <w:rStyle w:val="AQ"/>
          <w:sz w:val="22"/>
          <w:szCs w:val="22"/>
          <w:highlight w:val="green"/>
        </w:rPr>
        <w:t xml:space="preserve">). </w:t>
      </w:r>
      <w:r w:rsidRPr="002515FB">
        <w:rPr>
          <w:rStyle w:val="bibarticle"/>
          <w:sz w:val="22"/>
          <w:szCs w:val="22"/>
          <w:highlight w:val="green"/>
        </w:rPr>
        <w:t>Betrayal trauma: Traumatic amnesia as an adaptive response to childhood abuse</w:t>
      </w:r>
      <w:r w:rsidRPr="002515FB">
        <w:rPr>
          <w:rStyle w:val="AQ"/>
          <w:sz w:val="22"/>
          <w:szCs w:val="22"/>
          <w:highlight w:val="green"/>
        </w:rPr>
        <w:t xml:space="preserve">. </w:t>
      </w:r>
      <w:r w:rsidRPr="002515FB">
        <w:rPr>
          <w:rStyle w:val="bibjournal"/>
          <w:i/>
          <w:highlight w:val="green"/>
        </w:rPr>
        <w:t>Ethics &amp; Behavior</w:t>
      </w:r>
      <w:r w:rsidRPr="002515FB">
        <w:rPr>
          <w:rStyle w:val="bibjournal"/>
          <w:i/>
          <w:iCs/>
          <w:sz w:val="22"/>
          <w:szCs w:val="22"/>
          <w:highlight w:val="green"/>
          <w:shd w:val="clear" w:color="auto" w:fill="FFFFFF"/>
        </w:rPr>
        <w:t xml:space="preserve"> </w:t>
      </w:r>
      <w:r w:rsidRPr="002515FB">
        <w:rPr>
          <w:rStyle w:val="bibvolume"/>
          <w:i/>
          <w:highlight w:val="green"/>
        </w:rPr>
        <w:t>4</w:t>
      </w:r>
      <w:r w:rsidRPr="002515FB">
        <w:rPr>
          <w:sz w:val="22"/>
          <w:szCs w:val="22"/>
          <w:highlight w:val="green"/>
          <w:shd w:val="clear" w:color="auto" w:fill="FFFFFF"/>
        </w:rPr>
        <w:t>(</w:t>
      </w:r>
      <w:r w:rsidRPr="002515FB">
        <w:rPr>
          <w:rStyle w:val="bibissue"/>
          <w:highlight w:val="green"/>
        </w:rPr>
        <w:t>4</w:t>
      </w:r>
      <w:r w:rsidRPr="002515FB">
        <w:rPr>
          <w:sz w:val="22"/>
          <w:szCs w:val="22"/>
          <w:highlight w:val="green"/>
          <w:shd w:val="clear" w:color="auto" w:fill="FFFFFF"/>
        </w:rPr>
        <w:t xml:space="preserve">), </w:t>
      </w:r>
      <w:r w:rsidRPr="002515FB">
        <w:rPr>
          <w:rStyle w:val="bibfpage"/>
          <w:highlight w:val="green"/>
        </w:rPr>
        <w:t>307</w:t>
      </w:r>
      <w:r w:rsidRPr="002515FB">
        <w:rPr>
          <w:sz w:val="22"/>
          <w:szCs w:val="22"/>
          <w:highlight w:val="green"/>
          <w:shd w:val="clear" w:color="auto" w:fill="FFFFFF"/>
        </w:rPr>
        <w:t>-</w:t>
      </w:r>
      <w:r w:rsidRPr="002515FB">
        <w:rPr>
          <w:rStyle w:val="biblpage"/>
          <w:highlight w:val="green"/>
        </w:rPr>
        <w:t>329</w:t>
      </w:r>
      <w:r w:rsidRPr="002515FB">
        <w:rPr>
          <w:sz w:val="22"/>
          <w:szCs w:val="22"/>
          <w:highlight w:val="green"/>
          <w:shd w:val="clear" w:color="auto" w:fill="FFFFFF"/>
        </w:rPr>
        <w:t>.</w:t>
      </w:r>
    </w:p>
    <w:p w14:paraId="4831EEDA"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t>Geronimus</w:t>
      </w:r>
      <w:proofErr w:type="spellEnd"/>
      <w:r w:rsidRPr="002515FB">
        <w:rPr>
          <w:rStyle w:val="AQ"/>
          <w:sz w:val="22"/>
          <w:szCs w:val="22"/>
          <w:highlight w:val="green"/>
        </w:rPr>
        <w:t xml:space="preserve">, </w:t>
      </w:r>
      <w:r w:rsidRPr="002515FB">
        <w:rPr>
          <w:rStyle w:val="bibfname"/>
          <w:sz w:val="22"/>
          <w:szCs w:val="22"/>
          <w:highlight w:val="green"/>
        </w:rPr>
        <w:t>A. T.</w:t>
      </w:r>
      <w:r w:rsidRPr="002515FB">
        <w:rPr>
          <w:rStyle w:val="AQ"/>
          <w:sz w:val="22"/>
          <w:szCs w:val="22"/>
          <w:highlight w:val="green"/>
        </w:rPr>
        <w:t xml:space="preserve">, </w:t>
      </w:r>
      <w:r w:rsidRPr="002515FB">
        <w:rPr>
          <w:rStyle w:val="bibsurname"/>
          <w:sz w:val="22"/>
          <w:szCs w:val="22"/>
          <w:highlight w:val="green"/>
        </w:rPr>
        <w:t>Pearson</w:t>
      </w:r>
      <w:r w:rsidRPr="002515FB">
        <w:rPr>
          <w:rStyle w:val="AQ"/>
          <w:sz w:val="22"/>
          <w:szCs w:val="22"/>
          <w:highlight w:val="green"/>
        </w:rPr>
        <w:t xml:space="preserve">, </w:t>
      </w:r>
      <w:r w:rsidRPr="002515FB">
        <w:rPr>
          <w:rStyle w:val="bibfname"/>
          <w:sz w:val="22"/>
          <w:szCs w:val="22"/>
          <w:highlight w:val="green"/>
        </w:rPr>
        <w:t>J. A.</w:t>
      </w:r>
      <w:r w:rsidRPr="002515FB">
        <w:rPr>
          <w:rStyle w:val="AQ"/>
          <w:sz w:val="22"/>
          <w:szCs w:val="22"/>
          <w:highlight w:val="green"/>
        </w:rPr>
        <w:t xml:space="preserve">, </w:t>
      </w:r>
      <w:proofErr w:type="spellStart"/>
      <w:r w:rsidRPr="002515FB">
        <w:rPr>
          <w:rStyle w:val="bibsurname"/>
          <w:sz w:val="22"/>
          <w:szCs w:val="22"/>
          <w:highlight w:val="green"/>
        </w:rPr>
        <w:t>Linnenbringer</w:t>
      </w:r>
      <w:proofErr w:type="spellEnd"/>
      <w:r w:rsidRPr="002515FB">
        <w:rPr>
          <w:rStyle w:val="AQ"/>
          <w:sz w:val="22"/>
          <w:szCs w:val="22"/>
          <w:highlight w:val="green"/>
        </w:rPr>
        <w:t xml:space="preserve">, </w:t>
      </w:r>
      <w:r w:rsidRPr="002515FB">
        <w:rPr>
          <w:rStyle w:val="bibfname"/>
          <w:sz w:val="22"/>
          <w:szCs w:val="22"/>
          <w:highlight w:val="green"/>
        </w:rPr>
        <w:t>E.</w:t>
      </w:r>
      <w:r w:rsidRPr="002515FB">
        <w:rPr>
          <w:rStyle w:val="AQ"/>
          <w:sz w:val="22"/>
          <w:szCs w:val="22"/>
          <w:highlight w:val="green"/>
        </w:rPr>
        <w:t xml:space="preserve">, </w:t>
      </w:r>
      <w:r w:rsidRPr="002515FB">
        <w:rPr>
          <w:rStyle w:val="bibsurname"/>
          <w:sz w:val="22"/>
          <w:szCs w:val="22"/>
          <w:highlight w:val="green"/>
        </w:rPr>
        <w:t>Eisenberg</w:t>
      </w:r>
      <w:r w:rsidRPr="002515FB">
        <w:rPr>
          <w:rStyle w:val="AQ"/>
          <w:sz w:val="22"/>
          <w:szCs w:val="22"/>
          <w:highlight w:val="green"/>
        </w:rPr>
        <w:t xml:space="preserve">, </w:t>
      </w:r>
      <w:r w:rsidRPr="002515FB">
        <w:rPr>
          <w:rStyle w:val="bibfname"/>
          <w:sz w:val="22"/>
          <w:szCs w:val="22"/>
          <w:highlight w:val="green"/>
        </w:rPr>
        <w:t>A. K.</w:t>
      </w:r>
      <w:r w:rsidRPr="002515FB">
        <w:rPr>
          <w:rStyle w:val="AQ"/>
          <w:sz w:val="22"/>
          <w:szCs w:val="22"/>
          <w:highlight w:val="green"/>
        </w:rPr>
        <w:t xml:space="preserve">, </w:t>
      </w:r>
      <w:r w:rsidRPr="002515FB">
        <w:rPr>
          <w:rStyle w:val="bibsurname"/>
          <w:sz w:val="22"/>
          <w:szCs w:val="22"/>
          <w:highlight w:val="green"/>
        </w:rPr>
        <w:t>Stokes</w:t>
      </w:r>
      <w:r w:rsidRPr="002515FB">
        <w:rPr>
          <w:rStyle w:val="AQ"/>
          <w:sz w:val="22"/>
          <w:szCs w:val="22"/>
          <w:highlight w:val="green"/>
        </w:rPr>
        <w:t xml:space="preserve">, </w:t>
      </w:r>
      <w:r w:rsidRPr="002515FB">
        <w:rPr>
          <w:rStyle w:val="bibfname"/>
          <w:sz w:val="22"/>
          <w:szCs w:val="22"/>
          <w:highlight w:val="green"/>
        </w:rPr>
        <w:t>C.</w:t>
      </w:r>
      <w:r w:rsidRPr="002515FB">
        <w:rPr>
          <w:rStyle w:val="AQ"/>
          <w:sz w:val="22"/>
          <w:szCs w:val="22"/>
          <w:highlight w:val="green"/>
        </w:rPr>
        <w:t xml:space="preserve">, </w:t>
      </w:r>
      <w:r w:rsidRPr="002515FB">
        <w:rPr>
          <w:rStyle w:val="bibsurname"/>
          <w:sz w:val="22"/>
          <w:szCs w:val="22"/>
          <w:highlight w:val="green"/>
        </w:rPr>
        <w:t>Hughes</w:t>
      </w:r>
      <w:r w:rsidRPr="002515FB">
        <w:rPr>
          <w:rStyle w:val="AQ"/>
          <w:sz w:val="22"/>
          <w:szCs w:val="22"/>
          <w:highlight w:val="green"/>
        </w:rPr>
        <w:t xml:space="preserve">, </w:t>
      </w:r>
      <w:r w:rsidRPr="002515FB">
        <w:rPr>
          <w:rStyle w:val="bibfname"/>
          <w:sz w:val="22"/>
          <w:szCs w:val="22"/>
          <w:highlight w:val="green"/>
        </w:rPr>
        <w:t>L. D.</w:t>
      </w:r>
      <w:r w:rsidRPr="002515FB">
        <w:rPr>
          <w:rStyle w:val="AQ"/>
          <w:sz w:val="22"/>
          <w:szCs w:val="22"/>
          <w:highlight w:val="green"/>
        </w:rPr>
        <w:t xml:space="preserve">, &amp; </w:t>
      </w:r>
      <w:r w:rsidRPr="002515FB">
        <w:rPr>
          <w:rStyle w:val="bibsurname"/>
          <w:sz w:val="22"/>
          <w:szCs w:val="22"/>
          <w:highlight w:val="green"/>
        </w:rPr>
        <w:t>Schulz</w:t>
      </w:r>
      <w:r w:rsidRPr="002515FB">
        <w:rPr>
          <w:rStyle w:val="AQ"/>
          <w:sz w:val="22"/>
          <w:szCs w:val="22"/>
          <w:highlight w:val="green"/>
        </w:rPr>
        <w:t xml:space="preserve">, </w:t>
      </w:r>
      <w:r w:rsidRPr="002515FB">
        <w:rPr>
          <w:rStyle w:val="bibfname"/>
          <w:sz w:val="22"/>
          <w:szCs w:val="22"/>
          <w:highlight w:val="green"/>
        </w:rPr>
        <w:t>A. J.</w:t>
      </w:r>
      <w:r w:rsidRPr="002515FB">
        <w:rPr>
          <w:rStyle w:val="AQ"/>
          <w:sz w:val="22"/>
          <w:szCs w:val="22"/>
          <w:highlight w:val="green"/>
        </w:rPr>
        <w:t xml:space="preserve"> (</w:t>
      </w:r>
      <w:r w:rsidRPr="002515FB">
        <w:rPr>
          <w:rStyle w:val="bibyear"/>
          <w:sz w:val="22"/>
          <w:szCs w:val="22"/>
          <w:highlight w:val="green"/>
        </w:rPr>
        <w:t>2020</w:t>
      </w:r>
      <w:r w:rsidRPr="002515FB">
        <w:rPr>
          <w:rStyle w:val="AQ"/>
          <w:sz w:val="22"/>
          <w:szCs w:val="22"/>
          <w:highlight w:val="green"/>
        </w:rPr>
        <w:t xml:space="preserve">). </w:t>
      </w:r>
      <w:proofErr w:type="gramStart"/>
      <w:r w:rsidRPr="002515FB">
        <w:rPr>
          <w:rStyle w:val="bibarticle"/>
          <w:sz w:val="22"/>
          <w:szCs w:val="22"/>
          <w:highlight w:val="green"/>
        </w:rPr>
        <w:t xml:space="preserve">Weathering in Detroit: Place, race, ethnicity, and poverty as conceptually fluctuating social constructs shaping variation in </w:t>
      </w:r>
      <w:proofErr w:type="spellStart"/>
      <w:r w:rsidRPr="002515FB">
        <w:rPr>
          <w:rStyle w:val="bibarticle"/>
          <w:sz w:val="22"/>
          <w:szCs w:val="22"/>
          <w:highlight w:val="green"/>
        </w:rPr>
        <w:t>allostatic</w:t>
      </w:r>
      <w:proofErr w:type="spellEnd"/>
      <w:r w:rsidRPr="002515FB">
        <w:rPr>
          <w:rStyle w:val="bibarticle"/>
          <w:sz w:val="22"/>
          <w:szCs w:val="22"/>
          <w:highlight w:val="green"/>
        </w:rPr>
        <w:t xml:space="preserve"> load</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i/>
          <w:highlight w:val="green"/>
        </w:rPr>
        <w:t xml:space="preserve">The Milbank Quarterly, </w:t>
      </w:r>
      <w:r w:rsidRPr="002515FB">
        <w:rPr>
          <w:rStyle w:val="bibvolume"/>
          <w:i/>
          <w:iCs/>
          <w:sz w:val="22"/>
          <w:szCs w:val="22"/>
          <w:highlight w:val="green"/>
        </w:rPr>
        <w:t>98</w:t>
      </w:r>
      <w:r w:rsidRPr="002515FB">
        <w:rPr>
          <w:rStyle w:val="AQ"/>
          <w:sz w:val="22"/>
          <w:szCs w:val="22"/>
          <w:highlight w:val="green"/>
        </w:rPr>
        <w:t>(</w:t>
      </w:r>
      <w:r w:rsidRPr="002515FB">
        <w:rPr>
          <w:rStyle w:val="bibissue"/>
          <w:sz w:val="22"/>
          <w:szCs w:val="22"/>
          <w:highlight w:val="green"/>
        </w:rPr>
        <w:t>4</w:t>
      </w:r>
      <w:r w:rsidRPr="002515FB">
        <w:rPr>
          <w:rStyle w:val="AQ"/>
          <w:sz w:val="22"/>
          <w:szCs w:val="22"/>
          <w:highlight w:val="green"/>
        </w:rPr>
        <w:t xml:space="preserve">), </w:t>
      </w:r>
      <w:r w:rsidRPr="002515FB">
        <w:rPr>
          <w:rStyle w:val="bibfpage"/>
          <w:sz w:val="22"/>
          <w:szCs w:val="22"/>
          <w:highlight w:val="green"/>
        </w:rPr>
        <w:t>1171</w:t>
      </w:r>
      <w:r w:rsidRPr="002515FB">
        <w:rPr>
          <w:rStyle w:val="AQ"/>
          <w:sz w:val="22"/>
          <w:szCs w:val="22"/>
          <w:highlight w:val="green"/>
        </w:rPr>
        <w:t>–</w:t>
      </w:r>
      <w:r w:rsidRPr="002515FB">
        <w:rPr>
          <w:rStyle w:val="biblpage"/>
          <w:sz w:val="22"/>
          <w:szCs w:val="22"/>
          <w:highlight w:val="green"/>
        </w:rPr>
        <w:t>1218</w:t>
      </w:r>
      <w:r w:rsidRPr="002515FB">
        <w:rPr>
          <w:rStyle w:val="AQ"/>
          <w:sz w:val="22"/>
          <w:szCs w:val="22"/>
          <w:highlight w:val="green"/>
        </w:rPr>
        <w:t xml:space="preserve">. </w:t>
      </w:r>
      <w:r w:rsidRPr="002515FB">
        <w:rPr>
          <w:rStyle w:val="bibdoi"/>
          <w:sz w:val="22"/>
          <w:szCs w:val="22"/>
          <w:highlight w:val="green"/>
        </w:rPr>
        <w:t>https://doi.org/10.1111/1468-0009.12484</w:t>
      </w:r>
    </w:p>
    <w:p w14:paraId="3EA50DC4" w14:textId="77777777" w:rsidR="005E60AC" w:rsidRPr="002515FB" w:rsidRDefault="005E60AC" w:rsidP="005E60AC">
      <w:pPr>
        <w:pStyle w:val="REF-U"/>
        <w:spacing w:line="480" w:lineRule="auto"/>
        <w:rPr>
          <w:rStyle w:val="AQ"/>
          <w:sz w:val="22"/>
          <w:szCs w:val="22"/>
          <w:highlight w:val="green"/>
        </w:rPr>
      </w:pPr>
      <w:r w:rsidRPr="002515FB">
        <w:rPr>
          <w:rStyle w:val="bibsurname"/>
          <w:sz w:val="22"/>
          <w:szCs w:val="22"/>
          <w:highlight w:val="green"/>
        </w:rPr>
        <w:t>Griffiths</w:t>
      </w:r>
      <w:r w:rsidRPr="002515FB">
        <w:rPr>
          <w:rStyle w:val="AQ"/>
          <w:sz w:val="22"/>
          <w:szCs w:val="22"/>
          <w:highlight w:val="green"/>
        </w:rPr>
        <w:t xml:space="preserve">, </w:t>
      </w:r>
      <w:r w:rsidRPr="002515FB">
        <w:rPr>
          <w:rStyle w:val="bibfname"/>
          <w:sz w:val="22"/>
          <w:szCs w:val="22"/>
          <w:highlight w:val="green"/>
        </w:rPr>
        <w:t>C.</w:t>
      </w:r>
      <w:r w:rsidRPr="002515FB">
        <w:rPr>
          <w:rStyle w:val="AQ"/>
          <w:sz w:val="22"/>
          <w:szCs w:val="22"/>
          <w:highlight w:val="green"/>
        </w:rPr>
        <w:t xml:space="preserve"> (</w:t>
      </w:r>
      <w:r w:rsidRPr="002515FB">
        <w:rPr>
          <w:rStyle w:val="bibyear"/>
          <w:sz w:val="22"/>
          <w:szCs w:val="22"/>
          <w:highlight w:val="green"/>
        </w:rPr>
        <w:t>2017</w:t>
      </w:r>
      <w:r w:rsidRPr="002515FB">
        <w:rPr>
          <w:rStyle w:val="AQ"/>
          <w:sz w:val="22"/>
          <w:szCs w:val="22"/>
          <w:highlight w:val="green"/>
        </w:rPr>
        <w:t xml:space="preserve">). </w:t>
      </w:r>
      <w:r w:rsidRPr="002515FB">
        <w:rPr>
          <w:rStyle w:val="bibarticle"/>
          <w:sz w:val="22"/>
          <w:szCs w:val="22"/>
          <w:highlight w:val="green"/>
        </w:rPr>
        <w:t>Deep nursing: A thoughtful, co-created nursing process</w:t>
      </w:r>
      <w:r w:rsidRPr="002515FB">
        <w:rPr>
          <w:rStyle w:val="AQ"/>
          <w:sz w:val="22"/>
          <w:szCs w:val="22"/>
          <w:highlight w:val="green"/>
        </w:rPr>
        <w:t xml:space="preserve">. </w:t>
      </w:r>
      <w:proofErr w:type="gramStart"/>
      <w:r w:rsidRPr="002515FB">
        <w:rPr>
          <w:rStyle w:val="bibjournal"/>
          <w:sz w:val="22"/>
          <w:szCs w:val="22"/>
          <w:highlight w:val="green"/>
        </w:rPr>
        <w:t>Nursing Management</w:t>
      </w:r>
      <w:r w:rsidRPr="002515FB">
        <w:rPr>
          <w:sz w:val="22"/>
          <w:szCs w:val="22"/>
          <w:highlight w:val="green"/>
        </w:rPr>
        <w:t xml:space="preserve">, </w:t>
      </w:r>
      <w:r w:rsidRPr="002515FB">
        <w:rPr>
          <w:rStyle w:val="bibvolume"/>
          <w:sz w:val="22"/>
          <w:szCs w:val="22"/>
          <w:highlight w:val="green"/>
        </w:rPr>
        <w:t>24</w:t>
      </w:r>
      <w:r w:rsidRPr="002515FB">
        <w:rPr>
          <w:sz w:val="22"/>
          <w:szCs w:val="22"/>
          <w:highlight w:val="green"/>
        </w:rPr>
        <w:t>(</w:t>
      </w:r>
      <w:r w:rsidRPr="002515FB">
        <w:rPr>
          <w:rStyle w:val="bibissue"/>
          <w:sz w:val="22"/>
          <w:szCs w:val="22"/>
          <w:highlight w:val="green"/>
        </w:rPr>
        <w:t>1</w:t>
      </w:r>
      <w:r w:rsidRPr="002515FB">
        <w:rPr>
          <w:sz w:val="22"/>
          <w:szCs w:val="22"/>
          <w:highlight w:val="green"/>
        </w:rPr>
        <w:t xml:space="preserve">), </w:t>
      </w:r>
      <w:r w:rsidRPr="002515FB">
        <w:rPr>
          <w:rStyle w:val="bibfpage"/>
          <w:sz w:val="22"/>
          <w:szCs w:val="22"/>
          <w:highlight w:val="green"/>
        </w:rPr>
        <w:t>27</w:t>
      </w:r>
      <w:r w:rsidRPr="002515FB">
        <w:rPr>
          <w:sz w:val="22"/>
          <w:szCs w:val="22"/>
          <w:highlight w:val="green"/>
        </w:rPr>
        <w:t>–</w:t>
      </w:r>
      <w:r w:rsidRPr="002515FB">
        <w:rPr>
          <w:rStyle w:val="biblpage"/>
          <w:sz w:val="22"/>
          <w:szCs w:val="22"/>
          <w:highlight w:val="green"/>
        </w:rPr>
        <w:t>30</w:t>
      </w:r>
      <w:r w:rsidRPr="002515FB">
        <w:rPr>
          <w:sz w:val="22"/>
          <w:szCs w:val="22"/>
          <w:highlight w:val="green"/>
        </w:rPr>
        <w:t>.</w:t>
      </w:r>
      <w:proofErr w:type="gramEnd"/>
      <w:r w:rsidRPr="002515FB">
        <w:rPr>
          <w:sz w:val="22"/>
          <w:szCs w:val="22"/>
          <w:highlight w:val="green"/>
        </w:rPr>
        <w:t xml:space="preserve"> </w:t>
      </w:r>
      <w:r w:rsidRPr="002515FB">
        <w:rPr>
          <w:rStyle w:val="bibdoi"/>
          <w:sz w:val="22"/>
          <w:szCs w:val="22"/>
          <w:highlight w:val="green"/>
        </w:rPr>
        <w:t>doi:10.7748/nm.2017.e1573</w:t>
      </w:r>
    </w:p>
    <w:p w14:paraId="5D0DF99C" w14:textId="77777777" w:rsidR="005E60AC" w:rsidRPr="002515FB" w:rsidRDefault="005E60AC" w:rsidP="005E60AC">
      <w:pPr>
        <w:pStyle w:val="REF-U"/>
        <w:spacing w:line="480" w:lineRule="auto"/>
        <w:rPr>
          <w:sz w:val="22"/>
          <w:szCs w:val="22"/>
          <w:highlight w:val="green"/>
        </w:rPr>
      </w:pPr>
      <w:r w:rsidRPr="002515FB">
        <w:rPr>
          <w:rStyle w:val="bibsurname"/>
          <w:sz w:val="22"/>
          <w:szCs w:val="22"/>
          <w:highlight w:val="green"/>
        </w:rPr>
        <w:t>Hall</w:t>
      </w:r>
      <w:r w:rsidRPr="002515FB">
        <w:rPr>
          <w:sz w:val="22"/>
          <w:szCs w:val="22"/>
          <w:highlight w:val="green"/>
        </w:rPr>
        <w:t xml:space="preserve">, </w:t>
      </w:r>
      <w:r w:rsidRPr="002515FB">
        <w:rPr>
          <w:rStyle w:val="bibfname"/>
          <w:sz w:val="22"/>
          <w:szCs w:val="22"/>
          <w:highlight w:val="green"/>
        </w:rPr>
        <w:t>K.T.</w:t>
      </w:r>
      <w:r w:rsidRPr="002515FB">
        <w:rPr>
          <w:sz w:val="22"/>
          <w:szCs w:val="22"/>
          <w:highlight w:val="green"/>
        </w:rPr>
        <w:t xml:space="preserve"> (</w:t>
      </w:r>
      <w:r w:rsidRPr="002515FB">
        <w:rPr>
          <w:rStyle w:val="bibyear"/>
          <w:sz w:val="22"/>
          <w:szCs w:val="22"/>
          <w:highlight w:val="green"/>
        </w:rPr>
        <w:t>2022</w:t>
      </w:r>
      <w:r w:rsidRPr="002515FB">
        <w:rPr>
          <w:sz w:val="22"/>
          <w:szCs w:val="22"/>
          <w:highlight w:val="green"/>
        </w:rPr>
        <w:t xml:space="preserve">). </w:t>
      </w:r>
      <w:proofErr w:type="gramStart"/>
      <w:r w:rsidRPr="002515FB">
        <w:rPr>
          <w:rStyle w:val="bibbook"/>
          <w:sz w:val="22"/>
          <w:szCs w:val="22"/>
          <w:highlight w:val="green"/>
        </w:rPr>
        <w:t>Placebos</w:t>
      </w:r>
      <w:r w:rsidRPr="002515FB">
        <w:rPr>
          <w:i/>
          <w:iCs/>
          <w:sz w:val="22"/>
          <w:szCs w:val="22"/>
          <w:highlight w:val="green"/>
        </w:rPr>
        <w:t>.</w:t>
      </w:r>
      <w:proofErr w:type="gramEnd"/>
      <w:r w:rsidRPr="002515FB">
        <w:rPr>
          <w:sz w:val="22"/>
          <w:szCs w:val="22"/>
          <w:highlight w:val="green"/>
        </w:rPr>
        <w:t xml:space="preserve"> </w:t>
      </w:r>
      <w:r w:rsidRPr="002515FB">
        <w:rPr>
          <w:rStyle w:val="biblocation"/>
          <w:sz w:val="22"/>
          <w:szCs w:val="22"/>
          <w:highlight w:val="green"/>
        </w:rPr>
        <w:t>Cambridge, MA</w:t>
      </w:r>
      <w:r w:rsidRPr="002515FB">
        <w:rPr>
          <w:sz w:val="22"/>
          <w:szCs w:val="22"/>
          <w:highlight w:val="green"/>
        </w:rPr>
        <w:t xml:space="preserve">: </w:t>
      </w:r>
      <w:r w:rsidRPr="002515FB">
        <w:rPr>
          <w:rStyle w:val="bibpublisher"/>
          <w:sz w:val="22"/>
          <w:szCs w:val="22"/>
          <w:highlight w:val="green"/>
        </w:rPr>
        <w:t>MIT Press</w:t>
      </w:r>
      <w:r w:rsidRPr="002515FB">
        <w:rPr>
          <w:sz w:val="22"/>
          <w:szCs w:val="22"/>
          <w:highlight w:val="green"/>
        </w:rPr>
        <w:t>.</w:t>
      </w:r>
    </w:p>
    <w:p w14:paraId="7C2DB49A" w14:textId="77777777" w:rsidR="005E60AC" w:rsidRPr="0034174B" w:rsidRDefault="005E60AC" w:rsidP="005E60AC">
      <w:pPr>
        <w:pStyle w:val="REF-U"/>
        <w:spacing w:line="480" w:lineRule="auto"/>
        <w:rPr>
          <w:rStyle w:val="AQ"/>
          <w:sz w:val="22"/>
          <w:szCs w:val="22"/>
        </w:rPr>
      </w:pPr>
      <w:proofErr w:type="spellStart"/>
      <w:proofErr w:type="gramStart"/>
      <w:r w:rsidRPr="0034174B">
        <w:rPr>
          <w:rStyle w:val="bibsurname"/>
          <w:sz w:val="22"/>
          <w:szCs w:val="22"/>
        </w:rPr>
        <w:lastRenderedPageBreak/>
        <w:t>Hawton</w:t>
      </w:r>
      <w:proofErr w:type="spellEnd"/>
      <w:r w:rsidRPr="0034174B">
        <w:rPr>
          <w:rStyle w:val="AQ"/>
          <w:sz w:val="22"/>
          <w:szCs w:val="22"/>
        </w:rPr>
        <w:t xml:space="preserve">, </w:t>
      </w:r>
      <w:r w:rsidRPr="0034174B">
        <w:rPr>
          <w:rStyle w:val="bibfname"/>
          <w:sz w:val="22"/>
          <w:szCs w:val="22"/>
        </w:rPr>
        <w:t>K.</w:t>
      </w:r>
      <w:r w:rsidRPr="0034174B">
        <w:rPr>
          <w:rStyle w:val="AQ"/>
          <w:sz w:val="22"/>
          <w:szCs w:val="22"/>
        </w:rPr>
        <w:t xml:space="preserve">, </w:t>
      </w:r>
      <w:proofErr w:type="spellStart"/>
      <w:r w:rsidRPr="0034174B">
        <w:rPr>
          <w:rStyle w:val="bibsurname"/>
          <w:sz w:val="22"/>
          <w:szCs w:val="22"/>
        </w:rPr>
        <w:t>Knipe</w:t>
      </w:r>
      <w:proofErr w:type="spellEnd"/>
      <w:r w:rsidRPr="0034174B">
        <w:rPr>
          <w:rStyle w:val="AQ"/>
          <w:sz w:val="22"/>
          <w:szCs w:val="22"/>
        </w:rPr>
        <w:t xml:space="preserve">, </w:t>
      </w:r>
      <w:r w:rsidRPr="0034174B">
        <w:rPr>
          <w:rStyle w:val="bibfname"/>
          <w:sz w:val="22"/>
          <w:szCs w:val="22"/>
        </w:rPr>
        <w:t>D.</w:t>
      </w:r>
      <w:r w:rsidRPr="0034174B">
        <w:rPr>
          <w:rStyle w:val="AQ"/>
          <w:sz w:val="22"/>
          <w:szCs w:val="22"/>
        </w:rPr>
        <w:t xml:space="preserve">, &amp; </w:t>
      </w:r>
      <w:proofErr w:type="spellStart"/>
      <w:r w:rsidRPr="0034174B">
        <w:rPr>
          <w:rStyle w:val="bibsurname"/>
          <w:sz w:val="22"/>
          <w:szCs w:val="22"/>
        </w:rPr>
        <w:t>Pirkis</w:t>
      </w:r>
      <w:proofErr w:type="spellEnd"/>
      <w:r w:rsidRPr="0034174B">
        <w:rPr>
          <w:rStyle w:val="AQ"/>
          <w:sz w:val="22"/>
          <w:szCs w:val="22"/>
        </w:rPr>
        <w:t xml:space="preserve">, </w:t>
      </w:r>
      <w:r w:rsidRPr="0034174B">
        <w:rPr>
          <w:rStyle w:val="bibfname"/>
          <w:sz w:val="22"/>
          <w:szCs w:val="22"/>
        </w:rPr>
        <w:t>J.</w:t>
      </w:r>
      <w:r w:rsidRPr="0034174B">
        <w:rPr>
          <w:rStyle w:val="AQ"/>
          <w:sz w:val="22"/>
          <w:szCs w:val="22"/>
        </w:rPr>
        <w:t xml:space="preserve"> (</w:t>
      </w:r>
      <w:r w:rsidRPr="0034174B">
        <w:rPr>
          <w:rStyle w:val="bibyear"/>
          <w:sz w:val="22"/>
          <w:szCs w:val="22"/>
        </w:rPr>
        <w:t>2024</w:t>
      </w:r>
      <w:r w:rsidRPr="0034174B">
        <w:rPr>
          <w:rStyle w:val="AQ"/>
          <w:sz w:val="22"/>
          <w:szCs w:val="22"/>
        </w:rPr>
        <w:t>).</w:t>
      </w:r>
      <w:proofErr w:type="gramEnd"/>
      <w:r w:rsidRPr="0034174B">
        <w:rPr>
          <w:rStyle w:val="AQ"/>
          <w:sz w:val="22"/>
          <w:szCs w:val="22"/>
        </w:rPr>
        <w:t xml:space="preserve"> </w:t>
      </w:r>
      <w:proofErr w:type="gramStart"/>
      <w:r w:rsidRPr="0034174B">
        <w:rPr>
          <w:rStyle w:val="bibarticle"/>
          <w:sz w:val="22"/>
          <w:szCs w:val="22"/>
        </w:rPr>
        <w:t>Restriction of access to means used for suicide</w:t>
      </w:r>
      <w:r w:rsidRPr="0034174B">
        <w:rPr>
          <w:rStyle w:val="AQ"/>
          <w:sz w:val="22"/>
          <w:szCs w:val="22"/>
        </w:rPr>
        <w:t>.</w:t>
      </w:r>
      <w:proofErr w:type="gramEnd"/>
      <w:r w:rsidRPr="0034174B">
        <w:rPr>
          <w:rStyle w:val="AQ"/>
          <w:sz w:val="22"/>
          <w:szCs w:val="22"/>
        </w:rPr>
        <w:t xml:space="preserve"> </w:t>
      </w:r>
      <w:proofErr w:type="gramStart"/>
      <w:r w:rsidRPr="00AF39F4">
        <w:rPr>
          <w:rStyle w:val="bibjournal"/>
          <w:i/>
        </w:rPr>
        <w:t>The Lancet Public Health</w:t>
      </w:r>
      <w:r w:rsidRPr="00AF39F4">
        <w:t xml:space="preserve">, </w:t>
      </w:r>
      <w:r w:rsidRPr="0034174B">
        <w:rPr>
          <w:rStyle w:val="bibvolume"/>
          <w:i/>
          <w:iCs/>
          <w:sz w:val="22"/>
          <w:szCs w:val="22"/>
        </w:rPr>
        <w:t>0</w:t>
      </w:r>
      <w:r w:rsidRPr="0034174B">
        <w:rPr>
          <w:rStyle w:val="AQ"/>
          <w:sz w:val="22"/>
          <w:szCs w:val="22"/>
        </w:rPr>
        <w:t>(</w:t>
      </w:r>
      <w:r w:rsidRPr="0034174B">
        <w:rPr>
          <w:rStyle w:val="bibissue"/>
          <w:sz w:val="22"/>
          <w:szCs w:val="22"/>
        </w:rPr>
        <w:t>0</w:t>
      </w:r>
      <w:r w:rsidRPr="0034174B">
        <w:rPr>
          <w:rStyle w:val="AQ"/>
          <w:sz w:val="22"/>
          <w:szCs w:val="22"/>
        </w:rPr>
        <w:t>).</w:t>
      </w:r>
      <w:proofErr w:type="gramEnd"/>
      <w:r w:rsidRPr="0034174B">
        <w:rPr>
          <w:rStyle w:val="AQ"/>
          <w:sz w:val="22"/>
          <w:szCs w:val="22"/>
        </w:rPr>
        <w:t xml:space="preserve"> </w:t>
      </w:r>
      <w:hyperlink r:id="rId22" w:history="1">
        <w:r w:rsidRPr="0034174B">
          <w:rPr>
            <w:rStyle w:val="bibdoi"/>
            <w:sz w:val="22"/>
            <w:szCs w:val="22"/>
          </w:rPr>
          <w:t>https://doi.org/10.1016/S2468-2667(24)00157-9</w:t>
        </w:r>
      </w:hyperlink>
    </w:p>
    <w:p w14:paraId="00767D79" w14:textId="77777777" w:rsidR="005E60AC" w:rsidRPr="002515FB" w:rsidRDefault="005E60AC" w:rsidP="005E60AC">
      <w:pPr>
        <w:pStyle w:val="REF-U"/>
        <w:spacing w:line="480" w:lineRule="auto"/>
        <w:rPr>
          <w:sz w:val="22"/>
          <w:szCs w:val="22"/>
          <w:highlight w:val="green"/>
        </w:rPr>
      </w:pPr>
      <w:r w:rsidRPr="002515FB">
        <w:rPr>
          <w:rStyle w:val="bibsurname"/>
          <w:sz w:val="22"/>
          <w:szCs w:val="22"/>
          <w:highlight w:val="green"/>
        </w:rPr>
        <w:t>Herman</w:t>
      </w:r>
      <w:r w:rsidRPr="002515FB">
        <w:rPr>
          <w:rStyle w:val="AQ"/>
          <w:sz w:val="22"/>
          <w:szCs w:val="22"/>
          <w:highlight w:val="green"/>
        </w:rPr>
        <w:t xml:space="preserve">, </w:t>
      </w:r>
      <w:r w:rsidRPr="002515FB">
        <w:rPr>
          <w:rStyle w:val="bibfname"/>
          <w:sz w:val="22"/>
          <w:szCs w:val="22"/>
          <w:highlight w:val="green"/>
        </w:rPr>
        <w:t>J.</w:t>
      </w:r>
      <w:r w:rsidRPr="002515FB">
        <w:rPr>
          <w:rStyle w:val="AQ"/>
          <w:sz w:val="22"/>
          <w:szCs w:val="22"/>
          <w:highlight w:val="green"/>
        </w:rPr>
        <w:t xml:space="preserve"> (</w:t>
      </w:r>
      <w:r w:rsidRPr="002515FB">
        <w:rPr>
          <w:rStyle w:val="bibyear"/>
          <w:sz w:val="22"/>
          <w:szCs w:val="22"/>
          <w:highlight w:val="green"/>
        </w:rPr>
        <w:t>1997</w:t>
      </w:r>
      <w:r w:rsidRPr="002515FB">
        <w:rPr>
          <w:rStyle w:val="AQ"/>
          <w:sz w:val="22"/>
          <w:szCs w:val="22"/>
          <w:highlight w:val="green"/>
        </w:rPr>
        <w:t xml:space="preserve">). </w:t>
      </w:r>
      <w:r w:rsidRPr="002515FB">
        <w:rPr>
          <w:rStyle w:val="bibbook"/>
          <w:highlight w:val="green"/>
        </w:rPr>
        <w:t>Trauma and recovery: The aftermath of violence–from domestic abuse to political terror</w:t>
      </w:r>
      <w:r w:rsidRPr="002515FB">
        <w:rPr>
          <w:sz w:val="22"/>
          <w:szCs w:val="22"/>
          <w:highlight w:val="green"/>
        </w:rPr>
        <w:t xml:space="preserve"> (</w:t>
      </w:r>
      <w:r w:rsidRPr="002515FB">
        <w:rPr>
          <w:rStyle w:val="bibeditionno"/>
          <w:sz w:val="22"/>
          <w:szCs w:val="22"/>
          <w:highlight w:val="green"/>
        </w:rPr>
        <w:t xml:space="preserve">2nd </w:t>
      </w:r>
      <w:proofErr w:type="spellStart"/>
      <w:proofErr w:type="gramStart"/>
      <w:r w:rsidRPr="002515FB">
        <w:rPr>
          <w:rStyle w:val="bibeditionno"/>
          <w:sz w:val="22"/>
          <w:szCs w:val="22"/>
          <w:highlight w:val="green"/>
        </w:rPr>
        <w:t>ed</w:t>
      </w:r>
      <w:proofErr w:type="spellEnd"/>
      <w:proofErr w:type="gramEnd"/>
      <w:r w:rsidRPr="002515FB">
        <w:rPr>
          <w:sz w:val="22"/>
          <w:szCs w:val="22"/>
          <w:highlight w:val="green"/>
        </w:rPr>
        <w:t xml:space="preserve">). </w:t>
      </w:r>
      <w:r w:rsidRPr="002515FB">
        <w:rPr>
          <w:rStyle w:val="biblocation"/>
          <w:sz w:val="22"/>
          <w:szCs w:val="22"/>
          <w:highlight w:val="green"/>
        </w:rPr>
        <w:t>New York, NY</w:t>
      </w:r>
      <w:r w:rsidRPr="002515FB">
        <w:rPr>
          <w:sz w:val="22"/>
          <w:szCs w:val="22"/>
          <w:highlight w:val="green"/>
        </w:rPr>
        <w:t xml:space="preserve">: </w:t>
      </w:r>
      <w:r w:rsidRPr="002515FB">
        <w:rPr>
          <w:rStyle w:val="bibpublisher"/>
          <w:sz w:val="22"/>
          <w:szCs w:val="22"/>
          <w:highlight w:val="green"/>
        </w:rPr>
        <w:t>Basic Books</w:t>
      </w:r>
      <w:r w:rsidRPr="002515FB">
        <w:rPr>
          <w:sz w:val="22"/>
          <w:szCs w:val="22"/>
          <w:highlight w:val="green"/>
        </w:rPr>
        <w:t>.</w:t>
      </w:r>
    </w:p>
    <w:p w14:paraId="5CB8324B" w14:textId="77777777" w:rsidR="005E60AC" w:rsidRPr="0034174B" w:rsidRDefault="005E60AC" w:rsidP="005E60AC">
      <w:pPr>
        <w:pStyle w:val="REF-U"/>
        <w:spacing w:line="480" w:lineRule="auto"/>
        <w:rPr>
          <w:rStyle w:val="AQ"/>
          <w:sz w:val="22"/>
          <w:szCs w:val="22"/>
        </w:rPr>
      </w:pPr>
      <w:proofErr w:type="spellStart"/>
      <w:r w:rsidRPr="0034174B">
        <w:rPr>
          <w:rStyle w:val="bibsurname"/>
          <w:sz w:val="22"/>
          <w:szCs w:val="22"/>
        </w:rPr>
        <w:t>Hodgkins</w:t>
      </w:r>
      <w:proofErr w:type="spellEnd"/>
      <w:r w:rsidRPr="0034174B">
        <w:rPr>
          <w:rStyle w:val="AQ"/>
          <w:sz w:val="22"/>
          <w:szCs w:val="22"/>
        </w:rPr>
        <w:t xml:space="preserve">, </w:t>
      </w:r>
      <w:r w:rsidRPr="0034174B">
        <w:rPr>
          <w:rStyle w:val="bibfname"/>
          <w:sz w:val="22"/>
          <w:szCs w:val="22"/>
        </w:rPr>
        <w:t>G. E.</w:t>
      </w:r>
      <w:r w:rsidRPr="0034174B">
        <w:rPr>
          <w:rStyle w:val="AQ"/>
          <w:sz w:val="22"/>
          <w:szCs w:val="22"/>
        </w:rPr>
        <w:t xml:space="preserve">, </w:t>
      </w:r>
      <w:proofErr w:type="spellStart"/>
      <w:r w:rsidRPr="0034174B">
        <w:rPr>
          <w:rStyle w:val="bibsurname"/>
          <w:sz w:val="22"/>
          <w:szCs w:val="22"/>
        </w:rPr>
        <w:t>Blommel</w:t>
      </w:r>
      <w:proofErr w:type="spellEnd"/>
      <w:r w:rsidRPr="0034174B">
        <w:rPr>
          <w:rStyle w:val="AQ"/>
          <w:sz w:val="22"/>
          <w:szCs w:val="22"/>
        </w:rPr>
        <w:t xml:space="preserve">, </w:t>
      </w:r>
      <w:r w:rsidRPr="0034174B">
        <w:rPr>
          <w:rStyle w:val="bibfname"/>
          <w:sz w:val="22"/>
          <w:szCs w:val="22"/>
        </w:rPr>
        <w:t>J. G.</w:t>
      </w:r>
      <w:r w:rsidRPr="0034174B">
        <w:rPr>
          <w:rStyle w:val="AQ"/>
          <w:sz w:val="22"/>
          <w:szCs w:val="22"/>
        </w:rPr>
        <w:t xml:space="preserve">, </w:t>
      </w:r>
      <w:r w:rsidRPr="0034174B">
        <w:rPr>
          <w:rStyle w:val="bibsurname"/>
          <w:sz w:val="22"/>
          <w:szCs w:val="22"/>
        </w:rPr>
        <w:t>Dunlop</w:t>
      </w:r>
      <w:r w:rsidRPr="0034174B">
        <w:rPr>
          <w:rStyle w:val="AQ"/>
          <w:sz w:val="22"/>
          <w:szCs w:val="22"/>
        </w:rPr>
        <w:t xml:space="preserve">, </w:t>
      </w:r>
      <w:r w:rsidRPr="0034174B">
        <w:rPr>
          <w:rStyle w:val="bibfname"/>
          <w:sz w:val="22"/>
          <w:szCs w:val="22"/>
        </w:rPr>
        <w:t>B. W.</w:t>
      </w:r>
      <w:r w:rsidRPr="0034174B">
        <w:rPr>
          <w:rStyle w:val="AQ"/>
          <w:sz w:val="22"/>
          <w:szCs w:val="22"/>
        </w:rPr>
        <w:t xml:space="preserve">, </w:t>
      </w:r>
      <w:proofErr w:type="spellStart"/>
      <w:r w:rsidRPr="0034174B">
        <w:rPr>
          <w:rStyle w:val="bibsurname"/>
          <w:sz w:val="22"/>
          <w:szCs w:val="22"/>
        </w:rPr>
        <w:t>Iosifescu</w:t>
      </w:r>
      <w:proofErr w:type="spellEnd"/>
      <w:r w:rsidRPr="0034174B">
        <w:rPr>
          <w:rStyle w:val="AQ"/>
          <w:sz w:val="22"/>
          <w:szCs w:val="22"/>
        </w:rPr>
        <w:t xml:space="preserve">, </w:t>
      </w:r>
      <w:r w:rsidRPr="0034174B">
        <w:rPr>
          <w:rStyle w:val="bibfname"/>
          <w:sz w:val="22"/>
          <w:szCs w:val="22"/>
        </w:rPr>
        <w:t>D.</w:t>
      </w:r>
      <w:r w:rsidRPr="0034174B">
        <w:rPr>
          <w:rStyle w:val="AQ"/>
          <w:sz w:val="22"/>
          <w:szCs w:val="22"/>
        </w:rPr>
        <w:t xml:space="preserve">, </w:t>
      </w:r>
      <w:r w:rsidRPr="0034174B">
        <w:rPr>
          <w:rStyle w:val="bibsurname"/>
          <w:sz w:val="22"/>
          <w:szCs w:val="22"/>
        </w:rPr>
        <w:t>Mathew</w:t>
      </w:r>
      <w:r w:rsidRPr="0034174B">
        <w:rPr>
          <w:rStyle w:val="AQ"/>
          <w:sz w:val="22"/>
          <w:szCs w:val="22"/>
        </w:rPr>
        <w:t xml:space="preserve">, </w:t>
      </w:r>
      <w:r w:rsidRPr="0034174B">
        <w:rPr>
          <w:rStyle w:val="bibfname"/>
          <w:sz w:val="22"/>
          <w:szCs w:val="22"/>
        </w:rPr>
        <w:t>S. J.</w:t>
      </w:r>
      <w:r w:rsidRPr="0034174B">
        <w:rPr>
          <w:rStyle w:val="AQ"/>
          <w:sz w:val="22"/>
          <w:szCs w:val="22"/>
        </w:rPr>
        <w:t xml:space="preserve">, </w:t>
      </w:r>
      <w:proofErr w:type="spellStart"/>
      <w:r w:rsidRPr="0034174B">
        <w:rPr>
          <w:rStyle w:val="bibsurname"/>
          <w:sz w:val="22"/>
          <w:szCs w:val="22"/>
        </w:rPr>
        <w:t>Neylan</w:t>
      </w:r>
      <w:proofErr w:type="spellEnd"/>
      <w:r w:rsidRPr="0034174B">
        <w:rPr>
          <w:rStyle w:val="AQ"/>
          <w:sz w:val="22"/>
          <w:szCs w:val="22"/>
        </w:rPr>
        <w:t xml:space="preserve">, </w:t>
      </w:r>
      <w:r w:rsidRPr="0034174B">
        <w:rPr>
          <w:rStyle w:val="bibfname"/>
          <w:sz w:val="22"/>
          <w:szCs w:val="22"/>
        </w:rPr>
        <w:t>T. C.</w:t>
      </w:r>
      <w:r w:rsidRPr="0034174B">
        <w:rPr>
          <w:rStyle w:val="AQ"/>
          <w:sz w:val="22"/>
          <w:szCs w:val="22"/>
        </w:rPr>
        <w:t xml:space="preserve">, </w:t>
      </w:r>
      <w:proofErr w:type="spellStart"/>
      <w:r w:rsidRPr="0034174B">
        <w:rPr>
          <w:rStyle w:val="bibsurname"/>
          <w:sz w:val="22"/>
          <w:szCs w:val="22"/>
        </w:rPr>
        <w:t>Mayberg</w:t>
      </w:r>
      <w:proofErr w:type="spellEnd"/>
      <w:r w:rsidRPr="0034174B">
        <w:rPr>
          <w:rStyle w:val="AQ"/>
          <w:sz w:val="22"/>
          <w:szCs w:val="22"/>
        </w:rPr>
        <w:t xml:space="preserve">, </w:t>
      </w:r>
      <w:r w:rsidRPr="0034174B">
        <w:rPr>
          <w:rStyle w:val="bibfname"/>
          <w:sz w:val="22"/>
          <w:szCs w:val="22"/>
        </w:rPr>
        <w:t>H.S.</w:t>
      </w:r>
      <w:r w:rsidRPr="0034174B">
        <w:rPr>
          <w:rStyle w:val="AQ"/>
          <w:sz w:val="22"/>
          <w:szCs w:val="22"/>
        </w:rPr>
        <w:t xml:space="preserve">, &amp; </w:t>
      </w:r>
      <w:r w:rsidRPr="0034174B">
        <w:rPr>
          <w:rStyle w:val="bibsurname"/>
          <w:sz w:val="22"/>
          <w:szCs w:val="22"/>
        </w:rPr>
        <w:t>Harvey</w:t>
      </w:r>
      <w:r w:rsidRPr="0034174B">
        <w:rPr>
          <w:rStyle w:val="AQ"/>
          <w:sz w:val="22"/>
          <w:szCs w:val="22"/>
        </w:rPr>
        <w:t xml:space="preserve">, </w:t>
      </w:r>
      <w:r w:rsidRPr="0034174B">
        <w:rPr>
          <w:rStyle w:val="bibfname"/>
          <w:sz w:val="22"/>
          <w:szCs w:val="22"/>
        </w:rPr>
        <w:t>P. D.</w:t>
      </w:r>
      <w:r w:rsidRPr="0034174B">
        <w:rPr>
          <w:rStyle w:val="AQ"/>
          <w:sz w:val="22"/>
          <w:szCs w:val="22"/>
        </w:rPr>
        <w:t xml:space="preserve"> (</w:t>
      </w:r>
      <w:r w:rsidRPr="0034174B">
        <w:rPr>
          <w:rStyle w:val="bibyear"/>
          <w:sz w:val="22"/>
          <w:szCs w:val="22"/>
        </w:rPr>
        <w:t>2018</w:t>
      </w:r>
      <w:r w:rsidRPr="0034174B">
        <w:rPr>
          <w:rStyle w:val="AQ"/>
          <w:sz w:val="22"/>
          <w:szCs w:val="22"/>
        </w:rPr>
        <w:t xml:space="preserve">). </w:t>
      </w:r>
      <w:r w:rsidRPr="0034174B">
        <w:rPr>
          <w:rStyle w:val="bibarticle"/>
          <w:sz w:val="22"/>
          <w:szCs w:val="22"/>
        </w:rPr>
        <w:t>Placebo effects across self-report, clinician rating, and objective performance tasks among women with post-traumatic stress disorder: Investigation of placebo response in a pharmacological treatment study of post-traumatic stress disorder</w:t>
      </w:r>
      <w:r w:rsidRPr="0034174B">
        <w:rPr>
          <w:rStyle w:val="AQ"/>
          <w:sz w:val="22"/>
          <w:szCs w:val="22"/>
        </w:rPr>
        <w:t xml:space="preserve">. </w:t>
      </w:r>
      <w:r w:rsidRPr="0034174B">
        <w:rPr>
          <w:rStyle w:val="bibjournal"/>
          <w:sz w:val="22"/>
          <w:szCs w:val="22"/>
        </w:rPr>
        <w:t>Journal of Clinical Psychopharmacology</w:t>
      </w:r>
      <w:r w:rsidRPr="0034174B">
        <w:rPr>
          <w:sz w:val="22"/>
          <w:szCs w:val="22"/>
        </w:rPr>
        <w:t xml:space="preserve">, </w:t>
      </w:r>
      <w:r w:rsidRPr="0034174B">
        <w:rPr>
          <w:rStyle w:val="bibvolume"/>
          <w:sz w:val="22"/>
          <w:szCs w:val="22"/>
        </w:rPr>
        <w:t>38</w:t>
      </w:r>
      <w:r w:rsidRPr="0034174B">
        <w:rPr>
          <w:sz w:val="22"/>
          <w:szCs w:val="22"/>
        </w:rPr>
        <w:t xml:space="preserve">, </w:t>
      </w:r>
      <w:r w:rsidRPr="0034174B">
        <w:rPr>
          <w:rStyle w:val="bibfpage"/>
          <w:sz w:val="22"/>
          <w:szCs w:val="22"/>
        </w:rPr>
        <w:t>200</w:t>
      </w:r>
      <w:r w:rsidRPr="0034174B">
        <w:rPr>
          <w:sz w:val="22"/>
          <w:szCs w:val="22"/>
        </w:rPr>
        <w:t>–</w:t>
      </w:r>
      <w:r w:rsidRPr="0034174B">
        <w:rPr>
          <w:rStyle w:val="biblpage"/>
          <w:sz w:val="22"/>
          <w:szCs w:val="22"/>
        </w:rPr>
        <w:t>206</w:t>
      </w:r>
      <w:r w:rsidRPr="0034174B">
        <w:rPr>
          <w:sz w:val="22"/>
          <w:szCs w:val="22"/>
        </w:rPr>
        <w:t xml:space="preserve">. </w:t>
      </w:r>
      <w:r w:rsidRPr="0034174B">
        <w:rPr>
          <w:rStyle w:val="bibdoi"/>
          <w:sz w:val="22"/>
          <w:szCs w:val="22"/>
        </w:rPr>
        <w:t>doi:10.1097/JCP.0000000000000858</w:t>
      </w:r>
    </w:p>
    <w:p w14:paraId="216E4EF3" w14:textId="77777777" w:rsidR="005E60AC" w:rsidRPr="002515FB" w:rsidRDefault="005E60AC" w:rsidP="005E60AC">
      <w:pPr>
        <w:pStyle w:val="REF-U"/>
        <w:spacing w:line="480" w:lineRule="auto"/>
        <w:rPr>
          <w:sz w:val="22"/>
          <w:szCs w:val="22"/>
          <w:highlight w:val="green"/>
        </w:rPr>
      </w:pPr>
      <w:r w:rsidRPr="002515FB">
        <w:rPr>
          <w:rStyle w:val="bibsurname"/>
          <w:sz w:val="22"/>
          <w:szCs w:val="22"/>
          <w:highlight w:val="green"/>
        </w:rPr>
        <w:t>Horne</w:t>
      </w:r>
      <w:r w:rsidRPr="002515FB">
        <w:rPr>
          <w:rStyle w:val="AQ"/>
          <w:sz w:val="22"/>
          <w:szCs w:val="22"/>
          <w:highlight w:val="green"/>
        </w:rPr>
        <w:t xml:space="preserve">, </w:t>
      </w:r>
      <w:r w:rsidRPr="002515FB">
        <w:rPr>
          <w:rStyle w:val="bibfname"/>
          <w:sz w:val="22"/>
          <w:szCs w:val="22"/>
          <w:highlight w:val="green"/>
        </w:rPr>
        <w:t>R.</w:t>
      </w:r>
      <w:r w:rsidRPr="002515FB">
        <w:rPr>
          <w:rStyle w:val="AQ"/>
          <w:sz w:val="22"/>
          <w:szCs w:val="22"/>
          <w:highlight w:val="green"/>
        </w:rPr>
        <w:t xml:space="preserve">, </w:t>
      </w:r>
      <w:proofErr w:type="spellStart"/>
      <w:r w:rsidRPr="002515FB">
        <w:rPr>
          <w:rStyle w:val="bibsurname"/>
          <w:sz w:val="22"/>
          <w:szCs w:val="22"/>
          <w:highlight w:val="green"/>
        </w:rPr>
        <w:t>Faasse</w:t>
      </w:r>
      <w:proofErr w:type="spellEnd"/>
      <w:r w:rsidRPr="002515FB">
        <w:rPr>
          <w:rStyle w:val="AQ"/>
          <w:sz w:val="22"/>
          <w:szCs w:val="22"/>
          <w:highlight w:val="green"/>
        </w:rPr>
        <w:t xml:space="preserve">, </w:t>
      </w:r>
      <w:r w:rsidRPr="002515FB">
        <w:rPr>
          <w:rStyle w:val="bibfname"/>
          <w:sz w:val="22"/>
          <w:szCs w:val="22"/>
          <w:highlight w:val="green"/>
        </w:rPr>
        <w:t>K.</w:t>
      </w:r>
      <w:r w:rsidRPr="002515FB">
        <w:rPr>
          <w:rStyle w:val="AQ"/>
          <w:sz w:val="22"/>
          <w:szCs w:val="22"/>
          <w:highlight w:val="green"/>
        </w:rPr>
        <w:t xml:space="preserve">, </w:t>
      </w:r>
      <w:r w:rsidRPr="002515FB">
        <w:rPr>
          <w:rStyle w:val="bibsurname"/>
          <w:sz w:val="22"/>
          <w:szCs w:val="22"/>
          <w:highlight w:val="green"/>
        </w:rPr>
        <w:t>Cooper</w:t>
      </w:r>
      <w:r w:rsidRPr="002515FB">
        <w:rPr>
          <w:rStyle w:val="AQ"/>
          <w:sz w:val="22"/>
          <w:szCs w:val="22"/>
          <w:highlight w:val="green"/>
        </w:rPr>
        <w:t xml:space="preserve">, </w:t>
      </w:r>
      <w:r w:rsidRPr="002515FB">
        <w:rPr>
          <w:rStyle w:val="bibfname"/>
          <w:sz w:val="22"/>
          <w:szCs w:val="22"/>
          <w:highlight w:val="green"/>
        </w:rPr>
        <w:t>V.</w:t>
      </w:r>
      <w:r w:rsidRPr="002515FB">
        <w:rPr>
          <w:rStyle w:val="AQ"/>
          <w:sz w:val="22"/>
          <w:szCs w:val="22"/>
          <w:highlight w:val="green"/>
        </w:rPr>
        <w:t xml:space="preserve">, </w:t>
      </w:r>
      <w:proofErr w:type="spellStart"/>
      <w:r w:rsidRPr="002515FB">
        <w:rPr>
          <w:rStyle w:val="bibsurname"/>
          <w:sz w:val="22"/>
          <w:szCs w:val="22"/>
          <w:highlight w:val="green"/>
        </w:rPr>
        <w:t>Diefenback</w:t>
      </w:r>
      <w:proofErr w:type="spellEnd"/>
      <w:r w:rsidRPr="002515FB">
        <w:rPr>
          <w:rStyle w:val="AQ"/>
          <w:sz w:val="22"/>
          <w:szCs w:val="22"/>
          <w:highlight w:val="green"/>
        </w:rPr>
        <w:t xml:space="preserve">, </w:t>
      </w:r>
      <w:r w:rsidRPr="002515FB">
        <w:rPr>
          <w:rStyle w:val="bibfname"/>
          <w:sz w:val="22"/>
          <w:szCs w:val="22"/>
          <w:highlight w:val="green"/>
        </w:rPr>
        <w:t>M. A.</w:t>
      </w:r>
      <w:r w:rsidRPr="002515FB">
        <w:rPr>
          <w:rStyle w:val="AQ"/>
          <w:sz w:val="22"/>
          <w:szCs w:val="22"/>
          <w:highlight w:val="green"/>
        </w:rPr>
        <w:t xml:space="preserve">, </w:t>
      </w:r>
      <w:proofErr w:type="spellStart"/>
      <w:r w:rsidRPr="002515FB">
        <w:rPr>
          <w:rStyle w:val="bibsurname"/>
          <w:sz w:val="22"/>
          <w:szCs w:val="22"/>
          <w:highlight w:val="green"/>
        </w:rPr>
        <w:t>Leventhal</w:t>
      </w:r>
      <w:proofErr w:type="spellEnd"/>
      <w:r w:rsidRPr="002515FB">
        <w:rPr>
          <w:rStyle w:val="AQ"/>
          <w:sz w:val="22"/>
          <w:szCs w:val="22"/>
          <w:highlight w:val="green"/>
        </w:rPr>
        <w:t xml:space="preserve">, </w:t>
      </w:r>
      <w:r w:rsidRPr="002515FB">
        <w:rPr>
          <w:rStyle w:val="bibfname"/>
          <w:sz w:val="22"/>
          <w:szCs w:val="22"/>
          <w:highlight w:val="green"/>
        </w:rPr>
        <w:t>H.</w:t>
      </w:r>
      <w:r w:rsidRPr="002515FB">
        <w:rPr>
          <w:rStyle w:val="AQ"/>
          <w:sz w:val="22"/>
          <w:szCs w:val="22"/>
          <w:highlight w:val="green"/>
        </w:rPr>
        <w:t xml:space="preserve">, </w:t>
      </w:r>
      <w:proofErr w:type="spellStart"/>
      <w:r w:rsidRPr="002515FB">
        <w:rPr>
          <w:rStyle w:val="bibsurname"/>
          <w:sz w:val="22"/>
          <w:szCs w:val="22"/>
          <w:highlight w:val="green"/>
        </w:rPr>
        <w:t>Leventhal</w:t>
      </w:r>
      <w:proofErr w:type="spellEnd"/>
      <w:r w:rsidRPr="002515FB">
        <w:rPr>
          <w:rStyle w:val="AQ"/>
          <w:sz w:val="22"/>
          <w:szCs w:val="22"/>
          <w:highlight w:val="green"/>
        </w:rPr>
        <w:t xml:space="preserve">, </w:t>
      </w:r>
      <w:r w:rsidRPr="002515FB">
        <w:rPr>
          <w:rStyle w:val="bibfname"/>
          <w:sz w:val="22"/>
          <w:szCs w:val="22"/>
          <w:highlight w:val="green"/>
        </w:rPr>
        <w:t>E.</w:t>
      </w:r>
      <w:r w:rsidRPr="002515FB">
        <w:rPr>
          <w:rStyle w:val="AQ"/>
          <w:sz w:val="22"/>
          <w:szCs w:val="22"/>
          <w:highlight w:val="green"/>
        </w:rPr>
        <w:t xml:space="preserve">, &amp; </w:t>
      </w:r>
      <w:r w:rsidRPr="002515FB">
        <w:rPr>
          <w:rStyle w:val="bibsurname"/>
          <w:sz w:val="22"/>
          <w:szCs w:val="22"/>
          <w:highlight w:val="green"/>
        </w:rPr>
        <w:t>Petrie</w:t>
      </w:r>
      <w:r w:rsidRPr="002515FB">
        <w:rPr>
          <w:rStyle w:val="AQ"/>
          <w:sz w:val="22"/>
          <w:szCs w:val="22"/>
          <w:highlight w:val="green"/>
        </w:rPr>
        <w:t xml:space="preserve">, </w:t>
      </w:r>
      <w:r w:rsidRPr="002515FB">
        <w:rPr>
          <w:rStyle w:val="bibfname"/>
          <w:sz w:val="22"/>
          <w:szCs w:val="22"/>
          <w:highlight w:val="green"/>
        </w:rPr>
        <w:t>K. J.</w:t>
      </w:r>
      <w:r w:rsidRPr="002515FB">
        <w:rPr>
          <w:rStyle w:val="AQ"/>
          <w:sz w:val="22"/>
          <w:szCs w:val="22"/>
          <w:highlight w:val="green"/>
        </w:rPr>
        <w:t xml:space="preserve"> (</w:t>
      </w:r>
      <w:r w:rsidRPr="002515FB">
        <w:rPr>
          <w:rStyle w:val="bibyear"/>
          <w:sz w:val="22"/>
          <w:szCs w:val="22"/>
          <w:highlight w:val="green"/>
        </w:rPr>
        <w:t>2013</w:t>
      </w:r>
      <w:r w:rsidRPr="002515FB">
        <w:rPr>
          <w:rStyle w:val="AQ"/>
          <w:sz w:val="22"/>
          <w:szCs w:val="22"/>
          <w:highlight w:val="green"/>
        </w:rPr>
        <w:t xml:space="preserve">). </w:t>
      </w:r>
      <w:r w:rsidRPr="002515FB">
        <w:rPr>
          <w:rStyle w:val="bibarticle"/>
          <w:sz w:val="22"/>
          <w:szCs w:val="22"/>
          <w:highlight w:val="green"/>
        </w:rPr>
        <w:t>The perceived sensitivity to medicines (PSM) scale: An evaluation of validity and reliability</w:t>
      </w:r>
      <w:r w:rsidRPr="002515FB">
        <w:rPr>
          <w:rStyle w:val="AQ"/>
          <w:sz w:val="22"/>
          <w:szCs w:val="22"/>
          <w:highlight w:val="green"/>
        </w:rPr>
        <w:t xml:space="preserve">. </w:t>
      </w:r>
      <w:r w:rsidRPr="002515FB">
        <w:rPr>
          <w:rStyle w:val="bibjournal"/>
          <w:sz w:val="22"/>
          <w:szCs w:val="22"/>
          <w:highlight w:val="green"/>
        </w:rPr>
        <w:t>British Journal of Health Psychology</w:t>
      </w:r>
      <w:r w:rsidRPr="002515FB">
        <w:rPr>
          <w:sz w:val="22"/>
          <w:szCs w:val="22"/>
          <w:highlight w:val="green"/>
        </w:rPr>
        <w:t xml:space="preserve">, </w:t>
      </w:r>
      <w:r w:rsidRPr="002515FB">
        <w:rPr>
          <w:rStyle w:val="bibvolume"/>
          <w:sz w:val="22"/>
          <w:szCs w:val="22"/>
          <w:highlight w:val="green"/>
        </w:rPr>
        <w:t>18</w:t>
      </w:r>
      <w:r w:rsidRPr="002515FB">
        <w:rPr>
          <w:sz w:val="22"/>
          <w:szCs w:val="22"/>
          <w:highlight w:val="green"/>
        </w:rPr>
        <w:t>(</w:t>
      </w:r>
      <w:r w:rsidRPr="002515FB">
        <w:rPr>
          <w:rStyle w:val="bibissue"/>
          <w:sz w:val="22"/>
          <w:szCs w:val="22"/>
          <w:highlight w:val="green"/>
        </w:rPr>
        <w:t>1</w:t>
      </w:r>
      <w:r w:rsidRPr="002515FB">
        <w:rPr>
          <w:sz w:val="22"/>
          <w:szCs w:val="22"/>
          <w:highlight w:val="green"/>
        </w:rPr>
        <w:t xml:space="preserve">), </w:t>
      </w:r>
      <w:r w:rsidRPr="002515FB">
        <w:rPr>
          <w:rStyle w:val="bibfpage"/>
          <w:sz w:val="22"/>
          <w:szCs w:val="22"/>
          <w:highlight w:val="green"/>
        </w:rPr>
        <w:t>18</w:t>
      </w:r>
      <w:r w:rsidRPr="002515FB">
        <w:rPr>
          <w:sz w:val="22"/>
          <w:szCs w:val="22"/>
          <w:highlight w:val="green"/>
        </w:rPr>
        <w:t>–</w:t>
      </w:r>
      <w:r w:rsidRPr="002515FB">
        <w:rPr>
          <w:rStyle w:val="biblpage"/>
          <w:sz w:val="22"/>
          <w:szCs w:val="22"/>
          <w:highlight w:val="green"/>
        </w:rPr>
        <w:t>30</w:t>
      </w:r>
      <w:r w:rsidRPr="002515FB">
        <w:rPr>
          <w:sz w:val="22"/>
          <w:szCs w:val="22"/>
          <w:highlight w:val="green"/>
        </w:rPr>
        <w:t xml:space="preserve">. </w:t>
      </w:r>
      <w:r w:rsidRPr="002515FB">
        <w:rPr>
          <w:rStyle w:val="bibdoi"/>
          <w:sz w:val="22"/>
          <w:szCs w:val="22"/>
          <w:highlight w:val="green"/>
        </w:rPr>
        <w:t>doi:10.1111/j.2044-8287.2012.02071.x</w:t>
      </w:r>
    </w:p>
    <w:p w14:paraId="1FD78E34" w14:textId="77777777" w:rsidR="005E60AC" w:rsidRPr="002515FB" w:rsidRDefault="005E60AC" w:rsidP="005E60AC">
      <w:pPr>
        <w:pStyle w:val="REF-U"/>
        <w:spacing w:line="480" w:lineRule="auto"/>
        <w:rPr>
          <w:rStyle w:val="AQ"/>
          <w:sz w:val="22"/>
          <w:szCs w:val="22"/>
          <w:highlight w:val="green"/>
        </w:rPr>
      </w:pPr>
      <w:proofErr w:type="spellStart"/>
      <w:proofErr w:type="gramStart"/>
      <w:r w:rsidRPr="002515FB">
        <w:rPr>
          <w:rStyle w:val="bibsurname"/>
          <w:sz w:val="22"/>
          <w:szCs w:val="22"/>
          <w:highlight w:val="green"/>
        </w:rPr>
        <w:t>Hornor</w:t>
      </w:r>
      <w:proofErr w:type="spellEnd"/>
      <w:r w:rsidRPr="002515FB">
        <w:rPr>
          <w:rStyle w:val="AQ"/>
          <w:sz w:val="22"/>
          <w:szCs w:val="22"/>
          <w:highlight w:val="green"/>
        </w:rPr>
        <w:t xml:space="preserve"> </w:t>
      </w:r>
      <w:r w:rsidRPr="002515FB">
        <w:rPr>
          <w:rStyle w:val="bibfname"/>
          <w:sz w:val="22"/>
          <w:szCs w:val="22"/>
          <w:highlight w:val="green"/>
        </w:rPr>
        <w:t>G.</w:t>
      </w:r>
      <w:r w:rsidRPr="002515FB">
        <w:rPr>
          <w:rStyle w:val="AQ"/>
          <w:sz w:val="22"/>
          <w:szCs w:val="22"/>
          <w:highlight w:val="green"/>
        </w:rPr>
        <w:t xml:space="preserve"> (</w:t>
      </w:r>
      <w:r w:rsidRPr="002515FB">
        <w:rPr>
          <w:rStyle w:val="bibyear"/>
          <w:sz w:val="22"/>
          <w:szCs w:val="22"/>
          <w:highlight w:val="green"/>
        </w:rPr>
        <w:t>2019</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article"/>
          <w:sz w:val="22"/>
          <w:szCs w:val="22"/>
          <w:highlight w:val="green"/>
        </w:rPr>
        <w:t>Attachment Disorders</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i/>
          <w:highlight w:val="green"/>
        </w:rPr>
        <w:t>Journal of Pediatric Health Care: Official Publication of National Association of Pediatric Nurse Associates &amp; Practitioners</w:t>
      </w:r>
      <w:r w:rsidRPr="002515FB">
        <w:rPr>
          <w:highlight w:val="green"/>
        </w:rPr>
        <w:t xml:space="preserve">, </w:t>
      </w:r>
      <w:r w:rsidRPr="002515FB">
        <w:rPr>
          <w:rStyle w:val="bibvolume"/>
          <w:i/>
          <w:iCs/>
          <w:sz w:val="22"/>
          <w:szCs w:val="22"/>
          <w:highlight w:val="green"/>
        </w:rPr>
        <w:t>33</w:t>
      </w:r>
      <w:r w:rsidRPr="002515FB">
        <w:rPr>
          <w:rStyle w:val="AQ"/>
          <w:sz w:val="22"/>
          <w:szCs w:val="22"/>
          <w:highlight w:val="green"/>
        </w:rPr>
        <w:t>(</w:t>
      </w:r>
      <w:r w:rsidRPr="002515FB">
        <w:rPr>
          <w:rStyle w:val="bibissue"/>
          <w:sz w:val="22"/>
          <w:szCs w:val="22"/>
          <w:highlight w:val="green"/>
        </w:rPr>
        <w:t>5</w:t>
      </w:r>
      <w:r w:rsidRPr="002515FB">
        <w:rPr>
          <w:rStyle w:val="AQ"/>
          <w:sz w:val="22"/>
          <w:szCs w:val="22"/>
          <w:highlight w:val="green"/>
        </w:rPr>
        <w:t xml:space="preserve">), </w:t>
      </w:r>
      <w:r w:rsidRPr="002515FB">
        <w:rPr>
          <w:rStyle w:val="bibfpage"/>
          <w:sz w:val="22"/>
          <w:szCs w:val="22"/>
          <w:highlight w:val="green"/>
        </w:rPr>
        <w:t>612</w:t>
      </w:r>
      <w:r w:rsidRPr="002515FB">
        <w:rPr>
          <w:rStyle w:val="AQ"/>
          <w:sz w:val="22"/>
          <w:szCs w:val="22"/>
          <w:highlight w:val="green"/>
        </w:rPr>
        <w:t>–</w:t>
      </w:r>
      <w:r w:rsidRPr="002515FB">
        <w:rPr>
          <w:rStyle w:val="biblpage"/>
          <w:sz w:val="22"/>
          <w:szCs w:val="22"/>
          <w:highlight w:val="green"/>
        </w:rPr>
        <w:t>622</w:t>
      </w:r>
      <w:r w:rsidRPr="002515FB">
        <w:rPr>
          <w:rStyle w:val="AQ"/>
          <w:sz w:val="22"/>
          <w:szCs w:val="22"/>
          <w:highlight w:val="green"/>
        </w:rPr>
        <w:t xml:space="preserve">. </w:t>
      </w:r>
      <w:hyperlink r:id="rId23" w:history="1">
        <w:r w:rsidRPr="002515FB">
          <w:rPr>
            <w:rStyle w:val="bibdoi"/>
            <w:sz w:val="22"/>
            <w:szCs w:val="22"/>
            <w:highlight w:val="green"/>
          </w:rPr>
          <w:t>https://doi.org/10.1016/j.pedhc.2019.04.017</w:t>
        </w:r>
      </w:hyperlink>
    </w:p>
    <w:p w14:paraId="2B773722" w14:textId="77777777" w:rsidR="005E60AC" w:rsidRPr="0034174B" w:rsidRDefault="005E60AC" w:rsidP="005E60AC">
      <w:pPr>
        <w:pStyle w:val="REF-U"/>
        <w:spacing w:line="480" w:lineRule="auto"/>
        <w:rPr>
          <w:rStyle w:val="AQ"/>
          <w:sz w:val="22"/>
          <w:szCs w:val="22"/>
        </w:rPr>
      </w:pPr>
      <w:proofErr w:type="gramStart"/>
      <w:r w:rsidRPr="0034174B">
        <w:rPr>
          <w:rStyle w:val="bibsurname"/>
          <w:sz w:val="22"/>
          <w:szCs w:val="22"/>
        </w:rPr>
        <w:t>Hughes</w:t>
      </w:r>
      <w:r w:rsidRPr="0034174B">
        <w:rPr>
          <w:rStyle w:val="AQ"/>
          <w:sz w:val="22"/>
          <w:szCs w:val="22"/>
        </w:rPr>
        <w:t xml:space="preserve">, </w:t>
      </w:r>
      <w:r w:rsidRPr="0034174B">
        <w:rPr>
          <w:rStyle w:val="bibfname"/>
          <w:sz w:val="22"/>
          <w:szCs w:val="22"/>
        </w:rPr>
        <w:t>K.</w:t>
      </w:r>
      <w:r w:rsidRPr="0034174B">
        <w:rPr>
          <w:rStyle w:val="AQ"/>
          <w:sz w:val="22"/>
          <w:szCs w:val="22"/>
        </w:rPr>
        <w:t xml:space="preserve">, </w:t>
      </w:r>
      <w:proofErr w:type="spellStart"/>
      <w:r w:rsidRPr="0034174B">
        <w:rPr>
          <w:rStyle w:val="bibsurname"/>
          <w:sz w:val="22"/>
          <w:szCs w:val="22"/>
        </w:rPr>
        <w:t>Bellis</w:t>
      </w:r>
      <w:proofErr w:type="spellEnd"/>
      <w:r w:rsidRPr="0034174B">
        <w:rPr>
          <w:rStyle w:val="AQ"/>
          <w:sz w:val="22"/>
          <w:szCs w:val="22"/>
        </w:rPr>
        <w:t xml:space="preserve">, </w:t>
      </w:r>
      <w:r w:rsidRPr="0034174B">
        <w:rPr>
          <w:rStyle w:val="bibfname"/>
          <w:sz w:val="22"/>
          <w:szCs w:val="22"/>
        </w:rPr>
        <w:t>M. A.</w:t>
      </w:r>
      <w:r w:rsidRPr="0034174B">
        <w:rPr>
          <w:rStyle w:val="AQ"/>
          <w:sz w:val="22"/>
          <w:szCs w:val="22"/>
        </w:rPr>
        <w:t xml:space="preserve">, </w:t>
      </w:r>
      <w:proofErr w:type="spellStart"/>
      <w:r w:rsidRPr="0034174B">
        <w:rPr>
          <w:rStyle w:val="bibsurname"/>
          <w:sz w:val="22"/>
          <w:szCs w:val="22"/>
        </w:rPr>
        <w:t>Hardcastle</w:t>
      </w:r>
      <w:proofErr w:type="spellEnd"/>
      <w:r w:rsidRPr="0034174B">
        <w:rPr>
          <w:rStyle w:val="AQ"/>
          <w:sz w:val="22"/>
          <w:szCs w:val="22"/>
        </w:rPr>
        <w:t xml:space="preserve">, </w:t>
      </w:r>
      <w:r w:rsidRPr="0034174B">
        <w:rPr>
          <w:rStyle w:val="bibfname"/>
          <w:sz w:val="22"/>
          <w:szCs w:val="22"/>
        </w:rPr>
        <w:t>K. A.</w:t>
      </w:r>
      <w:r w:rsidRPr="0034174B">
        <w:rPr>
          <w:rStyle w:val="AQ"/>
          <w:sz w:val="22"/>
          <w:szCs w:val="22"/>
        </w:rPr>
        <w:t xml:space="preserve">, </w:t>
      </w:r>
      <w:proofErr w:type="spellStart"/>
      <w:r w:rsidRPr="0034174B">
        <w:rPr>
          <w:rStyle w:val="bibsurname"/>
          <w:sz w:val="22"/>
          <w:szCs w:val="22"/>
        </w:rPr>
        <w:t>Sethi</w:t>
      </w:r>
      <w:proofErr w:type="spellEnd"/>
      <w:r w:rsidRPr="0034174B">
        <w:rPr>
          <w:rStyle w:val="AQ"/>
          <w:sz w:val="22"/>
          <w:szCs w:val="22"/>
        </w:rPr>
        <w:t xml:space="preserve">, </w:t>
      </w:r>
      <w:r w:rsidRPr="0034174B">
        <w:rPr>
          <w:rStyle w:val="bibfname"/>
          <w:sz w:val="22"/>
          <w:szCs w:val="22"/>
        </w:rPr>
        <w:t>D.</w:t>
      </w:r>
      <w:r w:rsidRPr="0034174B">
        <w:rPr>
          <w:rStyle w:val="AQ"/>
          <w:sz w:val="22"/>
          <w:szCs w:val="22"/>
        </w:rPr>
        <w:t xml:space="preserve">, </w:t>
      </w:r>
      <w:proofErr w:type="spellStart"/>
      <w:r w:rsidRPr="0034174B">
        <w:rPr>
          <w:rStyle w:val="bibsurname"/>
          <w:sz w:val="22"/>
          <w:szCs w:val="22"/>
        </w:rPr>
        <w:t>Butchart</w:t>
      </w:r>
      <w:proofErr w:type="spellEnd"/>
      <w:r w:rsidRPr="0034174B">
        <w:rPr>
          <w:rStyle w:val="AQ"/>
          <w:sz w:val="22"/>
          <w:szCs w:val="22"/>
        </w:rPr>
        <w:t xml:space="preserve">, </w:t>
      </w:r>
      <w:r w:rsidRPr="0034174B">
        <w:rPr>
          <w:rStyle w:val="bibfname"/>
          <w:sz w:val="22"/>
          <w:szCs w:val="22"/>
        </w:rPr>
        <w:t>A.</w:t>
      </w:r>
      <w:r w:rsidRPr="0034174B">
        <w:rPr>
          <w:rStyle w:val="AQ"/>
          <w:sz w:val="22"/>
          <w:szCs w:val="22"/>
        </w:rPr>
        <w:t xml:space="preserve">, </w:t>
      </w:r>
      <w:proofErr w:type="spellStart"/>
      <w:r w:rsidRPr="0034174B">
        <w:rPr>
          <w:rStyle w:val="bibsurname"/>
          <w:sz w:val="22"/>
          <w:szCs w:val="22"/>
        </w:rPr>
        <w:t>Mikton</w:t>
      </w:r>
      <w:proofErr w:type="spellEnd"/>
      <w:r w:rsidRPr="0034174B">
        <w:rPr>
          <w:rStyle w:val="AQ"/>
          <w:sz w:val="22"/>
          <w:szCs w:val="22"/>
        </w:rPr>
        <w:t xml:space="preserve">, </w:t>
      </w:r>
      <w:r w:rsidRPr="0034174B">
        <w:rPr>
          <w:rStyle w:val="bibfname"/>
          <w:sz w:val="22"/>
          <w:szCs w:val="22"/>
        </w:rPr>
        <w:t>C.</w:t>
      </w:r>
      <w:r w:rsidRPr="0034174B">
        <w:rPr>
          <w:rStyle w:val="AQ"/>
          <w:sz w:val="22"/>
          <w:szCs w:val="22"/>
        </w:rPr>
        <w:t xml:space="preserve">, </w:t>
      </w:r>
      <w:r w:rsidRPr="0034174B">
        <w:rPr>
          <w:rStyle w:val="bibsurname"/>
          <w:sz w:val="22"/>
          <w:szCs w:val="22"/>
        </w:rPr>
        <w:t>Jones</w:t>
      </w:r>
      <w:r w:rsidRPr="0034174B">
        <w:rPr>
          <w:rStyle w:val="AQ"/>
          <w:sz w:val="22"/>
          <w:szCs w:val="22"/>
        </w:rPr>
        <w:t xml:space="preserve">, </w:t>
      </w:r>
      <w:r w:rsidRPr="0034174B">
        <w:rPr>
          <w:rStyle w:val="bibfname"/>
          <w:sz w:val="22"/>
          <w:szCs w:val="22"/>
        </w:rPr>
        <w:t>L.</w:t>
      </w:r>
      <w:r w:rsidRPr="0034174B">
        <w:rPr>
          <w:rStyle w:val="AQ"/>
          <w:sz w:val="22"/>
          <w:szCs w:val="22"/>
        </w:rPr>
        <w:t xml:space="preserve">, &amp; </w:t>
      </w:r>
      <w:r w:rsidRPr="0034174B">
        <w:rPr>
          <w:rStyle w:val="bibsurname"/>
          <w:sz w:val="22"/>
          <w:szCs w:val="22"/>
        </w:rPr>
        <w:t>Dunne</w:t>
      </w:r>
      <w:r w:rsidRPr="0034174B">
        <w:rPr>
          <w:rStyle w:val="AQ"/>
          <w:sz w:val="22"/>
          <w:szCs w:val="22"/>
        </w:rPr>
        <w:t xml:space="preserve">, </w:t>
      </w:r>
      <w:r w:rsidRPr="0034174B">
        <w:rPr>
          <w:rStyle w:val="bibfname"/>
          <w:sz w:val="22"/>
          <w:szCs w:val="22"/>
        </w:rPr>
        <w:t>M. P.</w:t>
      </w:r>
      <w:r w:rsidRPr="0034174B">
        <w:rPr>
          <w:rStyle w:val="AQ"/>
          <w:sz w:val="22"/>
          <w:szCs w:val="22"/>
        </w:rPr>
        <w:t xml:space="preserve"> (</w:t>
      </w:r>
      <w:commentRangeStart w:id="23"/>
      <w:r w:rsidRPr="0034174B">
        <w:rPr>
          <w:rStyle w:val="bibyear"/>
          <w:sz w:val="22"/>
          <w:szCs w:val="22"/>
        </w:rPr>
        <w:t>2017</w:t>
      </w:r>
      <w:commentRangeEnd w:id="23"/>
      <w:r w:rsidR="00522295">
        <w:rPr>
          <w:rStyle w:val="CommentReference"/>
          <w:rFonts w:asciiTheme="minorHAnsi" w:eastAsiaTheme="minorEastAsia" w:hAnsiTheme="minorHAnsi" w:cstheme="minorBidi"/>
          <w:lang w:val="en-IN" w:eastAsia="en-IN"/>
        </w:rPr>
        <w:commentReference w:id="23"/>
      </w:r>
      <w:r w:rsidRPr="0034174B">
        <w:rPr>
          <w:rStyle w:val="AQ"/>
          <w:sz w:val="22"/>
          <w:szCs w:val="22"/>
        </w:rPr>
        <w:t>).</w:t>
      </w:r>
      <w:proofErr w:type="gramEnd"/>
      <w:r w:rsidRPr="0034174B">
        <w:rPr>
          <w:rStyle w:val="AQ"/>
          <w:sz w:val="22"/>
          <w:szCs w:val="22"/>
        </w:rPr>
        <w:t xml:space="preserve"> </w:t>
      </w:r>
      <w:r w:rsidRPr="0034174B">
        <w:rPr>
          <w:rStyle w:val="bibarticle"/>
          <w:sz w:val="22"/>
          <w:szCs w:val="22"/>
        </w:rPr>
        <w:t>The effect of multiple adverse childhood experiences on health: A systematic review and meta-analysis</w:t>
      </w:r>
      <w:r w:rsidRPr="0034174B">
        <w:rPr>
          <w:rStyle w:val="AQ"/>
          <w:sz w:val="22"/>
          <w:szCs w:val="22"/>
        </w:rPr>
        <w:t xml:space="preserve">. </w:t>
      </w:r>
      <w:proofErr w:type="gramStart"/>
      <w:r w:rsidRPr="0034174B">
        <w:rPr>
          <w:rStyle w:val="bibjournal"/>
          <w:sz w:val="22"/>
          <w:szCs w:val="22"/>
        </w:rPr>
        <w:t>Lancet Public Health</w:t>
      </w:r>
      <w:r w:rsidRPr="0034174B">
        <w:rPr>
          <w:sz w:val="22"/>
          <w:szCs w:val="22"/>
        </w:rPr>
        <w:t xml:space="preserve">, </w:t>
      </w:r>
      <w:r w:rsidRPr="0034174B">
        <w:rPr>
          <w:rStyle w:val="bibvolume"/>
          <w:sz w:val="22"/>
          <w:szCs w:val="22"/>
        </w:rPr>
        <w:t>2</w:t>
      </w:r>
      <w:r w:rsidRPr="0034174B">
        <w:rPr>
          <w:sz w:val="22"/>
          <w:szCs w:val="22"/>
        </w:rPr>
        <w:t xml:space="preserve">, </w:t>
      </w:r>
      <w:r w:rsidRPr="0034174B">
        <w:rPr>
          <w:rStyle w:val="bibfpage"/>
          <w:sz w:val="22"/>
          <w:szCs w:val="22"/>
        </w:rPr>
        <w:t>e356</w:t>
      </w:r>
      <w:r w:rsidRPr="0034174B">
        <w:rPr>
          <w:sz w:val="22"/>
          <w:szCs w:val="22"/>
        </w:rPr>
        <w:t>–</w:t>
      </w:r>
      <w:r w:rsidRPr="0034174B">
        <w:rPr>
          <w:rStyle w:val="biblpage"/>
          <w:sz w:val="22"/>
          <w:szCs w:val="22"/>
        </w:rPr>
        <w:t>e366</w:t>
      </w:r>
      <w:r w:rsidRPr="0034174B">
        <w:rPr>
          <w:sz w:val="22"/>
          <w:szCs w:val="22"/>
        </w:rPr>
        <w:t>.</w:t>
      </w:r>
      <w:proofErr w:type="gramEnd"/>
      <w:r w:rsidRPr="0034174B">
        <w:rPr>
          <w:sz w:val="22"/>
          <w:szCs w:val="22"/>
        </w:rPr>
        <w:t xml:space="preserve"> </w:t>
      </w:r>
      <w:proofErr w:type="gramStart"/>
      <w:r w:rsidRPr="0034174B">
        <w:rPr>
          <w:rStyle w:val="bibdoi"/>
          <w:sz w:val="22"/>
          <w:szCs w:val="22"/>
        </w:rPr>
        <w:t>doi:</w:t>
      </w:r>
      <w:proofErr w:type="gramEnd"/>
      <w:r w:rsidRPr="0034174B">
        <w:rPr>
          <w:rStyle w:val="bibdoi"/>
          <w:sz w:val="22"/>
          <w:szCs w:val="22"/>
        </w:rPr>
        <w:t>10.1016/S2468-2667(17)30118-4</w:t>
      </w:r>
    </w:p>
    <w:p w14:paraId="178AEFD1" w14:textId="77777777" w:rsidR="005E60AC" w:rsidRPr="0034174B" w:rsidRDefault="005E60AC" w:rsidP="005E60AC">
      <w:pPr>
        <w:pStyle w:val="REF-U"/>
        <w:spacing w:line="480" w:lineRule="auto"/>
        <w:rPr>
          <w:sz w:val="22"/>
          <w:szCs w:val="22"/>
        </w:rPr>
      </w:pPr>
      <w:proofErr w:type="gramStart"/>
      <w:r w:rsidRPr="0034174B">
        <w:rPr>
          <w:rStyle w:val="bibsurname"/>
          <w:sz w:val="22"/>
          <w:szCs w:val="22"/>
        </w:rPr>
        <w:t>Jarvis</w:t>
      </w:r>
      <w:r w:rsidRPr="0034174B">
        <w:rPr>
          <w:sz w:val="22"/>
          <w:szCs w:val="22"/>
        </w:rPr>
        <w:t xml:space="preserve">, </w:t>
      </w:r>
      <w:r w:rsidRPr="0034174B">
        <w:rPr>
          <w:rStyle w:val="bibfname"/>
          <w:sz w:val="22"/>
          <w:szCs w:val="22"/>
        </w:rPr>
        <w:t>G. E.</w:t>
      </w:r>
      <w:r w:rsidRPr="0034174B">
        <w:rPr>
          <w:sz w:val="22"/>
          <w:szCs w:val="22"/>
        </w:rPr>
        <w:t xml:space="preserve">, </w:t>
      </w:r>
      <w:proofErr w:type="spellStart"/>
      <w:r w:rsidRPr="0034174B">
        <w:rPr>
          <w:rStyle w:val="bibsurname"/>
          <w:sz w:val="22"/>
          <w:szCs w:val="22"/>
        </w:rPr>
        <w:t>Kirmayer</w:t>
      </w:r>
      <w:proofErr w:type="spellEnd"/>
      <w:r w:rsidRPr="0034174B">
        <w:rPr>
          <w:sz w:val="22"/>
          <w:szCs w:val="22"/>
        </w:rPr>
        <w:t xml:space="preserve">, </w:t>
      </w:r>
      <w:r w:rsidRPr="0034174B">
        <w:rPr>
          <w:rStyle w:val="bibfname"/>
          <w:sz w:val="22"/>
          <w:szCs w:val="22"/>
        </w:rPr>
        <w:t>L. J.</w:t>
      </w:r>
      <w:r w:rsidRPr="0034174B">
        <w:rPr>
          <w:sz w:val="22"/>
          <w:szCs w:val="22"/>
        </w:rPr>
        <w:t xml:space="preserve">, </w:t>
      </w:r>
      <w:r w:rsidRPr="0034174B">
        <w:rPr>
          <w:rStyle w:val="bibsurname"/>
          <w:sz w:val="22"/>
          <w:szCs w:val="22"/>
        </w:rPr>
        <w:t>Gómez-Carrillo</w:t>
      </w:r>
      <w:r w:rsidRPr="0034174B">
        <w:rPr>
          <w:sz w:val="22"/>
          <w:szCs w:val="22"/>
        </w:rPr>
        <w:t xml:space="preserve">, </w:t>
      </w:r>
      <w:r w:rsidRPr="0034174B">
        <w:rPr>
          <w:rStyle w:val="bibfname"/>
          <w:sz w:val="22"/>
          <w:szCs w:val="22"/>
        </w:rPr>
        <w:t>A.</w:t>
      </w:r>
      <w:r w:rsidRPr="0034174B">
        <w:rPr>
          <w:sz w:val="22"/>
          <w:szCs w:val="22"/>
        </w:rPr>
        <w:t xml:space="preserve">, </w:t>
      </w:r>
      <w:proofErr w:type="spellStart"/>
      <w:r w:rsidRPr="0034174B">
        <w:rPr>
          <w:rStyle w:val="bibsurname"/>
          <w:sz w:val="22"/>
          <w:szCs w:val="22"/>
        </w:rPr>
        <w:t>Aggarwal</w:t>
      </w:r>
      <w:proofErr w:type="spellEnd"/>
      <w:r w:rsidRPr="0034174B">
        <w:rPr>
          <w:sz w:val="22"/>
          <w:szCs w:val="22"/>
        </w:rPr>
        <w:t xml:space="preserve">, </w:t>
      </w:r>
      <w:r w:rsidRPr="0034174B">
        <w:rPr>
          <w:rStyle w:val="bibfname"/>
          <w:sz w:val="22"/>
          <w:szCs w:val="22"/>
        </w:rPr>
        <w:t>N. K.</w:t>
      </w:r>
      <w:r w:rsidRPr="0034174B">
        <w:rPr>
          <w:sz w:val="22"/>
          <w:szCs w:val="22"/>
        </w:rPr>
        <w:t xml:space="preserve">, &amp; </w:t>
      </w:r>
      <w:r w:rsidRPr="0034174B">
        <w:rPr>
          <w:rStyle w:val="bibsurname"/>
          <w:sz w:val="22"/>
          <w:szCs w:val="22"/>
        </w:rPr>
        <w:t>Lewis-</w:t>
      </w:r>
      <w:proofErr w:type="spellStart"/>
      <w:r w:rsidRPr="0034174B">
        <w:rPr>
          <w:rStyle w:val="bibsurname"/>
          <w:sz w:val="22"/>
          <w:szCs w:val="22"/>
        </w:rPr>
        <w:t>Fernández</w:t>
      </w:r>
      <w:proofErr w:type="spellEnd"/>
      <w:r w:rsidRPr="0034174B">
        <w:rPr>
          <w:sz w:val="22"/>
          <w:szCs w:val="22"/>
        </w:rPr>
        <w:t xml:space="preserve">, </w:t>
      </w:r>
      <w:r w:rsidRPr="0034174B">
        <w:rPr>
          <w:rStyle w:val="bibfname"/>
          <w:sz w:val="22"/>
          <w:szCs w:val="22"/>
        </w:rPr>
        <w:t>R.</w:t>
      </w:r>
      <w:r w:rsidRPr="0034174B">
        <w:rPr>
          <w:sz w:val="22"/>
          <w:szCs w:val="22"/>
        </w:rPr>
        <w:t xml:space="preserve"> (</w:t>
      </w:r>
      <w:r w:rsidRPr="0034174B">
        <w:rPr>
          <w:rStyle w:val="bibyear"/>
          <w:sz w:val="22"/>
          <w:szCs w:val="22"/>
        </w:rPr>
        <w:t>2020</w:t>
      </w:r>
      <w:r w:rsidRPr="0034174B">
        <w:rPr>
          <w:sz w:val="22"/>
          <w:szCs w:val="22"/>
        </w:rPr>
        <w:t>).</w:t>
      </w:r>
      <w:proofErr w:type="gramEnd"/>
      <w:r w:rsidRPr="0034174B">
        <w:rPr>
          <w:sz w:val="22"/>
          <w:szCs w:val="22"/>
        </w:rPr>
        <w:t xml:space="preserve"> </w:t>
      </w:r>
      <w:r w:rsidRPr="0034174B">
        <w:rPr>
          <w:rStyle w:val="bibarticle"/>
          <w:sz w:val="22"/>
          <w:szCs w:val="22"/>
        </w:rPr>
        <w:t>Update on the Cultural Formulation Interview</w:t>
      </w:r>
      <w:r w:rsidRPr="0034174B">
        <w:rPr>
          <w:sz w:val="22"/>
          <w:szCs w:val="22"/>
        </w:rPr>
        <w:t xml:space="preserve">. </w:t>
      </w:r>
      <w:r w:rsidRPr="00AF39F4">
        <w:rPr>
          <w:rStyle w:val="bibjournal"/>
          <w:i/>
        </w:rPr>
        <w:t>Focus: Journal of Life Long Learning in Psychiatry</w:t>
      </w:r>
      <w:r w:rsidRPr="00AF39F4">
        <w:t xml:space="preserve">, </w:t>
      </w:r>
      <w:r w:rsidRPr="0034174B">
        <w:rPr>
          <w:rStyle w:val="bibvolume"/>
          <w:i/>
          <w:iCs/>
          <w:sz w:val="22"/>
          <w:szCs w:val="22"/>
        </w:rPr>
        <w:t>18</w:t>
      </w:r>
      <w:r w:rsidRPr="0034174B">
        <w:rPr>
          <w:sz w:val="22"/>
          <w:szCs w:val="22"/>
        </w:rPr>
        <w:t>(</w:t>
      </w:r>
      <w:r w:rsidRPr="0034174B">
        <w:rPr>
          <w:rStyle w:val="bibissue"/>
          <w:sz w:val="22"/>
          <w:szCs w:val="22"/>
        </w:rPr>
        <w:t>1</w:t>
      </w:r>
      <w:r w:rsidRPr="0034174B">
        <w:rPr>
          <w:sz w:val="22"/>
          <w:szCs w:val="22"/>
        </w:rPr>
        <w:t xml:space="preserve">), </w:t>
      </w:r>
      <w:r w:rsidRPr="0034174B">
        <w:rPr>
          <w:rStyle w:val="bibfpage"/>
          <w:sz w:val="22"/>
          <w:szCs w:val="22"/>
        </w:rPr>
        <w:t>40</w:t>
      </w:r>
      <w:r w:rsidRPr="0034174B">
        <w:rPr>
          <w:sz w:val="22"/>
          <w:szCs w:val="22"/>
        </w:rPr>
        <w:t>–</w:t>
      </w:r>
      <w:r w:rsidRPr="0034174B">
        <w:rPr>
          <w:rStyle w:val="biblpage"/>
          <w:sz w:val="22"/>
          <w:szCs w:val="22"/>
        </w:rPr>
        <w:t>46</w:t>
      </w:r>
      <w:r w:rsidRPr="0034174B">
        <w:rPr>
          <w:sz w:val="22"/>
          <w:szCs w:val="22"/>
        </w:rPr>
        <w:t xml:space="preserve">. </w:t>
      </w:r>
      <w:hyperlink r:id="rId24" w:history="1">
        <w:r w:rsidRPr="0034174B">
          <w:rPr>
            <w:rStyle w:val="bibdoi"/>
            <w:sz w:val="22"/>
            <w:szCs w:val="22"/>
          </w:rPr>
          <w:t>https://doi.org/10.1176/appi.focus.20190037</w:t>
        </w:r>
      </w:hyperlink>
    </w:p>
    <w:p w14:paraId="481EDDF2"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lastRenderedPageBreak/>
        <w:t>Johnson</w:t>
      </w:r>
      <w:r w:rsidRPr="002515FB">
        <w:rPr>
          <w:sz w:val="22"/>
          <w:szCs w:val="22"/>
          <w:highlight w:val="green"/>
        </w:rPr>
        <w:t xml:space="preserve">, </w:t>
      </w:r>
      <w:r w:rsidRPr="002515FB">
        <w:rPr>
          <w:rStyle w:val="bibfname"/>
          <w:sz w:val="22"/>
          <w:szCs w:val="22"/>
          <w:highlight w:val="green"/>
        </w:rPr>
        <w:t>L.</w:t>
      </w:r>
      <w:r w:rsidRPr="002515FB">
        <w:rPr>
          <w:sz w:val="22"/>
          <w:szCs w:val="22"/>
          <w:highlight w:val="green"/>
        </w:rPr>
        <w:t xml:space="preserve">, </w:t>
      </w:r>
      <w:r w:rsidRPr="002515FB">
        <w:rPr>
          <w:rStyle w:val="bibsurname"/>
          <w:sz w:val="22"/>
          <w:szCs w:val="22"/>
          <w:highlight w:val="green"/>
        </w:rPr>
        <w:t>Chen</w:t>
      </w:r>
      <w:r w:rsidRPr="002515FB">
        <w:rPr>
          <w:sz w:val="22"/>
          <w:szCs w:val="22"/>
          <w:highlight w:val="green"/>
        </w:rPr>
        <w:t xml:space="preserve">, </w:t>
      </w:r>
      <w:r w:rsidRPr="002515FB">
        <w:rPr>
          <w:rStyle w:val="bibfname"/>
          <w:sz w:val="22"/>
          <w:szCs w:val="22"/>
          <w:highlight w:val="green"/>
        </w:rPr>
        <w:t>Y.</w:t>
      </w:r>
      <w:r w:rsidRPr="002515FB">
        <w:rPr>
          <w:sz w:val="22"/>
          <w:szCs w:val="22"/>
          <w:highlight w:val="green"/>
        </w:rPr>
        <w:t xml:space="preserve">, </w:t>
      </w:r>
      <w:proofErr w:type="spellStart"/>
      <w:r w:rsidRPr="002515FB">
        <w:rPr>
          <w:rStyle w:val="bibsurname"/>
          <w:sz w:val="22"/>
          <w:szCs w:val="22"/>
          <w:highlight w:val="green"/>
        </w:rPr>
        <w:t>Stylianou</w:t>
      </w:r>
      <w:proofErr w:type="spellEnd"/>
      <w:r w:rsidRPr="002515FB">
        <w:rPr>
          <w:sz w:val="22"/>
          <w:szCs w:val="22"/>
          <w:highlight w:val="green"/>
        </w:rPr>
        <w:t xml:space="preserve">, </w:t>
      </w:r>
      <w:r w:rsidRPr="002515FB">
        <w:rPr>
          <w:rStyle w:val="bibfname"/>
          <w:sz w:val="22"/>
          <w:szCs w:val="22"/>
          <w:highlight w:val="green"/>
        </w:rPr>
        <w:t>A.</w:t>
      </w:r>
      <w:r w:rsidRPr="002515FB">
        <w:rPr>
          <w:sz w:val="22"/>
          <w:szCs w:val="22"/>
          <w:highlight w:val="green"/>
        </w:rPr>
        <w:t xml:space="preserve">, &amp; </w:t>
      </w:r>
      <w:r w:rsidRPr="002515FB">
        <w:rPr>
          <w:rStyle w:val="bibsurname"/>
          <w:sz w:val="22"/>
          <w:szCs w:val="22"/>
          <w:highlight w:val="green"/>
        </w:rPr>
        <w:t>Arnold</w:t>
      </w:r>
      <w:r w:rsidRPr="002515FB">
        <w:rPr>
          <w:sz w:val="22"/>
          <w:szCs w:val="22"/>
          <w:highlight w:val="green"/>
        </w:rPr>
        <w:t xml:space="preserve">, </w:t>
      </w:r>
      <w:r w:rsidRPr="002515FB">
        <w:rPr>
          <w:rStyle w:val="bibfname"/>
          <w:sz w:val="22"/>
          <w:szCs w:val="22"/>
          <w:highlight w:val="green"/>
        </w:rPr>
        <w:t>A.</w:t>
      </w:r>
      <w:r w:rsidRPr="002515FB">
        <w:rPr>
          <w:sz w:val="22"/>
          <w:szCs w:val="22"/>
          <w:highlight w:val="green"/>
        </w:rPr>
        <w:t xml:space="preserve"> (</w:t>
      </w:r>
      <w:r w:rsidRPr="002515FB">
        <w:rPr>
          <w:rStyle w:val="bibyear"/>
          <w:sz w:val="22"/>
          <w:szCs w:val="22"/>
          <w:highlight w:val="green"/>
        </w:rPr>
        <w:t>2022</w:t>
      </w:r>
      <w:r w:rsidRPr="002515FB">
        <w:rPr>
          <w:sz w:val="22"/>
          <w:szCs w:val="22"/>
          <w:highlight w:val="green"/>
        </w:rPr>
        <w:t>).</w:t>
      </w:r>
      <w:proofErr w:type="gramEnd"/>
      <w:r w:rsidRPr="002515FB">
        <w:rPr>
          <w:sz w:val="22"/>
          <w:szCs w:val="22"/>
          <w:highlight w:val="green"/>
        </w:rPr>
        <w:t xml:space="preserve"> </w:t>
      </w:r>
      <w:proofErr w:type="gramStart"/>
      <w:r w:rsidRPr="002515FB">
        <w:rPr>
          <w:rStyle w:val="bibarticle"/>
          <w:sz w:val="22"/>
          <w:szCs w:val="22"/>
          <w:highlight w:val="green"/>
        </w:rPr>
        <w:t>Examining the impact of economic abuse on survivors of intimate partner violence: A scoping review</w:t>
      </w:r>
      <w:r w:rsidRPr="002515FB">
        <w:rPr>
          <w:sz w:val="22"/>
          <w:szCs w:val="22"/>
          <w:highlight w:val="green"/>
        </w:rPr>
        <w:t>.</w:t>
      </w:r>
      <w:proofErr w:type="gramEnd"/>
      <w:r w:rsidRPr="002515FB">
        <w:rPr>
          <w:sz w:val="22"/>
          <w:szCs w:val="22"/>
          <w:highlight w:val="green"/>
        </w:rPr>
        <w:t xml:space="preserve"> </w:t>
      </w:r>
      <w:proofErr w:type="gramStart"/>
      <w:r w:rsidRPr="002515FB">
        <w:rPr>
          <w:rStyle w:val="bibjournal"/>
          <w:i/>
          <w:highlight w:val="green"/>
        </w:rPr>
        <w:t xml:space="preserve">BMC Public Health, </w:t>
      </w:r>
      <w:r w:rsidRPr="002515FB">
        <w:rPr>
          <w:rStyle w:val="bibvolume"/>
          <w:i/>
          <w:iCs/>
          <w:sz w:val="22"/>
          <w:szCs w:val="22"/>
          <w:highlight w:val="green"/>
        </w:rPr>
        <w:t>22</w:t>
      </w:r>
      <w:r w:rsidRPr="002515FB">
        <w:rPr>
          <w:sz w:val="22"/>
          <w:szCs w:val="22"/>
          <w:highlight w:val="green"/>
        </w:rPr>
        <w:t xml:space="preserve">, </w:t>
      </w:r>
      <w:r w:rsidRPr="002515FB">
        <w:rPr>
          <w:rStyle w:val="bibfpage"/>
          <w:sz w:val="22"/>
          <w:szCs w:val="22"/>
          <w:highlight w:val="green"/>
        </w:rPr>
        <w:t>1014</w:t>
      </w:r>
      <w:r w:rsidRPr="002515FB">
        <w:rPr>
          <w:sz w:val="22"/>
          <w:szCs w:val="22"/>
          <w:highlight w:val="green"/>
        </w:rPr>
        <w:t>.</w:t>
      </w:r>
      <w:proofErr w:type="gramEnd"/>
      <w:r w:rsidRPr="002515FB">
        <w:rPr>
          <w:sz w:val="22"/>
          <w:szCs w:val="22"/>
          <w:highlight w:val="green"/>
        </w:rPr>
        <w:t xml:space="preserve"> </w:t>
      </w:r>
      <w:r w:rsidRPr="002515FB">
        <w:rPr>
          <w:rStyle w:val="bibdoi"/>
          <w:sz w:val="22"/>
          <w:szCs w:val="22"/>
          <w:highlight w:val="green"/>
        </w:rPr>
        <w:t>https://doi.org/10.1186/s12889-022-13297-4</w:t>
      </w:r>
    </w:p>
    <w:p w14:paraId="63356F85"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t>Jozefiaková</w:t>
      </w:r>
      <w:proofErr w:type="spellEnd"/>
      <w:r w:rsidRPr="002515FB">
        <w:rPr>
          <w:sz w:val="22"/>
          <w:szCs w:val="22"/>
          <w:highlight w:val="green"/>
        </w:rPr>
        <w:t xml:space="preserve"> </w:t>
      </w:r>
      <w:r w:rsidRPr="002515FB">
        <w:rPr>
          <w:rStyle w:val="bibfname"/>
          <w:sz w:val="22"/>
          <w:szCs w:val="22"/>
          <w:highlight w:val="green"/>
        </w:rPr>
        <w:t>B</w:t>
      </w:r>
      <w:r w:rsidRPr="002515FB">
        <w:rPr>
          <w:sz w:val="22"/>
          <w:szCs w:val="22"/>
          <w:highlight w:val="green"/>
        </w:rPr>
        <w:t xml:space="preserve">, </w:t>
      </w:r>
      <w:proofErr w:type="spellStart"/>
      <w:r w:rsidRPr="002515FB">
        <w:rPr>
          <w:rStyle w:val="bibsurname"/>
          <w:sz w:val="22"/>
          <w:szCs w:val="22"/>
          <w:highlight w:val="green"/>
        </w:rPr>
        <w:t>Kaščáková</w:t>
      </w:r>
      <w:proofErr w:type="spellEnd"/>
      <w:r w:rsidRPr="002515FB">
        <w:rPr>
          <w:sz w:val="22"/>
          <w:szCs w:val="22"/>
          <w:highlight w:val="green"/>
        </w:rPr>
        <w:t xml:space="preserve"> </w:t>
      </w:r>
      <w:r w:rsidRPr="002515FB">
        <w:rPr>
          <w:rStyle w:val="bibfname"/>
          <w:sz w:val="22"/>
          <w:szCs w:val="22"/>
          <w:highlight w:val="green"/>
        </w:rPr>
        <w:t>N</w:t>
      </w:r>
      <w:r w:rsidRPr="002515FB">
        <w:rPr>
          <w:sz w:val="22"/>
          <w:szCs w:val="22"/>
          <w:highlight w:val="green"/>
        </w:rPr>
        <w:t xml:space="preserve">, </w:t>
      </w:r>
      <w:proofErr w:type="spellStart"/>
      <w:r w:rsidRPr="002515FB">
        <w:rPr>
          <w:rStyle w:val="bibsurname"/>
          <w:sz w:val="22"/>
          <w:szCs w:val="22"/>
          <w:highlight w:val="green"/>
        </w:rPr>
        <w:t>Adamkovič</w:t>
      </w:r>
      <w:proofErr w:type="spellEnd"/>
      <w:r w:rsidRPr="002515FB">
        <w:rPr>
          <w:sz w:val="22"/>
          <w:szCs w:val="22"/>
          <w:highlight w:val="green"/>
        </w:rPr>
        <w:t xml:space="preserve"> </w:t>
      </w:r>
      <w:r w:rsidRPr="002515FB">
        <w:rPr>
          <w:rStyle w:val="bibfname"/>
          <w:sz w:val="22"/>
          <w:szCs w:val="22"/>
          <w:highlight w:val="green"/>
        </w:rPr>
        <w:t>M</w:t>
      </w:r>
      <w:r w:rsidRPr="002515FB">
        <w:rPr>
          <w:sz w:val="22"/>
          <w:szCs w:val="22"/>
          <w:highlight w:val="green"/>
        </w:rPr>
        <w:t xml:space="preserve">, </w:t>
      </w:r>
      <w:proofErr w:type="spellStart"/>
      <w:r w:rsidRPr="002515FB">
        <w:rPr>
          <w:rStyle w:val="bibsurname"/>
          <w:sz w:val="22"/>
          <w:szCs w:val="22"/>
          <w:highlight w:val="green"/>
        </w:rPr>
        <w:t>Hašto</w:t>
      </w:r>
      <w:proofErr w:type="spellEnd"/>
      <w:r w:rsidRPr="002515FB">
        <w:rPr>
          <w:sz w:val="22"/>
          <w:szCs w:val="22"/>
          <w:highlight w:val="green"/>
        </w:rPr>
        <w:t xml:space="preserve"> </w:t>
      </w:r>
      <w:r w:rsidRPr="002515FB">
        <w:rPr>
          <w:rStyle w:val="bibfname"/>
          <w:sz w:val="22"/>
          <w:szCs w:val="22"/>
          <w:highlight w:val="green"/>
        </w:rPr>
        <w:t>J</w:t>
      </w:r>
      <w:r w:rsidRPr="002515FB">
        <w:rPr>
          <w:sz w:val="22"/>
          <w:szCs w:val="22"/>
          <w:highlight w:val="green"/>
        </w:rPr>
        <w:t xml:space="preserve">, &amp; </w:t>
      </w:r>
      <w:proofErr w:type="spellStart"/>
      <w:r w:rsidRPr="002515FB">
        <w:rPr>
          <w:rStyle w:val="bibsurname"/>
          <w:sz w:val="22"/>
          <w:szCs w:val="22"/>
          <w:highlight w:val="green"/>
        </w:rPr>
        <w:t>Tavel</w:t>
      </w:r>
      <w:proofErr w:type="spellEnd"/>
      <w:r w:rsidRPr="002515FB">
        <w:rPr>
          <w:sz w:val="22"/>
          <w:szCs w:val="22"/>
          <w:highlight w:val="green"/>
        </w:rPr>
        <w:t xml:space="preserve"> </w:t>
      </w:r>
      <w:r w:rsidRPr="002515FB">
        <w:rPr>
          <w:rStyle w:val="bibfname"/>
          <w:sz w:val="22"/>
          <w:szCs w:val="22"/>
          <w:highlight w:val="green"/>
        </w:rPr>
        <w:t>P.</w:t>
      </w:r>
      <w:r w:rsidRPr="002515FB">
        <w:rPr>
          <w:sz w:val="22"/>
          <w:szCs w:val="22"/>
          <w:highlight w:val="green"/>
        </w:rPr>
        <w:t xml:space="preserve"> (</w:t>
      </w:r>
      <w:r w:rsidRPr="002515FB">
        <w:rPr>
          <w:rStyle w:val="bibyear"/>
          <w:sz w:val="22"/>
          <w:szCs w:val="22"/>
          <w:highlight w:val="green"/>
        </w:rPr>
        <w:t>2022</w:t>
      </w:r>
      <w:r w:rsidRPr="002515FB">
        <w:rPr>
          <w:sz w:val="22"/>
          <w:szCs w:val="22"/>
          <w:highlight w:val="green"/>
        </w:rPr>
        <w:t xml:space="preserve">). </w:t>
      </w:r>
      <w:r w:rsidRPr="002515FB">
        <w:rPr>
          <w:rStyle w:val="bibarticle"/>
          <w:sz w:val="22"/>
          <w:szCs w:val="22"/>
          <w:highlight w:val="green"/>
        </w:rPr>
        <w:t>Posttraumatic Growth and Its Measurement: A Closer Look at the PTGI's Psychometric Properties and Structure</w:t>
      </w:r>
      <w:r w:rsidRPr="002515FB">
        <w:rPr>
          <w:sz w:val="22"/>
          <w:szCs w:val="22"/>
          <w:highlight w:val="green"/>
        </w:rPr>
        <w:t xml:space="preserve">. </w:t>
      </w:r>
      <w:r w:rsidRPr="002515FB">
        <w:rPr>
          <w:rStyle w:val="bibjournal"/>
          <w:i/>
          <w:iCs/>
          <w:sz w:val="22"/>
          <w:szCs w:val="22"/>
          <w:highlight w:val="green"/>
        </w:rPr>
        <w:t>Frontiers in Psychology</w:t>
      </w:r>
      <w:r w:rsidRPr="002515FB">
        <w:rPr>
          <w:highlight w:val="green"/>
        </w:rPr>
        <w:t xml:space="preserve">, </w:t>
      </w:r>
      <w:r w:rsidRPr="002515FB">
        <w:rPr>
          <w:rStyle w:val="bibvolume"/>
          <w:i/>
          <w:iCs/>
          <w:sz w:val="22"/>
          <w:szCs w:val="22"/>
          <w:highlight w:val="green"/>
        </w:rPr>
        <w:t>13</w:t>
      </w:r>
      <w:r w:rsidRPr="002515FB">
        <w:rPr>
          <w:i/>
          <w:iCs/>
          <w:sz w:val="22"/>
          <w:szCs w:val="22"/>
          <w:highlight w:val="green"/>
        </w:rPr>
        <w:t>:</w:t>
      </w:r>
      <w:r w:rsidRPr="002515FB">
        <w:rPr>
          <w:rStyle w:val="bibfpage"/>
          <w:highlight w:val="green"/>
        </w:rPr>
        <w:t>801812</w:t>
      </w:r>
      <w:r w:rsidRPr="002515FB">
        <w:rPr>
          <w:sz w:val="22"/>
          <w:szCs w:val="22"/>
          <w:highlight w:val="green"/>
        </w:rPr>
        <w:t xml:space="preserve">. </w:t>
      </w:r>
      <w:proofErr w:type="spellStart"/>
      <w:proofErr w:type="gramStart"/>
      <w:r w:rsidRPr="002515FB">
        <w:rPr>
          <w:rStyle w:val="bibdoi"/>
          <w:sz w:val="22"/>
          <w:szCs w:val="22"/>
          <w:highlight w:val="green"/>
        </w:rPr>
        <w:t>doi</w:t>
      </w:r>
      <w:proofErr w:type="spellEnd"/>
      <w:proofErr w:type="gramEnd"/>
      <w:r w:rsidRPr="002515FB">
        <w:rPr>
          <w:rStyle w:val="bibdoi"/>
          <w:sz w:val="22"/>
          <w:szCs w:val="22"/>
          <w:highlight w:val="green"/>
        </w:rPr>
        <w:t>: 10.3389/fpsyg.2022.801812</w:t>
      </w:r>
    </w:p>
    <w:p w14:paraId="14041CA8" w14:textId="77777777" w:rsidR="005E60AC" w:rsidRPr="002515FB" w:rsidRDefault="005E60AC" w:rsidP="005E60AC">
      <w:pPr>
        <w:pStyle w:val="REF-U"/>
        <w:spacing w:line="480" w:lineRule="auto"/>
        <w:rPr>
          <w:rStyle w:val="AQ"/>
          <w:sz w:val="22"/>
          <w:szCs w:val="22"/>
          <w:highlight w:val="green"/>
        </w:rPr>
      </w:pPr>
      <w:proofErr w:type="gramStart"/>
      <w:r w:rsidRPr="002515FB">
        <w:rPr>
          <w:rStyle w:val="bibsurname"/>
          <w:sz w:val="22"/>
          <w:szCs w:val="22"/>
          <w:highlight w:val="green"/>
        </w:rPr>
        <w:t>Kessler</w:t>
      </w:r>
      <w:r w:rsidRPr="002515FB">
        <w:rPr>
          <w:rStyle w:val="AQ"/>
          <w:sz w:val="22"/>
          <w:szCs w:val="22"/>
          <w:highlight w:val="green"/>
        </w:rPr>
        <w:t xml:space="preserve">, </w:t>
      </w:r>
      <w:r w:rsidRPr="002515FB">
        <w:rPr>
          <w:rStyle w:val="bibfname"/>
          <w:sz w:val="22"/>
          <w:szCs w:val="22"/>
          <w:highlight w:val="green"/>
        </w:rPr>
        <w:t>R. C.</w:t>
      </w:r>
      <w:r w:rsidRPr="002515FB">
        <w:rPr>
          <w:rStyle w:val="AQ"/>
          <w:sz w:val="22"/>
          <w:szCs w:val="22"/>
          <w:highlight w:val="green"/>
        </w:rPr>
        <w:t xml:space="preserve">, </w:t>
      </w:r>
      <w:proofErr w:type="spellStart"/>
      <w:r w:rsidRPr="002515FB">
        <w:rPr>
          <w:rStyle w:val="bibsurname"/>
          <w:sz w:val="22"/>
          <w:szCs w:val="22"/>
          <w:highlight w:val="green"/>
        </w:rPr>
        <w:t>Sonnega</w:t>
      </w:r>
      <w:proofErr w:type="spellEnd"/>
      <w:r w:rsidRPr="002515FB">
        <w:rPr>
          <w:rStyle w:val="AQ"/>
          <w:sz w:val="22"/>
          <w:szCs w:val="22"/>
          <w:highlight w:val="green"/>
        </w:rPr>
        <w:t xml:space="preserve">, </w:t>
      </w:r>
      <w:r w:rsidRPr="002515FB">
        <w:rPr>
          <w:rStyle w:val="bibfname"/>
          <w:sz w:val="22"/>
          <w:szCs w:val="22"/>
          <w:highlight w:val="green"/>
        </w:rPr>
        <w:t>A.</w:t>
      </w:r>
      <w:r w:rsidRPr="002515FB">
        <w:rPr>
          <w:rStyle w:val="AQ"/>
          <w:sz w:val="22"/>
          <w:szCs w:val="22"/>
          <w:highlight w:val="green"/>
        </w:rPr>
        <w:t xml:space="preserve">, </w:t>
      </w:r>
      <w:proofErr w:type="spellStart"/>
      <w:r w:rsidRPr="002515FB">
        <w:rPr>
          <w:rStyle w:val="bibsurname"/>
          <w:sz w:val="22"/>
          <w:szCs w:val="22"/>
          <w:highlight w:val="green"/>
        </w:rPr>
        <w:t>Bromet</w:t>
      </w:r>
      <w:proofErr w:type="spellEnd"/>
      <w:r w:rsidRPr="002515FB">
        <w:rPr>
          <w:rStyle w:val="AQ"/>
          <w:sz w:val="22"/>
          <w:szCs w:val="22"/>
          <w:highlight w:val="green"/>
        </w:rPr>
        <w:t xml:space="preserve">, </w:t>
      </w:r>
      <w:r w:rsidRPr="002515FB">
        <w:rPr>
          <w:rStyle w:val="bibfname"/>
          <w:sz w:val="22"/>
          <w:szCs w:val="22"/>
          <w:highlight w:val="green"/>
        </w:rPr>
        <w:t>E.</w:t>
      </w:r>
      <w:r w:rsidRPr="002515FB">
        <w:rPr>
          <w:rStyle w:val="AQ"/>
          <w:sz w:val="22"/>
          <w:szCs w:val="22"/>
          <w:highlight w:val="green"/>
        </w:rPr>
        <w:t xml:space="preserve">, </w:t>
      </w:r>
      <w:r w:rsidRPr="002515FB">
        <w:rPr>
          <w:rStyle w:val="bibsurname"/>
          <w:sz w:val="22"/>
          <w:szCs w:val="22"/>
          <w:highlight w:val="green"/>
        </w:rPr>
        <w:t>Hughes</w:t>
      </w:r>
      <w:r w:rsidRPr="002515FB">
        <w:rPr>
          <w:rStyle w:val="AQ"/>
          <w:sz w:val="22"/>
          <w:szCs w:val="22"/>
          <w:highlight w:val="green"/>
        </w:rPr>
        <w:t xml:space="preserve">, </w:t>
      </w:r>
      <w:r w:rsidRPr="002515FB">
        <w:rPr>
          <w:rStyle w:val="bibfname"/>
          <w:sz w:val="22"/>
          <w:szCs w:val="22"/>
          <w:highlight w:val="green"/>
        </w:rPr>
        <w:t>M.</w:t>
      </w:r>
      <w:r w:rsidRPr="002515FB">
        <w:rPr>
          <w:rStyle w:val="AQ"/>
          <w:sz w:val="22"/>
          <w:szCs w:val="22"/>
          <w:highlight w:val="green"/>
        </w:rPr>
        <w:t xml:space="preserve">, &amp; </w:t>
      </w:r>
      <w:r w:rsidRPr="002515FB">
        <w:rPr>
          <w:rStyle w:val="bibsurname"/>
          <w:sz w:val="22"/>
          <w:szCs w:val="22"/>
          <w:highlight w:val="green"/>
        </w:rPr>
        <w:t>Nelson</w:t>
      </w:r>
      <w:r w:rsidRPr="002515FB">
        <w:rPr>
          <w:rStyle w:val="AQ"/>
          <w:sz w:val="22"/>
          <w:szCs w:val="22"/>
          <w:highlight w:val="green"/>
        </w:rPr>
        <w:t xml:space="preserve">, </w:t>
      </w:r>
      <w:r w:rsidRPr="002515FB">
        <w:rPr>
          <w:rStyle w:val="bibfname"/>
          <w:sz w:val="22"/>
          <w:szCs w:val="22"/>
          <w:highlight w:val="green"/>
        </w:rPr>
        <w:t>C. B.</w:t>
      </w:r>
      <w:r w:rsidRPr="002515FB">
        <w:rPr>
          <w:rStyle w:val="AQ"/>
          <w:sz w:val="22"/>
          <w:szCs w:val="22"/>
          <w:highlight w:val="green"/>
        </w:rPr>
        <w:t xml:space="preserve"> (</w:t>
      </w:r>
      <w:r w:rsidRPr="002515FB">
        <w:rPr>
          <w:rStyle w:val="bibyear"/>
          <w:sz w:val="22"/>
          <w:szCs w:val="22"/>
          <w:highlight w:val="green"/>
        </w:rPr>
        <w:t>1995</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article"/>
          <w:sz w:val="22"/>
          <w:szCs w:val="22"/>
          <w:highlight w:val="green"/>
        </w:rPr>
        <w:t>Posttraumatic stress disorder in the national comorbidity survey</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sz w:val="22"/>
          <w:szCs w:val="22"/>
          <w:highlight w:val="green"/>
        </w:rPr>
        <w:t>Archives of General Psychiatry</w:t>
      </w:r>
      <w:r w:rsidRPr="002515FB">
        <w:rPr>
          <w:sz w:val="22"/>
          <w:szCs w:val="22"/>
          <w:highlight w:val="green"/>
        </w:rPr>
        <w:t xml:space="preserve">, </w:t>
      </w:r>
      <w:r w:rsidRPr="002515FB">
        <w:rPr>
          <w:rStyle w:val="bibvolume"/>
          <w:sz w:val="22"/>
          <w:szCs w:val="22"/>
          <w:highlight w:val="green"/>
        </w:rPr>
        <w:t>52</w:t>
      </w:r>
      <w:r w:rsidRPr="002515FB">
        <w:rPr>
          <w:sz w:val="22"/>
          <w:szCs w:val="22"/>
          <w:highlight w:val="green"/>
        </w:rPr>
        <w:t>(</w:t>
      </w:r>
      <w:r w:rsidRPr="002515FB">
        <w:rPr>
          <w:rStyle w:val="bibissue"/>
          <w:sz w:val="22"/>
          <w:szCs w:val="22"/>
          <w:highlight w:val="green"/>
        </w:rPr>
        <w:t>12</w:t>
      </w:r>
      <w:r w:rsidRPr="002515FB">
        <w:rPr>
          <w:sz w:val="22"/>
          <w:szCs w:val="22"/>
          <w:highlight w:val="green"/>
        </w:rPr>
        <w:t xml:space="preserve">), </w:t>
      </w:r>
      <w:r w:rsidRPr="002515FB">
        <w:rPr>
          <w:rStyle w:val="bibfpage"/>
          <w:sz w:val="22"/>
          <w:szCs w:val="22"/>
          <w:highlight w:val="green"/>
        </w:rPr>
        <w:t>1048</w:t>
      </w:r>
      <w:r w:rsidRPr="002515FB">
        <w:rPr>
          <w:sz w:val="22"/>
          <w:szCs w:val="22"/>
          <w:highlight w:val="green"/>
        </w:rPr>
        <w:t>–</w:t>
      </w:r>
      <w:r w:rsidRPr="002515FB">
        <w:rPr>
          <w:rStyle w:val="biblpage"/>
          <w:sz w:val="22"/>
          <w:szCs w:val="22"/>
          <w:highlight w:val="green"/>
        </w:rPr>
        <w:t>1060</w:t>
      </w:r>
      <w:r w:rsidRPr="002515FB">
        <w:rPr>
          <w:sz w:val="22"/>
          <w:szCs w:val="22"/>
          <w:highlight w:val="green"/>
        </w:rPr>
        <w:t xml:space="preserve">. </w:t>
      </w:r>
      <w:r w:rsidRPr="002515FB">
        <w:rPr>
          <w:rStyle w:val="bibdoi"/>
          <w:sz w:val="22"/>
          <w:szCs w:val="22"/>
          <w:highlight w:val="green"/>
        </w:rPr>
        <w:t>doi:10.1001/archpsyc.1995.03950240066012</w:t>
      </w:r>
    </w:p>
    <w:p w14:paraId="7CCC1C9D"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Kimble</w:t>
      </w:r>
      <w:r w:rsidRPr="002515FB">
        <w:rPr>
          <w:rStyle w:val="AQ"/>
          <w:sz w:val="22"/>
          <w:szCs w:val="22"/>
          <w:highlight w:val="green"/>
        </w:rPr>
        <w:t xml:space="preserve">, </w:t>
      </w:r>
      <w:r w:rsidRPr="002515FB">
        <w:rPr>
          <w:rStyle w:val="bibfname"/>
          <w:sz w:val="22"/>
          <w:szCs w:val="22"/>
          <w:highlight w:val="green"/>
        </w:rPr>
        <w:t>M.</w:t>
      </w:r>
      <w:r w:rsidRPr="002515FB">
        <w:rPr>
          <w:rStyle w:val="AQ"/>
          <w:sz w:val="22"/>
          <w:szCs w:val="22"/>
          <w:highlight w:val="green"/>
        </w:rPr>
        <w:t xml:space="preserve">, </w:t>
      </w:r>
      <w:proofErr w:type="spellStart"/>
      <w:r w:rsidRPr="002515FB">
        <w:rPr>
          <w:rStyle w:val="bibsurname"/>
          <w:sz w:val="22"/>
          <w:szCs w:val="22"/>
          <w:highlight w:val="green"/>
        </w:rPr>
        <w:t>Shripad</w:t>
      </w:r>
      <w:proofErr w:type="spellEnd"/>
      <w:r w:rsidRPr="002515FB">
        <w:rPr>
          <w:rStyle w:val="AQ"/>
          <w:sz w:val="22"/>
          <w:szCs w:val="22"/>
          <w:highlight w:val="green"/>
        </w:rPr>
        <w:t xml:space="preserve">, </w:t>
      </w:r>
      <w:r w:rsidRPr="002515FB">
        <w:rPr>
          <w:rStyle w:val="bibfname"/>
          <w:sz w:val="22"/>
          <w:szCs w:val="22"/>
          <w:highlight w:val="green"/>
        </w:rPr>
        <w:t>A.</w:t>
      </w:r>
      <w:r w:rsidRPr="002515FB">
        <w:rPr>
          <w:rStyle w:val="AQ"/>
          <w:sz w:val="22"/>
          <w:szCs w:val="22"/>
          <w:highlight w:val="green"/>
        </w:rPr>
        <w:t xml:space="preserve">, </w:t>
      </w:r>
      <w:r w:rsidRPr="002515FB">
        <w:rPr>
          <w:rStyle w:val="bibsurname"/>
          <w:sz w:val="22"/>
          <w:szCs w:val="22"/>
          <w:highlight w:val="green"/>
        </w:rPr>
        <w:t>Fowler</w:t>
      </w:r>
      <w:r w:rsidRPr="002515FB">
        <w:rPr>
          <w:rStyle w:val="AQ"/>
          <w:sz w:val="22"/>
          <w:szCs w:val="22"/>
          <w:highlight w:val="green"/>
        </w:rPr>
        <w:t xml:space="preserve">, </w:t>
      </w:r>
      <w:r w:rsidRPr="002515FB">
        <w:rPr>
          <w:rStyle w:val="bibfname"/>
          <w:sz w:val="22"/>
          <w:szCs w:val="22"/>
          <w:highlight w:val="green"/>
        </w:rPr>
        <w:t>R.</w:t>
      </w:r>
      <w:r w:rsidRPr="002515FB">
        <w:rPr>
          <w:rStyle w:val="AQ"/>
          <w:sz w:val="22"/>
          <w:szCs w:val="22"/>
          <w:highlight w:val="green"/>
        </w:rPr>
        <w:t xml:space="preserve">, </w:t>
      </w:r>
      <w:proofErr w:type="spellStart"/>
      <w:r w:rsidRPr="002515FB">
        <w:rPr>
          <w:rStyle w:val="bibsurname"/>
          <w:sz w:val="22"/>
          <w:szCs w:val="22"/>
          <w:highlight w:val="green"/>
        </w:rPr>
        <w:t>Sobolewski</w:t>
      </w:r>
      <w:proofErr w:type="spellEnd"/>
      <w:r w:rsidRPr="002515FB">
        <w:rPr>
          <w:rStyle w:val="AQ"/>
          <w:sz w:val="22"/>
          <w:szCs w:val="22"/>
          <w:highlight w:val="green"/>
        </w:rPr>
        <w:t xml:space="preserve">, </w:t>
      </w:r>
      <w:r w:rsidRPr="002515FB">
        <w:rPr>
          <w:rStyle w:val="bibfname"/>
          <w:sz w:val="22"/>
          <w:szCs w:val="22"/>
          <w:highlight w:val="green"/>
        </w:rPr>
        <w:t>S.</w:t>
      </w:r>
      <w:r w:rsidRPr="002515FB">
        <w:rPr>
          <w:rStyle w:val="AQ"/>
          <w:sz w:val="22"/>
          <w:szCs w:val="22"/>
          <w:highlight w:val="green"/>
        </w:rPr>
        <w:t xml:space="preserve">, &amp; </w:t>
      </w:r>
      <w:r w:rsidRPr="002515FB">
        <w:rPr>
          <w:rStyle w:val="bibsurname"/>
          <w:sz w:val="22"/>
          <w:szCs w:val="22"/>
          <w:highlight w:val="green"/>
        </w:rPr>
        <w:t>Fleming</w:t>
      </w:r>
      <w:r w:rsidRPr="002515FB">
        <w:rPr>
          <w:rStyle w:val="AQ"/>
          <w:sz w:val="22"/>
          <w:szCs w:val="22"/>
          <w:highlight w:val="green"/>
        </w:rPr>
        <w:t xml:space="preserve">, </w:t>
      </w:r>
      <w:r w:rsidRPr="002515FB">
        <w:rPr>
          <w:rStyle w:val="bibfname"/>
          <w:sz w:val="22"/>
          <w:szCs w:val="22"/>
          <w:highlight w:val="green"/>
        </w:rPr>
        <w:t>K.</w:t>
      </w:r>
      <w:r w:rsidRPr="002515FB">
        <w:rPr>
          <w:rStyle w:val="AQ"/>
          <w:sz w:val="22"/>
          <w:szCs w:val="22"/>
          <w:highlight w:val="green"/>
        </w:rPr>
        <w:t xml:space="preserve"> (</w:t>
      </w:r>
      <w:r w:rsidRPr="002515FB">
        <w:rPr>
          <w:rStyle w:val="bibyear"/>
          <w:sz w:val="22"/>
          <w:szCs w:val="22"/>
          <w:highlight w:val="green"/>
        </w:rPr>
        <w:t>2018</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article"/>
          <w:sz w:val="22"/>
          <w:szCs w:val="22"/>
          <w:highlight w:val="green"/>
        </w:rPr>
        <w:t>Negative world views after trauma: Neurophysiological evidence for negative expectancies</w:t>
      </w:r>
      <w:r w:rsidRPr="002515FB">
        <w:rPr>
          <w:rStyle w:val="AQ"/>
          <w:sz w:val="22"/>
          <w:szCs w:val="22"/>
          <w:highlight w:val="green"/>
        </w:rPr>
        <w:t xml:space="preserve">. </w:t>
      </w:r>
      <w:r w:rsidRPr="002515FB">
        <w:rPr>
          <w:rStyle w:val="bibjournal"/>
          <w:highlight w:val="green"/>
        </w:rPr>
        <w:t>Psychological Trauma: Theory, Research, Practice and Policy</w:t>
      </w:r>
      <w:r w:rsidRPr="002515FB">
        <w:rPr>
          <w:sz w:val="22"/>
          <w:szCs w:val="22"/>
          <w:highlight w:val="green"/>
        </w:rPr>
        <w:t xml:space="preserve">, </w:t>
      </w:r>
      <w:r w:rsidRPr="002515FB">
        <w:rPr>
          <w:rStyle w:val="bibvolume"/>
          <w:sz w:val="22"/>
          <w:szCs w:val="22"/>
          <w:highlight w:val="green"/>
        </w:rPr>
        <w:t>10</w:t>
      </w:r>
      <w:r w:rsidRPr="002515FB">
        <w:rPr>
          <w:sz w:val="22"/>
          <w:szCs w:val="22"/>
          <w:highlight w:val="green"/>
        </w:rPr>
        <w:t>(</w:t>
      </w:r>
      <w:r w:rsidRPr="002515FB">
        <w:rPr>
          <w:rStyle w:val="bibissue"/>
          <w:sz w:val="22"/>
          <w:szCs w:val="22"/>
          <w:highlight w:val="green"/>
        </w:rPr>
        <w:t>5</w:t>
      </w:r>
      <w:r w:rsidRPr="002515FB">
        <w:rPr>
          <w:sz w:val="22"/>
          <w:szCs w:val="22"/>
          <w:highlight w:val="green"/>
        </w:rPr>
        <w:t xml:space="preserve">), </w:t>
      </w:r>
      <w:r w:rsidRPr="002515FB">
        <w:rPr>
          <w:rStyle w:val="bibfpage"/>
          <w:sz w:val="22"/>
          <w:szCs w:val="22"/>
          <w:highlight w:val="green"/>
        </w:rPr>
        <w:t>576</w:t>
      </w:r>
      <w:r w:rsidRPr="002515FB">
        <w:rPr>
          <w:sz w:val="22"/>
          <w:szCs w:val="22"/>
          <w:highlight w:val="green"/>
        </w:rPr>
        <w:t>–</w:t>
      </w:r>
      <w:r w:rsidRPr="002515FB">
        <w:rPr>
          <w:rStyle w:val="biblpage"/>
          <w:sz w:val="22"/>
          <w:szCs w:val="22"/>
          <w:highlight w:val="green"/>
        </w:rPr>
        <w:t>584</w:t>
      </w:r>
      <w:r w:rsidRPr="002515FB">
        <w:rPr>
          <w:sz w:val="22"/>
          <w:szCs w:val="22"/>
          <w:highlight w:val="green"/>
        </w:rPr>
        <w:t xml:space="preserve">. </w:t>
      </w:r>
      <w:proofErr w:type="gramStart"/>
      <w:r w:rsidRPr="002515FB">
        <w:rPr>
          <w:rStyle w:val="bibdoi"/>
          <w:sz w:val="22"/>
          <w:szCs w:val="22"/>
          <w:highlight w:val="green"/>
        </w:rPr>
        <w:t>doi:</w:t>
      </w:r>
      <w:proofErr w:type="gramEnd"/>
      <w:r w:rsidRPr="002515FB">
        <w:rPr>
          <w:rStyle w:val="bibdoi"/>
          <w:sz w:val="22"/>
          <w:szCs w:val="22"/>
          <w:highlight w:val="green"/>
        </w:rPr>
        <w:t>10.1037/tra0000324</w:t>
      </w:r>
    </w:p>
    <w:p w14:paraId="3D72AD18"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t>Kirmayer</w:t>
      </w:r>
      <w:proofErr w:type="spellEnd"/>
      <w:r w:rsidRPr="002515FB">
        <w:rPr>
          <w:rStyle w:val="AQ"/>
          <w:sz w:val="22"/>
          <w:szCs w:val="22"/>
          <w:highlight w:val="green"/>
        </w:rPr>
        <w:t xml:space="preserve"> </w:t>
      </w:r>
      <w:r w:rsidRPr="002515FB">
        <w:rPr>
          <w:rStyle w:val="bibfname"/>
          <w:sz w:val="22"/>
          <w:szCs w:val="22"/>
          <w:highlight w:val="green"/>
        </w:rPr>
        <w:t>L. J.</w:t>
      </w:r>
      <w:r w:rsidRPr="002515FB">
        <w:rPr>
          <w:rStyle w:val="AQ"/>
          <w:sz w:val="22"/>
          <w:szCs w:val="22"/>
          <w:highlight w:val="green"/>
        </w:rPr>
        <w:t xml:space="preserve"> (</w:t>
      </w:r>
      <w:r w:rsidRPr="002515FB">
        <w:rPr>
          <w:rStyle w:val="bibyear"/>
          <w:sz w:val="22"/>
          <w:szCs w:val="22"/>
          <w:highlight w:val="green"/>
        </w:rPr>
        <w:t>2023</w:t>
      </w:r>
      <w:r w:rsidRPr="002515FB">
        <w:rPr>
          <w:rStyle w:val="AQ"/>
          <w:sz w:val="22"/>
          <w:szCs w:val="22"/>
          <w:highlight w:val="green"/>
        </w:rPr>
        <w:t xml:space="preserve">). </w:t>
      </w:r>
      <w:proofErr w:type="gramStart"/>
      <w:r w:rsidRPr="002515FB">
        <w:rPr>
          <w:rStyle w:val="bibarticle"/>
          <w:sz w:val="22"/>
          <w:szCs w:val="22"/>
          <w:highlight w:val="green"/>
        </w:rPr>
        <w:t>Cultural poetics of illness and healing</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journal"/>
          <w:i/>
          <w:highlight w:val="green"/>
        </w:rPr>
        <w:t>Transcultural psychiatry</w:t>
      </w:r>
      <w:r w:rsidRPr="002515FB">
        <w:rPr>
          <w:highlight w:val="green"/>
        </w:rPr>
        <w:t xml:space="preserve">, </w:t>
      </w:r>
      <w:r w:rsidRPr="002515FB">
        <w:rPr>
          <w:rStyle w:val="bibvolume"/>
          <w:i/>
          <w:iCs/>
          <w:sz w:val="22"/>
          <w:szCs w:val="22"/>
          <w:highlight w:val="green"/>
        </w:rPr>
        <w:t>60</w:t>
      </w:r>
      <w:r w:rsidRPr="002515FB">
        <w:rPr>
          <w:rStyle w:val="AQ"/>
          <w:sz w:val="22"/>
          <w:szCs w:val="22"/>
          <w:highlight w:val="green"/>
        </w:rPr>
        <w:t>(</w:t>
      </w:r>
      <w:r w:rsidRPr="002515FB">
        <w:rPr>
          <w:rStyle w:val="bibissue"/>
          <w:sz w:val="22"/>
          <w:szCs w:val="22"/>
          <w:highlight w:val="green"/>
        </w:rPr>
        <w:t>5</w:t>
      </w:r>
      <w:r w:rsidRPr="002515FB">
        <w:rPr>
          <w:rStyle w:val="AQ"/>
          <w:sz w:val="22"/>
          <w:szCs w:val="22"/>
          <w:highlight w:val="green"/>
        </w:rPr>
        <w:t xml:space="preserve">), </w:t>
      </w:r>
      <w:r w:rsidRPr="002515FB">
        <w:rPr>
          <w:rStyle w:val="bibfpage"/>
          <w:sz w:val="22"/>
          <w:szCs w:val="22"/>
          <w:highlight w:val="green"/>
        </w:rPr>
        <w:t>753</w:t>
      </w:r>
      <w:r w:rsidRPr="002515FB">
        <w:rPr>
          <w:rStyle w:val="AQ"/>
          <w:sz w:val="22"/>
          <w:szCs w:val="22"/>
          <w:highlight w:val="green"/>
        </w:rPr>
        <w:t>–</w:t>
      </w:r>
      <w:r w:rsidRPr="002515FB">
        <w:rPr>
          <w:rStyle w:val="biblpage"/>
          <w:sz w:val="22"/>
          <w:szCs w:val="22"/>
          <w:highlight w:val="green"/>
        </w:rPr>
        <w:t>769</w:t>
      </w:r>
      <w:r w:rsidRPr="002515FB">
        <w:rPr>
          <w:rStyle w:val="AQ"/>
          <w:sz w:val="22"/>
          <w:szCs w:val="22"/>
          <w:highlight w:val="green"/>
        </w:rPr>
        <w:t>.</w:t>
      </w:r>
      <w:proofErr w:type="gramEnd"/>
      <w:r w:rsidRPr="002515FB">
        <w:rPr>
          <w:rStyle w:val="AQ"/>
          <w:sz w:val="22"/>
          <w:szCs w:val="22"/>
          <w:highlight w:val="green"/>
        </w:rPr>
        <w:t xml:space="preserve"> </w:t>
      </w:r>
      <w:hyperlink r:id="rId25" w:history="1">
        <w:r w:rsidRPr="002515FB">
          <w:rPr>
            <w:rStyle w:val="bibdoi"/>
            <w:sz w:val="22"/>
            <w:szCs w:val="22"/>
            <w:highlight w:val="green"/>
          </w:rPr>
          <w:t>https://doi.org/10.1177/13634615231205544</w:t>
        </w:r>
      </w:hyperlink>
    </w:p>
    <w:p w14:paraId="73674782" w14:textId="77777777" w:rsidR="005E60AC" w:rsidRPr="0034174B" w:rsidRDefault="005E60AC" w:rsidP="005E60AC">
      <w:pPr>
        <w:pStyle w:val="REF-U"/>
        <w:spacing w:line="480" w:lineRule="auto"/>
        <w:rPr>
          <w:rStyle w:val="AQ"/>
          <w:sz w:val="22"/>
          <w:szCs w:val="22"/>
        </w:rPr>
      </w:pPr>
      <w:proofErr w:type="spellStart"/>
      <w:r w:rsidRPr="0034174B">
        <w:rPr>
          <w:rStyle w:val="bibsurname"/>
          <w:sz w:val="22"/>
          <w:szCs w:val="22"/>
        </w:rPr>
        <w:t>Kirmayer</w:t>
      </w:r>
      <w:proofErr w:type="spellEnd"/>
      <w:r w:rsidRPr="0034174B">
        <w:rPr>
          <w:rStyle w:val="AQ"/>
          <w:sz w:val="22"/>
          <w:szCs w:val="22"/>
        </w:rPr>
        <w:t xml:space="preserve">, </w:t>
      </w:r>
      <w:r w:rsidRPr="0034174B">
        <w:rPr>
          <w:rStyle w:val="bibfname"/>
          <w:sz w:val="22"/>
          <w:szCs w:val="22"/>
        </w:rPr>
        <w:t>L. J.</w:t>
      </w:r>
      <w:r w:rsidRPr="0034174B">
        <w:rPr>
          <w:rStyle w:val="AQ"/>
          <w:sz w:val="22"/>
          <w:szCs w:val="22"/>
        </w:rPr>
        <w:t xml:space="preserve">, </w:t>
      </w:r>
      <w:proofErr w:type="gramStart"/>
      <w:r w:rsidRPr="0034174B">
        <w:rPr>
          <w:rStyle w:val="bibsurname"/>
          <w:sz w:val="22"/>
          <w:szCs w:val="22"/>
        </w:rPr>
        <w:t>Gone</w:t>
      </w:r>
      <w:r w:rsidRPr="0034174B">
        <w:rPr>
          <w:rStyle w:val="AQ"/>
          <w:sz w:val="22"/>
          <w:szCs w:val="22"/>
        </w:rPr>
        <w:t>,</w:t>
      </w:r>
      <w:proofErr w:type="gramEnd"/>
      <w:r w:rsidRPr="0034174B">
        <w:rPr>
          <w:rStyle w:val="AQ"/>
          <w:sz w:val="22"/>
          <w:szCs w:val="22"/>
        </w:rPr>
        <w:t xml:space="preserve"> </w:t>
      </w:r>
      <w:r w:rsidRPr="0034174B">
        <w:rPr>
          <w:rStyle w:val="bibfname"/>
          <w:sz w:val="22"/>
          <w:szCs w:val="22"/>
        </w:rPr>
        <w:t>J. P.</w:t>
      </w:r>
      <w:r w:rsidRPr="0034174B">
        <w:rPr>
          <w:rStyle w:val="AQ"/>
          <w:sz w:val="22"/>
          <w:szCs w:val="22"/>
        </w:rPr>
        <w:t xml:space="preserve">, &amp; </w:t>
      </w:r>
      <w:r w:rsidRPr="0034174B">
        <w:rPr>
          <w:rStyle w:val="bibsurname"/>
          <w:sz w:val="22"/>
          <w:szCs w:val="22"/>
        </w:rPr>
        <w:t>Moses</w:t>
      </w:r>
      <w:r w:rsidRPr="0034174B">
        <w:rPr>
          <w:rStyle w:val="AQ"/>
          <w:sz w:val="22"/>
          <w:szCs w:val="22"/>
        </w:rPr>
        <w:t xml:space="preserve">, </w:t>
      </w:r>
      <w:r w:rsidRPr="0034174B">
        <w:rPr>
          <w:rStyle w:val="bibfname"/>
          <w:sz w:val="22"/>
          <w:szCs w:val="22"/>
        </w:rPr>
        <w:t>J.</w:t>
      </w:r>
      <w:r w:rsidRPr="0034174B">
        <w:rPr>
          <w:rStyle w:val="AQ"/>
          <w:sz w:val="22"/>
          <w:szCs w:val="22"/>
        </w:rPr>
        <w:t xml:space="preserve"> (</w:t>
      </w:r>
      <w:r w:rsidRPr="0034174B">
        <w:rPr>
          <w:rStyle w:val="bibyear"/>
          <w:sz w:val="22"/>
          <w:szCs w:val="22"/>
        </w:rPr>
        <w:t>2014</w:t>
      </w:r>
      <w:r w:rsidRPr="0034174B">
        <w:rPr>
          <w:rStyle w:val="AQ"/>
          <w:sz w:val="22"/>
          <w:szCs w:val="22"/>
        </w:rPr>
        <w:t xml:space="preserve">). </w:t>
      </w:r>
      <w:proofErr w:type="gramStart"/>
      <w:r w:rsidRPr="0034174B">
        <w:rPr>
          <w:rStyle w:val="bibarticle"/>
          <w:sz w:val="22"/>
          <w:szCs w:val="22"/>
        </w:rPr>
        <w:t>Rethinking historical trauma</w:t>
      </w:r>
      <w:r w:rsidRPr="0034174B">
        <w:rPr>
          <w:rStyle w:val="AQ"/>
          <w:sz w:val="22"/>
          <w:szCs w:val="22"/>
        </w:rPr>
        <w:t>.</w:t>
      </w:r>
      <w:proofErr w:type="gramEnd"/>
      <w:r w:rsidRPr="0034174B">
        <w:rPr>
          <w:rStyle w:val="AQ"/>
          <w:sz w:val="22"/>
          <w:szCs w:val="22"/>
        </w:rPr>
        <w:t xml:space="preserve"> </w:t>
      </w:r>
      <w:r w:rsidRPr="00AF39F4">
        <w:rPr>
          <w:rStyle w:val="bibjournal"/>
          <w:i/>
        </w:rPr>
        <w:t>Transcultural Psychiatry</w:t>
      </w:r>
      <w:r w:rsidRPr="00AF39F4">
        <w:t xml:space="preserve">, </w:t>
      </w:r>
      <w:r w:rsidRPr="0034174B">
        <w:rPr>
          <w:rStyle w:val="bibvolume"/>
          <w:i/>
          <w:iCs/>
          <w:sz w:val="22"/>
          <w:szCs w:val="22"/>
        </w:rPr>
        <w:t>51</w:t>
      </w:r>
      <w:r w:rsidRPr="0034174B">
        <w:rPr>
          <w:rStyle w:val="AQ"/>
          <w:sz w:val="22"/>
          <w:szCs w:val="22"/>
        </w:rPr>
        <w:t>(</w:t>
      </w:r>
      <w:r w:rsidRPr="0034174B">
        <w:rPr>
          <w:rStyle w:val="bibissue"/>
          <w:sz w:val="22"/>
          <w:szCs w:val="22"/>
        </w:rPr>
        <w:t>3</w:t>
      </w:r>
      <w:r w:rsidRPr="0034174B">
        <w:rPr>
          <w:rStyle w:val="AQ"/>
          <w:sz w:val="22"/>
          <w:szCs w:val="22"/>
        </w:rPr>
        <w:t xml:space="preserve">), </w:t>
      </w:r>
      <w:r w:rsidRPr="0034174B">
        <w:rPr>
          <w:rStyle w:val="bibfpage"/>
          <w:sz w:val="22"/>
          <w:szCs w:val="22"/>
        </w:rPr>
        <w:t>299</w:t>
      </w:r>
      <w:r w:rsidRPr="0034174B">
        <w:rPr>
          <w:rStyle w:val="AQ"/>
          <w:sz w:val="22"/>
          <w:szCs w:val="22"/>
        </w:rPr>
        <w:t>–</w:t>
      </w:r>
      <w:r w:rsidRPr="0034174B">
        <w:rPr>
          <w:rStyle w:val="biblpage"/>
          <w:sz w:val="22"/>
          <w:szCs w:val="22"/>
        </w:rPr>
        <w:t>319</w:t>
      </w:r>
      <w:r w:rsidRPr="0034174B">
        <w:rPr>
          <w:rStyle w:val="AQ"/>
          <w:sz w:val="22"/>
          <w:szCs w:val="22"/>
        </w:rPr>
        <w:t xml:space="preserve">. </w:t>
      </w:r>
      <w:hyperlink r:id="rId26" w:history="1">
        <w:r w:rsidRPr="0034174B">
          <w:rPr>
            <w:rStyle w:val="bibdoi"/>
            <w:sz w:val="22"/>
            <w:szCs w:val="22"/>
          </w:rPr>
          <w:t>https://doi.org/10.1177/1363461514536358</w:t>
        </w:r>
      </w:hyperlink>
    </w:p>
    <w:p w14:paraId="5C2F459A" w14:textId="38B01C1A" w:rsidR="005E60AC" w:rsidRPr="0034174B" w:rsidRDefault="005E60AC" w:rsidP="005E60AC">
      <w:pPr>
        <w:pStyle w:val="REF-U"/>
        <w:spacing w:line="480" w:lineRule="auto"/>
        <w:rPr>
          <w:rStyle w:val="AQ"/>
          <w:sz w:val="22"/>
          <w:szCs w:val="22"/>
        </w:rPr>
      </w:pPr>
      <w:proofErr w:type="spellStart"/>
      <w:proofErr w:type="gramStart"/>
      <w:r w:rsidRPr="0034174B">
        <w:rPr>
          <w:rStyle w:val="bibsurname"/>
          <w:sz w:val="22"/>
          <w:szCs w:val="22"/>
        </w:rPr>
        <w:t>Larkings</w:t>
      </w:r>
      <w:proofErr w:type="spellEnd"/>
      <w:r w:rsidRPr="0034174B">
        <w:rPr>
          <w:rStyle w:val="AQ"/>
          <w:sz w:val="22"/>
          <w:szCs w:val="22"/>
        </w:rPr>
        <w:t xml:space="preserve">, </w:t>
      </w:r>
      <w:r w:rsidRPr="0034174B">
        <w:rPr>
          <w:rStyle w:val="bibfname"/>
          <w:sz w:val="22"/>
          <w:szCs w:val="22"/>
        </w:rPr>
        <w:t>J. S.</w:t>
      </w:r>
      <w:r w:rsidRPr="0034174B">
        <w:rPr>
          <w:rStyle w:val="AQ"/>
          <w:sz w:val="22"/>
          <w:szCs w:val="22"/>
        </w:rPr>
        <w:t xml:space="preserve">, &amp; </w:t>
      </w:r>
      <w:r w:rsidRPr="0034174B">
        <w:rPr>
          <w:rStyle w:val="bibsurname"/>
          <w:sz w:val="22"/>
          <w:szCs w:val="22"/>
        </w:rPr>
        <w:t>Brown</w:t>
      </w:r>
      <w:r w:rsidRPr="0034174B">
        <w:rPr>
          <w:rStyle w:val="AQ"/>
          <w:sz w:val="22"/>
          <w:szCs w:val="22"/>
        </w:rPr>
        <w:t xml:space="preserve">, </w:t>
      </w:r>
      <w:r w:rsidRPr="0034174B">
        <w:rPr>
          <w:rStyle w:val="bibfname"/>
          <w:sz w:val="22"/>
          <w:szCs w:val="22"/>
        </w:rPr>
        <w:t>P. M.</w:t>
      </w:r>
      <w:r w:rsidRPr="0034174B">
        <w:rPr>
          <w:rStyle w:val="AQ"/>
          <w:sz w:val="22"/>
          <w:szCs w:val="22"/>
        </w:rPr>
        <w:t xml:space="preserve"> (</w:t>
      </w:r>
      <w:r w:rsidRPr="0034174B">
        <w:rPr>
          <w:rStyle w:val="bibyear"/>
          <w:sz w:val="22"/>
          <w:szCs w:val="22"/>
        </w:rPr>
        <w:t>2018</w:t>
      </w:r>
      <w:r w:rsidRPr="0034174B">
        <w:rPr>
          <w:rStyle w:val="AQ"/>
          <w:sz w:val="22"/>
          <w:szCs w:val="22"/>
        </w:rPr>
        <w:t>).</w:t>
      </w:r>
      <w:proofErr w:type="gramEnd"/>
      <w:r w:rsidRPr="0034174B">
        <w:rPr>
          <w:rStyle w:val="AQ"/>
          <w:sz w:val="22"/>
          <w:szCs w:val="22"/>
        </w:rPr>
        <w:t xml:space="preserve"> </w:t>
      </w:r>
      <w:r w:rsidRPr="0034174B">
        <w:rPr>
          <w:rStyle w:val="bibarticle"/>
          <w:sz w:val="22"/>
          <w:szCs w:val="22"/>
        </w:rPr>
        <w:t>Do biogenetic causal beliefs reduce mental illness stigma in people with mental illness and in mental health professionals</w:t>
      </w:r>
      <w:r w:rsidR="00AF39F4">
        <w:rPr>
          <w:rStyle w:val="bibarticle"/>
          <w:sz w:val="22"/>
          <w:szCs w:val="22"/>
        </w:rPr>
        <w:t xml:space="preserve">? </w:t>
      </w:r>
      <w:proofErr w:type="gramStart"/>
      <w:r w:rsidRPr="0034174B">
        <w:rPr>
          <w:rStyle w:val="bibarticle"/>
          <w:sz w:val="22"/>
          <w:szCs w:val="22"/>
        </w:rPr>
        <w:t>A systematic review</w:t>
      </w:r>
      <w:r w:rsidRPr="00AF39F4">
        <w:t>.</w:t>
      </w:r>
      <w:proofErr w:type="gramEnd"/>
      <w:r w:rsidRPr="00AF39F4">
        <w:t xml:space="preserve"> </w:t>
      </w:r>
      <w:r w:rsidRPr="00AF39F4">
        <w:rPr>
          <w:rStyle w:val="bibjournal"/>
          <w:i/>
        </w:rPr>
        <w:t>International Journal of Mental Health Nursing</w:t>
      </w:r>
      <w:r w:rsidRPr="00AF39F4">
        <w:t xml:space="preserve">, </w:t>
      </w:r>
      <w:r w:rsidRPr="0034174B">
        <w:rPr>
          <w:rStyle w:val="bibvolume"/>
          <w:i/>
          <w:iCs/>
          <w:sz w:val="22"/>
          <w:szCs w:val="22"/>
        </w:rPr>
        <w:t>27</w:t>
      </w:r>
      <w:r w:rsidRPr="0034174B">
        <w:rPr>
          <w:rStyle w:val="AQ"/>
          <w:sz w:val="22"/>
          <w:szCs w:val="22"/>
        </w:rPr>
        <w:t>(</w:t>
      </w:r>
      <w:r w:rsidRPr="0034174B">
        <w:rPr>
          <w:rStyle w:val="bibissue"/>
          <w:sz w:val="22"/>
          <w:szCs w:val="22"/>
        </w:rPr>
        <w:t>3</w:t>
      </w:r>
      <w:r w:rsidRPr="0034174B">
        <w:rPr>
          <w:rStyle w:val="AQ"/>
          <w:sz w:val="22"/>
          <w:szCs w:val="22"/>
        </w:rPr>
        <w:t xml:space="preserve">), </w:t>
      </w:r>
      <w:r w:rsidRPr="0034174B">
        <w:rPr>
          <w:rStyle w:val="bibfpage"/>
          <w:sz w:val="22"/>
          <w:szCs w:val="22"/>
        </w:rPr>
        <w:t>928</w:t>
      </w:r>
      <w:r w:rsidRPr="0034174B">
        <w:rPr>
          <w:rStyle w:val="AQ"/>
          <w:sz w:val="22"/>
          <w:szCs w:val="22"/>
        </w:rPr>
        <w:t>–</w:t>
      </w:r>
      <w:r w:rsidRPr="0034174B">
        <w:rPr>
          <w:rStyle w:val="biblpage"/>
          <w:sz w:val="22"/>
          <w:szCs w:val="22"/>
        </w:rPr>
        <w:t>941</w:t>
      </w:r>
      <w:r w:rsidRPr="0034174B">
        <w:rPr>
          <w:rStyle w:val="AQ"/>
          <w:sz w:val="22"/>
          <w:szCs w:val="22"/>
        </w:rPr>
        <w:t xml:space="preserve">. </w:t>
      </w:r>
      <w:hyperlink r:id="rId27" w:history="1">
        <w:r w:rsidRPr="0034174B">
          <w:rPr>
            <w:rStyle w:val="bibdoi"/>
            <w:sz w:val="22"/>
            <w:szCs w:val="22"/>
          </w:rPr>
          <w:t>https://doi.org/10.1111/inm.12390</w:t>
        </w:r>
      </w:hyperlink>
    </w:p>
    <w:p w14:paraId="1C8E1D0F" w14:textId="77777777" w:rsidR="005E60AC" w:rsidRPr="002515FB" w:rsidRDefault="005E60AC" w:rsidP="005E60AC">
      <w:pPr>
        <w:pStyle w:val="REF-U"/>
        <w:spacing w:line="480" w:lineRule="auto"/>
        <w:rPr>
          <w:sz w:val="22"/>
          <w:szCs w:val="22"/>
          <w:highlight w:val="green"/>
        </w:rPr>
      </w:pPr>
      <w:proofErr w:type="spellStart"/>
      <w:proofErr w:type="gramStart"/>
      <w:r w:rsidRPr="002515FB">
        <w:rPr>
          <w:rStyle w:val="bibsurname"/>
          <w:sz w:val="22"/>
          <w:szCs w:val="22"/>
          <w:highlight w:val="green"/>
        </w:rPr>
        <w:lastRenderedPageBreak/>
        <w:t>Lerch</w:t>
      </w:r>
      <w:proofErr w:type="spellEnd"/>
      <w:r w:rsidRPr="002515FB">
        <w:rPr>
          <w:rStyle w:val="AQ"/>
          <w:sz w:val="22"/>
          <w:szCs w:val="22"/>
          <w:highlight w:val="green"/>
        </w:rPr>
        <w:t xml:space="preserve">, </w:t>
      </w:r>
      <w:r w:rsidRPr="002515FB">
        <w:rPr>
          <w:rStyle w:val="bibfname"/>
          <w:sz w:val="22"/>
          <w:szCs w:val="22"/>
          <w:highlight w:val="green"/>
        </w:rPr>
        <w:t>M.</w:t>
      </w:r>
      <w:r w:rsidRPr="002515FB">
        <w:rPr>
          <w:rStyle w:val="AQ"/>
          <w:sz w:val="22"/>
          <w:szCs w:val="22"/>
          <w:highlight w:val="green"/>
        </w:rPr>
        <w:t xml:space="preserve">, </w:t>
      </w:r>
      <w:proofErr w:type="spellStart"/>
      <w:r w:rsidRPr="002515FB">
        <w:rPr>
          <w:rStyle w:val="bibsurname"/>
          <w:sz w:val="22"/>
          <w:szCs w:val="22"/>
          <w:highlight w:val="green"/>
        </w:rPr>
        <w:t>Mainetti</w:t>
      </w:r>
      <w:proofErr w:type="spellEnd"/>
      <w:r w:rsidRPr="002515FB">
        <w:rPr>
          <w:rStyle w:val="AQ"/>
          <w:sz w:val="22"/>
          <w:szCs w:val="22"/>
          <w:highlight w:val="green"/>
        </w:rPr>
        <w:t xml:space="preserve">, </w:t>
      </w:r>
      <w:r w:rsidRPr="002515FB">
        <w:rPr>
          <w:rStyle w:val="bibfname"/>
          <w:sz w:val="22"/>
          <w:szCs w:val="22"/>
          <w:highlight w:val="green"/>
        </w:rPr>
        <w:t>C.</w:t>
      </w:r>
      <w:r w:rsidRPr="002515FB">
        <w:rPr>
          <w:rStyle w:val="AQ"/>
          <w:sz w:val="22"/>
          <w:szCs w:val="22"/>
          <w:highlight w:val="green"/>
        </w:rPr>
        <w:t xml:space="preserve">, </w:t>
      </w:r>
      <w:r w:rsidRPr="002515FB">
        <w:rPr>
          <w:rStyle w:val="bibsurname"/>
          <w:sz w:val="22"/>
          <w:szCs w:val="22"/>
          <w:highlight w:val="green"/>
        </w:rPr>
        <w:t>Beretta-</w:t>
      </w:r>
      <w:proofErr w:type="spellStart"/>
      <w:r w:rsidRPr="002515FB">
        <w:rPr>
          <w:rStyle w:val="bibsurname"/>
          <w:sz w:val="22"/>
          <w:szCs w:val="22"/>
          <w:highlight w:val="green"/>
        </w:rPr>
        <w:t>Piccoli</w:t>
      </w:r>
      <w:proofErr w:type="spellEnd"/>
      <w:r w:rsidRPr="002515FB">
        <w:rPr>
          <w:rStyle w:val="AQ"/>
          <w:sz w:val="22"/>
          <w:szCs w:val="22"/>
          <w:highlight w:val="green"/>
        </w:rPr>
        <w:t xml:space="preserve">, </w:t>
      </w:r>
      <w:r w:rsidRPr="002515FB">
        <w:rPr>
          <w:rStyle w:val="bibfname"/>
          <w:sz w:val="22"/>
          <w:szCs w:val="22"/>
          <w:highlight w:val="green"/>
        </w:rPr>
        <w:t>B. T.</w:t>
      </w:r>
      <w:r w:rsidRPr="002515FB">
        <w:rPr>
          <w:rStyle w:val="AQ"/>
          <w:sz w:val="22"/>
          <w:szCs w:val="22"/>
          <w:highlight w:val="green"/>
        </w:rPr>
        <w:t xml:space="preserve">, &amp; </w:t>
      </w:r>
      <w:proofErr w:type="spellStart"/>
      <w:r w:rsidRPr="002515FB">
        <w:rPr>
          <w:rStyle w:val="bibsurname"/>
          <w:sz w:val="22"/>
          <w:szCs w:val="22"/>
          <w:highlight w:val="green"/>
        </w:rPr>
        <w:t>Harr</w:t>
      </w:r>
      <w:proofErr w:type="spellEnd"/>
      <w:r w:rsidRPr="002515FB">
        <w:rPr>
          <w:rStyle w:val="AQ"/>
          <w:sz w:val="22"/>
          <w:szCs w:val="22"/>
          <w:highlight w:val="green"/>
        </w:rPr>
        <w:t xml:space="preserve">, </w:t>
      </w:r>
      <w:r w:rsidRPr="002515FB">
        <w:rPr>
          <w:rStyle w:val="bibfname"/>
          <w:sz w:val="22"/>
          <w:szCs w:val="22"/>
          <w:highlight w:val="green"/>
        </w:rPr>
        <w:t>T.</w:t>
      </w:r>
      <w:r w:rsidRPr="002515FB">
        <w:rPr>
          <w:rStyle w:val="AQ"/>
          <w:sz w:val="22"/>
          <w:szCs w:val="22"/>
          <w:highlight w:val="green"/>
        </w:rPr>
        <w:t xml:space="preserve"> (</w:t>
      </w:r>
      <w:r w:rsidRPr="002515FB">
        <w:rPr>
          <w:rStyle w:val="bibyear"/>
          <w:sz w:val="22"/>
          <w:szCs w:val="22"/>
          <w:highlight w:val="green"/>
        </w:rPr>
        <w:t>2018</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article"/>
          <w:sz w:val="22"/>
          <w:szCs w:val="22"/>
          <w:highlight w:val="green"/>
        </w:rPr>
        <w:t xml:space="preserve">Current perspectives on Stevens-Johnson syndrome and toxic epidermal </w:t>
      </w:r>
      <w:proofErr w:type="spellStart"/>
      <w:r w:rsidRPr="002515FB">
        <w:rPr>
          <w:rStyle w:val="bibarticle"/>
          <w:sz w:val="22"/>
          <w:szCs w:val="22"/>
          <w:highlight w:val="green"/>
        </w:rPr>
        <w:t>necrolysis</w:t>
      </w:r>
      <w:proofErr w:type="spellEnd"/>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sz w:val="22"/>
          <w:szCs w:val="22"/>
          <w:highlight w:val="green"/>
        </w:rPr>
        <w:t>Clinical Reviews in Allergy and Immunology</w:t>
      </w:r>
      <w:r w:rsidRPr="002515FB">
        <w:rPr>
          <w:sz w:val="22"/>
          <w:szCs w:val="22"/>
          <w:highlight w:val="green"/>
        </w:rPr>
        <w:t xml:space="preserve">, </w:t>
      </w:r>
      <w:r w:rsidRPr="002515FB">
        <w:rPr>
          <w:rStyle w:val="bibvolume"/>
          <w:sz w:val="22"/>
          <w:szCs w:val="22"/>
          <w:highlight w:val="green"/>
        </w:rPr>
        <w:t>54</w:t>
      </w:r>
      <w:r w:rsidRPr="002515FB">
        <w:rPr>
          <w:sz w:val="22"/>
          <w:szCs w:val="22"/>
          <w:highlight w:val="green"/>
        </w:rPr>
        <w:t xml:space="preserve">, </w:t>
      </w:r>
      <w:r w:rsidRPr="002515FB">
        <w:rPr>
          <w:rStyle w:val="bibfpage"/>
          <w:sz w:val="22"/>
          <w:szCs w:val="22"/>
          <w:highlight w:val="green"/>
        </w:rPr>
        <w:t>147</w:t>
      </w:r>
      <w:r w:rsidRPr="002515FB">
        <w:rPr>
          <w:sz w:val="22"/>
          <w:szCs w:val="22"/>
          <w:highlight w:val="green"/>
        </w:rPr>
        <w:t>–</w:t>
      </w:r>
      <w:r w:rsidRPr="002515FB">
        <w:rPr>
          <w:rStyle w:val="biblpage"/>
          <w:sz w:val="22"/>
          <w:szCs w:val="22"/>
          <w:highlight w:val="green"/>
        </w:rPr>
        <w:t>176</w:t>
      </w:r>
      <w:r w:rsidRPr="002515FB">
        <w:rPr>
          <w:sz w:val="22"/>
          <w:szCs w:val="22"/>
          <w:highlight w:val="green"/>
        </w:rPr>
        <w:t xml:space="preserve">. </w:t>
      </w:r>
      <w:proofErr w:type="gramStart"/>
      <w:r w:rsidRPr="002515FB">
        <w:rPr>
          <w:rStyle w:val="bibdoi"/>
          <w:sz w:val="22"/>
          <w:szCs w:val="22"/>
          <w:highlight w:val="green"/>
        </w:rPr>
        <w:t>doi:</w:t>
      </w:r>
      <w:proofErr w:type="gramEnd"/>
      <w:r w:rsidRPr="002515FB">
        <w:rPr>
          <w:rStyle w:val="bibdoi"/>
          <w:sz w:val="22"/>
          <w:szCs w:val="22"/>
          <w:highlight w:val="green"/>
        </w:rPr>
        <w:t>10.1007/s12016-017-8654-z</w:t>
      </w:r>
    </w:p>
    <w:p w14:paraId="12FD8272" w14:textId="77777777" w:rsidR="005E60AC" w:rsidRPr="0034174B" w:rsidRDefault="005E60AC" w:rsidP="005E60AC">
      <w:pPr>
        <w:pStyle w:val="REF-U"/>
        <w:spacing w:line="480" w:lineRule="auto"/>
        <w:rPr>
          <w:sz w:val="22"/>
          <w:szCs w:val="22"/>
        </w:rPr>
      </w:pPr>
      <w:proofErr w:type="gramStart"/>
      <w:r w:rsidRPr="0034174B">
        <w:rPr>
          <w:rStyle w:val="bibsurname"/>
          <w:sz w:val="22"/>
          <w:szCs w:val="22"/>
        </w:rPr>
        <w:t>Lewis-</w:t>
      </w:r>
      <w:proofErr w:type="spellStart"/>
      <w:r w:rsidRPr="0034174B">
        <w:rPr>
          <w:rStyle w:val="bibsurname"/>
          <w:sz w:val="22"/>
          <w:szCs w:val="22"/>
        </w:rPr>
        <w:t>Fernández</w:t>
      </w:r>
      <w:proofErr w:type="spellEnd"/>
      <w:r w:rsidRPr="0034174B">
        <w:rPr>
          <w:sz w:val="22"/>
          <w:szCs w:val="22"/>
        </w:rPr>
        <w:t xml:space="preserve">, </w:t>
      </w:r>
      <w:r w:rsidRPr="0034174B">
        <w:rPr>
          <w:rStyle w:val="bibfname"/>
          <w:sz w:val="22"/>
          <w:szCs w:val="22"/>
        </w:rPr>
        <w:t>R.</w:t>
      </w:r>
      <w:r w:rsidRPr="0034174B">
        <w:rPr>
          <w:sz w:val="22"/>
          <w:szCs w:val="22"/>
        </w:rPr>
        <w:t xml:space="preserve">, &amp; </w:t>
      </w:r>
      <w:proofErr w:type="spellStart"/>
      <w:r w:rsidRPr="0034174B">
        <w:rPr>
          <w:rStyle w:val="bibsurname"/>
          <w:sz w:val="22"/>
          <w:szCs w:val="22"/>
        </w:rPr>
        <w:t>Kirmayer</w:t>
      </w:r>
      <w:proofErr w:type="spellEnd"/>
      <w:r w:rsidRPr="0034174B">
        <w:rPr>
          <w:sz w:val="22"/>
          <w:szCs w:val="22"/>
        </w:rPr>
        <w:t xml:space="preserve">, </w:t>
      </w:r>
      <w:r w:rsidRPr="0034174B">
        <w:rPr>
          <w:rStyle w:val="bibfname"/>
          <w:sz w:val="22"/>
          <w:szCs w:val="22"/>
        </w:rPr>
        <w:t>L. J.</w:t>
      </w:r>
      <w:r w:rsidRPr="0034174B">
        <w:rPr>
          <w:sz w:val="22"/>
          <w:szCs w:val="22"/>
        </w:rPr>
        <w:t xml:space="preserve"> (</w:t>
      </w:r>
      <w:commentRangeStart w:id="24"/>
      <w:r w:rsidRPr="0034174B">
        <w:rPr>
          <w:rStyle w:val="bibyear"/>
          <w:sz w:val="22"/>
          <w:szCs w:val="22"/>
        </w:rPr>
        <w:t>2019</w:t>
      </w:r>
      <w:commentRangeEnd w:id="24"/>
      <w:r w:rsidR="00A11603">
        <w:rPr>
          <w:rStyle w:val="CommentReference"/>
          <w:rFonts w:asciiTheme="minorHAnsi" w:eastAsiaTheme="minorEastAsia" w:hAnsiTheme="minorHAnsi" w:cstheme="minorBidi"/>
          <w:lang w:val="en-IN" w:eastAsia="en-IN"/>
        </w:rPr>
        <w:commentReference w:id="24"/>
      </w:r>
      <w:r w:rsidRPr="0034174B">
        <w:rPr>
          <w:sz w:val="22"/>
          <w:szCs w:val="22"/>
        </w:rPr>
        <w:t>).</w:t>
      </w:r>
      <w:proofErr w:type="gramEnd"/>
      <w:r w:rsidRPr="0034174B">
        <w:rPr>
          <w:sz w:val="22"/>
          <w:szCs w:val="22"/>
        </w:rPr>
        <w:t xml:space="preserve"> </w:t>
      </w:r>
      <w:r w:rsidRPr="0034174B">
        <w:rPr>
          <w:rStyle w:val="bibarticle"/>
          <w:sz w:val="22"/>
          <w:szCs w:val="22"/>
        </w:rPr>
        <w:t>Cultural concepts of distress and psychiatric disorders: Understanding symptom experience and expression in context</w:t>
      </w:r>
      <w:r w:rsidRPr="0034174B">
        <w:rPr>
          <w:sz w:val="22"/>
          <w:szCs w:val="22"/>
        </w:rPr>
        <w:t xml:space="preserve">. </w:t>
      </w:r>
      <w:r w:rsidRPr="00AF39F4">
        <w:rPr>
          <w:rStyle w:val="bibjournal"/>
          <w:i/>
        </w:rPr>
        <w:t>Transcultural Psychiatry</w:t>
      </w:r>
      <w:r w:rsidRPr="00AF39F4">
        <w:t xml:space="preserve">, </w:t>
      </w:r>
      <w:r w:rsidRPr="0034174B">
        <w:rPr>
          <w:rStyle w:val="bibvolume"/>
          <w:i/>
          <w:iCs/>
          <w:sz w:val="22"/>
          <w:szCs w:val="22"/>
        </w:rPr>
        <w:t>56</w:t>
      </w:r>
      <w:r w:rsidRPr="0034174B">
        <w:rPr>
          <w:sz w:val="22"/>
          <w:szCs w:val="22"/>
        </w:rPr>
        <w:t>(</w:t>
      </w:r>
      <w:r w:rsidRPr="0034174B">
        <w:rPr>
          <w:rStyle w:val="bibissue"/>
          <w:sz w:val="22"/>
          <w:szCs w:val="22"/>
        </w:rPr>
        <w:t>4</w:t>
      </w:r>
      <w:r w:rsidRPr="0034174B">
        <w:rPr>
          <w:sz w:val="22"/>
          <w:szCs w:val="22"/>
        </w:rPr>
        <w:t xml:space="preserve">), </w:t>
      </w:r>
      <w:r w:rsidRPr="0034174B">
        <w:rPr>
          <w:rStyle w:val="bibfpage"/>
          <w:sz w:val="22"/>
          <w:szCs w:val="22"/>
        </w:rPr>
        <w:t>786</w:t>
      </w:r>
      <w:r w:rsidRPr="0034174B">
        <w:rPr>
          <w:sz w:val="22"/>
          <w:szCs w:val="22"/>
        </w:rPr>
        <w:t>–</w:t>
      </w:r>
      <w:r w:rsidRPr="0034174B">
        <w:rPr>
          <w:rStyle w:val="biblpage"/>
          <w:sz w:val="22"/>
          <w:szCs w:val="22"/>
        </w:rPr>
        <w:t>803</w:t>
      </w:r>
      <w:r w:rsidRPr="0034174B">
        <w:rPr>
          <w:sz w:val="22"/>
          <w:szCs w:val="22"/>
        </w:rPr>
        <w:t xml:space="preserve">. </w:t>
      </w:r>
      <w:r w:rsidRPr="0034174B">
        <w:rPr>
          <w:rStyle w:val="bibdoi"/>
          <w:sz w:val="22"/>
          <w:szCs w:val="22"/>
        </w:rPr>
        <w:t>https://doi.org/10.1177/1363461519861795</w:t>
      </w:r>
    </w:p>
    <w:p w14:paraId="22821985" w14:textId="77777777" w:rsidR="005E60AC" w:rsidRPr="0034174B" w:rsidRDefault="005E60AC" w:rsidP="005E60AC">
      <w:pPr>
        <w:pStyle w:val="REF-U"/>
        <w:spacing w:line="480" w:lineRule="auto"/>
        <w:rPr>
          <w:rStyle w:val="AQ"/>
          <w:sz w:val="22"/>
          <w:szCs w:val="22"/>
        </w:rPr>
      </w:pPr>
      <w:r w:rsidRPr="0034174B">
        <w:rPr>
          <w:rStyle w:val="bibsurname"/>
          <w:sz w:val="22"/>
          <w:szCs w:val="22"/>
        </w:rPr>
        <w:t>Lo</w:t>
      </w:r>
      <w:r w:rsidRPr="0034174B">
        <w:rPr>
          <w:rStyle w:val="AQ"/>
          <w:sz w:val="22"/>
          <w:szCs w:val="22"/>
        </w:rPr>
        <w:t xml:space="preserve">, </w:t>
      </w:r>
      <w:r w:rsidRPr="0034174B">
        <w:rPr>
          <w:rStyle w:val="bibfname"/>
          <w:sz w:val="22"/>
          <w:szCs w:val="22"/>
        </w:rPr>
        <w:t>L.</w:t>
      </w:r>
      <w:r w:rsidRPr="0034174B">
        <w:rPr>
          <w:rStyle w:val="AQ"/>
          <w:sz w:val="22"/>
          <w:szCs w:val="22"/>
        </w:rPr>
        <w:t xml:space="preserve">, </w:t>
      </w:r>
      <w:proofErr w:type="spellStart"/>
      <w:r w:rsidRPr="0034174B">
        <w:rPr>
          <w:rStyle w:val="bibsurname"/>
          <w:sz w:val="22"/>
          <w:szCs w:val="22"/>
        </w:rPr>
        <w:t>Rotteau</w:t>
      </w:r>
      <w:proofErr w:type="spellEnd"/>
      <w:r w:rsidRPr="0034174B">
        <w:rPr>
          <w:rStyle w:val="AQ"/>
          <w:sz w:val="22"/>
          <w:szCs w:val="22"/>
        </w:rPr>
        <w:t xml:space="preserve">, </w:t>
      </w:r>
      <w:r w:rsidRPr="0034174B">
        <w:rPr>
          <w:rStyle w:val="bibfname"/>
          <w:sz w:val="22"/>
          <w:szCs w:val="22"/>
        </w:rPr>
        <w:t>L.</w:t>
      </w:r>
      <w:r w:rsidRPr="0034174B">
        <w:rPr>
          <w:rStyle w:val="AQ"/>
          <w:sz w:val="22"/>
          <w:szCs w:val="22"/>
        </w:rPr>
        <w:t xml:space="preserve">, &amp; </w:t>
      </w:r>
      <w:proofErr w:type="spellStart"/>
      <w:r w:rsidRPr="0034174B">
        <w:rPr>
          <w:rStyle w:val="bibsurname"/>
          <w:sz w:val="22"/>
          <w:szCs w:val="22"/>
        </w:rPr>
        <w:t>Shojania</w:t>
      </w:r>
      <w:proofErr w:type="spellEnd"/>
      <w:r w:rsidRPr="0034174B">
        <w:rPr>
          <w:rStyle w:val="AQ"/>
          <w:sz w:val="22"/>
          <w:szCs w:val="22"/>
        </w:rPr>
        <w:t xml:space="preserve">, </w:t>
      </w:r>
      <w:r w:rsidRPr="0034174B">
        <w:rPr>
          <w:rStyle w:val="bibfname"/>
          <w:sz w:val="22"/>
          <w:szCs w:val="22"/>
        </w:rPr>
        <w:t>K.</w:t>
      </w:r>
      <w:r w:rsidRPr="0034174B">
        <w:rPr>
          <w:rStyle w:val="AQ"/>
          <w:sz w:val="22"/>
          <w:szCs w:val="22"/>
        </w:rPr>
        <w:t xml:space="preserve"> (</w:t>
      </w:r>
      <w:r w:rsidRPr="0034174B">
        <w:rPr>
          <w:rStyle w:val="bibyear"/>
          <w:sz w:val="22"/>
          <w:szCs w:val="22"/>
        </w:rPr>
        <w:t>2021</w:t>
      </w:r>
      <w:r w:rsidRPr="0034174B">
        <w:rPr>
          <w:rStyle w:val="AQ"/>
          <w:sz w:val="22"/>
          <w:szCs w:val="22"/>
        </w:rPr>
        <w:t xml:space="preserve">). </w:t>
      </w:r>
      <w:r w:rsidRPr="0034174B">
        <w:rPr>
          <w:rStyle w:val="bibarticle"/>
          <w:sz w:val="22"/>
          <w:szCs w:val="22"/>
        </w:rPr>
        <w:t>Can SBAR be implemented with high fidelity and does it improve communication between healthcare workers</w:t>
      </w:r>
      <w:r w:rsidRPr="0034174B">
        <w:rPr>
          <w:rStyle w:val="AQ"/>
          <w:sz w:val="22"/>
          <w:szCs w:val="22"/>
        </w:rPr>
        <w:t xml:space="preserve">? </w:t>
      </w:r>
      <w:proofErr w:type="gramStart"/>
      <w:r w:rsidRPr="0034174B">
        <w:rPr>
          <w:rStyle w:val="bibarticle"/>
          <w:sz w:val="22"/>
          <w:szCs w:val="22"/>
        </w:rPr>
        <w:t>A systematic review</w:t>
      </w:r>
      <w:r w:rsidRPr="00AF39F4">
        <w:rPr>
          <w:rStyle w:val="bibjournal"/>
          <w:i/>
        </w:rPr>
        <w:t>.</w:t>
      </w:r>
      <w:proofErr w:type="gramEnd"/>
      <w:r w:rsidRPr="00AF39F4">
        <w:rPr>
          <w:rStyle w:val="bibjournal"/>
          <w:i/>
        </w:rPr>
        <w:t xml:space="preserve"> </w:t>
      </w:r>
      <w:proofErr w:type="gramStart"/>
      <w:r w:rsidRPr="00AF39F4">
        <w:rPr>
          <w:rStyle w:val="bibjournal"/>
          <w:i/>
        </w:rPr>
        <w:t>BMJ Open</w:t>
      </w:r>
      <w:r w:rsidRPr="00AF39F4">
        <w:t xml:space="preserve">, </w:t>
      </w:r>
      <w:r w:rsidRPr="0034174B">
        <w:rPr>
          <w:rStyle w:val="bibvolume"/>
          <w:i/>
          <w:iCs/>
          <w:sz w:val="22"/>
          <w:szCs w:val="22"/>
        </w:rPr>
        <w:t>11</w:t>
      </w:r>
      <w:r w:rsidRPr="0034174B">
        <w:rPr>
          <w:rStyle w:val="AQ"/>
          <w:sz w:val="22"/>
          <w:szCs w:val="22"/>
        </w:rPr>
        <w:t>(</w:t>
      </w:r>
      <w:r w:rsidRPr="0034174B">
        <w:rPr>
          <w:rStyle w:val="bibissue"/>
          <w:sz w:val="22"/>
          <w:szCs w:val="22"/>
        </w:rPr>
        <w:t>12</w:t>
      </w:r>
      <w:r w:rsidRPr="0034174B">
        <w:rPr>
          <w:rStyle w:val="AQ"/>
          <w:sz w:val="22"/>
          <w:szCs w:val="22"/>
        </w:rPr>
        <w:t xml:space="preserve">), </w:t>
      </w:r>
      <w:r w:rsidRPr="0034174B">
        <w:rPr>
          <w:rStyle w:val="bibfpage"/>
          <w:sz w:val="22"/>
          <w:szCs w:val="22"/>
        </w:rPr>
        <w:t>e055247</w:t>
      </w:r>
      <w:r w:rsidRPr="0034174B">
        <w:rPr>
          <w:rStyle w:val="AQ"/>
          <w:sz w:val="22"/>
          <w:szCs w:val="22"/>
        </w:rPr>
        <w:t>.</w:t>
      </w:r>
      <w:proofErr w:type="gramEnd"/>
      <w:r w:rsidRPr="0034174B">
        <w:rPr>
          <w:rStyle w:val="AQ"/>
          <w:sz w:val="22"/>
          <w:szCs w:val="22"/>
        </w:rPr>
        <w:t xml:space="preserve"> </w:t>
      </w:r>
      <w:hyperlink r:id="rId28" w:history="1">
        <w:r w:rsidRPr="0034174B">
          <w:rPr>
            <w:rStyle w:val="bibdoi"/>
            <w:sz w:val="22"/>
            <w:szCs w:val="22"/>
          </w:rPr>
          <w:t>https://doi.org/10.1136/bmjopen-2021-055247</w:t>
        </w:r>
      </w:hyperlink>
    </w:p>
    <w:p w14:paraId="7419CF71" w14:textId="77777777" w:rsidR="005E60AC" w:rsidRPr="002515FB" w:rsidRDefault="005E60AC" w:rsidP="005E60AC">
      <w:pPr>
        <w:pStyle w:val="REF-U"/>
        <w:spacing w:line="480" w:lineRule="auto"/>
        <w:rPr>
          <w:sz w:val="22"/>
          <w:szCs w:val="22"/>
          <w:highlight w:val="green"/>
        </w:rPr>
      </w:pPr>
      <w:proofErr w:type="spellStart"/>
      <w:proofErr w:type="gramStart"/>
      <w:r w:rsidRPr="002515FB">
        <w:rPr>
          <w:rStyle w:val="bibsurname"/>
          <w:sz w:val="22"/>
          <w:szCs w:val="22"/>
          <w:highlight w:val="green"/>
        </w:rPr>
        <w:t>Loewenstein</w:t>
      </w:r>
      <w:proofErr w:type="spellEnd"/>
      <w:r w:rsidRPr="002515FB">
        <w:rPr>
          <w:rStyle w:val="AQ"/>
          <w:sz w:val="22"/>
          <w:szCs w:val="22"/>
          <w:highlight w:val="green"/>
        </w:rPr>
        <w:t xml:space="preserve">, </w:t>
      </w:r>
      <w:r w:rsidRPr="002515FB">
        <w:rPr>
          <w:rStyle w:val="bibfname"/>
          <w:sz w:val="22"/>
          <w:szCs w:val="22"/>
          <w:highlight w:val="green"/>
        </w:rPr>
        <w:t>R. J.</w:t>
      </w:r>
      <w:r w:rsidRPr="002515FB">
        <w:rPr>
          <w:rStyle w:val="AQ"/>
          <w:sz w:val="22"/>
          <w:szCs w:val="22"/>
          <w:highlight w:val="green"/>
        </w:rPr>
        <w:t xml:space="preserve">, &amp; </w:t>
      </w:r>
      <w:r w:rsidRPr="002515FB">
        <w:rPr>
          <w:rStyle w:val="bibsurname"/>
          <w:sz w:val="22"/>
          <w:szCs w:val="22"/>
          <w:highlight w:val="green"/>
        </w:rPr>
        <w:t>Goodwin</w:t>
      </w:r>
      <w:r w:rsidRPr="002515FB">
        <w:rPr>
          <w:rStyle w:val="AQ"/>
          <w:sz w:val="22"/>
          <w:szCs w:val="22"/>
          <w:highlight w:val="green"/>
        </w:rPr>
        <w:t xml:space="preserve">, </w:t>
      </w:r>
      <w:r w:rsidRPr="002515FB">
        <w:rPr>
          <w:rStyle w:val="bibfname"/>
          <w:sz w:val="22"/>
          <w:szCs w:val="22"/>
          <w:highlight w:val="green"/>
        </w:rPr>
        <w:t>J.</w:t>
      </w:r>
      <w:r w:rsidRPr="002515FB">
        <w:rPr>
          <w:rStyle w:val="AQ"/>
          <w:sz w:val="22"/>
          <w:szCs w:val="22"/>
          <w:highlight w:val="green"/>
        </w:rPr>
        <w:t xml:space="preserve"> (</w:t>
      </w:r>
      <w:r w:rsidRPr="002515FB">
        <w:rPr>
          <w:rStyle w:val="bibyear"/>
          <w:sz w:val="22"/>
          <w:szCs w:val="22"/>
          <w:highlight w:val="green"/>
        </w:rPr>
        <w:t>1999</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chaptertitle"/>
          <w:highlight w:val="green"/>
        </w:rPr>
        <w:t>Assessment and management of somatoform symptoms in traumatized patients: Conceptual overview and pragmatic guide</w:t>
      </w:r>
      <w:r w:rsidRPr="002515FB">
        <w:rPr>
          <w:highlight w:val="green"/>
        </w:rPr>
        <w:t xml:space="preserve">. In </w:t>
      </w:r>
      <w:r w:rsidRPr="002515FB">
        <w:rPr>
          <w:rStyle w:val="bibed-fname"/>
          <w:highlight w:val="green"/>
        </w:rPr>
        <w:t>J.</w:t>
      </w:r>
      <w:r w:rsidRPr="002515FB">
        <w:rPr>
          <w:highlight w:val="green"/>
        </w:rPr>
        <w:t xml:space="preserve"> </w:t>
      </w:r>
      <w:r w:rsidRPr="002515FB">
        <w:rPr>
          <w:rStyle w:val="bibed-surname"/>
          <w:highlight w:val="green"/>
        </w:rPr>
        <w:t>Goodwin</w:t>
      </w:r>
      <w:r w:rsidRPr="002515FB">
        <w:rPr>
          <w:highlight w:val="green"/>
        </w:rPr>
        <w:t xml:space="preserve"> &amp; </w:t>
      </w:r>
      <w:r w:rsidRPr="002515FB">
        <w:rPr>
          <w:rStyle w:val="bibed-fname"/>
          <w:highlight w:val="green"/>
        </w:rPr>
        <w:t>R.</w:t>
      </w:r>
      <w:r w:rsidRPr="002515FB">
        <w:rPr>
          <w:highlight w:val="green"/>
        </w:rPr>
        <w:t xml:space="preserve"> </w:t>
      </w:r>
      <w:proofErr w:type="spellStart"/>
      <w:r w:rsidRPr="002515FB">
        <w:rPr>
          <w:rStyle w:val="bibed-surname"/>
          <w:highlight w:val="green"/>
        </w:rPr>
        <w:t>Attias</w:t>
      </w:r>
      <w:proofErr w:type="spellEnd"/>
      <w:r w:rsidRPr="002515FB">
        <w:rPr>
          <w:highlight w:val="green"/>
        </w:rPr>
        <w:t xml:space="preserve"> (Eds.), </w:t>
      </w:r>
      <w:r w:rsidRPr="002515FB">
        <w:rPr>
          <w:rStyle w:val="bibbook"/>
          <w:highlight w:val="green"/>
        </w:rPr>
        <w:t>Splintered reflections: Images of the body in trauma</w:t>
      </w:r>
      <w:r w:rsidRPr="002515FB">
        <w:rPr>
          <w:sz w:val="22"/>
          <w:szCs w:val="22"/>
          <w:highlight w:val="green"/>
        </w:rPr>
        <w:t xml:space="preserve"> (pp. </w:t>
      </w:r>
      <w:r w:rsidRPr="002515FB">
        <w:rPr>
          <w:rStyle w:val="bibfpage"/>
          <w:sz w:val="22"/>
          <w:szCs w:val="22"/>
          <w:highlight w:val="green"/>
        </w:rPr>
        <w:t>67</w:t>
      </w:r>
      <w:r w:rsidRPr="002515FB">
        <w:rPr>
          <w:sz w:val="22"/>
          <w:szCs w:val="22"/>
          <w:highlight w:val="green"/>
        </w:rPr>
        <w:t>–</w:t>
      </w:r>
      <w:r w:rsidRPr="002515FB">
        <w:rPr>
          <w:rStyle w:val="biblpage"/>
          <w:sz w:val="22"/>
          <w:szCs w:val="22"/>
          <w:highlight w:val="green"/>
        </w:rPr>
        <w:t>86</w:t>
      </w:r>
      <w:r w:rsidRPr="002515FB">
        <w:rPr>
          <w:sz w:val="22"/>
          <w:szCs w:val="22"/>
          <w:highlight w:val="green"/>
        </w:rPr>
        <w:t xml:space="preserve">). </w:t>
      </w:r>
      <w:r w:rsidRPr="002515FB">
        <w:rPr>
          <w:rStyle w:val="biblocation"/>
          <w:sz w:val="22"/>
          <w:szCs w:val="22"/>
          <w:highlight w:val="green"/>
        </w:rPr>
        <w:t>New York, NY</w:t>
      </w:r>
      <w:r w:rsidRPr="002515FB">
        <w:rPr>
          <w:sz w:val="22"/>
          <w:szCs w:val="22"/>
          <w:highlight w:val="green"/>
        </w:rPr>
        <w:t xml:space="preserve">: </w:t>
      </w:r>
      <w:r w:rsidRPr="002515FB">
        <w:rPr>
          <w:rStyle w:val="bibpublisher"/>
          <w:sz w:val="22"/>
          <w:szCs w:val="22"/>
          <w:highlight w:val="green"/>
        </w:rPr>
        <w:t>Basic Books</w:t>
      </w:r>
      <w:r w:rsidRPr="002515FB">
        <w:rPr>
          <w:sz w:val="22"/>
          <w:szCs w:val="22"/>
          <w:highlight w:val="green"/>
        </w:rPr>
        <w:t>.</w:t>
      </w:r>
    </w:p>
    <w:p w14:paraId="1D3810DF"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t>Marchese</w:t>
      </w:r>
      <w:proofErr w:type="spellEnd"/>
      <w:r w:rsidRPr="002515FB">
        <w:rPr>
          <w:rStyle w:val="AQ"/>
          <w:sz w:val="22"/>
          <w:szCs w:val="22"/>
          <w:highlight w:val="green"/>
        </w:rPr>
        <w:t xml:space="preserve">, </w:t>
      </w:r>
      <w:r w:rsidRPr="002515FB">
        <w:rPr>
          <w:rStyle w:val="bibfname"/>
          <w:sz w:val="22"/>
          <w:szCs w:val="22"/>
          <w:highlight w:val="green"/>
        </w:rPr>
        <w:t>S.</w:t>
      </w:r>
      <w:r w:rsidRPr="002515FB">
        <w:rPr>
          <w:rStyle w:val="AQ"/>
          <w:sz w:val="22"/>
          <w:szCs w:val="22"/>
          <w:highlight w:val="green"/>
        </w:rPr>
        <w:t xml:space="preserve">, &amp; </w:t>
      </w:r>
      <w:proofErr w:type="spellStart"/>
      <w:r w:rsidRPr="002515FB">
        <w:rPr>
          <w:rStyle w:val="bibsurname"/>
          <w:sz w:val="22"/>
          <w:szCs w:val="22"/>
          <w:highlight w:val="green"/>
        </w:rPr>
        <w:t>Huckins</w:t>
      </w:r>
      <w:proofErr w:type="spellEnd"/>
      <w:r w:rsidRPr="002515FB">
        <w:rPr>
          <w:rStyle w:val="AQ"/>
          <w:sz w:val="22"/>
          <w:szCs w:val="22"/>
          <w:highlight w:val="green"/>
        </w:rPr>
        <w:t xml:space="preserve">, </w:t>
      </w:r>
      <w:r w:rsidRPr="002515FB">
        <w:rPr>
          <w:rStyle w:val="bibfname"/>
          <w:sz w:val="22"/>
          <w:szCs w:val="22"/>
          <w:highlight w:val="green"/>
        </w:rPr>
        <w:t>L. M.</w:t>
      </w:r>
      <w:r w:rsidRPr="002515FB">
        <w:rPr>
          <w:rStyle w:val="AQ"/>
          <w:sz w:val="22"/>
          <w:szCs w:val="22"/>
          <w:highlight w:val="green"/>
        </w:rPr>
        <w:t xml:space="preserve"> (</w:t>
      </w:r>
      <w:r w:rsidRPr="002515FB">
        <w:rPr>
          <w:rStyle w:val="bibyear"/>
          <w:sz w:val="22"/>
          <w:szCs w:val="22"/>
          <w:highlight w:val="green"/>
        </w:rPr>
        <w:t>2022</w:t>
      </w:r>
      <w:r w:rsidRPr="002515FB">
        <w:rPr>
          <w:rStyle w:val="AQ"/>
          <w:sz w:val="22"/>
          <w:szCs w:val="22"/>
          <w:highlight w:val="green"/>
        </w:rPr>
        <w:t xml:space="preserve">). </w:t>
      </w:r>
      <w:r w:rsidRPr="002515FB">
        <w:rPr>
          <w:rStyle w:val="bibarticle"/>
          <w:sz w:val="22"/>
          <w:szCs w:val="22"/>
          <w:highlight w:val="green"/>
        </w:rPr>
        <w:t>Trauma matters: Integrating genetic and environmental components of PTSD</w:t>
      </w:r>
      <w:r w:rsidRPr="002515FB">
        <w:rPr>
          <w:rStyle w:val="AQ"/>
          <w:sz w:val="22"/>
          <w:szCs w:val="22"/>
          <w:highlight w:val="green"/>
        </w:rPr>
        <w:t xml:space="preserve">. </w:t>
      </w:r>
      <w:proofErr w:type="gramStart"/>
      <w:r w:rsidRPr="002515FB">
        <w:rPr>
          <w:rStyle w:val="bibjournal"/>
          <w:i/>
          <w:highlight w:val="green"/>
        </w:rPr>
        <w:t>Advanced Genetics (Hoboken, N.J.)</w:t>
      </w:r>
      <w:r w:rsidRPr="002515FB">
        <w:rPr>
          <w:rStyle w:val="AQ"/>
          <w:i/>
          <w:iCs/>
          <w:sz w:val="22"/>
          <w:szCs w:val="22"/>
          <w:highlight w:val="green"/>
        </w:rPr>
        <w:t xml:space="preserve">, </w:t>
      </w:r>
      <w:r w:rsidRPr="002515FB">
        <w:rPr>
          <w:rStyle w:val="bibvolume"/>
          <w:i/>
          <w:iCs/>
          <w:sz w:val="22"/>
          <w:szCs w:val="22"/>
          <w:highlight w:val="green"/>
        </w:rPr>
        <w:t>4</w:t>
      </w:r>
      <w:r w:rsidRPr="002515FB">
        <w:rPr>
          <w:rStyle w:val="AQ"/>
          <w:sz w:val="22"/>
          <w:szCs w:val="22"/>
          <w:highlight w:val="green"/>
        </w:rPr>
        <w:t>(</w:t>
      </w:r>
      <w:r w:rsidRPr="002515FB">
        <w:rPr>
          <w:rStyle w:val="bibissue"/>
          <w:sz w:val="22"/>
          <w:szCs w:val="22"/>
          <w:highlight w:val="green"/>
        </w:rPr>
        <w:t>3</w:t>
      </w:r>
      <w:r w:rsidRPr="002515FB">
        <w:rPr>
          <w:rStyle w:val="AQ"/>
          <w:sz w:val="22"/>
          <w:szCs w:val="22"/>
          <w:highlight w:val="green"/>
        </w:rPr>
        <w:t xml:space="preserve">), </w:t>
      </w:r>
      <w:r w:rsidRPr="002515FB">
        <w:rPr>
          <w:rStyle w:val="bibfpage"/>
          <w:highlight w:val="green"/>
        </w:rPr>
        <w:t>2200017</w:t>
      </w:r>
      <w:r w:rsidRPr="002515FB">
        <w:rPr>
          <w:rStyle w:val="AQ"/>
          <w:sz w:val="22"/>
          <w:szCs w:val="22"/>
          <w:highlight w:val="green"/>
        </w:rPr>
        <w:t>.</w:t>
      </w:r>
      <w:proofErr w:type="gramEnd"/>
      <w:r w:rsidRPr="002515FB">
        <w:rPr>
          <w:rStyle w:val="AQ"/>
          <w:sz w:val="22"/>
          <w:szCs w:val="22"/>
          <w:highlight w:val="green"/>
        </w:rPr>
        <w:t xml:space="preserve"> </w:t>
      </w:r>
      <w:hyperlink r:id="rId29" w:history="1">
        <w:r w:rsidRPr="002515FB">
          <w:rPr>
            <w:rStyle w:val="bibdoi"/>
            <w:sz w:val="22"/>
            <w:szCs w:val="22"/>
            <w:highlight w:val="green"/>
          </w:rPr>
          <w:t>https://doi.org/10.1002/ggn2.202200017</w:t>
        </w:r>
      </w:hyperlink>
    </w:p>
    <w:p w14:paraId="0AEC075E" w14:textId="77777777" w:rsidR="005E60AC" w:rsidRPr="002515FB" w:rsidRDefault="005E60AC" w:rsidP="005E60AC">
      <w:pPr>
        <w:pStyle w:val="REF-U"/>
        <w:spacing w:line="480" w:lineRule="auto"/>
        <w:rPr>
          <w:rStyle w:val="AQ"/>
          <w:sz w:val="22"/>
          <w:szCs w:val="22"/>
          <w:highlight w:val="green"/>
        </w:rPr>
      </w:pPr>
      <w:proofErr w:type="gramStart"/>
      <w:r w:rsidRPr="002515FB">
        <w:rPr>
          <w:rStyle w:val="bibsurname"/>
          <w:sz w:val="22"/>
          <w:szCs w:val="22"/>
          <w:highlight w:val="green"/>
        </w:rPr>
        <w:t>McAllister</w:t>
      </w:r>
      <w:r w:rsidRPr="002515FB">
        <w:rPr>
          <w:rStyle w:val="AQ"/>
          <w:sz w:val="22"/>
          <w:szCs w:val="22"/>
          <w:highlight w:val="green"/>
        </w:rPr>
        <w:t xml:space="preserve">, </w:t>
      </w:r>
      <w:r w:rsidRPr="002515FB">
        <w:rPr>
          <w:rStyle w:val="bibfname"/>
          <w:sz w:val="22"/>
          <w:szCs w:val="22"/>
          <w:highlight w:val="green"/>
        </w:rPr>
        <w:t>S.</w:t>
      </w:r>
      <w:r w:rsidRPr="002515FB">
        <w:rPr>
          <w:rStyle w:val="AQ"/>
          <w:sz w:val="22"/>
          <w:szCs w:val="22"/>
          <w:highlight w:val="green"/>
        </w:rPr>
        <w:t xml:space="preserve">, </w:t>
      </w:r>
      <w:r w:rsidRPr="002515FB">
        <w:rPr>
          <w:rStyle w:val="bibsurname"/>
          <w:sz w:val="22"/>
          <w:szCs w:val="22"/>
          <w:highlight w:val="green"/>
        </w:rPr>
        <w:t>Robert</w:t>
      </w:r>
      <w:r w:rsidRPr="002515FB">
        <w:rPr>
          <w:rStyle w:val="AQ"/>
          <w:sz w:val="22"/>
          <w:szCs w:val="22"/>
          <w:highlight w:val="green"/>
        </w:rPr>
        <w:t xml:space="preserve">, </w:t>
      </w:r>
      <w:r w:rsidRPr="002515FB">
        <w:rPr>
          <w:rStyle w:val="bibfname"/>
          <w:sz w:val="22"/>
          <w:szCs w:val="22"/>
          <w:highlight w:val="green"/>
        </w:rPr>
        <w:t>G.</w:t>
      </w:r>
      <w:r w:rsidRPr="002515FB">
        <w:rPr>
          <w:rStyle w:val="AQ"/>
          <w:sz w:val="22"/>
          <w:szCs w:val="22"/>
          <w:highlight w:val="green"/>
        </w:rPr>
        <w:t xml:space="preserve">, </w:t>
      </w:r>
      <w:proofErr w:type="spellStart"/>
      <w:r w:rsidRPr="002515FB">
        <w:rPr>
          <w:rStyle w:val="bibsurname"/>
          <w:sz w:val="22"/>
          <w:szCs w:val="22"/>
          <w:highlight w:val="green"/>
        </w:rPr>
        <w:t>Tsianakas</w:t>
      </w:r>
      <w:proofErr w:type="spellEnd"/>
      <w:r w:rsidRPr="002515FB">
        <w:rPr>
          <w:rStyle w:val="AQ"/>
          <w:sz w:val="22"/>
          <w:szCs w:val="22"/>
          <w:highlight w:val="green"/>
        </w:rPr>
        <w:t xml:space="preserve">, </w:t>
      </w:r>
      <w:r w:rsidRPr="002515FB">
        <w:rPr>
          <w:rStyle w:val="bibfname"/>
          <w:sz w:val="22"/>
          <w:szCs w:val="22"/>
          <w:highlight w:val="green"/>
        </w:rPr>
        <w:t>V.</w:t>
      </w:r>
      <w:r w:rsidRPr="002515FB">
        <w:rPr>
          <w:rStyle w:val="AQ"/>
          <w:sz w:val="22"/>
          <w:szCs w:val="22"/>
          <w:highlight w:val="green"/>
        </w:rPr>
        <w:t xml:space="preserve">, &amp; </w:t>
      </w:r>
      <w:r w:rsidRPr="002515FB">
        <w:rPr>
          <w:rStyle w:val="bibsurname"/>
          <w:sz w:val="22"/>
          <w:szCs w:val="22"/>
          <w:highlight w:val="green"/>
        </w:rPr>
        <w:t>McCrae</w:t>
      </w:r>
      <w:r w:rsidRPr="002515FB">
        <w:rPr>
          <w:rStyle w:val="AQ"/>
          <w:sz w:val="22"/>
          <w:szCs w:val="22"/>
          <w:highlight w:val="green"/>
        </w:rPr>
        <w:t xml:space="preserve">, </w:t>
      </w:r>
      <w:r w:rsidRPr="002515FB">
        <w:rPr>
          <w:rStyle w:val="bibfname"/>
          <w:sz w:val="22"/>
          <w:szCs w:val="22"/>
          <w:highlight w:val="green"/>
        </w:rPr>
        <w:t>N.</w:t>
      </w:r>
      <w:r w:rsidRPr="002515FB">
        <w:rPr>
          <w:rStyle w:val="AQ"/>
          <w:sz w:val="22"/>
          <w:szCs w:val="22"/>
          <w:highlight w:val="green"/>
        </w:rPr>
        <w:t xml:space="preserve"> (</w:t>
      </w:r>
      <w:r w:rsidRPr="002515FB">
        <w:rPr>
          <w:rStyle w:val="bibyear"/>
          <w:sz w:val="22"/>
          <w:szCs w:val="22"/>
          <w:highlight w:val="green"/>
        </w:rPr>
        <w:t>2019</w:t>
      </w:r>
      <w:r w:rsidRPr="002515FB">
        <w:rPr>
          <w:rStyle w:val="AQ"/>
          <w:sz w:val="22"/>
          <w:szCs w:val="22"/>
          <w:highlight w:val="green"/>
        </w:rPr>
        <w:t>).</w:t>
      </w:r>
      <w:proofErr w:type="gramEnd"/>
      <w:r w:rsidRPr="002515FB">
        <w:rPr>
          <w:rStyle w:val="AQ"/>
          <w:sz w:val="22"/>
          <w:szCs w:val="22"/>
          <w:highlight w:val="green"/>
        </w:rPr>
        <w:t xml:space="preserve"> </w:t>
      </w:r>
      <w:proofErr w:type="spellStart"/>
      <w:proofErr w:type="gramStart"/>
      <w:r w:rsidRPr="002515FB">
        <w:rPr>
          <w:rStyle w:val="bibarticle"/>
          <w:sz w:val="22"/>
          <w:szCs w:val="22"/>
          <w:highlight w:val="green"/>
        </w:rPr>
        <w:t>Conceptualising</w:t>
      </w:r>
      <w:proofErr w:type="spellEnd"/>
      <w:r w:rsidRPr="002515FB">
        <w:rPr>
          <w:rStyle w:val="bibarticle"/>
          <w:sz w:val="22"/>
          <w:szCs w:val="22"/>
          <w:highlight w:val="green"/>
        </w:rPr>
        <w:t xml:space="preserve"> nurse-patient therapeutic engagement on acute mental health wards: An integrative review</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sz w:val="22"/>
          <w:szCs w:val="22"/>
          <w:highlight w:val="green"/>
        </w:rPr>
        <w:t>International Journal of Nursing Studies</w:t>
      </w:r>
      <w:r w:rsidRPr="002515FB">
        <w:rPr>
          <w:sz w:val="22"/>
          <w:szCs w:val="22"/>
          <w:highlight w:val="green"/>
        </w:rPr>
        <w:t xml:space="preserve">, </w:t>
      </w:r>
      <w:r w:rsidRPr="002515FB">
        <w:rPr>
          <w:rStyle w:val="bibvolume"/>
          <w:sz w:val="22"/>
          <w:szCs w:val="22"/>
          <w:highlight w:val="green"/>
        </w:rPr>
        <w:t>93</w:t>
      </w:r>
      <w:r w:rsidRPr="002515FB">
        <w:rPr>
          <w:sz w:val="22"/>
          <w:szCs w:val="22"/>
          <w:highlight w:val="green"/>
        </w:rPr>
        <w:t xml:space="preserve">, </w:t>
      </w:r>
      <w:r w:rsidRPr="002515FB">
        <w:rPr>
          <w:rStyle w:val="bibfpage"/>
          <w:sz w:val="22"/>
          <w:szCs w:val="22"/>
          <w:highlight w:val="green"/>
        </w:rPr>
        <w:t>106</w:t>
      </w:r>
      <w:r w:rsidRPr="002515FB">
        <w:rPr>
          <w:sz w:val="22"/>
          <w:szCs w:val="22"/>
          <w:highlight w:val="green"/>
        </w:rPr>
        <w:t>–</w:t>
      </w:r>
      <w:r w:rsidRPr="002515FB">
        <w:rPr>
          <w:rStyle w:val="biblpage"/>
          <w:sz w:val="22"/>
          <w:szCs w:val="22"/>
          <w:highlight w:val="green"/>
        </w:rPr>
        <w:t>118</w:t>
      </w:r>
      <w:r w:rsidRPr="002515FB">
        <w:rPr>
          <w:sz w:val="22"/>
          <w:szCs w:val="22"/>
          <w:highlight w:val="green"/>
        </w:rPr>
        <w:t xml:space="preserve">. </w:t>
      </w:r>
      <w:r w:rsidRPr="002515FB">
        <w:rPr>
          <w:rStyle w:val="bibdoi"/>
          <w:sz w:val="22"/>
          <w:szCs w:val="22"/>
          <w:highlight w:val="green"/>
        </w:rPr>
        <w:t>doi:10.1016/j.ijnurstu.2019.02.013</w:t>
      </w:r>
    </w:p>
    <w:p w14:paraId="1BE35826"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t>Mintz</w:t>
      </w:r>
      <w:proofErr w:type="spellEnd"/>
      <w:r w:rsidRPr="002515FB">
        <w:rPr>
          <w:rStyle w:val="AQ"/>
          <w:sz w:val="22"/>
          <w:szCs w:val="22"/>
          <w:highlight w:val="green"/>
        </w:rPr>
        <w:t xml:space="preserve">, </w:t>
      </w:r>
      <w:r w:rsidRPr="002515FB">
        <w:rPr>
          <w:rStyle w:val="bibfname"/>
          <w:sz w:val="22"/>
          <w:szCs w:val="22"/>
          <w:highlight w:val="green"/>
        </w:rPr>
        <w:t>D.</w:t>
      </w:r>
      <w:r w:rsidRPr="002515FB">
        <w:rPr>
          <w:rStyle w:val="AQ"/>
          <w:sz w:val="22"/>
          <w:szCs w:val="22"/>
          <w:highlight w:val="green"/>
        </w:rPr>
        <w:t xml:space="preserve"> (</w:t>
      </w:r>
      <w:r w:rsidRPr="002515FB">
        <w:rPr>
          <w:rStyle w:val="bibyear"/>
          <w:sz w:val="22"/>
          <w:szCs w:val="22"/>
          <w:highlight w:val="green"/>
        </w:rPr>
        <w:t>2022</w:t>
      </w:r>
      <w:r w:rsidRPr="002515FB">
        <w:rPr>
          <w:rStyle w:val="AQ"/>
          <w:sz w:val="22"/>
          <w:szCs w:val="22"/>
          <w:highlight w:val="green"/>
        </w:rPr>
        <w:t xml:space="preserve">). </w:t>
      </w:r>
      <w:r w:rsidRPr="002515FB">
        <w:rPr>
          <w:rStyle w:val="bibbook"/>
          <w:sz w:val="22"/>
          <w:szCs w:val="22"/>
          <w:highlight w:val="green"/>
        </w:rPr>
        <w:t>Psychodynamic psychopharmacology: Caring for the treatment-resistant patient</w:t>
      </w:r>
      <w:r w:rsidRPr="002515FB">
        <w:rPr>
          <w:rStyle w:val="AQ"/>
          <w:i/>
          <w:iCs/>
          <w:sz w:val="22"/>
          <w:szCs w:val="22"/>
          <w:highlight w:val="green"/>
        </w:rPr>
        <w:t>.</w:t>
      </w:r>
      <w:r w:rsidRPr="002515FB">
        <w:rPr>
          <w:rStyle w:val="AQ"/>
          <w:sz w:val="22"/>
          <w:szCs w:val="22"/>
          <w:highlight w:val="green"/>
        </w:rPr>
        <w:t xml:space="preserve"> </w:t>
      </w:r>
      <w:r w:rsidRPr="002515FB">
        <w:rPr>
          <w:rStyle w:val="biblocation"/>
          <w:sz w:val="22"/>
          <w:szCs w:val="22"/>
          <w:highlight w:val="green"/>
        </w:rPr>
        <w:t>Washington, D.C.</w:t>
      </w:r>
      <w:r w:rsidRPr="002515FB">
        <w:rPr>
          <w:rStyle w:val="AQ"/>
          <w:sz w:val="22"/>
          <w:szCs w:val="22"/>
          <w:highlight w:val="green"/>
        </w:rPr>
        <w:t xml:space="preserve">: </w:t>
      </w:r>
      <w:r w:rsidRPr="002515FB">
        <w:rPr>
          <w:rStyle w:val="bibpublisher"/>
          <w:sz w:val="22"/>
          <w:szCs w:val="22"/>
          <w:highlight w:val="green"/>
        </w:rPr>
        <w:t>American Psychiatric Publishing</w:t>
      </w:r>
      <w:r w:rsidRPr="002515FB">
        <w:rPr>
          <w:sz w:val="22"/>
          <w:szCs w:val="22"/>
          <w:highlight w:val="green"/>
        </w:rPr>
        <w:t>.</w:t>
      </w:r>
    </w:p>
    <w:p w14:paraId="7BB969B7"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lastRenderedPageBreak/>
        <w:t>Muskett</w:t>
      </w:r>
      <w:proofErr w:type="spellEnd"/>
      <w:r w:rsidRPr="002515FB">
        <w:rPr>
          <w:rStyle w:val="AQ"/>
          <w:sz w:val="22"/>
          <w:szCs w:val="22"/>
          <w:highlight w:val="green"/>
        </w:rPr>
        <w:t xml:space="preserve">, </w:t>
      </w:r>
      <w:r w:rsidRPr="002515FB">
        <w:rPr>
          <w:rStyle w:val="bibfname"/>
          <w:sz w:val="22"/>
          <w:szCs w:val="22"/>
          <w:highlight w:val="green"/>
        </w:rPr>
        <w:t>C.</w:t>
      </w:r>
      <w:r w:rsidRPr="002515FB">
        <w:rPr>
          <w:rStyle w:val="AQ"/>
          <w:sz w:val="22"/>
          <w:szCs w:val="22"/>
          <w:highlight w:val="green"/>
        </w:rPr>
        <w:t xml:space="preserve"> (</w:t>
      </w:r>
      <w:r w:rsidRPr="002515FB">
        <w:rPr>
          <w:rStyle w:val="bibyear"/>
          <w:sz w:val="22"/>
          <w:szCs w:val="22"/>
          <w:highlight w:val="green"/>
        </w:rPr>
        <w:t>2013</w:t>
      </w:r>
      <w:r w:rsidRPr="002515FB">
        <w:rPr>
          <w:rStyle w:val="AQ"/>
          <w:sz w:val="22"/>
          <w:szCs w:val="22"/>
          <w:highlight w:val="green"/>
        </w:rPr>
        <w:t xml:space="preserve">). </w:t>
      </w:r>
      <w:r w:rsidRPr="002515FB">
        <w:rPr>
          <w:rStyle w:val="bibarticle"/>
          <w:sz w:val="22"/>
          <w:szCs w:val="22"/>
          <w:highlight w:val="green"/>
        </w:rPr>
        <w:t>Trauma-informed care in inpatient mental health settings: A review of the literature</w:t>
      </w:r>
      <w:r w:rsidRPr="002515FB">
        <w:rPr>
          <w:rStyle w:val="AQ"/>
          <w:sz w:val="22"/>
          <w:szCs w:val="22"/>
          <w:highlight w:val="green"/>
        </w:rPr>
        <w:t xml:space="preserve">. </w:t>
      </w:r>
      <w:r w:rsidRPr="002515FB">
        <w:rPr>
          <w:rStyle w:val="bibjournal"/>
          <w:sz w:val="22"/>
          <w:szCs w:val="22"/>
          <w:highlight w:val="green"/>
        </w:rPr>
        <w:t>International Journal of Mental Health Nursing</w:t>
      </w:r>
      <w:r w:rsidRPr="002515FB">
        <w:rPr>
          <w:sz w:val="22"/>
          <w:szCs w:val="22"/>
          <w:highlight w:val="green"/>
        </w:rPr>
        <w:t xml:space="preserve">, </w:t>
      </w:r>
      <w:r w:rsidRPr="002515FB">
        <w:rPr>
          <w:rStyle w:val="bibvolume"/>
          <w:sz w:val="22"/>
          <w:szCs w:val="22"/>
          <w:highlight w:val="green"/>
        </w:rPr>
        <w:t>23</w:t>
      </w:r>
      <w:r w:rsidRPr="002515FB">
        <w:rPr>
          <w:sz w:val="22"/>
          <w:szCs w:val="22"/>
          <w:highlight w:val="green"/>
        </w:rPr>
        <w:t>(</w:t>
      </w:r>
      <w:r w:rsidRPr="002515FB">
        <w:rPr>
          <w:rStyle w:val="bibissue"/>
          <w:sz w:val="22"/>
          <w:szCs w:val="22"/>
          <w:highlight w:val="green"/>
        </w:rPr>
        <w:t>1</w:t>
      </w:r>
      <w:r w:rsidRPr="002515FB">
        <w:rPr>
          <w:sz w:val="22"/>
          <w:szCs w:val="22"/>
          <w:highlight w:val="green"/>
        </w:rPr>
        <w:t xml:space="preserve">), </w:t>
      </w:r>
      <w:r w:rsidRPr="002515FB">
        <w:rPr>
          <w:rStyle w:val="bibfpage"/>
          <w:sz w:val="22"/>
          <w:szCs w:val="22"/>
          <w:highlight w:val="green"/>
        </w:rPr>
        <w:t>51</w:t>
      </w:r>
      <w:r w:rsidRPr="002515FB">
        <w:rPr>
          <w:sz w:val="22"/>
          <w:szCs w:val="22"/>
          <w:highlight w:val="green"/>
        </w:rPr>
        <w:t>–</w:t>
      </w:r>
      <w:r w:rsidRPr="002515FB">
        <w:rPr>
          <w:rStyle w:val="biblpage"/>
          <w:sz w:val="22"/>
          <w:szCs w:val="22"/>
          <w:highlight w:val="green"/>
        </w:rPr>
        <w:t>59</w:t>
      </w:r>
      <w:r w:rsidRPr="002515FB">
        <w:rPr>
          <w:sz w:val="22"/>
          <w:szCs w:val="22"/>
          <w:highlight w:val="green"/>
        </w:rPr>
        <w:t xml:space="preserve">. </w:t>
      </w:r>
      <w:r w:rsidRPr="002515FB">
        <w:rPr>
          <w:rStyle w:val="bibdoi"/>
          <w:sz w:val="22"/>
          <w:szCs w:val="22"/>
          <w:highlight w:val="green"/>
        </w:rPr>
        <w:t>doi:10.1111/inm.12012</w:t>
      </w:r>
    </w:p>
    <w:p w14:paraId="13198F5D" w14:textId="77777777" w:rsidR="005E60AC" w:rsidRPr="0034174B" w:rsidRDefault="005E60AC" w:rsidP="005E60AC">
      <w:pPr>
        <w:pStyle w:val="REF-U"/>
        <w:spacing w:line="480" w:lineRule="auto"/>
        <w:rPr>
          <w:rStyle w:val="AQ"/>
          <w:sz w:val="22"/>
          <w:szCs w:val="22"/>
        </w:rPr>
      </w:pPr>
      <w:proofErr w:type="spellStart"/>
      <w:proofErr w:type="gramStart"/>
      <w:r w:rsidRPr="0034174B">
        <w:rPr>
          <w:rStyle w:val="bibsurname"/>
          <w:sz w:val="22"/>
          <w:szCs w:val="22"/>
        </w:rPr>
        <w:t>Oexle</w:t>
      </w:r>
      <w:proofErr w:type="spellEnd"/>
      <w:r w:rsidRPr="0034174B">
        <w:rPr>
          <w:rStyle w:val="AQ"/>
          <w:sz w:val="22"/>
          <w:szCs w:val="22"/>
        </w:rPr>
        <w:t xml:space="preserve">, </w:t>
      </w:r>
      <w:r w:rsidRPr="0034174B">
        <w:rPr>
          <w:rStyle w:val="bibfname"/>
          <w:sz w:val="22"/>
          <w:szCs w:val="22"/>
        </w:rPr>
        <w:t>N.</w:t>
      </w:r>
      <w:r w:rsidRPr="0034174B">
        <w:rPr>
          <w:rStyle w:val="AQ"/>
          <w:sz w:val="22"/>
          <w:szCs w:val="22"/>
        </w:rPr>
        <w:t xml:space="preserve">, </w:t>
      </w:r>
      <w:proofErr w:type="spellStart"/>
      <w:r w:rsidRPr="0034174B">
        <w:rPr>
          <w:rStyle w:val="bibsurname"/>
          <w:sz w:val="22"/>
          <w:szCs w:val="22"/>
        </w:rPr>
        <w:t>Valacchi</w:t>
      </w:r>
      <w:proofErr w:type="spellEnd"/>
      <w:r w:rsidRPr="0034174B">
        <w:rPr>
          <w:rStyle w:val="AQ"/>
          <w:sz w:val="22"/>
          <w:szCs w:val="22"/>
        </w:rPr>
        <w:t xml:space="preserve">, </w:t>
      </w:r>
      <w:r w:rsidRPr="0034174B">
        <w:rPr>
          <w:rStyle w:val="bibfname"/>
          <w:sz w:val="22"/>
          <w:szCs w:val="22"/>
        </w:rPr>
        <w:t>D.</w:t>
      </w:r>
      <w:r w:rsidRPr="0034174B">
        <w:rPr>
          <w:rStyle w:val="AQ"/>
          <w:sz w:val="22"/>
          <w:szCs w:val="22"/>
        </w:rPr>
        <w:t xml:space="preserve">, </w:t>
      </w:r>
      <w:proofErr w:type="spellStart"/>
      <w:r w:rsidRPr="0034174B">
        <w:rPr>
          <w:rStyle w:val="bibsurname"/>
          <w:sz w:val="22"/>
          <w:szCs w:val="22"/>
        </w:rPr>
        <w:t>Grübel</w:t>
      </w:r>
      <w:proofErr w:type="spellEnd"/>
      <w:r w:rsidRPr="0034174B">
        <w:rPr>
          <w:rStyle w:val="AQ"/>
          <w:sz w:val="22"/>
          <w:szCs w:val="22"/>
        </w:rPr>
        <w:t xml:space="preserve">, </w:t>
      </w:r>
      <w:r w:rsidRPr="0034174B">
        <w:rPr>
          <w:rStyle w:val="bibfname"/>
          <w:sz w:val="22"/>
          <w:szCs w:val="22"/>
        </w:rPr>
        <w:t>P.</w:t>
      </w:r>
      <w:r w:rsidRPr="0034174B">
        <w:rPr>
          <w:rStyle w:val="AQ"/>
          <w:sz w:val="22"/>
          <w:szCs w:val="22"/>
        </w:rPr>
        <w:t xml:space="preserve">, </w:t>
      </w:r>
      <w:r w:rsidRPr="0034174B">
        <w:rPr>
          <w:rStyle w:val="bibsurname"/>
          <w:sz w:val="22"/>
          <w:szCs w:val="22"/>
        </w:rPr>
        <w:t>Becker</w:t>
      </w:r>
      <w:r w:rsidRPr="0034174B">
        <w:rPr>
          <w:rStyle w:val="AQ"/>
          <w:sz w:val="22"/>
          <w:szCs w:val="22"/>
        </w:rPr>
        <w:t xml:space="preserve">, </w:t>
      </w:r>
      <w:r w:rsidRPr="0034174B">
        <w:rPr>
          <w:rStyle w:val="bibfname"/>
          <w:sz w:val="22"/>
          <w:szCs w:val="22"/>
        </w:rPr>
        <w:t>T.</w:t>
      </w:r>
      <w:r w:rsidRPr="0034174B">
        <w:rPr>
          <w:rStyle w:val="AQ"/>
          <w:sz w:val="22"/>
          <w:szCs w:val="22"/>
        </w:rPr>
        <w:t xml:space="preserve">, &amp; </w:t>
      </w:r>
      <w:proofErr w:type="spellStart"/>
      <w:r w:rsidRPr="0034174B">
        <w:rPr>
          <w:rStyle w:val="bibsurname"/>
          <w:sz w:val="22"/>
          <w:szCs w:val="22"/>
        </w:rPr>
        <w:t>Rüsch</w:t>
      </w:r>
      <w:proofErr w:type="spellEnd"/>
      <w:r w:rsidRPr="0034174B">
        <w:rPr>
          <w:rStyle w:val="AQ"/>
          <w:sz w:val="22"/>
          <w:szCs w:val="22"/>
        </w:rPr>
        <w:t xml:space="preserve">, </w:t>
      </w:r>
      <w:r w:rsidRPr="0034174B">
        <w:rPr>
          <w:rStyle w:val="bibfname"/>
          <w:sz w:val="22"/>
          <w:szCs w:val="22"/>
        </w:rPr>
        <w:t>N.</w:t>
      </w:r>
      <w:r w:rsidRPr="0034174B">
        <w:rPr>
          <w:rStyle w:val="AQ"/>
          <w:sz w:val="22"/>
          <w:szCs w:val="22"/>
        </w:rPr>
        <w:t xml:space="preserve"> (</w:t>
      </w:r>
      <w:commentRangeStart w:id="25"/>
      <w:r w:rsidRPr="0034174B">
        <w:rPr>
          <w:rStyle w:val="bibyear"/>
          <w:sz w:val="22"/>
          <w:szCs w:val="22"/>
        </w:rPr>
        <w:t>2022</w:t>
      </w:r>
      <w:commentRangeEnd w:id="25"/>
      <w:r w:rsidR="00A11603">
        <w:rPr>
          <w:rStyle w:val="CommentReference"/>
          <w:rFonts w:asciiTheme="minorHAnsi" w:eastAsiaTheme="minorEastAsia" w:hAnsiTheme="minorHAnsi" w:cstheme="minorBidi"/>
          <w:lang w:val="en-IN" w:eastAsia="en-IN"/>
        </w:rPr>
        <w:commentReference w:id="25"/>
      </w:r>
      <w:r w:rsidRPr="0034174B">
        <w:rPr>
          <w:rStyle w:val="AQ"/>
          <w:sz w:val="22"/>
          <w:szCs w:val="22"/>
        </w:rPr>
        <w:t>).</w:t>
      </w:r>
      <w:proofErr w:type="gramEnd"/>
      <w:r w:rsidRPr="0034174B">
        <w:rPr>
          <w:rStyle w:val="AQ"/>
          <w:sz w:val="22"/>
          <w:szCs w:val="22"/>
        </w:rPr>
        <w:t xml:space="preserve"> </w:t>
      </w:r>
      <w:r w:rsidRPr="0034174B">
        <w:rPr>
          <w:rStyle w:val="bibarticle"/>
          <w:sz w:val="22"/>
          <w:szCs w:val="22"/>
        </w:rPr>
        <w:t>Two sides of the same coin</w:t>
      </w:r>
      <w:r w:rsidRPr="0034174B">
        <w:rPr>
          <w:rStyle w:val="AQ"/>
          <w:sz w:val="22"/>
          <w:szCs w:val="22"/>
        </w:rPr>
        <w:t xml:space="preserve">? </w:t>
      </w:r>
      <w:proofErr w:type="gramStart"/>
      <w:r w:rsidRPr="0034174B">
        <w:rPr>
          <w:rStyle w:val="bibarticle"/>
          <w:sz w:val="22"/>
          <w:szCs w:val="22"/>
        </w:rPr>
        <w:t xml:space="preserve">The association between suicide stigma and suicide </w:t>
      </w:r>
      <w:proofErr w:type="spellStart"/>
      <w:r w:rsidRPr="0034174B">
        <w:rPr>
          <w:rStyle w:val="bibarticle"/>
          <w:sz w:val="22"/>
          <w:szCs w:val="22"/>
        </w:rPr>
        <w:t>normalisation</w:t>
      </w:r>
      <w:proofErr w:type="spellEnd"/>
      <w:r w:rsidRPr="00AF39F4">
        <w:rPr>
          <w:rStyle w:val="bibjournal"/>
          <w:i/>
        </w:rPr>
        <w:t>.</w:t>
      </w:r>
      <w:proofErr w:type="gramEnd"/>
      <w:r w:rsidRPr="00AF39F4">
        <w:rPr>
          <w:rStyle w:val="bibjournal"/>
          <w:i/>
        </w:rPr>
        <w:t xml:space="preserve"> </w:t>
      </w:r>
      <w:proofErr w:type="gramStart"/>
      <w:r w:rsidRPr="00AF39F4">
        <w:rPr>
          <w:rStyle w:val="bibjournal"/>
          <w:i/>
        </w:rPr>
        <w:t xml:space="preserve">Epidemiology and psychiatric sciences, </w:t>
      </w:r>
      <w:r w:rsidRPr="0034174B">
        <w:rPr>
          <w:rStyle w:val="bibvolume"/>
          <w:i/>
          <w:iCs/>
          <w:sz w:val="22"/>
          <w:szCs w:val="22"/>
        </w:rPr>
        <w:t>31</w:t>
      </w:r>
      <w:r w:rsidRPr="0034174B">
        <w:rPr>
          <w:rStyle w:val="AQ"/>
          <w:sz w:val="22"/>
          <w:szCs w:val="22"/>
        </w:rPr>
        <w:t xml:space="preserve">, </w:t>
      </w:r>
      <w:r w:rsidRPr="0034174B">
        <w:rPr>
          <w:rStyle w:val="bibfpage"/>
          <w:sz w:val="22"/>
          <w:szCs w:val="22"/>
        </w:rPr>
        <w:t>e78</w:t>
      </w:r>
      <w:r w:rsidRPr="0034174B">
        <w:rPr>
          <w:rStyle w:val="AQ"/>
          <w:sz w:val="22"/>
          <w:szCs w:val="22"/>
        </w:rPr>
        <w:t>.</w:t>
      </w:r>
      <w:proofErr w:type="gramEnd"/>
      <w:r w:rsidRPr="0034174B">
        <w:rPr>
          <w:rStyle w:val="AQ"/>
          <w:sz w:val="22"/>
          <w:szCs w:val="22"/>
        </w:rPr>
        <w:t xml:space="preserve"> </w:t>
      </w:r>
      <w:hyperlink r:id="rId30" w:history="1">
        <w:r w:rsidRPr="0034174B">
          <w:rPr>
            <w:rStyle w:val="bibdoi"/>
            <w:sz w:val="22"/>
            <w:szCs w:val="22"/>
          </w:rPr>
          <w:t>https://doi.org/10.1017/S2045796022000610</w:t>
        </w:r>
      </w:hyperlink>
    </w:p>
    <w:p w14:paraId="569D9C41" w14:textId="77777777" w:rsidR="005E60AC" w:rsidRPr="002515FB" w:rsidRDefault="005E60AC" w:rsidP="005E60AC">
      <w:pPr>
        <w:pStyle w:val="REF-U"/>
        <w:spacing w:line="480" w:lineRule="auto"/>
        <w:rPr>
          <w:rStyle w:val="AQ"/>
          <w:sz w:val="22"/>
          <w:szCs w:val="22"/>
          <w:highlight w:val="green"/>
        </w:rPr>
      </w:pPr>
      <w:proofErr w:type="spellStart"/>
      <w:proofErr w:type="gramStart"/>
      <w:r w:rsidRPr="002515FB">
        <w:rPr>
          <w:rStyle w:val="bibsurname"/>
          <w:sz w:val="22"/>
          <w:szCs w:val="22"/>
          <w:highlight w:val="green"/>
        </w:rPr>
        <w:t>Otegui</w:t>
      </w:r>
      <w:proofErr w:type="spellEnd"/>
      <w:r w:rsidRPr="002515FB">
        <w:rPr>
          <w:rStyle w:val="AQ"/>
          <w:sz w:val="22"/>
          <w:szCs w:val="22"/>
          <w:highlight w:val="green"/>
        </w:rPr>
        <w:t xml:space="preserve"> </w:t>
      </w:r>
      <w:proofErr w:type="spellStart"/>
      <w:r w:rsidRPr="002515FB">
        <w:rPr>
          <w:rStyle w:val="bibfname"/>
          <w:sz w:val="22"/>
          <w:szCs w:val="22"/>
          <w:highlight w:val="green"/>
        </w:rPr>
        <w:t>Carles</w:t>
      </w:r>
      <w:proofErr w:type="spellEnd"/>
      <w:r w:rsidRPr="002515FB">
        <w:rPr>
          <w:rStyle w:val="AQ"/>
          <w:sz w:val="22"/>
          <w:szCs w:val="22"/>
          <w:highlight w:val="green"/>
        </w:rPr>
        <w:t xml:space="preserve">, </w:t>
      </w:r>
      <w:r w:rsidRPr="002515FB">
        <w:rPr>
          <w:rStyle w:val="bibfname"/>
          <w:sz w:val="22"/>
          <w:szCs w:val="22"/>
          <w:highlight w:val="green"/>
        </w:rPr>
        <w:t>A</w:t>
      </w:r>
      <w:r w:rsidRPr="002515FB">
        <w:rPr>
          <w:rStyle w:val="AQ"/>
          <w:sz w:val="22"/>
          <w:szCs w:val="22"/>
          <w:highlight w:val="green"/>
        </w:rPr>
        <w:t xml:space="preserve">., </w:t>
      </w:r>
      <w:proofErr w:type="spellStart"/>
      <w:r w:rsidRPr="002515FB">
        <w:rPr>
          <w:rStyle w:val="bibsurname"/>
          <w:sz w:val="22"/>
          <w:szCs w:val="22"/>
          <w:highlight w:val="green"/>
        </w:rPr>
        <w:t>Fraiz</w:t>
      </w:r>
      <w:proofErr w:type="spellEnd"/>
      <w:r w:rsidRPr="002515FB">
        <w:rPr>
          <w:rStyle w:val="AQ"/>
          <w:sz w:val="22"/>
          <w:szCs w:val="22"/>
          <w:highlight w:val="green"/>
        </w:rPr>
        <w:t xml:space="preserve"> </w:t>
      </w:r>
      <w:r w:rsidRPr="002515FB">
        <w:rPr>
          <w:rStyle w:val="bibfname"/>
          <w:sz w:val="22"/>
          <w:szCs w:val="22"/>
          <w:highlight w:val="green"/>
        </w:rPr>
        <w:t>Brea</w:t>
      </w:r>
      <w:r w:rsidRPr="002515FB">
        <w:rPr>
          <w:rStyle w:val="AQ"/>
          <w:sz w:val="22"/>
          <w:szCs w:val="22"/>
          <w:highlight w:val="green"/>
        </w:rPr>
        <w:t xml:space="preserve">, </w:t>
      </w:r>
      <w:r w:rsidRPr="002515FB">
        <w:rPr>
          <w:rStyle w:val="bibfname"/>
          <w:sz w:val="22"/>
          <w:szCs w:val="22"/>
          <w:highlight w:val="green"/>
        </w:rPr>
        <w:t>J</w:t>
      </w:r>
      <w:r w:rsidRPr="002515FB">
        <w:rPr>
          <w:rStyle w:val="AQ"/>
          <w:sz w:val="22"/>
          <w:szCs w:val="22"/>
          <w:highlight w:val="green"/>
        </w:rPr>
        <w:t xml:space="preserve">. </w:t>
      </w:r>
      <w:r w:rsidRPr="002515FB">
        <w:rPr>
          <w:rStyle w:val="bibissue"/>
          <w:sz w:val="22"/>
          <w:szCs w:val="22"/>
          <w:highlight w:val="green"/>
        </w:rPr>
        <w:t>A</w:t>
      </w:r>
      <w:r w:rsidRPr="002515FB">
        <w:rPr>
          <w:rStyle w:val="AQ"/>
          <w:sz w:val="22"/>
          <w:szCs w:val="22"/>
          <w:highlight w:val="green"/>
        </w:rPr>
        <w:t xml:space="preserve">., &amp; </w:t>
      </w:r>
      <w:proofErr w:type="spellStart"/>
      <w:r w:rsidRPr="002515FB">
        <w:rPr>
          <w:rStyle w:val="bibsurname"/>
          <w:sz w:val="22"/>
          <w:szCs w:val="22"/>
          <w:highlight w:val="green"/>
        </w:rPr>
        <w:t>Araújo</w:t>
      </w:r>
      <w:proofErr w:type="spellEnd"/>
      <w:r w:rsidRPr="002515FB">
        <w:rPr>
          <w:rStyle w:val="AQ"/>
          <w:sz w:val="22"/>
          <w:szCs w:val="22"/>
          <w:highlight w:val="green"/>
        </w:rPr>
        <w:t xml:space="preserve"> </w:t>
      </w:r>
      <w:r w:rsidRPr="002515FB">
        <w:rPr>
          <w:rStyle w:val="bibfname"/>
          <w:sz w:val="22"/>
          <w:szCs w:val="22"/>
          <w:highlight w:val="green"/>
        </w:rPr>
        <w:t>Vila</w:t>
      </w:r>
      <w:r w:rsidRPr="002515FB">
        <w:rPr>
          <w:rStyle w:val="AQ"/>
          <w:sz w:val="22"/>
          <w:szCs w:val="22"/>
          <w:highlight w:val="green"/>
        </w:rPr>
        <w:t xml:space="preserve">, </w:t>
      </w:r>
      <w:r w:rsidRPr="002515FB">
        <w:rPr>
          <w:rStyle w:val="bibfname"/>
          <w:sz w:val="22"/>
          <w:szCs w:val="22"/>
          <w:highlight w:val="green"/>
        </w:rPr>
        <w:t>N</w:t>
      </w:r>
      <w:r w:rsidRPr="002515FB">
        <w:rPr>
          <w:rStyle w:val="AQ"/>
          <w:sz w:val="22"/>
          <w:szCs w:val="22"/>
          <w:highlight w:val="green"/>
        </w:rPr>
        <w:t>. (</w:t>
      </w:r>
      <w:r w:rsidRPr="002515FB">
        <w:rPr>
          <w:rStyle w:val="bibyear"/>
          <w:sz w:val="22"/>
          <w:szCs w:val="22"/>
          <w:highlight w:val="green"/>
        </w:rPr>
        <w:t>2023</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article"/>
          <w:sz w:val="22"/>
          <w:szCs w:val="22"/>
          <w:highlight w:val="green"/>
        </w:rPr>
        <w:t>The sexual exploitation of children in travel and tourism: A critical literature review</w:t>
      </w:r>
      <w:r w:rsidRPr="002515FB">
        <w:rPr>
          <w:rStyle w:val="AQ"/>
          <w:sz w:val="22"/>
          <w:szCs w:val="22"/>
          <w:highlight w:val="green"/>
        </w:rPr>
        <w:t xml:space="preserve">. </w:t>
      </w:r>
      <w:r w:rsidRPr="002515FB">
        <w:rPr>
          <w:rStyle w:val="bibjournal"/>
          <w:i/>
          <w:iCs/>
          <w:sz w:val="22"/>
          <w:szCs w:val="22"/>
          <w:highlight w:val="green"/>
        </w:rPr>
        <w:t xml:space="preserve">Child Welfare, </w:t>
      </w:r>
      <w:r w:rsidRPr="002515FB">
        <w:rPr>
          <w:rStyle w:val="bibvolume"/>
          <w:i/>
          <w:iCs/>
          <w:sz w:val="22"/>
          <w:szCs w:val="22"/>
          <w:highlight w:val="green"/>
        </w:rPr>
        <w:t>101</w:t>
      </w:r>
      <w:r w:rsidRPr="002515FB">
        <w:rPr>
          <w:rStyle w:val="AQ"/>
          <w:sz w:val="22"/>
          <w:szCs w:val="22"/>
          <w:highlight w:val="green"/>
        </w:rPr>
        <w:t>(</w:t>
      </w:r>
      <w:r w:rsidRPr="002515FB">
        <w:rPr>
          <w:rStyle w:val="bibissue"/>
          <w:sz w:val="22"/>
          <w:szCs w:val="22"/>
          <w:highlight w:val="green"/>
        </w:rPr>
        <w:t>4</w:t>
      </w:r>
      <w:r w:rsidRPr="002515FB">
        <w:rPr>
          <w:rStyle w:val="AQ"/>
          <w:sz w:val="22"/>
          <w:szCs w:val="22"/>
          <w:highlight w:val="green"/>
        </w:rPr>
        <w:t xml:space="preserve">), </w:t>
      </w:r>
      <w:r w:rsidRPr="002515FB">
        <w:rPr>
          <w:rStyle w:val="bibfpage"/>
          <w:sz w:val="22"/>
          <w:szCs w:val="22"/>
          <w:highlight w:val="green"/>
        </w:rPr>
        <w:t>95</w:t>
      </w:r>
      <w:r w:rsidRPr="002515FB">
        <w:rPr>
          <w:rStyle w:val="AQ"/>
          <w:sz w:val="22"/>
          <w:szCs w:val="22"/>
          <w:highlight w:val="green"/>
        </w:rPr>
        <w:t>–</w:t>
      </w:r>
      <w:r w:rsidRPr="002515FB">
        <w:rPr>
          <w:rStyle w:val="biblpage"/>
          <w:sz w:val="22"/>
          <w:szCs w:val="22"/>
          <w:highlight w:val="green"/>
        </w:rPr>
        <w:t>119</w:t>
      </w:r>
      <w:r w:rsidRPr="002515FB">
        <w:rPr>
          <w:rStyle w:val="AQ"/>
          <w:sz w:val="22"/>
          <w:szCs w:val="22"/>
          <w:highlight w:val="green"/>
        </w:rPr>
        <w:t>.</w:t>
      </w:r>
    </w:p>
    <w:p w14:paraId="77804FAA" w14:textId="4019A425" w:rsidR="005E60AC" w:rsidRPr="0034174B" w:rsidRDefault="005E60AC" w:rsidP="005E60AC">
      <w:pPr>
        <w:pStyle w:val="REF-U"/>
        <w:spacing w:line="480" w:lineRule="auto"/>
        <w:rPr>
          <w:rStyle w:val="AQ"/>
          <w:sz w:val="22"/>
          <w:szCs w:val="22"/>
        </w:rPr>
      </w:pPr>
      <w:proofErr w:type="spellStart"/>
      <w:proofErr w:type="gramStart"/>
      <w:r w:rsidRPr="0034174B">
        <w:rPr>
          <w:rStyle w:val="bibsurname"/>
          <w:sz w:val="22"/>
          <w:szCs w:val="22"/>
        </w:rPr>
        <w:t>Pietrzak</w:t>
      </w:r>
      <w:proofErr w:type="spellEnd"/>
      <w:r w:rsidRPr="0034174B">
        <w:rPr>
          <w:rStyle w:val="AQ"/>
          <w:sz w:val="22"/>
          <w:szCs w:val="22"/>
        </w:rPr>
        <w:t xml:space="preserve">, </w:t>
      </w:r>
      <w:r w:rsidRPr="0034174B">
        <w:rPr>
          <w:rStyle w:val="bibfname"/>
          <w:sz w:val="22"/>
          <w:szCs w:val="22"/>
        </w:rPr>
        <w:t>R. H.</w:t>
      </w:r>
      <w:r w:rsidRPr="0034174B">
        <w:rPr>
          <w:rStyle w:val="AQ"/>
          <w:sz w:val="22"/>
          <w:szCs w:val="22"/>
        </w:rPr>
        <w:t xml:space="preserve">, </w:t>
      </w:r>
      <w:r w:rsidRPr="0034174B">
        <w:rPr>
          <w:rStyle w:val="bibsurname"/>
          <w:sz w:val="22"/>
          <w:szCs w:val="22"/>
        </w:rPr>
        <w:t>Goldstein</w:t>
      </w:r>
      <w:r w:rsidRPr="0034174B">
        <w:rPr>
          <w:rStyle w:val="AQ"/>
          <w:sz w:val="22"/>
          <w:szCs w:val="22"/>
        </w:rPr>
        <w:t xml:space="preserve">, </w:t>
      </w:r>
      <w:r w:rsidRPr="0034174B">
        <w:rPr>
          <w:rStyle w:val="bibfname"/>
          <w:sz w:val="22"/>
          <w:szCs w:val="22"/>
        </w:rPr>
        <w:t>R. B.</w:t>
      </w:r>
      <w:r w:rsidRPr="0034174B">
        <w:rPr>
          <w:rStyle w:val="AQ"/>
          <w:sz w:val="22"/>
          <w:szCs w:val="22"/>
        </w:rPr>
        <w:t xml:space="preserve">, </w:t>
      </w:r>
      <w:r w:rsidRPr="0034174B">
        <w:rPr>
          <w:rStyle w:val="bibsurname"/>
          <w:sz w:val="22"/>
          <w:szCs w:val="22"/>
        </w:rPr>
        <w:t>Southwick</w:t>
      </w:r>
      <w:r w:rsidRPr="0034174B">
        <w:rPr>
          <w:rStyle w:val="AQ"/>
          <w:sz w:val="22"/>
          <w:szCs w:val="22"/>
        </w:rPr>
        <w:t xml:space="preserve">, </w:t>
      </w:r>
      <w:r w:rsidRPr="0034174B">
        <w:rPr>
          <w:rStyle w:val="bibfname"/>
          <w:sz w:val="22"/>
          <w:szCs w:val="22"/>
        </w:rPr>
        <w:t>S. M.</w:t>
      </w:r>
      <w:r w:rsidRPr="0034174B">
        <w:rPr>
          <w:rStyle w:val="AQ"/>
          <w:sz w:val="22"/>
          <w:szCs w:val="22"/>
        </w:rPr>
        <w:t xml:space="preserve">, &amp; </w:t>
      </w:r>
      <w:r w:rsidRPr="0034174B">
        <w:rPr>
          <w:rStyle w:val="bibsurname"/>
          <w:sz w:val="22"/>
          <w:szCs w:val="22"/>
        </w:rPr>
        <w:t>Grant</w:t>
      </w:r>
      <w:r w:rsidRPr="0034174B">
        <w:rPr>
          <w:rStyle w:val="AQ"/>
          <w:sz w:val="22"/>
          <w:szCs w:val="22"/>
        </w:rPr>
        <w:t xml:space="preserve">, </w:t>
      </w:r>
      <w:r w:rsidRPr="0034174B">
        <w:rPr>
          <w:rStyle w:val="bibfname"/>
          <w:sz w:val="22"/>
          <w:szCs w:val="22"/>
        </w:rPr>
        <w:t>B. F.</w:t>
      </w:r>
      <w:r w:rsidRPr="0034174B">
        <w:rPr>
          <w:rStyle w:val="AQ"/>
          <w:sz w:val="22"/>
          <w:szCs w:val="22"/>
        </w:rPr>
        <w:t xml:space="preserve"> (</w:t>
      </w:r>
      <w:r w:rsidRPr="0034174B">
        <w:rPr>
          <w:rStyle w:val="bibyear"/>
          <w:sz w:val="22"/>
          <w:szCs w:val="22"/>
        </w:rPr>
        <w:t>2012</w:t>
      </w:r>
      <w:r w:rsidRPr="0034174B">
        <w:rPr>
          <w:rStyle w:val="AQ"/>
          <w:sz w:val="22"/>
          <w:szCs w:val="22"/>
        </w:rPr>
        <w:t>).</w:t>
      </w:r>
      <w:proofErr w:type="gramEnd"/>
      <w:r w:rsidRPr="0034174B">
        <w:rPr>
          <w:rStyle w:val="AQ"/>
          <w:sz w:val="22"/>
          <w:szCs w:val="22"/>
        </w:rPr>
        <w:t xml:space="preserve"> </w:t>
      </w:r>
      <w:r w:rsidRPr="0034174B">
        <w:rPr>
          <w:rStyle w:val="bibarticle"/>
          <w:sz w:val="22"/>
          <w:szCs w:val="22"/>
        </w:rPr>
        <w:t>Psychiatric comorbidity of full and partial posttraumatic stress disorder among older adults in the United States: Results from wave 2 of the national epidemiologic survey on alcohol and related conditions</w:t>
      </w:r>
      <w:r w:rsidRPr="0034174B">
        <w:rPr>
          <w:rStyle w:val="AQ"/>
          <w:sz w:val="22"/>
          <w:szCs w:val="22"/>
        </w:rPr>
        <w:t xml:space="preserve">. </w:t>
      </w:r>
      <w:r w:rsidRPr="0034174B">
        <w:rPr>
          <w:rStyle w:val="bibjournal"/>
          <w:sz w:val="22"/>
          <w:szCs w:val="22"/>
        </w:rPr>
        <w:t>American Journal of Geriatric Psychiatry</w:t>
      </w:r>
      <w:r w:rsidRPr="0034174B">
        <w:rPr>
          <w:sz w:val="22"/>
          <w:szCs w:val="22"/>
        </w:rPr>
        <w:t xml:space="preserve">, </w:t>
      </w:r>
      <w:r w:rsidRPr="0034174B">
        <w:rPr>
          <w:rStyle w:val="bibvolume"/>
          <w:sz w:val="22"/>
          <w:szCs w:val="22"/>
        </w:rPr>
        <w:t>20</w:t>
      </w:r>
      <w:r w:rsidRPr="0034174B">
        <w:rPr>
          <w:sz w:val="22"/>
          <w:szCs w:val="22"/>
        </w:rPr>
        <w:t>(</w:t>
      </w:r>
      <w:r w:rsidRPr="0034174B">
        <w:rPr>
          <w:rStyle w:val="bibissue"/>
          <w:sz w:val="22"/>
          <w:szCs w:val="22"/>
        </w:rPr>
        <w:t>5</w:t>
      </w:r>
      <w:r w:rsidRPr="0034174B">
        <w:rPr>
          <w:sz w:val="22"/>
          <w:szCs w:val="22"/>
        </w:rPr>
        <w:t xml:space="preserve">), </w:t>
      </w:r>
      <w:r w:rsidRPr="0034174B">
        <w:rPr>
          <w:rStyle w:val="bibfpage"/>
          <w:sz w:val="22"/>
          <w:szCs w:val="22"/>
        </w:rPr>
        <w:t>380</w:t>
      </w:r>
      <w:r w:rsidRPr="0034174B">
        <w:rPr>
          <w:sz w:val="22"/>
          <w:szCs w:val="22"/>
        </w:rPr>
        <w:t>–</w:t>
      </w:r>
      <w:r w:rsidRPr="0034174B">
        <w:rPr>
          <w:rStyle w:val="biblpage"/>
          <w:sz w:val="22"/>
          <w:szCs w:val="22"/>
        </w:rPr>
        <w:t>390</w:t>
      </w:r>
      <w:r w:rsidRPr="0034174B">
        <w:rPr>
          <w:sz w:val="22"/>
          <w:szCs w:val="22"/>
        </w:rPr>
        <w:t xml:space="preserve">. </w:t>
      </w:r>
      <w:r w:rsidRPr="0034174B">
        <w:rPr>
          <w:rStyle w:val="bibdoi"/>
          <w:sz w:val="22"/>
          <w:szCs w:val="22"/>
        </w:rPr>
        <w:t>doi:10.1097/JGP.0b013e31820d92e7</w:t>
      </w:r>
    </w:p>
    <w:p w14:paraId="107D15BC" w14:textId="77777777" w:rsidR="005E60AC" w:rsidRPr="002515FB" w:rsidRDefault="005E60AC" w:rsidP="005E60AC">
      <w:pPr>
        <w:pStyle w:val="REF-U"/>
        <w:spacing w:line="480" w:lineRule="auto"/>
        <w:rPr>
          <w:sz w:val="22"/>
          <w:szCs w:val="22"/>
          <w:highlight w:val="green"/>
        </w:rPr>
      </w:pPr>
      <w:r w:rsidRPr="002515FB">
        <w:rPr>
          <w:rStyle w:val="bibsurname"/>
          <w:sz w:val="22"/>
          <w:szCs w:val="22"/>
          <w:highlight w:val="green"/>
        </w:rPr>
        <w:t>Pitman</w:t>
      </w:r>
      <w:r w:rsidRPr="002515FB">
        <w:rPr>
          <w:rStyle w:val="AQ"/>
          <w:sz w:val="22"/>
          <w:szCs w:val="22"/>
          <w:highlight w:val="green"/>
        </w:rPr>
        <w:t xml:space="preserve">, </w:t>
      </w:r>
      <w:r w:rsidRPr="002515FB">
        <w:rPr>
          <w:rStyle w:val="bibfname"/>
          <w:sz w:val="22"/>
          <w:szCs w:val="22"/>
          <w:highlight w:val="green"/>
        </w:rPr>
        <w:t>R. K.</w:t>
      </w:r>
      <w:r w:rsidRPr="002515FB">
        <w:rPr>
          <w:rStyle w:val="AQ"/>
          <w:sz w:val="22"/>
          <w:szCs w:val="22"/>
          <w:highlight w:val="green"/>
        </w:rPr>
        <w:t xml:space="preserve">, </w:t>
      </w:r>
      <w:r w:rsidRPr="002515FB">
        <w:rPr>
          <w:rStyle w:val="bibsurname"/>
          <w:sz w:val="22"/>
          <w:szCs w:val="22"/>
          <w:highlight w:val="green"/>
        </w:rPr>
        <w:t>Altman</w:t>
      </w:r>
      <w:r w:rsidRPr="002515FB">
        <w:rPr>
          <w:rStyle w:val="AQ"/>
          <w:sz w:val="22"/>
          <w:szCs w:val="22"/>
          <w:highlight w:val="green"/>
        </w:rPr>
        <w:t xml:space="preserve">, </w:t>
      </w:r>
      <w:r w:rsidRPr="002515FB">
        <w:rPr>
          <w:rStyle w:val="bibfname"/>
          <w:sz w:val="22"/>
          <w:szCs w:val="22"/>
          <w:highlight w:val="green"/>
        </w:rPr>
        <w:t>B.</w:t>
      </w:r>
      <w:r w:rsidRPr="002515FB">
        <w:rPr>
          <w:rStyle w:val="AQ"/>
          <w:sz w:val="22"/>
          <w:szCs w:val="22"/>
          <w:highlight w:val="green"/>
        </w:rPr>
        <w:t xml:space="preserve">, </w:t>
      </w:r>
      <w:r w:rsidRPr="002515FB">
        <w:rPr>
          <w:rStyle w:val="bibsurname"/>
          <w:sz w:val="22"/>
          <w:szCs w:val="22"/>
          <w:highlight w:val="green"/>
        </w:rPr>
        <w:t>Greenwald</w:t>
      </w:r>
      <w:r w:rsidRPr="002515FB">
        <w:rPr>
          <w:rStyle w:val="AQ"/>
          <w:sz w:val="22"/>
          <w:szCs w:val="22"/>
          <w:highlight w:val="green"/>
        </w:rPr>
        <w:t xml:space="preserve">, </w:t>
      </w:r>
      <w:r w:rsidRPr="002515FB">
        <w:rPr>
          <w:rStyle w:val="bibfname"/>
          <w:sz w:val="22"/>
          <w:szCs w:val="22"/>
          <w:highlight w:val="green"/>
        </w:rPr>
        <w:t>E.</w:t>
      </w:r>
      <w:r w:rsidRPr="002515FB">
        <w:rPr>
          <w:rStyle w:val="AQ"/>
          <w:sz w:val="22"/>
          <w:szCs w:val="22"/>
          <w:highlight w:val="green"/>
        </w:rPr>
        <w:t xml:space="preserve">, </w:t>
      </w:r>
      <w:proofErr w:type="spellStart"/>
      <w:r w:rsidRPr="002515FB">
        <w:rPr>
          <w:rStyle w:val="bibsurname"/>
          <w:sz w:val="22"/>
          <w:szCs w:val="22"/>
          <w:highlight w:val="green"/>
        </w:rPr>
        <w:t>Longpre</w:t>
      </w:r>
      <w:proofErr w:type="spellEnd"/>
      <w:r w:rsidRPr="002515FB">
        <w:rPr>
          <w:rStyle w:val="AQ"/>
          <w:sz w:val="22"/>
          <w:szCs w:val="22"/>
          <w:highlight w:val="green"/>
        </w:rPr>
        <w:t xml:space="preserve">, </w:t>
      </w:r>
      <w:r w:rsidRPr="002515FB">
        <w:rPr>
          <w:rStyle w:val="bibfname"/>
          <w:sz w:val="22"/>
          <w:szCs w:val="22"/>
          <w:highlight w:val="green"/>
        </w:rPr>
        <w:t>R. E.</w:t>
      </w:r>
      <w:r w:rsidRPr="002515FB">
        <w:rPr>
          <w:rStyle w:val="AQ"/>
          <w:sz w:val="22"/>
          <w:szCs w:val="22"/>
          <w:highlight w:val="green"/>
        </w:rPr>
        <w:t xml:space="preserve">, </w:t>
      </w:r>
      <w:r w:rsidRPr="002515FB">
        <w:rPr>
          <w:rStyle w:val="bibsurname"/>
          <w:sz w:val="22"/>
          <w:szCs w:val="22"/>
          <w:highlight w:val="green"/>
        </w:rPr>
        <w:t>Macklin</w:t>
      </w:r>
      <w:r w:rsidRPr="002515FB">
        <w:rPr>
          <w:rStyle w:val="AQ"/>
          <w:sz w:val="22"/>
          <w:szCs w:val="22"/>
          <w:highlight w:val="green"/>
        </w:rPr>
        <w:t xml:space="preserve">, </w:t>
      </w:r>
      <w:r w:rsidRPr="002515FB">
        <w:rPr>
          <w:rStyle w:val="bibfname"/>
          <w:sz w:val="22"/>
          <w:szCs w:val="22"/>
          <w:highlight w:val="green"/>
        </w:rPr>
        <w:t>M. L.</w:t>
      </w:r>
      <w:r w:rsidRPr="002515FB">
        <w:rPr>
          <w:rStyle w:val="AQ"/>
          <w:sz w:val="22"/>
          <w:szCs w:val="22"/>
          <w:highlight w:val="green"/>
        </w:rPr>
        <w:t xml:space="preserve">, </w:t>
      </w:r>
      <w:proofErr w:type="spellStart"/>
      <w:r w:rsidRPr="002515FB">
        <w:rPr>
          <w:rStyle w:val="bibsurname"/>
          <w:sz w:val="22"/>
          <w:szCs w:val="22"/>
          <w:highlight w:val="green"/>
        </w:rPr>
        <w:t>Poiré</w:t>
      </w:r>
      <w:proofErr w:type="spellEnd"/>
      <w:r w:rsidRPr="002515FB">
        <w:rPr>
          <w:rStyle w:val="AQ"/>
          <w:sz w:val="22"/>
          <w:szCs w:val="22"/>
          <w:highlight w:val="green"/>
        </w:rPr>
        <w:t xml:space="preserve">, </w:t>
      </w:r>
      <w:r w:rsidRPr="002515FB">
        <w:rPr>
          <w:rStyle w:val="bibfname"/>
          <w:sz w:val="22"/>
          <w:szCs w:val="22"/>
          <w:highlight w:val="green"/>
        </w:rPr>
        <w:t>R. E.</w:t>
      </w:r>
      <w:r w:rsidRPr="002515FB">
        <w:rPr>
          <w:rStyle w:val="AQ"/>
          <w:sz w:val="22"/>
          <w:szCs w:val="22"/>
          <w:highlight w:val="green"/>
        </w:rPr>
        <w:t xml:space="preserve">, &amp; </w:t>
      </w:r>
      <w:proofErr w:type="spellStart"/>
      <w:r w:rsidRPr="002515FB">
        <w:rPr>
          <w:rStyle w:val="bibsurname"/>
          <w:sz w:val="22"/>
          <w:szCs w:val="22"/>
          <w:highlight w:val="green"/>
        </w:rPr>
        <w:t>Steketee</w:t>
      </w:r>
      <w:proofErr w:type="spellEnd"/>
      <w:r w:rsidRPr="002515FB">
        <w:rPr>
          <w:rStyle w:val="AQ"/>
          <w:sz w:val="22"/>
          <w:szCs w:val="22"/>
          <w:highlight w:val="green"/>
        </w:rPr>
        <w:t xml:space="preserve">, </w:t>
      </w:r>
      <w:r w:rsidRPr="002515FB">
        <w:rPr>
          <w:rStyle w:val="bibfname"/>
          <w:sz w:val="22"/>
          <w:szCs w:val="22"/>
          <w:highlight w:val="green"/>
        </w:rPr>
        <w:t>G. S.</w:t>
      </w:r>
      <w:r w:rsidRPr="002515FB">
        <w:rPr>
          <w:rStyle w:val="AQ"/>
          <w:sz w:val="22"/>
          <w:szCs w:val="22"/>
          <w:highlight w:val="green"/>
        </w:rPr>
        <w:t xml:space="preserve"> (</w:t>
      </w:r>
      <w:r w:rsidRPr="002515FB">
        <w:rPr>
          <w:rStyle w:val="bibyear"/>
          <w:sz w:val="22"/>
          <w:szCs w:val="22"/>
          <w:highlight w:val="green"/>
        </w:rPr>
        <w:t>1991</w:t>
      </w:r>
      <w:r w:rsidRPr="002515FB">
        <w:rPr>
          <w:rStyle w:val="AQ"/>
          <w:sz w:val="22"/>
          <w:szCs w:val="22"/>
          <w:highlight w:val="green"/>
        </w:rPr>
        <w:t xml:space="preserve">). </w:t>
      </w:r>
      <w:proofErr w:type="gramStart"/>
      <w:r w:rsidRPr="002515FB">
        <w:rPr>
          <w:rStyle w:val="bibarticle"/>
          <w:sz w:val="22"/>
          <w:szCs w:val="22"/>
          <w:highlight w:val="green"/>
        </w:rPr>
        <w:t>Psychiatric complications during flooding therapy for posttraumatic stress disorder</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sz w:val="22"/>
          <w:szCs w:val="22"/>
          <w:highlight w:val="green"/>
        </w:rPr>
        <w:t>Journal of Clinical Psychiatry</w:t>
      </w:r>
      <w:r w:rsidRPr="002515FB">
        <w:rPr>
          <w:sz w:val="22"/>
          <w:szCs w:val="22"/>
          <w:highlight w:val="green"/>
        </w:rPr>
        <w:t xml:space="preserve">, </w:t>
      </w:r>
      <w:r w:rsidRPr="002515FB">
        <w:rPr>
          <w:rStyle w:val="bibvolume"/>
          <w:sz w:val="22"/>
          <w:szCs w:val="22"/>
          <w:highlight w:val="green"/>
        </w:rPr>
        <w:t>52</w:t>
      </w:r>
      <w:r w:rsidRPr="002515FB">
        <w:rPr>
          <w:sz w:val="22"/>
          <w:szCs w:val="22"/>
          <w:highlight w:val="green"/>
        </w:rPr>
        <w:t>(</w:t>
      </w:r>
      <w:r w:rsidRPr="002515FB">
        <w:rPr>
          <w:rStyle w:val="bibissue"/>
          <w:sz w:val="22"/>
          <w:szCs w:val="22"/>
          <w:highlight w:val="green"/>
        </w:rPr>
        <w:t>1</w:t>
      </w:r>
      <w:r w:rsidRPr="002515FB">
        <w:rPr>
          <w:sz w:val="22"/>
          <w:szCs w:val="22"/>
          <w:highlight w:val="green"/>
        </w:rPr>
        <w:t xml:space="preserve">), </w:t>
      </w:r>
      <w:r w:rsidRPr="002515FB">
        <w:rPr>
          <w:rStyle w:val="bibfpage"/>
          <w:sz w:val="22"/>
          <w:szCs w:val="22"/>
          <w:highlight w:val="green"/>
        </w:rPr>
        <w:t>17</w:t>
      </w:r>
      <w:r w:rsidRPr="002515FB">
        <w:rPr>
          <w:sz w:val="22"/>
          <w:szCs w:val="22"/>
          <w:highlight w:val="green"/>
        </w:rPr>
        <w:t>–</w:t>
      </w:r>
      <w:r w:rsidRPr="002515FB">
        <w:rPr>
          <w:rStyle w:val="biblpage"/>
          <w:sz w:val="22"/>
          <w:szCs w:val="22"/>
          <w:highlight w:val="green"/>
        </w:rPr>
        <w:t>20</w:t>
      </w:r>
      <w:r w:rsidRPr="002515FB">
        <w:rPr>
          <w:sz w:val="22"/>
          <w:szCs w:val="22"/>
          <w:highlight w:val="green"/>
        </w:rPr>
        <w:t>.</w:t>
      </w:r>
    </w:p>
    <w:p w14:paraId="02971DCB" w14:textId="31D5094A" w:rsidR="005E60AC" w:rsidRPr="002515FB" w:rsidRDefault="005E60AC" w:rsidP="005E60AC">
      <w:pPr>
        <w:pStyle w:val="REF-U"/>
        <w:spacing w:line="480" w:lineRule="auto"/>
        <w:rPr>
          <w:rStyle w:val="AQ"/>
          <w:sz w:val="22"/>
          <w:szCs w:val="22"/>
          <w:highlight w:val="green"/>
        </w:rPr>
      </w:pPr>
      <w:proofErr w:type="spellStart"/>
      <w:proofErr w:type="gramStart"/>
      <w:r w:rsidRPr="002515FB">
        <w:rPr>
          <w:rStyle w:val="bibsurname"/>
          <w:sz w:val="22"/>
          <w:szCs w:val="22"/>
          <w:highlight w:val="green"/>
        </w:rPr>
        <w:t>Popescu</w:t>
      </w:r>
      <w:proofErr w:type="spellEnd"/>
      <w:r w:rsidRPr="002515FB">
        <w:rPr>
          <w:rStyle w:val="AQ"/>
          <w:sz w:val="22"/>
          <w:szCs w:val="22"/>
          <w:highlight w:val="green"/>
        </w:rPr>
        <w:t xml:space="preserve">, </w:t>
      </w:r>
      <w:r w:rsidRPr="002515FB">
        <w:rPr>
          <w:rStyle w:val="bibfname"/>
          <w:sz w:val="22"/>
          <w:szCs w:val="22"/>
          <w:highlight w:val="green"/>
        </w:rPr>
        <w:t>D.</w:t>
      </w:r>
      <w:r w:rsidRPr="002515FB">
        <w:rPr>
          <w:rStyle w:val="AQ"/>
          <w:sz w:val="22"/>
          <w:szCs w:val="22"/>
          <w:highlight w:val="green"/>
        </w:rPr>
        <w:t xml:space="preserve">, </w:t>
      </w:r>
      <w:proofErr w:type="spellStart"/>
      <w:r w:rsidRPr="002515FB">
        <w:rPr>
          <w:rStyle w:val="bibsurname"/>
          <w:sz w:val="22"/>
          <w:szCs w:val="22"/>
          <w:highlight w:val="green"/>
        </w:rPr>
        <w:t>Mellen</w:t>
      </w:r>
      <w:proofErr w:type="spellEnd"/>
      <w:r w:rsidRPr="002515FB">
        <w:rPr>
          <w:rStyle w:val="AQ"/>
          <w:sz w:val="22"/>
          <w:szCs w:val="22"/>
          <w:highlight w:val="green"/>
        </w:rPr>
        <w:t xml:space="preserve">, </w:t>
      </w:r>
      <w:r w:rsidRPr="002515FB">
        <w:rPr>
          <w:rStyle w:val="bibfname"/>
          <w:sz w:val="22"/>
          <w:szCs w:val="22"/>
          <w:highlight w:val="green"/>
        </w:rPr>
        <w:t>E.</w:t>
      </w:r>
      <w:r w:rsidRPr="002515FB">
        <w:rPr>
          <w:rStyle w:val="AQ"/>
          <w:sz w:val="22"/>
          <w:szCs w:val="22"/>
          <w:highlight w:val="green"/>
        </w:rPr>
        <w:t xml:space="preserve">, </w:t>
      </w:r>
      <w:r w:rsidRPr="002515FB">
        <w:rPr>
          <w:rStyle w:val="bibsurname"/>
          <w:sz w:val="22"/>
          <w:szCs w:val="22"/>
          <w:highlight w:val="green"/>
        </w:rPr>
        <w:t>Ander</w:t>
      </w:r>
      <w:r w:rsidRPr="002515FB">
        <w:rPr>
          <w:rStyle w:val="AQ"/>
          <w:sz w:val="22"/>
          <w:szCs w:val="22"/>
          <w:highlight w:val="green"/>
        </w:rPr>
        <w:t xml:space="preserve">, </w:t>
      </w:r>
      <w:r w:rsidRPr="002515FB">
        <w:rPr>
          <w:rStyle w:val="bibfname"/>
          <w:sz w:val="22"/>
          <w:szCs w:val="22"/>
          <w:highlight w:val="green"/>
        </w:rPr>
        <w:t>I.</w:t>
      </w:r>
      <w:r w:rsidRPr="002515FB">
        <w:rPr>
          <w:rStyle w:val="AQ"/>
          <w:sz w:val="22"/>
          <w:szCs w:val="22"/>
          <w:highlight w:val="green"/>
        </w:rPr>
        <w:t xml:space="preserve">, </w:t>
      </w:r>
      <w:proofErr w:type="spellStart"/>
      <w:r w:rsidRPr="002515FB">
        <w:rPr>
          <w:rStyle w:val="bibsurname"/>
          <w:sz w:val="22"/>
          <w:szCs w:val="22"/>
          <w:highlight w:val="green"/>
        </w:rPr>
        <w:t>Vyas</w:t>
      </w:r>
      <w:proofErr w:type="spellEnd"/>
      <w:r w:rsidRPr="002515FB">
        <w:rPr>
          <w:rStyle w:val="AQ"/>
          <w:sz w:val="22"/>
          <w:szCs w:val="22"/>
          <w:highlight w:val="green"/>
        </w:rPr>
        <w:t xml:space="preserve">, </w:t>
      </w:r>
      <w:r w:rsidRPr="002515FB">
        <w:rPr>
          <w:rStyle w:val="bibfname"/>
          <w:sz w:val="22"/>
          <w:szCs w:val="22"/>
          <w:highlight w:val="green"/>
        </w:rPr>
        <w:t>C. M.</w:t>
      </w:r>
      <w:r w:rsidRPr="002515FB">
        <w:rPr>
          <w:rStyle w:val="AQ"/>
          <w:sz w:val="22"/>
          <w:szCs w:val="22"/>
          <w:highlight w:val="green"/>
        </w:rPr>
        <w:t xml:space="preserve">, </w:t>
      </w:r>
      <w:r w:rsidRPr="002515FB">
        <w:rPr>
          <w:rStyle w:val="bibsurname"/>
          <w:sz w:val="22"/>
          <w:szCs w:val="22"/>
          <w:highlight w:val="green"/>
        </w:rPr>
        <w:t>Ishikawa</w:t>
      </w:r>
      <w:r w:rsidRPr="002515FB">
        <w:rPr>
          <w:rStyle w:val="AQ"/>
          <w:sz w:val="22"/>
          <w:szCs w:val="22"/>
          <w:highlight w:val="green"/>
        </w:rPr>
        <w:t xml:space="preserve">, </w:t>
      </w:r>
      <w:r w:rsidRPr="002515FB">
        <w:rPr>
          <w:rStyle w:val="bibfname"/>
          <w:sz w:val="22"/>
          <w:szCs w:val="22"/>
          <w:highlight w:val="green"/>
        </w:rPr>
        <w:t>R. Z.</w:t>
      </w:r>
      <w:r w:rsidRPr="002515FB">
        <w:rPr>
          <w:rStyle w:val="AQ"/>
          <w:sz w:val="22"/>
          <w:szCs w:val="22"/>
          <w:highlight w:val="green"/>
        </w:rPr>
        <w:t xml:space="preserve">, &amp; </w:t>
      </w:r>
      <w:r w:rsidRPr="002515FB">
        <w:rPr>
          <w:rStyle w:val="bibsurname"/>
          <w:sz w:val="22"/>
          <w:szCs w:val="22"/>
          <w:highlight w:val="green"/>
        </w:rPr>
        <w:t>Stern</w:t>
      </w:r>
      <w:r w:rsidRPr="002515FB">
        <w:rPr>
          <w:rStyle w:val="AQ"/>
          <w:sz w:val="22"/>
          <w:szCs w:val="22"/>
          <w:highlight w:val="green"/>
        </w:rPr>
        <w:t xml:space="preserve">, </w:t>
      </w:r>
      <w:r w:rsidRPr="002515FB">
        <w:rPr>
          <w:rStyle w:val="bibfname"/>
          <w:sz w:val="22"/>
          <w:szCs w:val="22"/>
          <w:highlight w:val="green"/>
        </w:rPr>
        <w:t>T. A.</w:t>
      </w:r>
      <w:r w:rsidRPr="002515FB">
        <w:rPr>
          <w:rStyle w:val="AQ"/>
          <w:sz w:val="22"/>
          <w:szCs w:val="22"/>
          <w:highlight w:val="green"/>
        </w:rPr>
        <w:t xml:space="preserve"> (</w:t>
      </w:r>
      <w:r w:rsidRPr="002515FB">
        <w:rPr>
          <w:rStyle w:val="bibyear"/>
          <w:sz w:val="22"/>
          <w:szCs w:val="22"/>
          <w:highlight w:val="green"/>
        </w:rPr>
        <w:t>2024</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article"/>
          <w:sz w:val="22"/>
          <w:highlight w:val="green"/>
        </w:rPr>
        <w:t>Caring for</w:t>
      </w:r>
      <w:r w:rsidR="00D92F93" w:rsidRPr="002515FB">
        <w:rPr>
          <w:rStyle w:val="bibarticle"/>
          <w:sz w:val="22"/>
          <w:highlight w:val="green"/>
        </w:rPr>
        <w:t xml:space="preserve"> </w:t>
      </w:r>
      <w:r w:rsidRPr="002515FB">
        <w:rPr>
          <w:rStyle w:val="bibarticle"/>
          <w:sz w:val="22"/>
          <w:highlight w:val="green"/>
        </w:rPr>
        <w:t xml:space="preserve">traumatized elders: </w:t>
      </w:r>
      <w:r w:rsidRPr="002515FB">
        <w:rPr>
          <w:rStyle w:val="bibarticle"/>
          <w:sz w:val="22"/>
          <w:szCs w:val="22"/>
          <w:highlight w:val="green"/>
        </w:rPr>
        <w:t>Lessons learned From Trauma-Informed Care</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journal"/>
          <w:i/>
          <w:highlight w:val="green"/>
        </w:rPr>
        <w:t>The Primary Care Companion for CNS Disorders</w:t>
      </w:r>
      <w:r w:rsidRPr="002515FB">
        <w:rPr>
          <w:highlight w:val="green"/>
        </w:rPr>
        <w:t xml:space="preserve">, </w:t>
      </w:r>
      <w:r w:rsidRPr="002515FB">
        <w:rPr>
          <w:rStyle w:val="bibvolume"/>
          <w:i/>
          <w:iCs/>
          <w:sz w:val="22"/>
          <w:szCs w:val="22"/>
          <w:highlight w:val="green"/>
        </w:rPr>
        <w:t>26</w:t>
      </w:r>
      <w:r w:rsidRPr="002515FB">
        <w:rPr>
          <w:rStyle w:val="AQ"/>
          <w:sz w:val="22"/>
          <w:szCs w:val="22"/>
          <w:highlight w:val="green"/>
        </w:rPr>
        <w:t>(</w:t>
      </w:r>
      <w:r w:rsidRPr="002515FB">
        <w:rPr>
          <w:rStyle w:val="bibissue"/>
          <w:sz w:val="22"/>
          <w:szCs w:val="22"/>
          <w:highlight w:val="green"/>
        </w:rPr>
        <w:t>2</w:t>
      </w:r>
      <w:r w:rsidRPr="002515FB">
        <w:rPr>
          <w:rStyle w:val="AQ"/>
          <w:sz w:val="22"/>
          <w:szCs w:val="22"/>
          <w:highlight w:val="green"/>
        </w:rPr>
        <w:t xml:space="preserve">), </w:t>
      </w:r>
      <w:r w:rsidRPr="002515FB">
        <w:rPr>
          <w:rStyle w:val="bibfpage"/>
          <w:highlight w:val="green"/>
        </w:rPr>
        <w:t>23f03643</w:t>
      </w:r>
      <w:r w:rsidRPr="002515FB">
        <w:rPr>
          <w:rStyle w:val="AQ"/>
          <w:sz w:val="22"/>
          <w:szCs w:val="22"/>
          <w:highlight w:val="green"/>
        </w:rPr>
        <w:t>.</w:t>
      </w:r>
      <w:proofErr w:type="gramEnd"/>
      <w:r w:rsidRPr="002515FB">
        <w:rPr>
          <w:rStyle w:val="AQ"/>
          <w:sz w:val="22"/>
          <w:szCs w:val="22"/>
          <w:highlight w:val="green"/>
        </w:rPr>
        <w:t xml:space="preserve"> </w:t>
      </w:r>
      <w:hyperlink r:id="rId31" w:history="1">
        <w:r w:rsidRPr="002515FB">
          <w:rPr>
            <w:rStyle w:val="bibdoi"/>
            <w:sz w:val="22"/>
            <w:szCs w:val="22"/>
            <w:highlight w:val="green"/>
          </w:rPr>
          <w:t>https://doi.org/10.4088/PCC.23f03643</w:t>
        </w:r>
      </w:hyperlink>
    </w:p>
    <w:p w14:paraId="7A5E976F" w14:textId="77777777" w:rsidR="005E60AC" w:rsidRPr="002515FB" w:rsidRDefault="005E60AC" w:rsidP="005E60AC">
      <w:pPr>
        <w:pStyle w:val="REF-U"/>
        <w:spacing w:line="480" w:lineRule="auto"/>
        <w:rPr>
          <w:sz w:val="22"/>
          <w:szCs w:val="22"/>
          <w:highlight w:val="green"/>
        </w:rPr>
      </w:pPr>
      <w:proofErr w:type="spellStart"/>
      <w:r w:rsidRPr="002515FB">
        <w:rPr>
          <w:rStyle w:val="bibsurname"/>
          <w:sz w:val="22"/>
          <w:szCs w:val="22"/>
          <w:highlight w:val="green"/>
        </w:rPr>
        <w:t>Resnick</w:t>
      </w:r>
      <w:proofErr w:type="spellEnd"/>
      <w:r w:rsidRPr="002515FB">
        <w:rPr>
          <w:rStyle w:val="AQ"/>
          <w:sz w:val="22"/>
          <w:szCs w:val="22"/>
          <w:highlight w:val="green"/>
        </w:rPr>
        <w:t xml:space="preserve">, </w:t>
      </w:r>
      <w:r w:rsidRPr="002515FB">
        <w:rPr>
          <w:rStyle w:val="bibfname"/>
          <w:sz w:val="22"/>
          <w:szCs w:val="22"/>
          <w:highlight w:val="green"/>
        </w:rPr>
        <w:t>H. S.</w:t>
      </w:r>
      <w:r w:rsidRPr="002515FB">
        <w:rPr>
          <w:rStyle w:val="AQ"/>
          <w:sz w:val="22"/>
          <w:szCs w:val="22"/>
          <w:highlight w:val="green"/>
        </w:rPr>
        <w:t xml:space="preserve">, </w:t>
      </w:r>
      <w:proofErr w:type="spellStart"/>
      <w:r w:rsidRPr="002515FB">
        <w:rPr>
          <w:rStyle w:val="bibsurname"/>
          <w:sz w:val="22"/>
          <w:szCs w:val="22"/>
          <w:highlight w:val="green"/>
        </w:rPr>
        <w:t>Acierno</w:t>
      </w:r>
      <w:proofErr w:type="spellEnd"/>
      <w:r w:rsidRPr="002515FB">
        <w:rPr>
          <w:rStyle w:val="AQ"/>
          <w:sz w:val="22"/>
          <w:szCs w:val="22"/>
          <w:highlight w:val="green"/>
        </w:rPr>
        <w:t xml:space="preserve">, </w:t>
      </w:r>
      <w:r w:rsidRPr="002515FB">
        <w:rPr>
          <w:rStyle w:val="bibfname"/>
          <w:sz w:val="22"/>
          <w:szCs w:val="22"/>
          <w:highlight w:val="green"/>
        </w:rPr>
        <w:t>R.</w:t>
      </w:r>
      <w:r w:rsidRPr="002515FB">
        <w:rPr>
          <w:rStyle w:val="AQ"/>
          <w:sz w:val="22"/>
          <w:szCs w:val="22"/>
          <w:highlight w:val="green"/>
        </w:rPr>
        <w:t xml:space="preserve">, &amp; </w:t>
      </w:r>
      <w:r w:rsidRPr="002515FB">
        <w:rPr>
          <w:rStyle w:val="bibsurname"/>
          <w:sz w:val="22"/>
          <w:szCs w:val="22"/>
          <w:highlight w:val="green"/>
        </w:rPr>
        <w:t>Kilpatrick</w:t>
      </w:r>
      <w:r w:rsidRPr="002515FB">
        <w:rPr>
          <w:rStyle w:val="AQ"/>
          <w:sz w:val="22"/>
          <w:szCs w:val="22"/>
          <w:highlight w:val="green"/>
        </w:rPr>
        <w:t xml:space="preserve">, </w:t>
      </w:r>
      <w:r w:rsidRPr="002515FB">
        <w:rPr>
          <w:rStyle w:val="bibfname"/>
          <w:sz w:val="22"/>
          <w:szCs w:val="22"/>
          <w:highlight w:val="green"/>
        </w:rPr>
        <w:t>D. G.</w:t>
      </w:r>
      <w:r w:rsidRPr="002515FB">
        <w:rPr>
          <w:rStyle w:val="AQ"/>
          <w:sz w:val="22"/>
          <w:szCs w:val="22"/>
          <w:highlight w:val="green"/>
        </w:rPr>
        <w:t xml:space="preserve"> (</w:t>
      </w:r>
      <w:r w:rsidRPr="002515FB">
        <w:rPr>
          <w:rStyle w:val="bibyear"/>
          <w:sz w:val="22"/>
          <w:szCs w:val="22"/>
          <w:highlight w:val="green"/>
        </w:rPr>
        <w:t>1997</w:t>
      </w:r>
      <w:r w:rsidRPr="002515FB">
        <w:rPr>
          <w:rStyle w:val="AQ"/>
          <w:sz w:val="22"/>
          <w:szCs w:val="22"/>
          <w:highlight w:val="green"/>
        </w:rPr>
        <w:t xml:space="preserve">). </w:t>
      </w:r>
      <w:r w:rsidRPr="002515FB">
        <w:rPr>
          <w:rStyle w:val="bibarticle"/>
          <w:sz w:val="22"/>
          <w:szCs w:val="22"/>
          <w:highlight w:val="green"/>
        </w:rPr>
        <w:t>Health impact of interpersonal violence 2: Medical and mental health outcomes</w:t>
      </w:r>
      <w:r w:rsidRPr="002515FB">
        <w:rPr>
          <w:rStyle w:val="AQ"/>
          <w:sz w:val="22"/>
          <w:szCs w:val="22"/>
          <w:highlight w:val="green"/>
        </w:rPr>
        <w:t xml:space="preserve">. </w:t>
      </w:r>
      <w:r w:rsidRPr="002515FB">
        <w:rPr>
          <w:rStyle w:val="bibjournal"/>
          <w:sz w:val="22"/>
          <w:szCs w:val="22"/>
          <w:highlight w:val="green"/>
        </w:rPr>
        <w:t>Behavioral Medicine</w:t>
      </w:r>
      <w:r w:rsidRPr="002515FB">
        <w:rPr>
          <w:sz w:val="22"/>
          <w:szCs w:val="22"/>
          <w:highlight w:val="green"/>
        </w:rPr>
        <w:t xml:space="preserve">, </w:t>
      </w:r>
      <w:r w:rsidRPr="002515FB">
        <w:rPr>
          <w:rStyle w:val="bibvolume"/>
          <w:sz w:val="22"/>
          <w:szCs w:val="22"/>
          <w:highlight w:val="green"/>
        </w:rPr>
        <w:t>23</w:t>
      </w:r>
      <w:r w:rsidRPr="002515FB">
        <w:rPr>
          <w:sz w:val="22"/>
          <w:szCs w:val="22"/>
          <w:highlight w:val="green"/>
        </w:rPr>
        <w:t>(</w:t>
      </w:r>
      <w:r w:rsidRPr="002515FB">
        <w:rPr>
          <w:rStyle w:val="bibissue"/>
          <w:sz w:val="22"/>
          <w:szCs w:val="22"/>
          <w:highlight w:val="green"/>
        </w:rPr>
        <w:t>2</w:t>
      </w:r>
      <w:r w:rsidRPr="002515FB">
        <w:rPr>
          <w:sz w:val="22"/>
          <w:szCs w:val="22"/>
          <w:highlight w:val="green"/>
        </w:rPr>
        <w:t xml:space="preserve">), </w:t>
      </w:r>
      <w:r w:rsidRPr="002515FB">
        <w:rPr>
          <w:rStyle w:val="bibfpage"/>
          <w:sz w:val="22"/>
          <w:szCs w:val="22"/>
          <w:highlight w:val="green"/>
        </w:rPr>
        <w:t>65</w:t>
      </w:r>
      <w:r w:rsidRPr="002515FB">
        <w:rPr>
          <w:sz w:val="22"/>
          <w:szCs w:val="22"/>
          <w:highlight w:val="green"/>
        </w:rPr>
        <w:t>–</w:t>
      </w:r>
      <w:r w:rsidRPr="002515FB">
        <w:rPr>
          <w:rStyle w:val="biblpage"/>
          <w:sz w:val="22"/>
          <w:szCs w:val="22"/>
          <w:highlight w:val="green"/>
        </w:rPr>
        <w:t>78</w:t>
      </w:r>
      <w:r w:rsidRPr="002515FB">
        <w:rPr>
          <w:sz w:val="22"/>
          <w:szCs w:val="22"/>
          <w:highlight w:val="green"/>
        </w:rPr>
        <w:t xml:space="preserve">. </w:t>
      </w:r>
      <w:proofErr w:type="gramStart"/>
      <w:r w:rsidRPr="002515FB">
        <w:rPr>
          <w:rStyle w:val="bibdoi"/>
          <w:sz w:val="22"/>
          <w:szCs w:val="22"/>
          <w:highlight w:val="green"/>
        </w:rPr>
        <w:t>doi:</w:t>
      </w:r>
      <w:proofErr w:type="gramEnd"/>
      <w:r w:rsidRPr="002515FB">
        <w:rPr>
          <w:rStyle w:val="bibdoi"/>
          <w:sz w:val="22"/>
          <w:szCs w:val="22"/>
          <w:highlight w:val="green"/>
        </w:rPr>
        <w:t>10.1080/08964289709596730</w:t>
      </w:r>
    </w:p>
    <w:p w14:paraId="19E4815A"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Roberts</w:t>
      </w:r>
      <w:r w:rsidRPr="002515FB">
        <w:rPr>
          <w:sz w:val="22"/>
          <w:szCs w:val="22"/>
          <w:highlight w:val="green"/>
        </w:rPr>
        <w:t xml:space="preserve">, </w:t>
      </w:r>
      <w:r w:rsidRPr="002515FB">
        <w:rPr>
          <w:rStyle w:val="bibfname"/>
          <w:sz w:val="22"/>
          <w:szCs w:val="22"/>
          <w:highlight w:val="green"/>
        </w:rPr>
        <w:t>N. P.</w:t>
      </w:r>
      <w:r w:rsidRPr="002515FB">
        <w:rPr>
          <w:sz w:val="22"/>
          <w:szCs w:val="22"/>
          <w:highlight w:val="green"/>
        </w:rPr>
        <w:t xml:space="preserve">, </w:t>
      </w:r>
      <w:proofErr w:type="spellStart"/>
      <w:r w:rsidRPr="002515FB">
        <w:rPr>
          <w:rStyle w:val="bibsurname"/>
          <w:sz w:val="22"/>
          <w:szCs w:val="22"/>
          <w:highlight w:val="green"/>
        </w:rPr>
        <w:t>Lotzin</w:t>
      </w:r>
      <w:proofErr w:type="spellEnd"/>
      <w:r w:rsidRPr="002515FB">
        <w:rPr>
          <w:sz w:val="22"/>
          <w:szCs w:val="22"/>
          <w:highlight w:val="green"/>
        </w:rPr>
        <w:t xml:space="preserve">, </w:t>
      </w:r>
      <w:r w:rsidRPr="002515FB">
        <w:rPr>
          <w:rStyle w:val="bibfname"/>
          <w:sz w:val="22"/>
          <w:szCs w:val="22"/>
          <w:highlight w:val="green"/>
        </w:rPr>
        <w:t>A.</w:t>
      </w:r>
      <w:r w:rsidRPr="002515FB">
        <w:rPr>
          <w:sz w:val="22"/>
          <w:szCs w:val="22"/>
          <w:highlight w:val="green"/>
        </w:rPr>
        <w:t xml:space="preserve">, &amp; </w:t>
      </w:r>
      <w:proofErr w:type="spellStart"/>
      <w:r w:rsidRPr="002515FB">
        <w:rPr>
          <w:rStyle w:val="bibsurname"/>
          <w:sz w:val="22"/>
          <w:szCs w:val="22"/>
          <w:highlight w:val="green"/>
        </w:rPr>
        <w:t>Schäfer</w:t>
      </w:r>
      <w:proofErr w:type="spellEnd"/>
      <w:r w:rsidRPr="002515FB">
        <w:rPr>
          <w:sz w:val="22"/>
          <w:szCs w:val="22"/>
          <w:highlight w:val="green"/>
        </w:rPr>
        <w:t xml:space="preserve">, </w:t>
      </w:r>
      <w:r w:rsidRPr="002515FB">
        <w:rPr>
          <w:rStyle w:val="bibfname"/>
          <w:sz w:val="22"/>
          <w:szCs w:val="22"/>
          <w:highlight w:val="green"/>
        </w:rPr>
        <w:t>I.</w:t>
      </w:r>
      <w:r w:rsidRPr="002515FB">
        <w:rPr>
          <w:sz w:val="22"/>
          <w:szCs w:val="22"/>
          <w:highlight w:val="green"/>
        </w:rPr>
        <w:t xml:space="preserve"> (</w:t>
      </w:r>
      <w:r w:rsidRPr="002515FB">
        <w:rPr>
          <w:rStyle w:val="bibyear"/>
          <w:sz w:val="22"/>
          <w:szCs w:val="22"/>
          <w:highlight w:val="green"/>
        </w:rPr>
        <w:t>2023</w:t>
      </w:r>
      <w:r w:rsidRPr="002515FB">
        <w:rPr>
          <w:sz w:val="22"/>
          <w:szCs w:val="22"/>
          <w:highlight w:val="green"/>
        </w:rPr>
        <w:t>).</w:t>
      </w:r>
      <w:proofErr w:type="gramEnd"/>
      <w:r w:rsidRPr="002515FB">
        <w:rPr>
          <w:sz w:val="22"/>
          <w:szCs w:val="22"/>
          <w:highlight w:val="green"/>
        </w:rPr>
        <w:t xml:space="preserve"> </w:t>
      </w:r>
      <w:r w:rsidRPr="002515FB">
        <w:rPr>
          <w:rStyle w:val="bibarticle"/>
          <w:sz w:val="22"/>
          <w:szCs w:val="22"/>
          <w:highlight w:val="green"/>
        </w:rPr>
        <w:t xml:space="preserve">Psychological treatment of PTSD with comorbid substance use disorder (SUD): Expert recommendations of the European Society for Traumatic Stress Studies </w:t>
      </w:r>
      <w:r w:rsidRPr="002515FB">
        <w:rPr>
          <w:rStyle w:val="bibarticle"/>
          <w:sz w:val="22"/>
          <w:szCs w:val="22"/>
          <w:highlight w:val="green"/>
        </w:rPr>
        <w:lastRenderedPageBreak/>
        <w:t>(ESTSS</w:t>
      </w:r>
      <w:r w:rsidRPr="002515FB">
        <w:rPr>
          <w:rStyle w:val="bibjournal"/>
          <w:i/>
          <w:highlight w:val="green"/>
        </w:rPr>
        <w:t xml:space="preserve">). </w:t>
      </w:r>
      <w:proofErr w:type="gramStart"/>
      <w:r w:rsidRPr="002515FB">
        <w:rPr>
          <w:rStyle w:val="bibjournal"/>
          <w:i/>
          <w:highlight w:val="green"/>
        </w:rPr>
        <w:t xml:space="preserve">European Journal of </w:t>
      </w:r>
      <w:proofErr w:type="spellStart"/>
      <w:r w:rsidRPr="002515FB">
        <w:rPr>
          <w:rStyle w:val="bibjournal"/>
          <w:i/>
          <w:highlight w:val="green"/>
        </w:rPr>
        <w:t>Psychotraumatology</w:t>
      </w:r>
      <w:proofErr w:type="spellEnd"/>
      <w:r w:rsidRPr="002515FB">
        <w:rPr>
          <w:rStyle w:val="bibjournal"/>
          <w:i/>
          <w:highlight w:val="green"/>
        </w:rPr>
        <w:t xml:space="preserve">, </w:t>
      </w:r>
      <w:r w:rsidRPr="002515FB">
        <w:rPr>
          <w:rStyle w:val="bibvolume"/>
          <w:i/>
          <w:iCs/>
          <w:sz w:val="22"/>
          <w:szCs w:val="22"/>
          <w:highlight w:val="green"/>
        </w:rPr>
        <w:t>14</w:t>
      </w:r>
      <w:r w:rsidRPr="002515FB">
        <w:rPr>
          <w:sz w:val="22"/>
          <w:szCs w:val="22"/>
          <w:highlight w:val="green"/>
        </w:rPr>
        <w:t>(</w:t>
      </w:r>
      <w:r w:rsidRPr="002515FB">
        <w:rPr>
          <w:rStyle w:val="bibissue"/>
          <w:sz w:val="22"/>
          <w:szCs w:val="22"/>
          <w:highlight w:val="green"/>
        </w:rPr>
        <w:t>2</w:t>
      </w:r>
      <w:r w:rsidRPr="002515FB">
        <w:rPr>
          <w:sz w:val="22"/>
          <w:szCs w:val="22"/>
          <w:highlight w:val="green"/>
        </w:rPr>
        <w:t xml:space="preserve">), </w:t>
      </w:r>
      <w:r w:rsidRPr="002515FB">
        <w:rPr>
          <w:rStyle w:val="bibfpage"/>
          <w:highlight w:val="green"/>
        </w:rPr>
        <w:t>2265773</w:t>
      </w:r>
      <w:r w:rsidRPr="002515FB">
        <w:rPr>
          <w:sz w:val="22"/>
          <w:szCs w:val="22"/>
          <w:highlight w:val="green"/>
        </w:rPr>
        <w:t>.</w:t>
      </w:r>
      <w:proofErr w:type="gramEnd"/>
      <w:r w:rsidRPr="002515FB">
        <w:rPr>
          <w:sz w:val="22"/>
          <w:szCs w:val="22"/>
          <w:highlight w:val="green"/>
        </w:rPr>
        <w:t xml:space="preserve"> </w:t>
      </w:r>
      <w:hyperlink r:id="rId32" w:history="1">
        <w:r w:rsidRPr="002515FB">
          <w:rPr>
            <w:rStyle w:val="bibdoi"/>
            <w:sz w:val="22"/>
            <w:szCs w:val="22"/>
            <w:highlight w:val="green"/>
          </w:rPr>
          <w:t>https://doi.org/10.1080/20008066.2023.2265773</w:t>
        </w:r>
      </w:hyperlink>
    </w:p>
    <w:p w14:paraId="6E43260B" w14:textId="77777777" w:rsidR="005E60AC" w:rsidRPr="002515FB" w:rsidRDefault="005E60AC" w:rsidP="005E60AC">
      <w:pPr>
        <w:pStyle w:val="REF-U"/>
        <w:spacing w:line="480" w:lineRule="auto"/>
        <w:rPr>
          <w:sz w:val="22"/>
          <w:szCs w:val="22"/>
          <w:highlight w:val="green"/>
        </w:rPr>
      </w:pPr>
      <w:r w:rsidRPr="002515FB">
        <w:rPr>
          <w:rStyle w:val="bibsurname"/>
          <w:sz w:val="22"/>
          <w:szCs w:val="22"/>
          <w:highlight w:val="green"/>
        </w:rPr>
        <w:t>Robinson</w:t>
      </w:r>
      <w:r w:rsidRPr="002515FB">
        <w:rPr>
          <w:sz w:val="22"/>
          <w:szCs w:val="22"/>
          <w:highlight w:val="green"/>
        </w:rPr>
        <w:t xml:space="preserve">, </w:t>
      </w:r>
      <w:r w:rsidRPr="002515FB">
        <w:rPr>
          <w:rStyle w:val="bibfname"/>
          <w:sz w:val="22"/>
          <w:szCs w:val="22"/>
          <w:highlight w:val="green"/>
        </w:rPr>
        <w:t>P.</w:t>
      </w:r>
      <w:r w:rsidRPr="002515FB">
        <w:rPr>
          <w:sz w:val="22"/>
          <w:szCs w:val="22"/>
          <w:highlight w:val="green"/>
        </w:rPr>
        <w:t xml:space="preserve"> (</w:t>
      </w:r>
      <w:r w:rsidRPr="002515FB">
        <w:rPr>
          <w:rStyle w:val="bibyear"/>
          <w:sz w:val="22"/>
          <w:szCs w:val="22"/>
          <w:highlight w:val="green"/>
        </w:rPr>
        <w:t>2021</w:t>
      </w:r>
      <w:r w:rsidRPr="002515FB">
        <w:rPr>
          <w:sz w:val="22"/>
          <w:szCs w:val="22"/>
          <w:highlight w:val="green"/>
        </w:rPr>
        <w:t xml:space="preserve">). </w:t>
      </w:r>
      <w:r w:rsidRPr="002515FB">
        <w:rPr>
          <w:rStyle w:val="bibarticle"/>
          <w:sz w:val="22"/>
          <w:szCs w:val="22"/>
          <w:highlight w:val="green"/>
        </w:rPr>
        <w:t xml:space="preserve">Pharmacology, </w:t>
      </w:r>
      <w:proofErr w:type="spellStart"/>
      <w:r w:rsidRPr="002515FB">
        <w:rPr>
          <w:rStyle w:val="bibarticle"/>
          <w:sz w:val="22"/>
          <w:szCs w:val="22"/>
          <w:highlight w:val="green"/>
        </w:rPr>
        <w:t>polypharmacy</w:t>
      </w:r>
      <w:proofErr w:type="spellEnd"/>
      <w:r w:rsidRPr="002515FB">
        <w:rPr>
          <w:rStyle w:val="bibarticle"/>
          <w:sz w:val="22"/>
          <w:szCs w:val="22"/>
          <w:highlight w:val="green"/>
        </w:rPr>
        <w:t xml:space="preserve"> and the older adult: A review</w:t>
      </w:r>
      <w:r w:rsidRPr="002515FB">
        <w:rPr>
          <w:sz w:val="22"/>
          <w:szCs w:val="22"/>
          <w:highlight w:val="green"/>
        </w:rPr>
        <w:t xml:space="preserve">. </w:t>
      </w:r>
      <w:r w:rsidRPr="002515FB">
        <w:rPr>
          <w:rStyle w:val="bibjournal"/>
          <w:i/>
          <w:highlight w:val="green"/>
        </w:rPr>
        <w:t xml:space="preserve">British Journal of Community Nursing, </w:t>
      </w:r>
      <w:r w:rsidRPr="002515FB">
        <w:rPr>
          <w:rStyle w:val="bibvolume"/>
          <w:i/>
          <w:iCs/>
          <w:sz w:val="22"/>
          <w:szCs w:val="22"/>
          <w:highlight w:val="green"/>
        </w:rPr>
        <w:t>26</w:t>
      </w:r>
      <w:r w:rsidRPr="002515FB">
        <w:rPr>
          <w:sz w:val="22"/>
          <w:szCs w:val="22"/>
          <w:highlight w:val="green"/>
        </w:rPr>
        <w:t>(</w:t>
      </w:r>
      <w:r w:rsidRPr="002515FB">
        <w:rPr>
          <w:rStyle w:val="bibissue"/>
          <w:sz w:val="22"/>
          <w:szCs w:val="22"/>
          <w:highlight w:val="green"/>
        </w:rPr>
        <w:t>6</w:t>
      </w:r>
      <w:r w:rsidRPr="002515FB">
        <w:rPr>
          <w:sz w:val="22"/>
          <w:szCs w:val="22"/>
          <w:highlight w:val="green"/>
        </w:rPr>
        <w:t xml:space="preserve">), </w:t>
      </w:r>
      <w:r w:rsidRPr="002515FB">
        <w:rPr>
          <w:rStyle w:val="bibfpage"/>
          <w:sz w:val="22"/>
          <w:szCs w:val="22"/>
          <w:highlight w:val="green"/>
        </w:rPr>
        <w:t>290</w:t>
      </w:r>
      <w:r w:rsidRPr="002515FB">
        <w:rPr>
          <w:sz w:val="22"/>
          <w:szCs w:val="22"/>
          <w:highlight w:val="green"/>
        </w:rPr>
        <w:t>–</w:t>
      </w:r>
      <w:r w:rsidRPr="002515FB">
        <w:rPr>
          <w:rStyle w:val="biblpage"/>
          <w:sz w:val="22"/>
          <w:szCs w:val="22"/>
          <w:highlight w:val="green"/>
        </w:rPr>
        <w:t>295</w:t>
      </w:r>
      <w:r w:rsidRPr="002515FB">
        <w:rPr>
          <w:sz w:val="22"/>
          <w:szCs w:val="22"/>
          <w:highlight w:val="green"/>
        </w:rPr>
        <w:t xml:space="preserve">. </w:t>
      </w:r>
      <w:hyperlink r:id="rId33" w:history="1">
        <w:r w:rsidRPr="002515FB">
          <w:rPr>
            <w:rStyle w:val="bibdoi"/>
            <w:sz w:val="22"/>
            <w:szCs w:val="22"/>
            <w:highlight w:val="green"/>
          </w:rPr>
          <w:t>https://doi.org/10.12968/bjcn.2021.26.6.290</w:t>
        </w:r>
      </w:hyperlink>
    </w:p>
    <w:p w14:paraId="211777B9" w14:textId="77777777" w:rsidR="005E60AC" w:rsidRPr="002515FB" w:rsidRDefault="005E60AC" w:rsidP="005E60AC">
      <w:pPr>
        <w:pStyle w:val="REF-U"/>
        <w:spacing w:line="480" w:lineRule="auto"/>
        <w:rPr>
          <w:rStyle w:val="AQ"/>
          <w:sz w:val="22"/>
          <w:szCs w:val="22"/>
          <w:highlight w:val="green"/>
        </w:rPr>
      </w:pPr>
      <w:proofErr w:type="gramStart"/>
      <w:r w:rsidRPr="002515FB">
        <w:rPr>
          <w:rStyle w:val="bibsurname"/>
          <w:highlight w:val="green"/>
        </w:rPr>
        <w:t>Rubenstein</w:t>
      </w:r>
      <w:r w:rsidRPr="002515FB">
        <w:rPr>
          <w:color w:val="212121"/>
          <w:sz w:val="22"/>
          <w:szCs w:val="22"/>
          <w:highlight w:val="green"/>
          <w:shd w:val="clear" w:color="auto" w:fill="FFFFFF"/>
        </w:rPr>
        <w:t xml:space="preserve">, </w:t>
      </w:r>
      <w:r w:rsidRPr="002515FB">
        <w:rPr>
          <w:rStyle w:val="bibfname"/>
          <w:highlight w:val="green"/>
        </w:rPr>
        <w:t>A.</w:t>
      </w:r>
      <w:r w:rsidRPr="002515FB">
        <w:rPr>
          <w:color w:val="212121"/>
          <w:sz w:val="22"/>
          <w:szCs w:val="22"/>
          <w:highlight w:val="green"/>
          <w:shd w:val="clear" w:color="auto" w:fill="FFFFFF"/>
        </w:rPr>
        <w:t xml:space="preserve">, </w:t>
      </w:r>
      <w:proofErr w:type="spellStart"/>
      <w:r w:rsidRPr="002515FB">
        <w:rPr>
          <w:rStyle w:val="bibsurname"/>
          <w:highlight w:val="green"/>
        </w:rPr>
        <w:t>Duek</w:t>
      </w:r>
      <w:proofErr w:type="spellEnd"/>
      <w:r w:rsidRPr="002515FB">
        <w:rPr>
          <w:color w:val="212121"/>
          <w:sz w:val="22"/>
          <w:szCs w:val="22"/>
          <w:highlight w:val="green"/>
          <w:shd w:val="clear" w:color="auto" w:fill="FFFFFF"/>
        </w:rPr>
        <w:t xml:space="preserve">, </w:t>
      </w:r>
      <w:r w:rsidRPr="002515FB">
        <w:rPr>
          <w:rStyle w:val="bibfname"/>
          <w:highlight w:val="green"/>
        </w:rPr>
        <w:t>O.</w:t>
      </w:r>
      <w:r w:rsidRPr="002515FB">
        <w:rPr>
          <w:color w:val="212121"/>
          <w:sz w:val="22"/>
          <w:szCs w:val="22"/>
          <w:highlight w:val="green"/>
          <w:shd w:val="clear" w:color="auto" w:fill="FFFFFF"/>
        </w:rPr>
        <w:t xml:space="preserve">, </w:t>
      </w:r>
      <w:r w:rsidRPr="002515FB">
        <w:rPr>
          <w:rStyle w:val="bibsurname"/>
          <w:highlight w:val="green"/>
        </w:rPr>
        <w:t>Doran</w:t>
      </w:r>
      <w:r w:rsidRPr="002515FB">
        <w:rPr>
          <w:color w:val="212121"/>
          <w:sz w:val="22"/>
          <w:szCs w:val="22"/>
          <w:highlight w:val="green"/>
          <w:shd w:val="clear" w:color="auto" w:fill="FFFFFF"/>
        </w:rPr>
        <w:t xml:space="preserve">, </w:t>
      </w:r>
      <w:r w:rsidRPr="002515FB">
        <w:rPr>
          <w:rStyle w:val="bibfname"/>
          <w:highlight w:val="green"/>
        </w:rPr>
        <w:t>J.</w:t>
      </w:r>
      <w:r w:rsidRPr="002515FB">
        <w:rPr>
          <w:color w:val="212121"/>
          <w:sz w:val="22"/>
          <w:szCs w:val="22"/>
          <w:highlight w:val="green"/>
          <w:shd w:val="clear" w:color="auto" w:fill="FFFFFF"/>
        </w:rPr>
        <w:t xml:space="preserve">, &amp; </w:t>
      </w:r>
      <w:proofErr w:type="spellStart"/>
      <w:r w:rsidRPr="002515FB">
        <w:rPr>
          <w:rStyle w:val="bibsurname"/>
          <w:highlight w:val="green"/>
        </w:rPr>
        <w:t>Harpaz-Rotem</w:t>
      </w:r>
      <w:proofErr w:type="spellEnd"/>
      <w:r w:rsidRPr="002515FB">
        <w:rPr>
          <w:color w:val="212121"/>
          <w:sz w:val="22"/>
          <w:szCs w:val="22"/>
          <w:highlight w:val="green"/>
          <w:shd w:val="clear" w:color="auto" w:fill="FFFFFF"/>
        </w:rPr>
        <w:t xml:space="preserve">, </w:t>
      </w:r>
      <w:r w:rsidRPr="002515FB">
        <w:rPr>
          <w:rStyle w:val="bibfname"/>
          <w:highlight w:val="green"/>
        </w:rPr>
        <w:t>I.</w:t>
      </w:r>
      <w:r w:rsidRPr="002515FB">
        <w:rPr>
          <w:color w:val="212121"/>
          <w:sz w:val="22"/>
          <w:szCs w:val="22"/>
          <w:highlight w:val="green"/>
          <w:shd w:val="clear" w:color="auto" w:fill="FFFFFF"/>
        </w:rPr>
        <w:t xml:space="preserve"> (</w:t>
      </w:r>
      <w:r w:rsidRPr="002515FB">
        <w:rPr>
          <w:rStyle w:val="bibyear"/>
          <w:highlight w:val="green"/>
        </w:rPr>
        <w:t>2024</w:t>
      </w:r>
      <w:r w:rsidRPr="002515FB">
        <w:rPr>
          <w:color w:val="212121"/>
          <w:sz w:val="22"/>
          <w:szCs w:val="22"/>
          <w:highlight w:val="green"/>
          <w:shd w:val="clear" w:color="auto" w:fill="FFFFFF"/>
        </w:rPr>
        <w:t>).</w:t>
      </w:r>
      <w:proofErr w:type="gramEnd"/>
      <w:r w:rsidRPr="002515FB">
        <w:rPr>
          <w:color w:val="212121"/>
          <w:sz w:val="22"/>
          <w:szCs w:val="22"/>
          <w:highlight w:val="green"/>
          <w:shd w:val="clear" w:color="auto" w:fill="FFFFFF"/>
        </w:rPr>
        <w:t xml:space="preserve"> </w:t>
      </w:r>
      <w:r w:rsidRPr="002515FB">
        <w:rPr>
          <w:rStyle w:val="bibarticle"/>
          <w:highlight w:val="green"/>
        </w:rPr>
        <w:t>To expose or not to expose: A comprehensive perspective on treatment for posttraumatic stress disorder</w:t>
      </w:r>
      <w:r w:rsidRPr="002515FB">
        <w:rPr>
          <w:color w:val="212121"/>
          <w:sz w:val="22"/>
          <w:szCs w:val="22"/>
          <w:highlight w:val="green"/>
          <w:shd w:val="clear" w:color="auto" w:fill="FFFFFF"/>
        </w:rPr>
        <w:t xml:space="preserve">. </w:t>
      </w:r>
      <w:r w:rsidRPr="002515FB">
        <w:rPr>
          <w:rStyle w:val="bibjournal"/>
          <w:i/>
          <w:highlight w:val="green"/>
        </w:rPr>
        <w:t>The American Psychologist</w:t>
      </w:r>
      <w:r w:rsidRPr="002515FB">
        <w:rPr>
          <w:color w:val="212121"/>
          <w:sz w:val="22"/>
          <w:szCs w:val="22"/>
          <w:highlight w:val="green"/>
          <w:shd w:val="clear" w:color="auto" w:fill="FFFFFF"/>
        </w:rPr>
        <w:t xml:space="preserve">, </w:t>
      </w:r>
      <w:r w:rsidRPr="002515FB">
        <w:rPr>
          <w:rStyle w:val="bibvolume"/>
          <w:i/>
          <w:highlight w:val="green"/>
        </w:rPr>
        <w:t>79</w:t>
      </w:r>
      <w:r w:rsidRPr="002515FB">
        <w:rPr>
          <w:color w:val="212121"/>
          <w:sz w:val="22"/>
          <w:szCs w:val="22"/>
          <w:highlight w:val="green"/>
          <w:shd w:val="clear" w:color="auto" w:fill="FFFFFF"/>
        </w:rPr>
        <w:t>(</w:t>
      </w:r>
      <w:r w:rsidRPr="002515FB">
        <w:rPr>
          <w:rStyle w:val="bibissue"/>
          <w:highlight w:val="green"/>
        </w:rPr>
        <w:t>3</w:t>
      </w:r>
      <w:r w:rsidRPr="002515FB">
        <w:rPr>
          <w:color w:val="212121"/>
          <w:sz w:val="22"/>
          <w:szCs w:val="22"/>
          <w:highlight w:val="green"/>
          <w:shd w:val="clear" w:color="auto" w:fill="FFFFFF"/>
        </w:rPr>
        <w:t xml:space="preserve">), </w:t>
      </w:r>
      <w:r w:rsidRPr="002515FB">
        <w:rPr>
          <w:rStyle w:val="bibfpage"/>
          <w:highlight w:val="green"/>
        </w:rPr>
        <w:t>331</w:t>
      </w:r>
      <w:r w:rsidRPr="002515FB">
        <w:rPr>
          <w:color w:val="212121"/>
          <w:sz w:val="22"/>
          <w:szCs w:val="22"/>
          <w:highlight w:val="green"/>
          <w:shd w:val="clear" w:color="auto" w:fill="FFFFFF"/>
        </w:rPr>
        <w:t>–</w:t>
      </w:r>
      <w:r w:rsidRPr="002515FB">
        <w:rPr>
          <w:rStyle w:val="biblpage"/>
          <w:highlight w:val="green"/>
        </w:rPr>
        <w:t>343</w:t>
      </w:r>
      <w:r w:rsidRPr="002515FB">
        <w:rPr>
          <w:color w:val="212121"/>
          <w:sz w:val="22"/>
          <w:szCs w:val="22"/>
          <w:highlight w:val="green"/>
          <w:shd w:val="clear" w:color="auto" w:fill="FFFFFF"/>
        </w:rPr>
        <w:t xml:space="preserve">. </w:t>
      </w:r>
      <w:r w:rsidRPr="002515FB">
        <w:rPr>
          <w:rStyle w:val="bibdoi"/>
          <w:highlight w:val="green"/>
        </w:rPr>
        <w:t>https://doi-org.treadwell.idm.oclc.org/10.1037/amp0001121</w:t>
      </w:r>
    </w:p>
    <w:p w14:paraId="1C58B420" w14:textId="160F0733" w:rsidR="005E60AC" w:rsidRPr="0034174B" w:rsidRDefault="005E60AC" w:rsidP="005E60AC">
      <w:pPr>
        <w:pStyle w:val="REF-U"/>
        <w:spacing w:line="480" w:lineRule="auto"/>
        <w:rPr>
          <w:sz w:val="22"/>
          <w:szCs w:val="22"/>
        </w:rPr>
      </w:pPr>
      <w:proofErr w:type="gramStart"/>
      <w:r w:rsidRPr="0034174B">
        <w:rPr>
          <w:rStyle w:val="biborganization"/>
          <w:sz w:val="22"/>
          <w:szCs w:val="22"/>
        </w:rPr>
        <w:t>Substance Abuse and Mental Health Services Administration</w:t>
      </w:r>
      <w:r w:rsidRPr="0034174B">
        <w:rPr>
          <w:sz w:val="22"/>
          <w:szCs w:val="22"/>
        </w:rPr>
        <w:t xml:space="preserve"> (</w:t>
      </w:r>
      <w:r w:rsidRPr="0034174B">
        <w:rPr>
          <w:rStyle w:val="bibyear"/>
          <w:sz w:val="22"/>
          <w:szCs w:val="22"/>
        </w:rPr>
        <w:t>2023</w:t>
      </w:r>
      <w:r w:rsidRPr="0034174B">
        <w:rPr>
          <w:sz w:val="22"/>
          <w:szCs w:val="22"/>
        </w:rPr>
        <w:t>).</w:t>
      </w:r>
      <w:proofErr w:type="gramEnd"/>
      <w:r w:rsidRPr="0034174B">
        <w:rPr>
          <w:sz w:val="22"/>
          <w:szCs w:val="22"/>
        </w:rPr>
        <w:t xml:space="preserve"> </w:t>
      </w:r>
      <w:proofErr w:type="gramStart"/>
      <w:r w:rsidRPr="00AF39F4">
        <w:rPr>
          <w:rStyle w:val="bibbook"/>
          <w:i/>
        </w:rPr>
        <w:t>Practical Guide for Implementing a Trauma-Informed Approach</w:t>
      </w:r>
      <w:r w:rsidRPr="0034174B">
        <w:rPr>
          <w:sz w:val="22"/>
          <w:szCs w:val="22"/>
        </w:rPr>
        <w:t>.</w:t>
      </w:r>
      <w:proofErr w:type="gramEnd"/>
      <w:r w:rsidRPr="0034174B">
        <w:rPr>
          <w:sz w:val="22"/>
          <w:szCs w:val="22"/>
        </w:rPr>
        <w:t xml:space="preserve"> </w:t>
      </w:r>
      <w:proofErr w:type="gramStart"/>
      <w:r w:rsidRPr="00AF39F4">
        <w:t>HHS Publication No.</w:t>
      </w:r>
      <w:proofErr w:type="gramEnd"/>
      <w:r w:rsidRPr="00AF39F4">
        <w:t xml:space="preserve"> </w:t>
      </w:r>
      <w:proofErr w:type="gramStart"/>
      <w:r w:rsidRPr="00AF39F4">
        <w:t>PEP23-06-05-005.</w:t>
      </w:r>
      <w:proofErr w:type="gramEnd"/>
      <w:r w:rsidRPr="00AF39F4">
        <w:t xml:space="preserve"> </w:t>
      </w:r>
      <w:r w:rsidRPr="00AF39F4">
        <w:rPr>
          <w:rStyle w:val="biblocation"/>
        </w:rPr>
        <w:t>Rockville, MD</w:t>
      </w:r>
      <w:r w:rsidRPr="0034174B">
        <w:rPr>
          <w:sz w:val="22"/>
          <w:szCs w:val="22"/>
        </w:rPr>
        <w:t xml:space="preserve">: </w:t>
      </w:r>
      <w:r w:rsidRPr="00AF39F4">
        <w:rPr>
          <w:rStyle w:val="bibpublisher"/>
        </w:rPr>
        <w:t>Substance Abuse and Mental Health Services Administration</w:t>
      </w:r>
      <w:r w:rsidRPr="0034174B">
        <w:rPr>
          <w:sz w:val="22"/>
          <w:szCs w:val="22"/>
        </w:rPr>
        <w:t>.</w:t>
      </w:r>
    </w:p>
    <w:p w14:paraId="1202E0C8" w14:textId="77777777" w:rsidR="005E60AC" w:rsidRPr="002515FB" w:rsidRDefault="005E60AC" w:rsidP="005E60AC">
      <w:pPr>
        <w:pStyle w:val="REF-U"/>
        <w:spacing w:line="480" w:lineRule="auto"/>
        <w:rPr>
          <w:rStyle w:val="AQ"/>
          <w:sz w:val="22"/>
          <w:szCs w:val="22"/>
          <w:highlight w:val="green"/>
        </w:rPr>
      </w:pPr>
      <w:r w:rsidRPr="002515FB">
        <w:rPr>
          <w:rStyle w:val="bibsurname"/>
          <w:sz w:val="22"/>
          <w:szCs w:val="22"/>
          <w:highlight w:val="green"/>
        </w:rPr>
        <w:t>Sanford</w:t>
      </w:r>
      <w:r w:rsidRPr="002515FB">
        <w:rPr>
          <w:rStyle w:val="AQ"/>
          <w:sz w:val="22"/>
          <w:szCs w:val="22"/>
          <w:highlight w:val="green"/>
        </w:rPr>
        <w:t xml:space="preserve">, </w:t>
      </w:r>
      <w:r w:rsidRPr="002515FB">
        <w:rPr>
          <w:rStyle w:val="bibfname"/>
          <w:sz w:val="22"/>
          <w:szCs w:val="22"/>
          <w:highlight w:val="green"/>
        </w:rPr>
        <w:t>A.</w:t>
      </w:r>
      <w:r w:rsidRPr="002515FB">
        <w:rPr>
          <w:rStyle w:val="AQ"/>
          <w:sz w:val="22"/>
          <w:szCs w:val="22"/>
          <w:highlight w:val="green"/>
        </w:rPr>
        <w:t xml:space="preserve"> (</w:t>
      </w:r>
      <w:r w:rsidRPr="002515FB">
        <w:rPr>
          <w:rStyle w:val="bibyear"/>
          <w:sz w:val="22"/>
          <w:szCs w:val="22"/>
          <w:highlight w:val="green"/>
        </w:rPr>
        <w:t>2017</w:t>
      </w:r>
      <w:r w:rsidRPr="002515FB">
        <w:rPr>
          <w:rStyle w:val="AQ"/>
          <w:sz w:val="22"/>
          <w:szCs w:val="22"/>
          <w:highlight w:val="green"/>
        </w:rPr>
        <w:t xml:space="preserve">). </w:t>
      </w:r>
      <w:proofErr w:type="gramStart"/>
      <w:r w:rsidRPr="002515FB">
        <w:rPr>
          <w:rStyle w:val="bibarticle"/>
          <w:sz w:val="22"/>
          <w:szCs w:val="22"/>
          <w:highlight w:val="green"/>
        </w:rPr>
        <w:t>Mild cognitive impairment</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sz w:val="22"/>
          <w:szCs w:val="22"/>
          <w:highlight w:val="green"/>
        </w:rPr>
        <w:t>Clinics in Geriatric Medicine</w:t>
      </w:r>
      <w:r w:rsidRPr="002515FB">
        <w:rPr>
          <w:sz w:val="22"/>
          <w:szCs w:val="22"/>
          <w:highlight w:val="green"/>
        </w:rPr>
        <w:t xml:space="preserve">, </w:t>
      </w:r>
      <w:r w:rsidRPr="002515FB">
        <w:rPr>
          <w:rStyle w:val="bibvolume"/>
          <w:sz w:val="22"/>
          <w:szCs w:val="22"/>
          <w:highlight w:val="green"/>
        </w:rPr>
        <w:t>33</w:t>
      </w:r>
      <w:r w:rsidRPr="002515FB">
        <w:rPr>
          <w:sz w:val="22"/>
          <w:szCs w:val="22"/>
          <w:highlight w:val="green"/>
        </w:rPr>
        <w:t xml:space="preserve">, </w:t>
      </w:r>
      <w:r w:rsidRPr="002515FB">
        <w:rPr>
          <w:rStyle w:val="bibfpage"/>
          <w:sz w:val="22"/>
          <w:szCs w:val="22"/>
          <w:highlight w:val="green"/>
        </w:rPr>
        <w:t>325</w:t>
      </w:r>
      <w:r w:rsidRPr="002515FB">
        <w:rPr>
          <w:sz w:val="22"/>
          <w:szCs w:val="22"/>
          <w:highlight w:val="green"/>
        </w:rPr>
        <w:t>–</w:t>
      </w:r>
      <w:r w:rsidRPr="002515FB">
        <w:rPr>
          <w:rStyle w:val="biblpage"/>
          <w:sz w:val="22"/>
          <w:szCs w:val="22"/>
          <w:highlight w:val="green"/>
        </w:rPr>
        <w:t>337</w:t>
      </w:r>
      <w:r w:rsidRPr="002515FB">
        <w:rPr>
          <w:sz w:val="22"/>
          <w:szCs w:val="22"/>
          <w:highlight w:val="green"/>
        </w:rPr>
        <w:t xml:space="preserve">. </w:t>
      </w:r>
      <w:r w:rsidRPr="002515FB">
        <w:rPr>
          <w:rStyle w:val="bibdoi"/>
          <w:sz w:val="22"/>
          <w:szCs w:val="22"/>
          <w:highlight w:val="green"/>
        </w:rPr>
        <w:t>doi:10.1016/j.cger.2017.02.005</w:t>
      </w:r>
    </w:p>
    <w:p w14:paraId="13761221" w14:textId="77777777" w:rsidR="005E60AC" w:rsidRPr="002515FB" w:rsidRDefault="005E60AC" w:rsidP="005E60AC">
      <w:pPr>
        <w:pStyle w:val="REF-U"/>
        <w:spacing w:line="480" w:lineRule="auto"/>
        <w:rPr>
          <w:rStyle w:val="AQ"/>
          <w:sz w:val="22"/>
          <w:szCs w:val="22"/>
          <w:highlight w:val="green"/>
        </w:rPr>
      </w:pPr>
      <w:proofErr w:type="gramStart"/>
      <w:r w:rsidRPr="002515FB">
        <w:rPr>
          <w:rStyle w:val="bibsurname"/>
          <w:sz w:val="22"/>
          <w:szCs w:val="22"/>
          <w:highlight w:val="green"/>
        </w:rPr>
        <w:t>Sherman</w:t>
      </w:r>
      <w:r w:rsidRPr="002515FB">
        <w:rPr>
          <w:rStyle w:val="AQ"/>
          <w:sz w:val="22"/>
          <w:szCs w:val="22"/>
          <w:highlight w:val="green"/>
        </w:rPr>
        <w:t xml:space="preserve">, </w:t>
      </w:r>
      <w:r w:rsidRPr="002515FB">
        <w:rPr>
          <w:rStyle w:val="bibfname"/>
          <w:sz w:val="22"/>
          <w:szCs w:val="22"/>
          <w:highlight w:val="green"/>
        </w:rPr>
        <w:t>A. D. F.</w:t>
      </w:r>
      <w:r w:rsidRPr="002515FB">
        <w:rPr>
          <w:rStyle w:val="AQ"/>
          <w:sz w:val="22"/>
          <w:szCs w:val="22"/>
          <w:highlight w:val="green"/>
        </w:rPr>
        <w:t xml:space="preserve">, </w:t>
      </w:r>
      <w:r w:rsidRPr="002515FB">
        <w:rPr>
          <w:rStyle w:val="bibsurname"/>
          <w:sz w:val="22"/>
          <w:szCs w:val="22"/>
          <w:highlight w:val="green"/>
        </w:rPr>
        <w:t>Balthazar</w:t>
      </w:r>
      <w:r w:rsidRPr="002515FB">
        <w:rPr>
          <w:rStyle w:val="AQ"/>
          <w:sz w:val="22"/>
          <w:szCs w:val="22"/>
          <w:highlight w:val="green"/>
        </w:rPr>
        <w:t xml:space="preserve">, </w:t>
      </w:r>
      <w:r w:rsidRPr="002515FB">
        <w:rPr>
          <w:rStyle w:val="bibfname"/>
          <w:sz w:val="22"/>
          <w:szCs w:val="22"/>
          <w:highlight w:val="green"/>
        </w:rPr>
        <w:t>M.</w:t>
      </w:r>
      <w:r w:rsidRPr="002515FB">
        <w:rPr>
          <w:rStyle w:val="AQ"/>
          <w:sz w:val="22"/>
          <w:szCs w:val="22"/>
          <w:highlight w:val="green"/>
        </w:rPr>
        <w:t xml:space="preserve">, </w:t>
      </w:r>
      <w:r w:rsidRPr="002515FB">
        <w:rPr>
          <w:rStyle w:val="bibsurname"/>
          <w:sz w:val="22"/>
          <w:szCs w:val="22"/>
          <w:highlight w:val="green"/>
        </w:rPr>
        <w:t>Zhang</w:t>
      </w:r>
      <w:r w:rsidRPr="002515FB">
        <w:rPr>
          <w:rStyle w:val="AQ"/>
          <w:sz w:val="22"/>
          <w:szCs w:val="22"/>
          <w:highlight w:val="green"/>
        </w:rPr>
        <w:t xml:space="preserve">, </w:t>
      </w:r>
      <w:r w:rsidRPr="002515FB">
        <w:rPr>
          <w:rStyle w:val="bibfname"/>
          <w:sz w:val="22"/>
          <w:szCs w:val="22"/>
          <w:highlight w:val="green"/>
        </w:rPr>
        <w:t>W.</w:t>
      </w:r>
      <w:r w:rsidRPr="002515FB">
        <w:rPr>
          <w:rStyle w:val="AQ"/>
          <w:sz w:val="22"/>
          <w:szCs w:val="22"/>
          <w:highlight w:val="green"/>
        </w:rPr>
        <w:t xml:space="preserve">, </w:t>
      </w:r>
      <w:proofErr w:type="spellStart"/>
      <w:r w:rsidRPr="002515FB">
        <w:rPr>
          <w:rStyle w:val="bibsurname"/>
          <w:sz w:val="22"/>
          <w:szCs w:val="22"/>
          <w:highlight w:val="green"/>
        </w:rPr>
        <w:t>Febres</w:t>
      </w:r>
      <w:proofErr w:type="spellEnd"/>
      <w:r w:rsidRPr="002515FB">
        <w:rPr>
          <w:rStyle w:val="bibsurname"/>
          <w:sz w:val="22"/>
          <w:szCs w:val="22"/>
          <w:highlight w:val="green"/>
        </w:rPr>
        <w:t>-Cordero</w:t>
      </w:r>
      <w:r w:rsidRPr="002515FB">
        <w:rPr>
          <w:rStyle w:val="AQ"/>
          <w:sz w:val="22"/>
          <w:szCs w:val="22"/>
          <w:highlight w:val="green"/>
        </w:rPr>
        <w:t xml:space="preserve">, </w:t>
      </w:r>
      <w:r w:rsidRPr="002515FB">
        <w:rPr>
          <w:rStyle w:val="bibfname"/>
          <w:sz w:val="22"/>
          <w:szCs w:val="22"/>
          <w:highlight w:val="green"/>
        </w:rPr>
        <w:t>S.</w:t>
      </w:r>
      <w:r w:rsidRPr="002515FB">
        <w:rPr>
          <w:rStyle w:val="AQ"/>
          <w:sz w:val="22"/>
          <w:szCs w:val="22"/>
          <w:highlight w:val="green"/>
        </w:rPr>
        <w:t xml:space="preserve">, </w:t>
      </w:r>
      <w:r w:rsidRPr="002515FB">
        <w:rPr>
          <w:rStyle w:val="bibsurname"/>
          <w:sz w:val="22"/>
          <w:szCs w:val="22"/>
          <w:highlight w:val="green"/>
        </w:rPr>
        <w:t>Clark</w:t>
      </w:r>
      <w:r w:rsidRPr="002515FB">
        <w:rPr>
          <w:rStyle w:val="AQ"/>
          <w:sz w:val="22"/>
          <w:szCs w:val="22"/>
          <w:highlight w:val="green"/>
        </w:rPr>
        <w:t xml:space="preserve">, </w:t>
      </w:r>
      <w:r w:rsidRPr="002515FB">
        <w:rPr>
          <w:rStyle w:val="bibfname"/>
          <w:sz w:val="22"/>
          <w:szCs w:val="22"/>
          <w:highlight w:val="green"/>
        </w:rPr>
        <w:t>K. D.</w:t>
      </w:r>
      <w:r w:rsidRPr="002515FB">
        <w:rPr>
          <w:rStyle w:val="AQ"/>
          <w:sz w:val="22"/>
          <w:szCs w:val="22"/>
          <w:highlight w:val="green"/>
        </w:rPr>
        <w:t xml:space="preserve">, </w:t>
      </w:r>
      <w:proofErr w:type="spellStart"/>
      <w:r w:rsidRPr="002515FB">
        <w:rPr>
          <w:rStyle w:val="bibsurname"/>
          <w:sz w:val="22"/>
          <w:szCs w:val="22"/>
          <w:highlight w:val="green"/>
        </w:rPr>
        <w:t>Klepper</w:t>
      </w:r>
      <w:proofErr w:type="spellEnd"/>
      <w:r w:rsidRPr="002515FB">
        <w:rPr>
          <w:rStyle w:val="AQ"/>
          <w:sz w:val="22"/>
          <w:szCs w:val="22"/>
          <w:highlight w:val="green"/>
        </w:rPr>
        <w:t xml:space="preserve">, </w:t>
      </w:r>
      <w:r w:rsidRPr="002515FB">
        <w:rPr>
          <w:rStyle w:val="bibfname"/>
          <w:sz w:val="22"/>
          <w:szCs w:val="22"/>
          <w:highlight w:val="green"/>
        </w:rPr>
        <w:t>M.</w:t>
      </w:r>
      <w:r w:rsidRPr="002515FB">
        <w:rPr>
          <w:rStyle w:val="AQ"/>
          <w:sz w:val="22"/>
          <w:szCs w:val="22"/>
          <w:highlight w:val="green"/>
        </w:rPr>
        <w:t xml:space="preserve">, </w:t>
      </w:r>
      <w:r w:rsidRPr="002515FB">
        <w:rPr>
          <w:rStyle w:val="bibsurname"/>
          <w:sz w:val="22"/>
          <w:szCs w:val="22"/>
          <w:highlight w:val="green"/>
        </w:rPr>
        <w:t>Coleman</w:t>
      </w:r>
      <w:r w:rsidRPr="002515FB">
        <w:rPr>
          <w:rStyle w:val="AQ"/>
          <w:sz w:val="22"/>
          <w:szCs w:val="22"/>
          <w:highlight w:val="green"/>
        </w:rPr>
        <w:t xml:space="preserve">, </w:t>
      </w:r>
      <w:r w:rsidRPr="002515FB">
        <w:rPr>
          <w:rStyle w:val="bibfname"/>
          <w:sz w:val="22"/>
          <w:szCs w:val="22"/>
          <w:highlight w:val="green"/>
        </w:rPr>
        <w:t>M.</w:t>
      </w:r>
      <w:r w:rsidRPr="002515FB">
        <w:rPr>
          <w:rStyle w:val="AQ"/>
          <w:sz w:val="22"/>
          <w:szCs w:val="22"/>
          <w:highlight w:val="green"/>
        </w:rPr>
        <w:t xml:space="preserve">, &amp; </w:t>
      </w:r>
      <w:r w:rsidRPr="002515FB">
        <w:rPr>
          <w:rStyle w:val="bibsurname"/>
          <w:sz w:val="22"/>
          <w:szCs w:val="22"/>
          <w:highlight w:val="green"/>
        </w:rPr>
        <w:t>Kelly</w:t>
      </w:r>
      <w:r w:rsidRPr="002515FB">
        <w:rPr>
          <w:rStyle w:val="AQ"/>
          <w:sz w:val="22"/>
          <w:szCs w:val="22"/>
          <w:highlight w:val="green"/>
        </w:rPr>
        <w:t xml:space="preserve">, </w:t>
      </w:r>
      <w:r w:rsidRPr="002515FB">
        <w:rPr>
          <w:rStyle w:val="bibfname"/>
          <w:sz w:val="22"/>
          <w:szCs w:val="22"/>
          <w:highlight w:val="green"/>
        </w:rPr>
        <w:t>U.</w:t>
      </w:r>
      <w:r w:rsidRPr="002515FB">
        <w:rPr>
          <w:rStyle w:val="AQ"/>
          <w:sz w:val="22"/>
          <w:szCs w:val="22"/>
          <w:highlight w:val="green"/>
        </w:rPr>
        <w:t xml:space="preserve"> (</w:t>
      </w:r>
      <w:r w:rsidRPr="002515FB">
        <w:rPr>
          <w:rStyle w:val="bibyear"/>
          <w:sz w:val="22"/>
          <w:szCs w:val="22"/>
          <w:highlight w:val="green"/>
        </w:rPr>
        <w:t>2023</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article"/>
          <w:sz w:val="22"/>
          <w:szCs w:val="22"/>
          <w:highlight w:val="green"/>
        </w:rPr>
        <w:t>Seeking safety intervention for comorbid post-traumatic stress and substance use disorder: A meta-analysis</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journal"/>
          <w:i/>
          <w:highlight w:val="green"/>
        </w:rPr>
        <w:t xml:space="preserve">Brain and Behavior, </w:t>
      </w:r>
      <w:r w:rsidRPr="002515FB">
        <w:rPr>
          <w:rStyle w:val="bibvolume"/>
          <w:i/>
          <w:iCs/>
          <w:sz w:val="22"/>
          <w:szCs w:val="22"/>
          <w:highlight w:val="green"/>
        </w:rPr>
        <w:t>13</w:t>
      </w:r>
      <w:r w:rsidRPr="002515FB">
        <w:rPr>
          <w:rStyle w:val="AQ"/>
          <w:sz w:val="22"/>
          <w:szCs w:val="22"/>
          <w:highlight w:val="green"/>
        </w:rPr>
        <w:t>(</w:t>
      </w:r>
      <w:r w:rsidRPr="002515FB">
        <w:rPr>
          <w:rStyle w:val="bibissue"/>
          <w:sz w:val="22"/>
          <w:szCs w:val="22"/>
          <w:highlight w:val="green"/>
        </w:rPr>
        <w:t>5</w:t>
      </w:r>
      <w:r w:rsidRPr="002515FB">
        <w:rPr>
          <w:rStyle w:val="AQ"/>
          <w:sz w:val="22"/>
          <w:szCs w:val="22"/>
          <w:highlight w:val="green"/>
        </w:rPr>
        <w:t xml:space="preserve">), </w:t>
      </w:r>
      <w:r w:rsidRPr="002515FB">
        <w:rPr>
          <w:rStyle w:val="bibfpage"/>
          <w:sz w:val="22"/>
          <w:szCs w:val="22"/>
          <w:highlight w:val="green"/>
        </w:rPr>
        <w:t>e2999</w:t>
      </w:r>
      <w:r w:rsidRPr="002515FB">
        <w:rPr>
          <w:rStyle w:val="AQ"/>
          <w:sz w:val="22"/>
          <w:szCs w:val="22"/>
          <w:highlight w:val="green"/>
        </w:rPr>
        <w:t>.</w:t>
      </w:r>
      <w:proofErr w:type="gramEnd"/>
      <w:r w:rsidRPr="002515FB">
        <w:rPr>
          <w:rStyle w:val="AQ"/>
          <w:sz w:val="22"/>
          <w:szCs w:val="22"/>
          <w:highlight w:val="green"/>
        </w:rPr>
        <w:t xml:space="preserve"> </w:t>
      </w:r>
      <w:hyperlink r:id="rId34" w:history="1">
        <w:r w:rsidRPr="002515FB">
          <w:rPr>
            <w:rStyle w:val="bibdoi"/>
            <w:sz w:val="22"/>
            <w:szCs w:val="22"/>
            <w:highlight w:val="green"/>
          </w:rPr>
          <w:t>https://doi.org/10.1002/brb3.2999</w:t>
        </w:r>
      </w:hyperlink>
    </w:p>
    <w:p w14:paraId="33A23BAE"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Simon</w:t>
      </w:r>
      <w:r w:rsidRPr="002515FB">
        <w:rPr>
          <w:rStyle w:val="AQ"/>
          <w:sz w:val="22"/>
          <w:szCs w:val="22"/>
          <w:highlight w:val="green"/>
        </w:rPr>
        <w:t xml:space="preserve">, </w:t>
      </w:r>
      <w:r w:rsidRPr="002515FB">
        <w:rPr>
          <w:rStyle w:val="bibfname"/>
          <w:sz w:val="22"/>
          <w:szCs w:val="22"/>
          <w:highlight w:val="green"/>
        </w:rPr>
        <w:t>P. Y. R.</w:t>
      </w:r>
      <w:r w:rsidRPr="002515FB">
        <w:rPr>
          <w:rStyle w:val="AQ"/>
          <w:sz w:val="22"/>
          <w:szCs w:val="22"/>
          <w:highlight w:val="green"/>
        </w:rPr>
        <w:t xml:space="preserve">, &amp; </w:t>
      </w:r>
      <w:r w:rsidRPr="002515FB">
        <w:rPr>
          <w:rStyle w:val="bibsurname"/>
          <w:sz w:val="22"/>
          <w:szCs w:val="22"/>
          <w:highlight w:val="green"/>
        </w:rPr>
        <w:t>Rousseau</w:t>
      </w:r>
      <w:r w:rsidRPr="002515FB">
        <w:rPr>
          <w:rStyle w:val="AQ"/>
          <w:sz w:val="22"/>
          <w:szCs w:val="22"/>
          <w:highlight w:val="green"/>
        </w:rPr>
        <w:t xml:space="preserve">, </w:t>
      </w:r>
      <w:r w:rsidRPr="002515FB">
        <w:rPr>
          <w:rStyle w:val="bibfname"/>
          <w:sz w:val="22"/>
          <w:szCs w:val="22"/>
          <w:highlight w:val="green"/>
        </w:rPr>
        <w:t>P.</w:t>
      </w:r>
      <w:r w:rsidRPr="002515FB">
        <w:rPr>
          <w:rStyle w:val="AQ"/>
          <w:sz w:val="22"/>
          <w:szCs w:val="22"/>
          <w:highlight w:val="green"/>
        </w:rPr>
        <w:t xml:space="preserve"> (</w:t>
      </w:r>
      <w:r w:rsidRPr="002515FB">
        <w:rPr>
          <w:rStyle w:val="bibyear"/>
          <w:sz w:val="22"/>
          <w:szCs w:val="22"/>
          <w:highlight w:val="green"/>
        </w:rPr>
        <w:t>2017</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article"/>
          <w:sz w:val="22"/>
          <w:szCs w:val="22"/>
          <w:highlight w:val="green"/>
        </w:rPr>
        <w:t xml:space="preserve">Treatment of post-traumatic stress disorders with the alpha-1 adrenergic antagonist </w:t>
      </w:r>
      <w:proofErr w:type="spellStart"/>
      <w:r w:rsidRPr="002515FB">
        <w:rPr>
          <w:rStyle w:val="bibarticle"/>
          <w:sz w:val="22"/>
          <w:szCs w:val="22"/>
          <w:highlight w:val="green"/>
        </w:rPr>
        <w:t>prazosin</w:t>
      </w:r>
      <w:proofErr w:type="spellEnd"/>
      <w:r w:rsidRPr="002515FB">
        <w:rPr>
          <w:rStyle w:val="bibarticle"/>
          <w:sz w:val="22"/>
          <w:szCs w:val="22"/>
          <w:highlight w:val="green"/>
        </w:rPr>
        <w:t>: A review of outcome studies</w:t>
      </w:r>
      <w:r w:rsidRPr="002515FB">
        <w:rPr>
          <w:rStyle w:val="AQ"/>
          <w:sz w:val="22"/>
          <w:szCs w:val="22"/>
          <w:highlight w:val="green"/>
        </w:rPr>
        <w:t xml:space="preserve">. </w:t>
      </w:r>
      <w:r w:rsidRPr="002515FB">
        <w:rPr>
          <w:rStyle w:val="bibjournal"/>
          <w:sz w:val="22"/>
          <w:szCs w:val="22"/>
          <w:highlight w:val="green"/>
        </w:rPr>
        <w:t>Canadian Journal of Psychiatry</w:t>
      </w:r>
      <w:r w:rsidRPr="002515FB">
        <w:rPr>
          <w:sz w:val="22"/>
          <w:szCs w:val="22"/>
          <w:highlight w:val="green"/>
        </w:rPr>
        <w:t xml:space="preserve">, </w:t>
      </w:r>
      <w:r w:rsidRPr="002515FB">
        <w:rPr>
          <w:rStyle w:val="bibvolume"/>
          <w:sz w:val="22"/>
          <w:szCs w:val="22"/>
          <w:highlight w:val="green"/>
        </w:rPr>
        <w:t>62</w:t>
      </w:r>
      <w:r w:rsidRPr="002515FB">
        <w:rPr>
          <w:sz w:val="22"/>
          <w:szCs w:val="22"/>
          <w:highlight w:val="green"/>
        </w:rPr>
        <w:t>(</w:t>
      </w:r>
      <w:r w:rsidRPr="002515FB">
        <w:rPr>
          <w:rStyle w:val="bibissue"/>
          <w:sz w:val="22"/>
          <w:szCs w:val="22"/>
          <w:highlight w:val="green"/>
        </w:rPr>
        <w:t>3</w:t>
      </w:r>
      <w:r w:rsidRPr="002515FB">
        <w:rPr>
          <w:sz w:val="22"/>
          <w:szCs w:val="22"/>
          <w:highlight w:val="green"/>
        </w:rPr>
        <w:t xml:space="preserve">), </w:t>
      </w:r>
      <w:r w:rsidRPr="002515FB">
        <w:rPr>
          <w:rStyle w:val="bibfpage"/>
          <w:sz w:val="22"/>
          <w:szCs w:val="22"/>
          <w:highlight w:val="green"/>
        </w:rPr>
        <w:t>186</w:t>
      </w:r>
      <w:r w:rsidRPr="002515FB">
        <w:rPr>
          <w:sz w:val="22"/>
          <w:szCs w:val="22"/>
          <w:highlight w:val="green"/>
        </w:rPr>
        <w:t>–</w:t>
      </w:r>
      <w:r w:rsidRPr="002515FB">
        <w:rPr>
          <w:rStyle w:val="biblpage"/>
          <w:sz w:val="22"/>
          <w:szCs w:val="22"/>
          <w:highlight w:val="green"/>
        </w:rPr>
        <w:t>198</w:t>
      </w:r>
      <w:r w:rsidRPr="002515FB">
        <w:rPr>
          <w:sz w:val="22"/>
          <w:szCs w:val="22"/>
          <w:highlight w:val="green"/>
        </w:rPr>
        <w:t xml:space="preserve">. </w:t>
      </w:r>
      <w:proofErr w:type="gramStart"/>
      <w:r w:rsidRPr="002515FB">
        <w:rPr>
          <w:rStyle w:val="bibdoi"/>
          <w:sz w:val="22"/>
          <w:szCs w:val="22"/>
          <w:highlight w:val="green"/>
        </w:rPr>
        <w:t>doi:</w:t>
      </w:r>
      <w:proofErr w:type="gramEnd"/>
      <w:r w:rsidRPr="002515FB">
        <w:rPr>
          <w:rStyle w:val="bibdoi"/>
          <w:sz w:val="22"/>
          <w:szCs w:val="22"/>
          <w:highlight w:val="green"/>
        </w:rPr>
        <w:t>10.1177/0706743716659275</w:t>
      </w:r>
    </w:p>
    <w:p w14:paraId="71D844D2" w14:textId="360D6BA5" w:rsidR="005E60AC" w:rsidRPr="0034174B" w:rsidRDefault="005E60AC" w:rsidP="005E60AC">
      <w:pPr>
        <w:pStyle w:val="REF-U"/>
        <w:spacing w:line="480" w:lineRule="auto"/>
        <w:rPr>
          <w:rStyle w:val="AQ"/>
          <w:sz w:val="22"/>
          <w:szCs w:val="22"/>
        </w:rPr>
      </w:pPr>
      <w:proofErr w:type="spellStart"/>
      <w:proofErr w:type="gramStart"/>
      <w:r w:rsidRPr="0034174B">
        <w:rPr>
          <w:rStyle w:val="bibsurname"/>
          <w:sz w:val="22"/>
          <w:szCs w:val="22"/>
        </w:rPr>
        <w:t>Smidt</w:t>
      </w:r>
      <w:proofErr w:type="spellEnd"/>
      <w:r w:rsidRPr="0034174B">
        <w:rPr>
          <w:rStyle w:val="AQ"/>
          <w:sz w:val="22"/>
          <w:szCs w:val="22"/>
        </w:rPr>
        <w:t xml:space="preserve">, </w:t>
      </w:r>
      <w:r w:rsidRPr="0034174B">
        <w:rPr>
          <w:rStyle w:val="bibfname"/>
          <w:sz w:val="22"/>
          <w:szCs w:val="22"/>
        </w:rPr>
        <w:t>A. M.</w:t>
      </w:r>
      <w:r w:rsidRPr="0034174B">
        <w:rPr>
          <w:rStyle w:val="AQ"/>
          <w:sz w:val="22"/>
          <w:szCs w:val="22"/>
        </w:rPr>
        <w:t xml:space="preserve">, </w:t>
      </w:r>
      <w:r w:rsidRPr="0034174B">
        <w:rPr>
          <w:rStyle w:val="bibsurname"/>
          <w:sz w:val="22"/>
          <w:szCs w:val="22"/>
        </w:rPr>
        <w:t>Adams-Clark</w:t>
      </w:r>
      <w:r w:rsidRPr="0034174B">
        <w:rPr>
          <w:rStyle w:val="AQ"/>
          <w:sz w:val="22"/>
          <w:szCs w:val="22"/>
        </w:rPr>
        <w:t xml:space="preserve">, </w:t>
      </w:r>
      <w:r w:rsidRPr="0034174B">
        <w:rPr>
          <w:rStyle w:val="bibfname"/>
          <w:sz w:val="22"/>
          <w:szCs w:val="22"/>
        </w:rPr>
        <w:t>A. A.</w:t>
      </w:r>
      <w:r w:rsidRPr="0034174B">
        <w:rPr>
          <w:rStyle w:val="AQ"/>
          <w:sz w:val="22"/>
          <w:szCs w:val="22"/>
        </w:rPr>
        <w:t xml:space="preserve">, &amp; </w:t>
      </w:r>
      <w:proofErr w:type="spellStart"/>
      <w:r w:rsidRPr="0034174B">
        <w:rPr>
          <w:rStyle w:val="bibsurname"/>
          <w:sz w:val="22"/>
          <w:szCs w:val="22"/>
        </w:rPr>
        <w:t>Freyd</w:t>
      </w:r>
      <w:proofErr w:type="spellEnd"/>
      <w:r w:rsidRPr="0034174B">
        <w:rPr>
          <w:rStyle w:val="AQ"/>
          <w:sz w:val="22"/>
          <w:szCs w:val="22"/>
        </w:rPr>
        <w:t xml:space="preserve">, </w:t>
      </w:r>
      <w:r w:rsidRPr="0034174B">
        <w:rPr>
          <w:rStyle w:val="bibfname"/>
          <w:sz w:val="22"/>
          <w:szCs w:val="22"/>
        </w:rPr>
        <w:t>J. J.</w:t>
      </w:r>
      <w:r w:rsidRPr="0034174B">
        <w:rPr>
          <w:rStyle w:val="AQ"/>
          <w:sz w:val="22"/>
          <w:szCs w:val="22"/>
        </w:rPr>
        <w:t xml:space="preserve"> (</w:t>
      </w:r>
      <w:r w:rsidRPr="0034174B">
        <w:rPr>
          <w:rStyle w:val="bibyear"/>
          <w:sz w:val="22"/>
          <w:szCs w:val="22"/>
        </w:rPr>
        <w:t>2023</w:t>
      </w:r>
      <w:r w:rsidRPr="0034174B">
        <w:rPr>
          <w:rStyle w:val="AQ"/>
          <w:sz w:val="22"/>
          <w:szCs w:val="22"/>
        </w:rPr>
        <w:t>).</w:t>
      </w:r>
      <w:proofErr w:type="gramEnd"/>
      <w:r w:rsidRPr="0034174B">
        <w:rPr>
          <w:rStyle w:val="AQ"/>
          <w:sz w:val="22"/>
          <w:szCs w:val="22"/>
        </w:rPr>
        <w:t xml:space="preserve"> </w:t>
      </w:r>
      <w:r w:rsidRPr="0034174B">
        <w:rPr>
          <w:rStyle w:val="bibarticle"/>
          <w:sz w:val="22"/>
          <w:szCs w:val="22"/>
        </w:rPr>
        <w:t>Institutional courage buffers against institutional betrayal, protects employee health, and fosters organizational commitment following workplace sexual harassment</w:t>
      </w:r>
      <w:r w:rsidRPr="0034174B">
        <w:rPr>
          <w:rStyle w:val="AQ"/>
          <w:sz w:val="22"/>
          <w:szCs w:val="22"/>
        </w:rPr>
        <w:t xml:space="preserve">. </w:t>
      </w:r>
      <w:proofErr w:type="spellStart"/>
      <w:proofErr w:type="gramStart"/>
      <w:r w:rsidRPr="00AF39F4">
        <w:rPr>
          <w:rStyle w:val="bibjournal"/>
          <w:i/>
        </w:rPr>
        <w:t>PloS</w:t>
      </w:r>
      <w:proofErr w:type="spellEnd"/>
      <w:r w:rsidRPr="00AF39F4">
        <w:rPr>
          <w:rStyle w:val="bibjournal"/>
          <w:i/>
        </w:rPr>
        <w:t xml:space="preserve"> one, </w:t>
      </w:r>
      <w:r w:rsidRPr="0034174B">
        <w:rPr>
          <w:rStyle w:val="bibvolume"/>
          <w:i/>
          <w:iCs/>
          <w:sz w:val="22"/>
          <w:szCs w:val="22"/>
        </w:rPr>
        <w:t>18</w:t>
      </w:r>
      <w:r w:rsidRPr="0034174B">
        <w:rPr>
          <w:rStyle w:val="AQ"/>
          <w:sz w:val="22"/>
          <w:szCs w:val="22"/>
        </w:rPr>
        <w:t>(</w:t>
      </w:r>
      <w:r w:rsidRPr="0034174B">
        <w:rPr>
          <w:rStyle w:val="bibissue"/>
          <w:sz w:val="22"/>
          <w:szCs w:val="22"/>
        </w:rPr>
        <w:t>1</w:t>
      </w:r>
      <w:r w:rsidRPr="0034174B">
        <w:rPr>
          <w:rStyle w:val="AQ"/>
          <w:sz w:val="22"/>
          <w:szCs w:val="22"/>
        </w:rPr>
        <w:t xml:space="preserve">), </w:t>
      </w:r>
      <w:r w:rsidRPr="0034174B">
        <w:rPr>
          <w:rStyle w:val="bibfpage"/>
          <w:sz w:val="22"/>
          <w:szCs w:val="22"/>
        </w:rPr>
        <w:t>e0278830</w:t>
      </w:r>
      <w:r w:rsidRPr="0034174B">
        <w:rPr>
          <w:rStyle w:val="AQ"/>
          <w:sz w:val="22"/>
          <w:szCs w:val="22"/>
        </w:rPr>
        <w:t>.</w:t>
      </w:r>
      <w:proofErr w:type="gramEnd"/>
      <w:r w:rsidRPr="0034174B">
        <w:rPr>
          <w:rStyle w:val="AQ"/>
          <w:sz w:val="22"/>
          <w:szCs w:val="22"/>
        </w:rPr>
        <w:t xml:space="preserve"> </w:t>
      </w:r>
      <w:hyperlink r:id="rId35" w:history="1">
        <w:r w:rsidRPr="0034174B">
          <w:rPr>
            <w:rStyle w:val="bibdoi"/>
            <w:sz w:val="22"/>
            <w:szCs w:val="22"/>
          </w:rPr>
          <w:t>https://doi.org/10.1371/journal.pone.0278830</w:t>
        </w:r>
      </w:hyperlink>
    </w:p>
    <w:p w14:paraId="10D5187D" w14:textId="77777777" w:rsidR="005E60AC" w:rsidRPr="002515FB" w:rsidRDefault="005E60AC" w:rsidP="005E60AC">
      <w:pPr>
        <w:pStyle w:val="REF-U"/>
        <w:spacing w:line="480" w:lineRule="auto"/>
        <w:rPr>
          <w:rStyle w:val="AQ"/>
          <w:sz w:val="22"/>
          <w:szCs w:val="22"/>
          <w:highlight w:val="green"/>
        </w:rPr>
      </w:pPr>
      <w:proofErr w:type="gramStart"/>
      <w:r w:rsidRPr="002515FB">
        <w:rPr>
          <w:rStyle w:val="bibsurname"/>
          <w:sz w:val="22"/>
          <w:szCs w:val="22"/>
          <w:highlight w:val="green"/>
        </w:rPr>
        <w:lastRenderedPageBreak/>
        <w:t>Smith</w:t>
      </w:r>
      <w:r w:rsidRPr="002515FB">
        <w:rPr>
          <w:rStyle w:val="AQ"/>
          <w:sz w:val="22"/>
          <w:szCs w:val="22"/>
          <w:highlight w:val="green"/>
        </w:rPr>
        <w:t xml:space="preserve">, </w:t>
      </w:r>
      <w:r w:rsidRPr="002515FB">
        <w:rPr>
          <w:rStyle w:val="bibfname"/>
          <w:sz w:val="22"/>
          <w:szCs w:val="22"/>
          <w:highlight w:val="green"/>
        </w:rPr>
        <w:t>T. E.</w:t>
      </w:r>
      <w:r w:rsidRPr="002515FB">
        <w:rPr>
          <w:rStyle w:val="AQ"/>
          <w:sz w:val="22"/>
          <w:szCs w:val="22"/>
          <w:highlight w:val="green"/>
        </w:rPr>
        <w:t xml:space="preserve">, </w:t>
      </w:r>
      <w:r w:rsidRPr="002515FB">
        <w:rPr>
          <w:rStyle w:val="bibsurname"/>
          <w:sz w:val="22"/>
          <w:szCs w:val="22"/>
          <w:highlight w:val="green"/>
        </w:rPr>
        <w:t>Richards</w:t>
      </w:r>
      <w:r w:rsidRPr="002515FB">
        <w:rPr>
          <w:rStyle w:val="AQ"/>
          <w:sz w:val="22"/>
          <w:szCs w:val="22"/>
          <w:highlight w:val="green"/>
        </w:rPr>
        <w:t xml:space="preserve">, </w:t>
      </w:r>
      <w:r w:rsidRPr="002515FB">
        <w:rPr>
          <w:rStyle w:val="bibfname"/>
          <w:sz w:val="22"/>
          <w:szCs w:val="22"/>
          <w:highlight w:val="green"/>
        </w:rPr>
        <w:t>K. V.</w:t>
      </w:r>
      <w:r w:rsidRPr="002515FB">
        <w:rPr>
          <w:rStyle w:val="AQ"/>
          <w:sz w:val="22"/>
          <w:szCs w:val="22"/>
          <w:highlight w:val="green"/>
        </w:rPr>
        <w:t xml:space="preserve">, </w:t>
      </w:r>
      <w:proofErr w:type="spellStart"/>
      <w:r w:rsidRPr="002515FB">
        <w:rPr>
          <w:rStyle w:val="bibsurname"/>
          <w:sz w:val="22"/>
          <w:szCs w:val="22"/>
          <w:highlight w:val="green"/>
        </w:rPr>
        <w:t>Panisch</w:t>
      </w:r>
      <w:proofErr w:type="spellEnd"/>
      <w:r w:rsidRPr="002515FB">
        <w:rPr>
          <w:rStyle w:val="AQ"/>
          <w:sz w:val="22"/>
          <w:szCs w:val="22"/>
          <w:highlight w:val="green"/>
        </w:rPr>
        <w:t xml:space="preserve">, </w:t>
      </w:r>
      <w:r w:rsidRPr="002515FB">
        <w:rPr>
          <w:rStyle w:val="bibfname"/>
          <w:sz w:val="22"/>
          <w:szCs w:val="22"/>
          <w:highlight w:val="green"/>
        </w:rPr>
        <w:t>L. S.</w:t>
      </w:r>
      <w:r w:rsidRPr="002515FB">
        <w:rPr>
          <w:rStyle w:val="AQ"/>
          <w:sz w:val="22"/>
          <w:szCs w:val="22"/>
          <w:highlight w:val="green"/>
        </w:rPr>
        <w:t xml:space="preserve">, &amp; </w:t>
      </w:r>
      <w:r w:rsidRPr="002515FB">
        <w:rPr>
          <w:rStyle w:val="bibsurname"/>
          <w:sz w:val="22"/>
          <w:szCs w:val="22"/>
          <w:highlight w:val="green"/>
        </w:rPr>
        <w:t>Wilson</w:t>
      </w:r>
      <w:r w:rsidRPr="002515FB">
        <w:rPr>
          <w:rStyle w:val="AQ"/>
          <w:sz w:val="22"/>
          <w:szCs w:val="22"/>
          <w:highlight w:val="green"/>
        </w:rPr>
        <w:t xml:space="preserve">, </w:t>
      </w:r>
      <w:r w:rsidRPr="002515FB">
        <w:rPr>
          <w:rStyle w:val="bibfname"/>
          <w:sz w:val="22"/>
          <w:szCs w:val="22"/>
          <w:highlight w:val="green"/>
        </w:rPr>
        <w:t>T.</w:t>
      </w:r>
      <w:r w:rsidRPr="002515FB">
        <w:rPr>
          <w:rStyle w:val="AQ"/>
          <w:sz w:val="22"/>
          <w:szCs w:val="22"/>
          <w:highlight w:val="green"/>
        </w:rPr>
        <w:t xml:space="preserve"> (</w:t>
      </w:r>
      <w:r w:rsidRPr="002515FB">
        <w:rPr>
          <w:rStyle w:val="bibyear"/>
          <w:sz w:val="22"/>
          <w:szCs w:val="22"/>
          <w:highlight w:val="green"/>
        </w:rPr>
        <w:t>2017</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article"/>
          <w:sz w:val="22"/>
          <w:szCs w:val="22"/>
          <w:highlight w:val="green"/>
        </w:rPr>
        <w:t>Financial Therapy with Families</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i/>
          <w:highlight w:val="green"/>
        </w:rPr>
        <w:t xml:space="preserve">Families in Society, </w:t>
      </w:r>
      <w:r w:rsidRPr="002515FB">
        <w:rPr>
          <w:rStyle w:val="bibvolume"/>
          <w:i/>
          <w:iCs/>
          <w:sz w:val="22"/>
          <w:szCs w:val="22"/>
          <w:highlight w:val="green"/>
        </w:rPr>
        <w:t>98</w:t>
      </w:r>
      <w:r w:rsidRPr="002515FB">
        <w:rPr>
          <w:rStyle w:val="AQ"/>
          <w:sz w:val="22"/>
          <w:szCs w:val="22"/>
          <w:highlight w:val="green"/>
        </w:rPr>
        <w:t>(</w:t>
      </w:r>
      <w:r w:rsidRPr="002515FB">
        <w:rPr>
          <w:rStyle w:val="bibissue"/>
          <w:sz w:val="22"/>
          <w:szCs w:val="22"/>
          <w:highlight w:val="green"/>
        </w:rPr>
        <w:t>4</w:t>
      </w:r>
      <w:r w:rsidRPr="002515FB">
        <w:rPr>
          <w:rStyle w:val="AQ"/>
          <w:sz w:val="22"/>
          <w:szCs w:val="22"/>
          <w:highlight w:val="green"/>
        </w:rPr>
        <w:t xml:space="preserve">), </w:t>
      </w:r>
      <w:r w:rsidRPr="002515FB">
        <w:rPr>
          <w:rStyle w:val="bibfpage"/>
          <w:sz w:val="22"/>
          <w:szCs w:val="22"/>
          <w:highlight w:val="green"/>
        </w:rPr>
        <w:t>258</w:t>
      </w:r>
      <w:r w:rsidRPr="002515FB">
        <w:rPr>
          <w:rStyle w:val="AQ"/>
          <w:sz w:val="22"/>
          <w:szCs w:val="22"/>
          <w:highlight w:val="green"/>
        </w:rPr>
        <w:t>-</w:t>
      </w:r>
      <w:r w:rsidRPr="002515FB">
        <w:rPr>
          <w:rStyle w:val="biblpage"/>
          <w:sz w:val="22"/>
          <w:szCs w:val="22"/>
          <w:highlight w:val="green"/>
        </w:rPr>
        <w:t>265</w:t>
      </w:r>
      <w:r w:rsidRPr="002515FB">
        <w:rPr>
          <w:rStyle w:val="AQ"/>
          <w:sz w:val="22"/>
          <w:szCs w:val="22"/>
          <w:highlight w:val="green"/>
        </w:rPr>
        <w:t xml:space="preserve">. </w:t>
      </w:r>
      <w:hyperlink r:id="rId36" w:history="1">
        <w:r w:rsidRPr="002515FB">
          <w:rPr>
            <w:rStyle w:val="bibdoi"/>
            <w:sz w:val="22"/>
            <w:szCs w:val="22"/>
            <w:highlight w:val="green"/>
          </w:rPr>
          <w:t>https://doi.org/10.1606/1044-3894.2017.98.38</w:t>
        </w:r>
      </w:hyperlink>
    </w:p>
    <w:p w14:paraId="5A1931F9"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Tang</w:t>
      </w:r>
      <w:r w:rsidRPr="002515FB">
        <w:rPr>
          <w:sz w:val="22"/>
          <w:szCs w:val="22"/>
          <w:highlight w:val="green"/>
        </w:rPr>
        <w:t xml:space="preserve">, </w:t>
      </w:r>
      <w:r w:rsidRPr="002515FB">
        <w:rPr>
          <w:rStyle w:val="bibfname"/>
          <w:sz w:val="22"/>
          <w:szCs w:val="22"/>
          <w:highlight w:val="green"/>
        </w:rPr>
        <w:t>L. K.</w:t>
      </w:r>
      <w:r w:rsidRPr="002515FB">
        <w:rPr>
          <w:sz w:val="22"/>
          <w:szCs w:val="22"/>
          <w:highlight w:val="green"/>
        </w:rPr>
        <w:t xml:space="preserve">, </w:t>
      </w:r>
      <w:proofErr w:type="spellStart"/>
      <w:r w:rsidRPr="002515FB">
        <w:rPr>
          <w:rStyle w:val="bibsurname"/>
          <w:sz w:val="22"/>
          <w:szCs w:val="22"/>
          <w:highlight w:val="green"/>
        </w:rPr>
        <w:t>Yobas</w:t>
      </w:r>
      <w:proofErr w:type="spellEnd"/>
      <w:r w:rsidRPr="002515FB">
        <w:rPr>
          <w:sz w:val="22"/>
          <w:szCs w:val="22"/>
          <w:highlight w:val="green"/>
        </w:rPr>
        <w:t xml:space="preserve">, </w:t>
      </w:r>
      <w:r w:rsidRPr="002515FB">
        <w:rPr>
          <w:rStyle w:val="bibfname"/>
          <w:sz w:val="22"/>
          <w:szCs w:val="22"/>
          <w:highlight w:val="green"/>
        </w:rPr>
        <w:t>P.</w:t>
      </w:r>
      <w:r w:rsidRPr="002515FB">
        <w:rPr>
          <w:sz w:val="22"/>
          <w:szCs w:val="22"/>
          <w:highlight w:val="green"/>
        </w:rPr>
        <w:t xml:space="preserve">, </w:t>
      </w:r>
      <w:r w:rsidRPr="002515FB">
        <w:rPr>
          <w:rStyle w:val="bibsurname"/>
          <w:sz w:val="22"/>
          <w:szCs w:val="22"/>
          <w:highlight w:val="green"/>
        </w:rPr>
        <w:t>Wong</w:t>
      </w:r>
      <w:r w:rsidRPr="002515FB">
        <w:rPr>
          <w:sz w:val="22"/>
          <w:szCs w:val="22"/>
          <w:highlight w:val="green"/>
        </w:rPr>
        <w:t xml:space="preserve">, </w:t>
      </w:r>
      <w:r w:rsidRPr="002515FB">
        <w:rPr>
          <w:rStyle w:val="bibfname"/>
          <w:sz w:val="22"/>
          <w:szCs w:val="22"/>
          <w:highlight w:val="green"/>
        </w:rPr>
        <w:t>D. N. X.</w:t>
      </w:r>
      <w:r w:rsidRPr="002515FB">
        <w:rPr>
          <w:sz w:val="22"/>
          <w:szCs w:val="22"/>
          <w:highlight w:val="green"/>
        </w:rPr>
        <w:t xml:space="preserve">, </w:t>
      </w:r>
      <w:proofErr w:type="spellStart"/>
      <w:r w:rsidRPr="002515FB">
        <w:rPr>
          <w:rStyle w:val="bibsurname"/>
          <w:sz w:val="22"/>
          <w:szCs w:val="22"/>
          <w:highlight w:val="green"/>
        </w:rPr>
        <w:t>Pikkarainen</w:t>
      </w:r>
      <w:proofErr w:type="spellEnd"/>
      <w:r w:rsidRPr="002515FB">
        <w:rPr>
          <w:sz w:val="22"/>
          <w:szCs w:val="22"/>
          <w:highlight w:val="green"/>
        </w:rPr>
        <w:t xml:space="preserve">, </w:t>
      </w:r>
      <w:r w:rsidRPr="002515FB">
        <w:rPr>
          <w:rStyle w:val="bibfname"/>
          <w:sz w:val="22"/>
          <w:szCs w:val="22"/>
          <w:highlight w:val="green"/>
        </w:rPr>
        <w:t>M.</w:t>
      </w:r>
      <w:r w:rsidRPr="002515FB">
        <w:rPr>
          <w:sz w:val="22"/>
          <w:szCs w:val="22"/>
          <w:highlight w:val="green"/>
        </w:rPr>
        <w:t xml:space="preserve">, </w:t>
      </w:r>
      <w:r w:rsidRPr="002515FB">
        <w:rPr>
          <w:rStyle w:val="bibsurname"/>
          <w:sz w:val="22"/>
          <w:szCs w:val="22"/>
          <w:highlight w:val="green"/>
        </w:rPr>
        <w:t>Zhang</w:t>
      </w:r>
      <w:r w:rsidRPr="002515FB">
        <w:rPr>
          <w:sz w:val="22"/>
          <w:szCs w:val="22"/>
          <w:highlight w:val="green"/>
        </w:rPr>
        <w:t xml:space="preserve">, </w:t>
      </w:r>
      <w:r w:rsidRPr="002515FB">
        <w:rPr>
          <w:rStyle w:val="bibfname"/>
          <w:sz w:val="22"/>
          <w:szCs w:val="22"/>
          <w:highlight w:val="green"/>
        </w:rPr>
        <w:t>R.</w:t>
      </w:r>
      <w:r w:rsidRPr="002515FB">
        <w:rPr>
          <w:sz w:val="22"/>
          <w:szCs w:val="22"/>
          <w:highlight w:val="green"/>
        </w:rPr>
        <w:t xml:space="preserve">, </w:t>
      </w:r>
      <w:r w:rsidRPr="002515FB">
        <w:rPr>
          <w:rStyle w:val="bibsurname"/>
          <w:sz w:val="22"/>
          <w:szCs w:val="22"/>
          <w:highlight w:val="green"/>
        </w:rPr>
        <w:t>Ho</w:t>
      </w:r>
      <w:r w:rsidRPr="002515FB">
        <w:rPr>
          <w:sz w:val="22"/>
          <w:szCs w:val="22"/>
          <w:highlight w:val="green"/>
        </w:rPr>
        <w:t xml:space="preserve">, </w:t>
      </w:r>
      <w:r w:rsidRPr="002515FB">
        <w:rPr>
          <w:rStyle w:val="bibfname"/>
          <w:sz w:val="22"/>
          <w:szCs w:val="22"/>
          <w:highlight w:val="green"/>
        </w:rPr>
        <w:t>D.</w:t>
      </w:r>
      <w:r w:rsidRPr="002515FB">
        <w:rPr>
          <w:sz w:val="22"/>
          <w:szCs w:val="22"/>
          <w:highlight w:val="green"/>
        </w:rPr>
        <w:t xml:space="preserve">, &amp; </w:t>
      </w:r>
      <w:r w:rsidRPr="002515FB">
        <w:rPr>
          <w:rStyle w:val="bibsurname"/>
          <w:sz w:val="22"/>
          <w:szCs w:val="22"/>
          <w:highlight w:val="green"/>
        </w:rPr>
        <w:t>He</w:t>
      </w:r>
      <w:r w:rsidRPr="002515FB">
        <w:rPr>
          <w:sz w:val="22"/>
          <w:szCs w:val="22"/>
          <w:highlight w:val="green"/>
        </w:rPr>
        <w:t xml:space="preserve">, </w:t>
      </w:r>
      <w:r w:rsidRPr="002515FB">
        <w:rPr>
          <w:rStyle w:val="bibfname"/>
          <w:sz w:val="22"/>
          <w:szCs w:val="22"/>
          <w:highlight w:val="green"/>
        </w:rPr>
        <w:t>H. G.</w:t>
      </w:r>
      <w:r w:rsidRPr="002515FB">
        <w:rPr>
          <w:sz w:val="22"/>
          <w:szCs w:val="22"/>
          <w:highlight w:val="green"/>
        </w:rPr>
        <w:t xml:space="preserve"> (</w:t>
      </w:r>
      <w:r w:rsidRPr="002515FB">
        <w:rPr>
          <w:rStyle w:val="bibyear"/>
          <w:sz w:val="22"/>
          <w:szCs w:val="22"/>
          <w:highlight w:val="green"/>
        </w:rPr>
        <w:t>2024</w:t>
      </w:r>
      <w:r w:rsidRPr="002515FB">
        <w:rPr>
          <w:sz w:val="22"/>
          <w:szCs w:val="22"/>
          <w:highlight w:val="green"/>
        </w:rPr>
        <w:t>).</w:t>
      </w:r>
      <w:proofErr w:type="gramEnd"/>
      <w:r w:rsidRPr="002515FB">
        <w:rPr>
          <w:sz w:val="22"/>
          <w:szCs w:val="22"/>
          <w:highlight w:val="green"/>
        </w:rPr>
        <w:t xml:space="preserve"> </w:t>
      </w:r>
      <w:r w:rsidRPr="002515FB">
        <w:rPr>
          <w:rStyle w:val="bibarticle"/>
          <w:sz w:val="22"/>
          <w:szCs w:val="22"/>
          <w:highlight w:val="green"/>
        </w:rPr>
        <w:t>Personal and work-related factors associated with post-traumatic growth in nurses: A mixed studies systematic review</w:t>
      </w:r>
      <w:r w:rsidRPr="002515FB">
        <w:rPr>
          <w:sz w:val="22"/>
          <w:szCs w:val="22"/>
          <w:highlight w:val="green"/>
        </w:rPr>
        <w:t xml:space="preserve">. </w:t>
      </w:r>
      <w:r w:rsidRPr="002515FB">
        <w:rPr>
          <w:rStyle w:val="bibjournal"/>
          <w:i/>
          <w:highlight w:val="green"/>
        </w:rPr>
        <w:t>Journal of nursing scholarship: an official publication of Sigma Theta Tau International Honor Society of Nursing</w:t>
      </w:r>
      <w:r w:rsidRPr="002515FB">
        <w:rPr>
          <w:sz w:val="22"/>
          <w:szCs w:val="22"/>
          <w:highlight w:val="green"/>
        </w:rPr>
        <w:t xml:space="preserve">, </w:t>
      </w:r>
      <w:r w:rsidRPr="002515FB">
        <w:rPr>
          <w:rStyle w:val="bibvolume"/>
          <w:i/>
          <w:iCs/>
          <w:sz w:val="22"/>
          <w:szCs w:val="22"/>
          <w:highlight w:val="green"/>
        </w:rPr>
        <w:t>56</w:t>
      </w:r>
      <w:r w:rsidRPr="002515FB">
        <w:rPr>
          <w:sz w:val="22"/>
          <w:szCs w:val="22"/>
          <w:highlight w:val="green"/>
        </w:rPr>
        <w:t>(</w:t>
      </w:r>
      <w:r w:rsidRPr="002515FB">
        <w:rPr>
          <w:rStyle w:val="bibissue"/>
          <w:sz w:val="22"/>
          <w:szCs w:val="22"/>
          <w:highlight w:val="green"/>
        </w:rPr>
        <w:t>4</w:t>
      </w:r>
      <w:r w:rsidRPr="002515FB">
        <w:rPr>
          <w:sz w:val="22"/>
          <w:szCs w:val="22"/>
          <w:highlight w:val="green"/>
        </w:rPr>
        <w:t xml:space="preserve">), </w:t>
      </w:r>
      <w:r w:rsidRPr="002515FB">
        <w:rPr>
          <w:rStyle w:val="bibfpage"/>
          <w:sz w:val="22"/>
          <w:szCs w:val="22"/>
          <w:highlight w:val="green"/>
        </w:rPr>
        <w:t>563</w:t>
      </w:r>
      <w:r w:rsidRPr="002515FB">
        <w:rPr>
          <w:sz w:val="22"/>
          <w:szCs w:val="22"/>
          <w:highlight w:val="green"/>
        </w:rPr>
        <w:t>–</w:t>
      </w:r>
      <w:r w:rsidRPr="002515FB">
        <w:rPr>
          <w:rStyle w:val="biblpage"/>
          <w:sz w:val="22"/>
          <w:szCs w:val="22"/>
          <w:highlight w:val="green"/>
        </w:rPr>
        <w:t>584</w:t>
      </w:r>
      <w:r w:rsidRPr="002515FB">
        <w:rPr>
          <w:sz w:val="22"/>
          <w:szCs w:val="22"/>
          <w:highlight w:val="green"/>
        </w:rPr>
        <w:t xml:space="preserve">. </w:t>
      </w:r>
      <w:hyperlink r:id="rId37" w:history="1">
        <w:r w:rsidRPr="002515FB">
          <w:rPr>
            <w:rStyle w:val="bibdoi"/>
            <w:sz w:val="22"/>
            <w:szCs w:val="22"/>
            <w:highlight w:val="green"/>
          </w:rPr>
          <w:t>https://doi.org/10.1111/jnu.12973</w:t>
        </w:r>
      </w:hyperlink>
    </w:p>
    <w:p w14:paraId="139F1100"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Thompson</w:t>
      </w:r>
      <w:r w:rsidRPr="002515FB">
        <w:rPr>
          <w:sz w:val="22"/>
          <w:szCs w:val="22"/>
          <w:highlight w:val="green"/>
        </w:rPr>
        <w:t xml:space="preserve">, </w:t>
      </w:r>
      <w:r w:rsidRPr="002515FB">
        <w:rPr>
          <w:rStyle w:val="bibfname"/>
          <w:sz w:val="22"/>
          <w:szCs w:val="22"/>
          <w:highlight w:val="green"/>
        </w:rPr>
        <w:t>W.</w:t>
      </w:r>
      <w:r w:rsidRPr="002515FB">
        <w:rPr>
          <w:sz w:val="22"/>
          <w:szCs w:val="22"/>
          <w:highlight w:val="green"/>
        </w:rPr>
        <w:t xml:space="preserve">, &amp; </w:t>
      </w:r>
      <w:r w:rsidRPr="002515FB">
        <w:rPr>
          <w:rStyle w:val="bibsurname"/>
          <w:sz w:val="22"/>
          <w:szCs w:val="22"/>
          <w:highlight w:val="green"/>
        </w:rPr>
        <w:t>McDonald</w:t>
      </w:r>
      <w:r w:rsidRPr="002515FB">
        <w:rPr>
          <w:sz w:val="22"/>
          <w:szCs w:val="22"/>
          <w:highlight w:val="green"/>
        </w:rPr>
        <w:t xml:space="preserve">, </w:t>
      </w:r>
      <w:r w:rsidRPr="002515FB">
        <w:rPr>
          <w:rStyle w:val="bibfname"/>
          <w:sz w:val="22"/>
          <w:szCs w:val="22"/>
          <w:highlight w:val="green"/>
        </w:rPr>
        <w:t>E. G.</w:t>
      </w:r>
      <w:r w:rsidRPr="002515FB">
        <w:rPr>
          <w:sz w:val="22"/>
          <w:szCs w:val="22"/>
          <w:highlight w:val="green"/>
        </w:rPr>
        <w:t xml:space="preserve"> (</w:t>
      </w:r>
      <w:r w:rsidRPr="002515FB">
        <w:rPr>
          <w:rStyle w:val="bibyear"/>
          <w:sz w:val="22"/>
          <w:szCs w:val="22"/>
          <w:highlight w:val="green"/>
        </w:rPr>
        <w:t>2024</w:t>
      </w:r>
      <w:r w:rsidRPr="002515FB">
        <w:rPr>
          <w:sz w:val="22"/>
          <w:szCs w:val="22"/>
          <w:highlight w:val="green"/>
        </w:rPr>
        <w:t>).</w:t>
      </w:r>
      <w:proofErr w:type="gramEnd"/>
      <w:r w:rsidRPr="002515FB">
        <w:rPr>
          <w:sz w:val="22"/>
          <w:szCs w:val="22"/>
          <w:highlight w:val="green"/>
        </w:rPr>
        <w:t xml:space="preserve"> </w:t>
      </w:r>
      <w:proofErr w:type="spellStart"/>
      <w:proofErr w:type="gramStart"/>
      <w:r w:rsidRPr="002515FB">
        <w:rPr>
          <w:rStyle w:val="bibarticle"/>
          <w:sz w:val="22"/>
          <w:szCs w:val="22"/>
          <w:highlight w:val="green"/>
        </w:rPr>
        <w:t>Polypharmacy</w:t>
      </w:r>
      <w:proofErr w:type="spellEnd"/>
      <w:r w:rsidRPr="002515FB">
        <w:rPr>
          <w:rStyle w:val="bibarticle"/>
          <w:sz w:val="22"/>
          <w:szCs w:val="22"/>
          <w:highlight w:val="green"/>
        </w:rPr>
        <w:t xml:space="preserve"> and </w:t>
      </w:r>
      <w:proofErr w:type="spellStart"/>
      <w:r w:rsidRPr="002515FB">
        <w:rPr>
          <w:rStyle w:val="bibarticle"/>
          <w:sz w:val="22"/>
          <w:szCs w:val="22"/>
          <w:highlight w:val="green"/>
        </w:rPr>
        <w:t>Deprescribing</w:t>
      </w:r>
      <w:proofErr w:type="spellEnd"/>
      <w:r w:rsidRPr="002515FB">
        <w:rPr>
          <w:rStyle w:val="bibarticle"/>
          <w:sz w:val="22"/>
          <w:szCs w:val="22"/>
          <w:highlight w:val="green"/>
        </w:rPr>
        <w:t xml:space="preserve"> in Older Adults</w:t>
      </w:r>
      <w:r w:rsidRPr="002515FB">
        <w:rPr>
          <w:sz w:val="22"/>
          <w:szCs w:val="22"/>
          <w:highlight w:val="green"/>
        </w:rPr>
        <w:t>.</w:t>
      </w:r>
      <w:proofErr w:type="gramEnd"/>
      <w:r w:rsidRPr="002515FB">
        <w:rPr>
          <w:sz w:val="22"/>
          <w:szCs w:val="22"/>
          <w:highlight w:val="green"/>
        </w:rPr>
        <w:t xml:space="preserve"> </w:t>
      </w:r>
      <w:r w:rsidRPr="002515FB">
        <w:rPr>
          <w:rStyle w:val="bibjournal"/>
          <w:i/>
          <w:highlight w:val="green"/>
        </w:rPr>
        <w:t xml:space="preserve">Annual Review of Medicine, </w:t>
      </w:r>
      <w:r w:rsidRPr="002515FB">
        <w:rPr>
          <w:rStyle w:val="bibvolume"/>
          <w:i/>
          <w:iCs/>
          <w:sz w:val="22"/>
          <w:szCs w:val="22"/>
          <w:highlight w:val="green"/>
        </w:rPr>
        <w:t>75</w:t>
      </w:r>
      <w:r w:rsidRPr="002515FB">
        <w:rPr>
          <w:sz w:val="22"/>
          <w:szCs w:val="22"/>
          <w:highlight w:val="green"/>
        </w:rPr>
        <w:t xml:space="preserve">, </w:t>
      </w:r>
      <w:r w:rsidRPr="002515FB">
        <w:rPr>
          <w:rStyle w:val="bibfpage"/>
          <w:sz w:val="22"/>
          <w:szCs w:val="22"/>
          <w:highlight w:val="green"/>
        </w:rPr>
        <w:t>113</w:t>
      </w:r>
      <w:r w:rsidRPr="002515FB">
        <w:rPr>
          <w:sz w:val="22"/>
          <w:szCs w:val="22"/>
          <w:highlight w:val="green"/>
        </w:rPr>
        <w:t>–</w:t>
      </w:r>
      <w:r w:rsidRPr="002515FB">
        <w:rPr>
          <w:rStyle w:val="biblpage"/>
          <w:sz w:val="22"/>
          <w:szCs w:val="22"/>
          <w:highlight w:val="green"/>
        </w:rPr>
        <w:t>127</w:t>
      </w:r>
      <w:r w:rsidRPr="002515FB">
        <w:rPr>
          <w:sz w:val="22"/>
          <w:szCs w:val="22"/>
          <w:highlight w:val="green"/>
        </w:rPr>
        <w:t xml:space="preserve">. </w:t>
      </w:r>
      <w:hyperlink r:id="rId38" w:history="1">
        <w:r w:rsidRPr="002515FB">
          <w:rPr>
            <w:rStyle w:val="bibdoi"/>
            <w:sz w:val="22"/>
            <w:szCs w:val="22"/>
            <w:highlight w:val="green"/>
          </w:rPr>
          <w:t>https://doi.org/10.1146/annurev-med-070822-101947</w:t>
        </w:r>
      </w:hyperlink>
    </w:p>
    <w:p w14:paraId="585BE3EC" w14:textId="77777777" w:rsidR="005E60AC" w:rsidRPr="002515FB" w:rsidRDefault="005E60AC" w:rsidP="005E60AC">
      <w:pPr>
        <w:pStyle w:val="REF-U"/>
        <w:spacing w:line="480" w:lineRule="auto"/>
        <w:rPr>
          <w:rStyle w:val="AQ"/>
          <w:sz w:val="22"/>
          <w:szCs w:val="22"/>
          <w:highlight w:val="green"/>
        </w:rPr>
      </w:pPr>
      <w:proofErr w:type="spellStart"/>
      <w:proofErr w:type="gramStart"/>
      <w:r w:rsidRPr="002515FB">
        <w:rPr>
          <w:rStyle w:val="bibsurname"/>
          <w:sz w:val="22"/>
          <w:szCs w:val="22"/>
          <w:highlight w:val="green"/>
        </w:rPr>
        <w:t>Tomoda</w:t>
      </w:r>
      <w:proofErr w:type="spellEnd"/>
      <w:r w:rsidRPr="002515FB">
        <w:rPr>
          <w:rStyle w:val="AQ"/>
          <w:sz w:val="22"/>
          <w:szCs w:val="22"/>
          <w:highlight w:val="green"/>
        </w:rPr>
        <w:t xml:space="preserve">, </w:t>
      </w:r>
      <w:r w:rsidRPr="002515FB">
        <w:rPr>
          <w:rStyle w:val="bibfname"/>
          <w:sz w:val="22"/>
          <w:szCs w:val="22"/>
          <w:highlight w:val="green"/>
        </w:rPr>
        <w:t>A.</w:t>
      </w:r>
      <w:r w:rsidRPr="002515FB">
        <w:rPr>
          <w:rStyle w:val="AQ"/>
          <w:sz w:val="22"/>
          <w:szCs w:val="22"/>
          <w:highlight w:val="green"/>
        </w:rPr>
        <w:t xml:space="preserve">, </w:t>
      </w:r>
      <w:proofErr w:type="spellStart"/>
      <w:r w:rsidRPr="002515FB">
        <w:rPr>
          <w:rStyle w:val="bibsurname"/>
          <w:sz w:val="22"/>
          <w:szCs w:val="22"/>
          <w:highlight w:val="green"/>
        </w:rPr>
        <w:t>Nishitani</w:t>
      </w:r>
      <w:proofErr w:type="spellEnd"/>
      <w:r w:rsidRPr="002515FB">
        <w:rPr>
          <w:rStyle w:val="AQ"/>
          <w:sz w:val="22"/>
          <w:szCs w:val="22"/>
          <w:highlight w:val="green"/>
        </w:rPr>
        <w:t xml:space="preserve">, </w:t>
      </w:r>
      <w:r w:rsidRPr="002515FB">
        <w:rPr>
          <w:rStyle w:val="bibfname"/>
          <w:sz w:val="22"/>
          <w:szCs w:val="22"/>
          <w:highlight w:val="green"/>
        </w:rPr>
        <w:t>S.</w:t>
      </w:r>
      <w:r w:rsidRPr="002515FB">
        <w:rPr>
          <w:rStyle w:val="AQ"/>
          <w:sz w:val="22"/>
          <w:szCs w:val="22"/>
          <w:highlight w:val="green"/>
        </w:rPr>
        <w:t xml:space="preserve">, </w:t>
      </w:r>
      <w:proofErr w:type="spellStart"/>
      <w:r w:rsidRPr="002515FB">
        <w:rPr>
          <w:rStyle w:val="bibsurname"/>
          <w:sz w:val="22"/>
          <w:szCs w:val="22"/>
          <w:highlight w:val="green"/>
        </w:rPr>
        <w:t>Takiguchi</w:t>
      </w:r>
      <w:proofErr w:type="spellEnd"/>
      <w:r w:rsidRPr="002515FB">
        <w:rPr>
          <w:rStyle w:val="AQ"/>
          <w:sz w:val="22"/>
          <w:szCs w:val="22"/>
          <w:highlight w:val="green"/>
        </w:rPr>
        <w:t xml:space="preserve">, </w:t>
      </w:r>
      <w:r w:rsidRPr="002515FB">
        <w:rPr>
          <w:rStyle w:val="bibfname"/>
          <w:sz w:val="22"/>
          <w:szCs w:val="22"/>
          <w:highlight w:val="green"/>
        </w:rPr>
        <w:t>S.</w:t>
      </w:r>
      <w:r w:rsidRPr="002515FB">
        <w:rPr>
          <w:rStyle w:val="AQ"/>
          <w:sz w:val="22"/>
          <w:szCs w:val="22"/>
          <w:highlight w:val="green"/>
        </w:rPr>
        <w:t xml:space="preserve">, </w:t>
      </w:r>
      <w:r w:rsidRPr="002515FB">
        <w:rPr>
          <w:rStyle w:val="bibsurname"/>
          <w:sz w:val="22"/>
          <w:szCs w:val="22"/>
          <w:highlight w:val="green"/>
        </w:rPr>
        <w:t>Fujisawa</w:t>
      </w:r>
      <w:r w:rsidRPr="002515FB">
        <w:rPr>
          <w:rStyle w:val="AQ"/>
          <w:sz w:val="22"/>
          <w:szCs w:val="22"/>
          <w:highlight w:val="green"/>
        </w:rPr>
        <w:t xml:space="preserve">, </w:t>
      </w:r>
      <w:r w:rsidRPr="002515FB">
        <w:rPr>
          <w:rStyle w:val="bibfname"/>
          <w:sz w:val="22"/>
          <w:szCs w:val="22"/>
          <w:highlight w:val="green"/>
        </w:rPr>
        <w:t>T. X.</w:t>
      </w:r>
      <w:r w:rsidRPr="002515FB">
        <w:rPr>
          <w:rStyle w:val="AQ"/>
          <w:sz w:val="22"/>
          <w:szCs w:val="22"/>
          <w:highlight w:val="green"/>
        </w:rPr>
        <w:t xml:space="preserve">, </w:t>
      </w:r>
      <w:r w:rsidRPr="002515FB">
        <w:rPr>
          <w:rStyle w:val="bibsurname"/>
          <w:sz w:val="22"/>
          <w:szCs w:val="22"/>
          <w:highlight w:val="green"/>
        </w:rPr>
        <w:t>Sugiyama</w:t>
      </w:r>
      <w:r w:rsidRPr="002515FB">
        <w:rPr>
          <w:rStyle w:val="AQ"/>
          <w:sz w:val="22"/>
          <w:szCs w:val="22"/>
          <w:highlight w:val="green"/>
        </w:rPr>
        <w:t xml:space="preserve">, </w:t>
      </w:r>
      <w:r w:rsidRPr="002515FB">
        <w:rPr>
          <w:rStyle w:val="bibfname"/>
          <w:sz w:val="22"/>
          <w:szCs w:val="22"/>
          <w:highlight w:val="green"/>
        </w:rPr>
        <w:t>T.</w:t>
      </w:r>
      <w:r w:rsidRPr="002515FB">
        <w:rPr>
          <w:rStyle w:val="AQ"/>
          <w:sz w:val="22"/>
          <w:szCs w:val="22"/>
          <w:highlight w:val="green"/>
        </w:rPr>
        <w:t xml:space="preserve">, &amp; </w:t>
      </w:r>
      <w:proofErr w:type="spellStart"/>
      <w:r w:rsidRPr="002515FB">
        <w:rPr>
          <w:rStyle w:val="bibsurname"/>
          <w:sz w:val="22"/>
          <w:szCs w:val="22"/>
          <w:highlight w:val="green"/>
        </w:rPr>
        <w:t>Teicher</w:t>
      </w:r>
      <w:proofErr w:type="spellEnd"/>
      <w:r w:rsidRPr="002515FB">
        <w:rPr>
          <w:rStyle w:val="AQ"/>
          <w:sz w:val="22"/>
          <w:szCs w:val="22"/>
          <w:highlight w:val="green"/>
        </w:rPr>
        <w:t xml:space="preserve">, </w:t>
      </w:r>
      <w:r w:rsidRPr="002515FB">
        <w:rPr>
          <w:rStyle w:val="bibfname"/>
          <w:sz w:val="22"/>
          <w:szCs w:val="22"/>
          <w:highlight w:val="green"/>
        </w:rPr>
        <w:t>M. H.</w:t>
      </w:r>
      <w:r w:rsidRPr="002515FB">
        <w:rPr>
          <w:rStyle w:val="AQ"/>
          <w:sz w:val="22"/>
          <w:szCs w:val="22"/>
          <w:highlight w:val="green"/>
        </w:rPr>
        <w:t xml:space="preserve"> (</w:t>
      </w:r>
      <w:r w:rsidRPr="002515FB">
        <w:rPr>
          <w:rStyle w:val="bibyear"/>
          <w:sz w:val="22"/>
          <w:szCs w:val="22"/>
          <w:highlight w:val="green"/>
        </w:rPr>
        <w:t>2024</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article"/>
          <w:sz w:val="22"/>
          <w:szCs w:val="22"/>
          <w:highlight w:val="green"/>
        </w:rPr>
        <w:t>The neurobiological effects of childhood maltreatment on brain structure, function, and attachment</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journal"/>
          <w:i/>
          <w:highlight w:val="green"/>
        </w:rPr>
        <w:t>European Archives of Psychiatry and Clinical Neuroscience</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doi"/>
          <w:sz w:val="22"/>
          <w:szCs w:val="22"/>
          <w:highlight w:val="green"/>
        </w:rPr>
        <w:t>https://doi.org/10.1007/s00406-024-01779-y</w:t>
      </w:r>
    </w:p>
    <w:p w14:paraId="5843B40B"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t>Truglio-Londrigan</w:t>
      </w:r>
      <w:proofErr w:type="spellEnd"/>
      <w:r w:rsidRPr="002515FB">
        <w:rPr>
          <w:rStyle w:val="AQ"/>
          <w:sz w:val="22"/>
          <w:szCs w:val="22"/>
          <w:highlight w:val="green"/>
        </w:rPr>
        <w:t xml:space="preserve">, </w:t>
      </w:r>
      <w:r w:rsidRPr="002515FB">
        <w:rPr>
          <w:rStyle w:val="bibfname"/>
          <w:sz w:val="22"/>
          <w:szCs w:val="22"/>
          <w:highlight w:val="green"/>
        </w:rPr>
        <w:t>M.</w:t>
      </w:r>
      <w:r w:rsidRPr="002515FB">
        <w:rPr>
          <w:rStyle w:val="AQ"/>
          <w:sz w:val="22"/>
          <w:szCs w:val="22"/>
          <w:highlight w:val="green"/>
        </w:rPr>
        <w:t xml:space="preserve">, &amp; </w:t>
      </w:r>
      <w:r w:rsidRPr="002515FB">
        <w:rPr>
          <w:rStyle w:val="bibsurname"/>
          <w:sz w:val="22"/>
          <w:szCs w:val="22"/>
          <w:highlight w:val="green"/>
        </w:rPr>
        <w:t>Slyer</w:t>
      </w:r>
      <w:r w:rsidRPr="002515FB">
        <w:rPr>
          <w:rStyle w:val="AQ"/>
          <w:sz w:val="22"/>
          <w:szCs w:val="22"/>
          <w:highlight w:val="green"/>
        </w:rPr>
        <w:t xml:space="preserve">, </w:t>
      </w:r>
      <w:r w:rsidRPr="002515FB">
        <w:rPr>
          <w:rStyle w:val="bibfname"/>
          <w:sz w:val="22"/>
          <w:szCs w:val="22"/>
          <w:highlight w:val="green"/>
        </w:rPr>
        <w:t>J.</w:t>
      </w:r>
      <w:r w:rsidRPr="002515FB">
        <w:rPr>
          <w:rStyle w:val="AQ"/>
          <w:sz w:val="22"/>
          <w:szCs w:val="22"/>
          <w:highlight w:val="green"/>
        </w:rPr>
        <w:t xml:space="preserve"> (</w:t>
      </w:r>
      <w:r w:rsidRPr="002515FB">
        <w:rPr>
          <w:rStyle w:val="bibyear"/>
          <w:sz w:val="22"/>
          <w:szCs w:val="22"/>
          <w:highlight w:val="green"/>
        </w:rPr>
        <w:t>2018</w:t>
      </w:r>
      <w:r w:rsidRPr="002515FB">
        <w:rPr>
          <w:rStyle w:val="AQ"/>
          <w:sz w:val="22"/>
          <w:szCs w:val="22"/>
          <w:highlight w:val="green"/>
        </w:rPr>
        <w:t xml:space="preserve">). </w:t>
      </w:r>
      <w:proofErr w:type="gramStart"/>
      <w:r w:rsidRPr="002515FB">
        <w:rPr>
          <w:rStyle w:val="bibarticle"/>
          <w:sz w:val="22"/>
          <w:szCs w:val="22"/>
          <w:highlight w:val="green"/>
        </w:rPr>
        <w:t>Shared decision-making for nursing practice: An integrative review</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sz w:val="22"/>
          <w:szCs w:val="22"/>
          <w:highlight w:val="green"/>
        </w:rPr>
        <w:t>The Open Nursing Journal</w:t>
      </w:r>
      <w:r w:rsidRPr="002515FB">
        <w:rPr>
          <w:sz w:val="22"/>
          <w:szCs w:val="22"/>
          <w:highlight w:val="green"/>
        </w:rPr>
        <w:t xml:space="preserve">, </w:t>
      </w:r>
      <w:r w:rsidRPr="002515FB">
        <w:rPr>
          <w:rStyle w:val="bibvolume"/>
          <w:sz w:val="22"/>
          <w:szCs w:val="22"/>
          <w:highlight w:val="green"/>
        </w:rPr>
        <w:t>12</w:t>
      </w:r>
      <w:r w:rsidRPr="002515FB">
        <w:rPr>
          <w:sz w:val="22"/>
          <w:szCs w:val="22"/>
          <w:highlight w:val="green"/>
        </w:rPr>
        <w:t xml:space="preserve">, </w:t>
      </w:r>
      <w:r w:rsidRPr="002515FB">
        <w:rPr>
          <w:rStyle w:val="bibfpage"/>
          <w:sz w:val="22"/>
          <w:szCs w:val="22"/>
          <w:highlight w:val="green"/>
        </w:rPr>
        <w:t>1</w:t>
      </w:r>
      <w:r w:rsidRPr="002515FB">
        <w:rPr>
          <w:sz w:val="22"/>
          <w:szCs w:val="22"/>
          <w:highlight w:val="green"/>
        </w:rPr>
        <w:t>–</w:t>
      </w:r>
      <w:r w:rsidRPr="002515FB">
        <w:rPr>
          <w:rStyle w:val="biblpage"/>
          <w:sz w:val="22"/>
          <w:szCs w:val="22"/>
          <w:highlight w:val="green"/>
        </w:rPr>
        <w:t>14</w:t>
      </w:r>
      <w:r w:rsidRPr="002515FB">
        <w:rPr>
          <w:sz w:val="22"/>
          <w:szCs w:val="22"/>
          <w:highlight w:val="green"/>
        </w:rPr>
        <w:t xml:space="preserve">. </w:t>
      </w:r>
      <w:proofErr w:type="gramStart"/>
      <w:r w:rsidRPr="002515FB">
        <w:rPr>
          <w:rStyle w:val="bibdoi"/>
          <w:sz w:val="22"/>
          <w:szCs w:val="22"/>
          <w:highlight w:val="green"/>
        </w:rPr>
        <w:t>doi:</w:t>
      </w:r>
      <w:proofErr w:type="gramEnd"/>
      <w:r w:rsidRPr="002515FB">
        <w:rPr>
          <w:rStyle w:val="bibdoi"/>
          <w:sz w:val="22"/>
          <w:szCs w:val="22"/>
          <w:highlight w:val="green"/>
        </w:rPr>
        <w:t>10.2174/1874434601812010001</w:t>
      </w:r>
    </w:p>
    <w:p w14:paraId="385EE5A2" w14:textId="77777777" w:rsidR="005E60AC" w:rsidRPr="002515FB" w:rsidRDefault="005E60AC" w:rsidP="005E60AC">
      <w:pPr>
        <w:pStyle w:val="REF-U"/>
        <w:spacing w:line="480" w:lineRule="auto"/>
        <w:rPr>
          <w:rStyle w:val="AQ"/>
          <w:sz w:val="22"/>
          <w:szCs w:val="22"/>
          <w:highlight w:val="green"/>
        </w:rPr>
      </w:pPr>
      <w:proofErr w:type="spellStart"/>
      <w:r w:rsidRPr="002515FB">
        <w:rPr>
          <w:rStyle w:val="bibsurname"/>
          <w:sz w:val="22"/>
          <w:szCs w:val="22"/>
          <w:highlight w:val="green"/>
        </w:rPr>
        <w:t>Turnwald</w:t>
      </w:r>
      <w:proofErr w:type="spellEnd"/>
      <w:r w:rsidRPr="002515FB">
        <w:rPr>
          <w:rStyle w:val="AQ"/>
          <w:sz w:val="22"/>
          <w:szCs w:val="22"/>
          <w:highlight w:val="green"/>
        </w:rPr>
        <w:t xml:space="preserve">, </w:t>
      </w:r>
      <w:r w:rsidRPr="002515FB">
        <w:rPr>
          <w:rStyle w:val="bibfname"/>
          <w:sz w:val="22"/>
          <w:szCs w:val="22"/>
          <w:highlight w:val="green"/>
        </w:rPr>
        <w:t>B. P.</w:t>
      </w:r>
      <w:r w:rsidRPr="002515FB">
        <w:rPr>
          <w:rStyle w:val="AQ"/>
          <w:sz w:val="22"/>
          <w:szCs w:val="22"/>
          <w:highlight w:val="green"/>
        </w:rPr>
        <w:t xml:space="preserve">, </w:t>
      </w:r>
      <w:proofErr w:type="spellStart"/>
      <w:r w:rsidRPr="002515FB">
        <w:rPr>
          <w:rStyle w:val="bibsurname"/>
          <w:sz w:val="22"/>
          <w:szCs w:val="22"/>
          <w:highlight w:val="green"/>
        </w:rPr>
        <w:t>Goyer</w:t>
      </w:r>
      <w:proofErr w:type="spellEnd"/>
      <w:r w:rsidRPr="002515FB">
        <w:rPr>
          <w:rStyle w:val="AQ"/>
          <w:sz w:val="22"/>
          <w:szCs w:val="22"/>
          <w:highlight w:val="green"/>
        </w:rPr>
        <w:t xml:space="preserve">, </w:t>
      </w:r>
      <w:r w:rsidRPr="002515FB">
        <w:rPr>
          <w:rStyle w:val="bibfname"/>
          <w:sz w:val="22"/>
          <w:szCs w:val="22"/>
          <w:highlight w:val="green"/>
        </w:rPr>
        <w:t>J. P.</w:t>
      </w:r>
      <w:r w:rsidRPr="002515FB">
        <w:rPr>
          <w:rStyle w:val="AQ"/>
          <w:sz w:val="22"/>
          <w:szCs w:val="22"/>
          <w:highlight w:val="green"/>
        </w:rPr>
        <w:t xml:space="preserve">, </w:t>
      </w:r>
      <w:r w:rsidRPr="002515FB">
        <w:rPr>
          <w:rStyle w:val="bibsurname"/>
          <w:sz w:val="22"/>
          <w:szCs w:val="22"/>
          <w:highlight w:val="green"/>
        </w:rPr>
        <w:t>Boles</w:t>
      </w:r>
      <w:r w:rsidRPr="002515FB">
        <w:rPr>
          <w:rStyle w:val="AQ"/>
          <w:sz w:val="22"/>
          <w:szCs w:val="22"/>
          <w:highlight w:val="green"/>
        </w:rPr>
        <w:t xml:space="preserve">, </w:t>
      </w:r>
      <w:r w:rsidRPr="002515FB">
        <w:rPr>
          <w:rStyle w:val="bibfname"/>
          <w:sz w:val="22"/>
          <w:szCs w:val="22"/>
          <w:highlight w:val="green"/>
        </w:rPr>
        <w:t>D. Z.</w:t>
      </w:r>
      <w:r w:rsidRPr="002515FB">
        <w:rPr>
          <w:rStyle w:val="AQ"/>
          <w:sz w:val="22"/>
          <w:szCs w:val="22"/>
          <w:highlight w:val="green"/>
        </w:rPr>
        <w:t xml:space="preserve">, </w:t>
      </w:r>
      <w:proofErr w:type="spellStart"/>
      <w:r w:rsidRPr="002515FB">
        <w:rPr>
          <w:rStyle w:val="bibsurname"/>
          <w:sz w:val="22"/>
          <w:szCs w:val="22"/>
          <w:highlight w:val="green"/>
        </w:rPr>
        <w:t>Silder</w:t>
      </w:r>
      <w:proofErr w:type="spellEnd"/>
      <w:r w:rsidRPr="002515FB">
        <w:rPr>
          <w:rStyle w:val="AQ"/>
          <w:sz w:val="22"/>
          <w:szCs w:val="22"/>
          <w:highlight w:val="green"/>
        </w:rPr>
        <w:t xml:space="preserve">, </w:t>
      </w:r>
      <w:r w:rsidRPr="002515FB">
        <w:rPr>
          <w:rStyle w:val="bibfname"/>
          <w:sz w:val="22"/>
          <w:szCs w:val="22"/>
          <w:highlight w:val="green"/>
        </w:rPr>
        <w:t>A.</w:t>
      </w:r>
      <w:r w:rsidRPr="002515FB">
        <w:rPr>
          <w:rStyle w:val="AQ"/>
          <w:sz w:val="22"/>
          <w:szCs w:val="22"/>
          <w:highlight w:val="green"/>
        </w:rPr>
        <w:t xml:space="preserve">, </w:t>
      </w:r>
      <w:proofErr w:type="spellStart"/>
      <w:r w:rsidRPr="002515FB">
        <w:rPr>
          <w:rStyle w:val="bibsurname"/>
          <w:sz w:val="22"/>
          <w:szCs w:val="22"/>
          <w:highlight w:val="green"/>
        </w:rPr>
        <w:t>Delp</w:t>
      </w:r>
      <w:proofErr w:type="spellEnd"/>
      <w:r w:rsidRPr="002515FB">
        <w:rPr>
          <w:rStyle w:val="AQ"/>
          <w:sz w:val="22"/>
          <w:szCs w:val="22"/>
          <w:highlight w:val="green"/>
        </w:rPr>
        <w:t xml:space="preserve">, </w:t>
      </w:r>
      <w:r w:rsidRPr="002515FB">
        <w:rPr>
          <w:rStyle w:val="bibfname"/>
          <w:sz w:val="22"/>
          <w:szCs w:val="22"/>
          <w:highlight w:val="green"/>
        </w:rPr>
        <w:t>S. L.</w:t>
      </w:r>
      <w:r w:rsidRPr="002515FB">
        <w:rPr>
          <w:rStyle w:val="AQ"/>
          <w:sz w:val="22"/>
          <w:szCs w:val="22"/>
          <w:highlight w:val="green"/>
        </w:rPr>
        <w:t xml:space="preserve">, &amp; </w:t>
      </w:r>
      <w:r w:rsidRPr="002515FB">
        <w:rPr>
          <w:rStyle w:val="bibsurname"/>
          <w:sz w:val="22"/>
          <w:szCs w:val="22"/>
          <w:highlight w:val="green"/>
        </w:rPr>
        <w:t>Crum</w:t>
      </w:r>
      <w:r w:rsidRPr="002515FB">
        <w:rPr>
          <w:rStyle w:val="AQ"/>
          <w:sz w:val="22"/>
          <w:szCs w:val="22"/>
          <w:highlight w:val="green"/>
        </w:rPr>
        <w:t xml:space="preserve">, </w:t>
      </w:r>
      <w:r w:rsidRPr="002515FB">
        <w:rPr>
          <w:rStyle w:val="bibfname"/>
          <w:sz w:val="22"/>
          <w:szCs w:val="22"/>
          <w:highlight w:val="green"/>
        </w:rPr>
        <w:t>A. J.</w:t>
      </w:r>
      <w:r w:rsidRPr="002515FB">
        <w:rPr>
          <w:rStyle w:val="AQ"/>
          <w:sz w:val="22"/>
          <w:szCs w:val="22"/>
          <w:highlight w:val="green"/>
        </w:rPr>
        <w:t xml:space="preserve"> (</w:t>
      </w:r>
      <w:r w:rsidRPr="002515FB">
        <w:rPr>
          <w:rStyle w:val="bibyear"/>
          <w:sz w:val="22"/>
          <w:szCs w:val="22"/>
          <w:highlight w:val="green"/>
        </w:rPr>
        <w:t>2019</w:t>
      </w:r>
      <w:r w:rsidRPr="002515FB">
        <w:rPr>
          <w:rStyle w:val="AQ"/>
          <w:sz w:val="22"/>
          <w:szCs w:val="22"/>
          <w:highlight w:val="green"/>
        </w:rPr>
        <w:t xml:space="preserve">). </w:t>
      </w:r>
      <w:r w:rsidRPr="002515FB">
        <w:rPr>
          <w:rStyle w:val="bibarticle"/>
          <w:sz w:val="22"/>
          <w:szCs w:val="22"/>
          <w:highlight w:val="green"/>
        </w:rPr>
        <w:t>Learning one’s genetic risk changes physiology independent of actual genetic risk</w:t>
      </w:r>
      <w:r w:rsidRPr="002515FB">
        <w:rPr>
          <w:rStyle w:val="AQ"/>
          <w:sz w:val="22"/>
          <w:szCs w:val="22"/>
          <w:highlight w:val="green"/>
        </w:rPr>
        <w:t xml:space="preserve">. </w:t>
      </w:r>
      <w:r w:rsidRPr="002515FB">
        <w:rPr>
          <w:rStyle w:val="bibjournal"/>
          <w:sz w:val="22"/>
          <w:szCs w:val="22"/>
          <w:highlight w:val="green"/>
        </w:rPr>
        <w:t>Nature</w:t>
      </w:r>
      <w:r w:rsidRPr="002515FB">
        <w:rPr>
          <w:sz w:val="22"/>
          <w:szCs w:val="22"/>
          <w:highlight w:val="green"/>
        </w:rPr>
        <w:t xml:space="preserve">, </w:t>
      </w:r>
      <w:r w:rsidRPr="002515FB">
        <w:rPr>
          <w:rStyle w:val="bibvolume"/>
          <w:sz w:val="22"/>
          <w:szCs w:val="22"/>
          <w:highlight w:val="green"/>
        </w:rPr>
        <w:t>3</w:t>
      </w:r>
      <w:r w:rsidRPr="002515FB">
        <w:rPr>
          <w:sz w:val="22"/>
          <w:szCs w:val="22"/>
          <w:highlight w:val="green"/>
        </w:rPr>
        <w:t xml:space="preserve">, </w:t>
      </w:r>
      <w:r w:rsidRPr="002515FB">
        <w:rPr>
          <w:rStyle w:val="bibfpage"/>
          <w:sz w:val="22"/>
          <w:szCs w:val="22"/>
          <w:highlight w:val="green"/>
        </w:rPr>
        <w:t>48</w:t>
      </w:r>
      <w:r w:rsidRPr="002515FB">
        <w:rPr>
          <w:sz w:val="22"/>
          <w:szCs w:val="22"/>
          <w:highlight w:val="green"/>
        </w:rPr>
        <w:t>–</w:t>
      </w:r>
      <w:r w:rsidRPr="002515FB">
        <w:rPr>
          <w:rStyle w:val="biblpage"/>
          <w:sz w:val="22"/>
          <w:szCs w:val="22"/>
          <w:highlight w:val="green"/>
        </w:rPr>
        <w:t>56</w:t>
      </w:r>
      <w:r w:rsidRPr="002515FB">
        <w:rPr>
          <w:sz w:val="22"/>
          <w:szCs w:val="22"/>
          <w:highlight w:val="green"/>
        </w:rPr>
        <w:t xml:space="preserve">. </w:t>
      </w:r>
      <w:proofErr w:type="gramStart"/>
      <w:r w:rsidRPr="002515FB">
        <w:rPr>
          <w:rStyle w:val="bibdoi"/>
          <w:sz w:val="22"/>
          <w:szCs w:val="22"/>
          <w:highlight w:val="green"/>
        </w:rPr>
        <w:t>doi:</w:t>
      </w:r>
      <w:proofErr w:type="gramEnd"/>
      <w:r w:rsidRPr="002515FB">
        <w:rPr>
          <w:rStyle w:val="bibdoi"/>
          <w:sz w:val="22"/>
          <w:szCs w:val="22"/>
          <w:highlight w:val="green"/>
        </w:rPr>
        <w:t>10.1038/s41562-018-0483-4</w:t>
      </w:r>
    </w:p>
    <w:p w14:paraId="2B9C5750" w14:textId="77777777" w:rsidR="005E60AC" w:rsidRPr="002515FB" w:rsidRDefault="005E60AC" w:rsidP="005E60AC">
      <w:pPr>
        <w:pStyle w:val="REF-U"/>
        <w:spacing w:line="480" w:lineRule="auto"/>
        <w:rPr>
          <w:rStyle w:val="AQ"/>
          <w:sz w:val="22"/>
          <w:szCs w:val="22"/>
          <w:highlight w:val="green"/>
        </w:rPr>
      </w:pPr>
      <w:proofErr w:type="gramStart"/>
      <w:r w:rsidRPr="002515FB">
        <w:rPr>
          <w:rStyle w:val="biborganization"/>
          <w:highlight w:val="green"/>
        </w:rPr>
        <w:t>U.S. Department of Veteran’s Affairs</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AQ"/>
          <w:sz w:val="22"/>
          <w:szCs w:val="22"/>
          <w:highlight w:val="green"/>
        </w:rPr>
        <w:t>(</w:t>
      </w:r>
      <w:proofErr w:type="spellStart"/>
      <w:r w:rsidRPr="002515FB">
        <w:rPr>
          <w:rStyle w:val="bibyear"/>
          <w:highlight w:val="green"/>
        </w:rPr>
        <w:t>n.d.</w:t>
      </w:r>
      <w:proofErr w:type="spellEnd"/>
      <w:r w:rsidRPr="002515FB">
        <w:rPr>
          <w:rStyle w:val="AQ"/>
          <w:sz w:val="22"/>
          <w:szCs w:val="22"/>
          <w:highlight w:val="green"/>
        </w:rPr>
        <w:t>).</w:t>
      </w:r>
      <w:proofErr w:type="gramEnd"/>
      <w:r w:rsidRPr="002515FB">
        <w:rPr>
          <w:rStyle w:val="AQ"/>
          <w:sz w:val="22"/>
          <w:szCs w:val="22"/>
          <w:highlight w:val="green"/>
        </w:rPr>
        <w:t xml:space="preserve"> </w:t>
      </w:r>
      <w:r w:rsidRPr="002515FB">
        <w:rPr>
          <w:rStyle w:val="bibtitle"/>
          <w:highlight w:val="green"/>
        </w:rPr>
        <w:t>Misty found healing for MST in a women’s group [Video file]</w:t>
      </w:r>
      <w:r w:rsidRPr="002515FB">
        <w:rPr>
          <w:highlight w:val="green"/>
        </w:rPr>
        <w:t xml:space="preserve">. Retrieved from </w:t>
      </w:r>
      <w:r w:rsidRPr="002515FB">
        <w:rPr>
          <w:rStyle w:val="biburl"/>
          <w:highlight w:val="green"/>
        </w:rPr>
        <w:t>https://maketheconnection.net/stories/642</w:t>
      </w:r>
    </w:p>
    <w:p w14:paraId="27CE5B46"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van</w:t>
      </w:r>
      <w:proofErr w:type="gramEnd"/>
      <w:r w:rsidRPr="002515FB">
        <w:rPr>
          <w:rStyle w:val="bibsurname"/>
          <w:sz w:val="22"/>
          <w:szCs w:val="22"/>
          <w:highlight w:val="green"/>
        </w:rPr>
        <w:t xml:space="preserve"> der </w:t>
      </w:r>
      <w:proofErr w:type="spellStart"/>
      <w:r w:rsidRPr="002515FB">
        <w:rPr>
          <w:rStyle w:val="bibsurname"/>
          <w:sz w:val="22"/>
          <w:szCs w:val="22"/>
          <w:highlight w:val="green"/>
        </w:rPr>
        <w:t>Kolk</w:t>
      </w:r>
      <w:proofErr w:type="spellEnd"/>
      <w:r w:rsidRPr="002515FB">
        <w:rPr>
          <w:rStyle w:val="AQ"/>
          <w:sz w:val="22"/>
          <w:szCs w:val="22"/>
          <w:highlight w:val="green"/>
        </w:rPr>
        <w:t xml:space="preserve">, </w:t>
      </w:r>
      <w:r w:rsidRPr="002515FB">
        <w:rPr>
          <w:rStyle w:val="bibfname"/>
          <w:sz w:val="22"/>
          <w:szCs w:val="22"/>
          <w:highlight w:val="green"/>
        </w:rPr>
        <w:t>B.</w:t>
      </w:r>
      <w:r w:rsidRPr="002515FB">
        <w:rPr>
          <w:rStyle w:val="AQ"/>
          <w:sz w:val="22"/>
          <w:szCs w:val="22"/>
          <w:highlight w:val="green"/>
        </w:rPr>
        <w:t xml:space="preserve"> (</w:t>
      </w:r>
      <w:r w:rsidRPr="002515FB">
        <w:rPr>
          <w:rStyle w:val="bibyear"/>
          <w:sz w:val="22"/>
          <w:szCs w:val="22"/>
          <w:highlight w:val="green"/>
        </w:rPr>
        <w:t>2014</w:t>
      </w:r>
      <w:r w:rsidRPr="002515FB">
        <w:rPr>
          <w:rStyle w:val="AQ"/>
          <w:sz w:val="22"/>
          <w:szCs w:val="22"/>
          <w:highlight w:val="green"/>
        </w:rPr>
        <w:t xml:space="preserve">). </w:t>
      </w:r>
      <w:r w:rsidRPr="002515FB">
        <w:rPr>
          <w:rStyle w:val="bibbook"/>
          <w:sz w:val="22"/>
          <w:szCs w:val="22"/>
          <w:highlight w:val="green"/>
        </w:rPr>
        <w:t>The body keeps the score: Brain, mind, and body in the healing of trauma</w:t>
      </w:r>
      <w:r w:rsidRPr="002515FB">
        <w:rPr>
          <w:sz w:val="22"/>
          <w:szCs w:val="22"/>
          <w:highlight w:val="green"/>
        </w:rPr>
        <w:t xml:space="preserve">. </w:t>
      </w:r>
      <w:r w:rsidRPr="002515FB">
        <w:rPr>
          <w:rStyle w:val="biblocation"/>
          <w:sz w:val="22"/>
          <w:szCs w:val="22"/>
          <w:highlight w:val="green"/>
        </w:rPr>
        <w:t>New York, NY</w:t>
      </w:r>
      <w:r w:rsidRPr="002515FB">
        <w:rPr>
          <w:sz w:val="22"/>
          <w:szCs w:val="22"/>
          <w:highlight w:val="green"/>
        </w:rPr>
        <w:t xml:space="preserve">: </w:t>
      </w:r>
      <w:r w:rsidRPr="002515FB">
        <w:rPr>
          <w:rStyle w:val="bibpublisher"/>
          <w:sz w:val="22"/>
          <w:szCs w:val="22"/>
          <w:highlight w:val="green"/>
        </w:rPr>
        <w:t>Penguin Books</w:t>
      </w:r>
      <w:r w:rsidRPr="002515FB">
        <w:rPr>
          <w:sz w:val="22"/>
          <w:szCs w:val="22"/>
          <w:highlight w:val="green"/>
        </w:rPr>
        <w:t>.</w:t>
      </w:r>
    </w:p>
    <w:p w14:paraId="329063A6" w14:textId="6184561C" w:rsidR="005E60AC" w:rsidRPr="0034174B" w:rsidRDefault="005E60AC" w:rsidP="005E60AC">
      <w:pPr>
        <w:pStyle w:val="REF-U"/>
        <w:spacing w:line="480" w:lineRule="auto"/>
        <w:rPr>
          <w:rStyle w:val="AQ"/>
          <w:sz w:val="22"/>
          <w:szCs w:val="22"/>
        </w:rPr>
      </w:pPr>
      <w:r w:rsidRPr="0034174B">
        <w:rPr>
          <w:rStyle w:val="bibsurname"/>
          <w:sz w:val="22"/>
          <w:szCs w:val="22"/>
        </w:rPr>
        <w:lastRenderedPageBreak/>
        <w:t xml:space="preserve">van </w:t>
      </w:r>
      <w:proofErr w:type="spellStart"/>
      <w:r w:rsidRPr="0034174B">
        <w:rPr>
          <w:rStyle w:val="bibsurname"/>
          <w:sz w:val="22"/>
          <w:szCs w:val="22"/>
        </w:rPr>
        <w:t>Rooij</w:t>
      </w:r>
      <w:proofErr w:type="spellEnd"/>
      <w:r w:rsidRPr="0034174B">
        <w:rPr>
          <w:sz w:val="22"/>
          <w:szCs w:val="22"/>
        </w:rPr>
        <w:t xml:space="preserve">, </w:t>
      </w:r>
      <w:r w:rsidRPr="0034174B">
        <w:rPr>
          <w:rStyle w:val="bibfname"/>
          <w:sz w:val="22"/>
          <w:szCs w:val="22"/>
        </w:rPr>
        <w:t>S. J. H.</w:t>
      </w:r>
      <w:r w:rsidRPr="0034174B">
        <w:rPr>
          <w:sz w:val="22"/>
          <w:szCs w:val="22"/>
        </w:rPr>
        <w:t xml:space="preserve">, </w:t>
      </w:r>
      <w:r w:rsidRPr="0034174B">
        <w:rPr>
          <w:rStyle w:val="bibsurname"/>
          <w:sz w:val="22"/>
          <w:szCs w:val="22"/>
        </w:rPr>
        <w:t>Santos</w:t>
      </w:r>
      <w:r w:rsidRPr="0034174B">
        <w:rPr>
          <w:sz w:val="22"/>
          <w:szCs w:val="22"/>
        </w:rPr>
        <w:t xml:space="preserve">, </w:t>
      </w:r>
      <w:r w:rsidRPr="0034174B">
        <w:rPr>
          <w:rStyle w:val="bibfname"/>
          <w:sz w:val="22"/>
          <w:szCs w:val="22"/>
        </w:rPr>
        <w:t>J. L.</w:t>
      </w:r>
      <w:r w:rsidRPr="0034174B">
        <w:rPr>
          <w:sz w:val="22"/>
          <w:szCs w:val="22"/>
        </w:rPr>
        <w:t xml:space="preserve">, </w:t>
      </w:r>
      <w:r w:rsidRPr="0034174B">
        <w:rPr>
          <w:rStyle w:val="bibsurname"/>
          <w:sz w:val="22"/>
          <w:szCs w:val="22"/>
        </w:rPr>
        <w:t>Hinojosa</w:t>
      </w:r>
      <w:r w:rsidRPr="0034174B">
        <w:rPr>
          <w:sz w:val="22"/>
          <w:szCs w:val="22"/>
        </w:rPr>
        <w:t xml:space="preserve">, </w:t>
      </w:r>
      <w:r w:rsidRPr="0034174B">
        <w:rPr>
          <w:rStyle w:val="bibfname"/>
          <w:sz w:val="22"/>
          <w:szCs w:val="22"/>
        </w:rPr>
        <w:t>C. A.</w:t>
      </w:r>
      <w:r w:rsidRPr="0034174B">
        <w:rPr>
          <w:sz w:val="22"/>
          <w:szCs w:val="22"/>
        </w:rPr>
        <w:t xml:space="preserve">, </w:t>
      </w:r>
      <w:r w:rsidRPr="0034174B">
        <w:rPr>
          <w:rStyle w:val="bibsurname"/>
          <w:sz w:val="22"/>
          <w:szCs w:val="22"/>
        </w:rPr>
        <w:t>Ely</w:t>
      </w:r>
      <w:r w:rsidRPr="0034174B">
        <w:rPr>
          <w:sz w:val="22"/>
          <w:szCs w:val="22"/>
        </w:rPr>
        <w:t xml:space="preserve">, </w:t>
      </w:r>
      <w:r w:rsidRPr="0034174B">
        <w:rPr>
          <w:rStyle w:val="bibfname"/>
          <w:sz w:val="22"/>
          <w:szCs w:val="22"/>
        </w:rPr>
        <w:t>T. D.</w:t>
      </w:r>
      <w:r w:rsidRPr="0034174B">
        <w:rPr>
          <w:sz w:val="22"/>
          <w:szCs w:val="22"/>
        </w:rPr>
        <w:t xml:space="preserve">, </w:t>
      </w:r>
      <w:r w:rsidRPr="0034174B">
        <w:rPr>
          <w:rStyle w:val="bibsurname"/>
          <w:sz w:val="22"/>
          <w:szCs w:val="22"/>
        </w:rPr>
        <w:t>Harnett</w:t>
      </w:r>
      <w:r w:rsidRPr="0034174B">
        <w:rPr>
          <w:sz w:val="22"/>
          <w:szCs w:val="22"/>
        </w:rPr>
        <w:t xml:space="preserve">, </w:t>
      </w:r>
      <w:r w:rsidRPr="0034174B">
        <w:rPr>
          <w:rStyle w:val="bibfname"/>
          <w:sz w:val="22"/>
          <w:szCs w:val="22"/>
        </w:rPr>
        <w:t>N. G.</w:t>
      </w:r>
      <w:r w:rsidRPr="0034174B">
        <w:rPr>
          <w:sz w:val="22"/>
          <w:szCs w:val="22"/>
        </w:rPr>
        <w:t xml:space="preserve">, </w:t>
      </w:r>
      <w:proofErr w:type="spellStart"/>
      <w:r w:rsidRPr="0034174B">
        <w:rPr>
          <w:rStyle w:val="bibsurname"/>
          <w:sz w:val="22"/>
          <w:szCs w:val="22"/>
        </w:rPr>
        <w:t>Murty</w:t>
      </w:r>
      <w:proofErr w:type="spellEnd"/>
      <w:r w:rsidRPr="0034174B">
        <w:rPr>
          <w:sz w:val="22"/>
          <w:szCs w:val="22"/>
        </w:rPr>
        <w:t xml:space="preserve">, </w:t>
      </w:r>
      <w:r w:rsidRPr="0034174B">
        <w:rPr>
          <w:rStyle w:val="bibfname"/>
          <w:sz w:val="22"/>
          <w:szCs w:val="22"/>
        </w:rPr>
        <w:t>V. P.</w:t>
      </w:r>
      <w:r w:rsidRPr="0034174B">
        <w:rPr>
          <w:sz w:val="22"/>
          <w:szCs w:val="22"/>
        </w:rPr>
        <w:t xml:space="preserve">, </w:t>
      </w:r>
      <w:proofErr w:type="spellStart"/>
      <w:r w:rsidRPr="0034174B">
        <w:rPr>
          <w:rStyle w:val="bibsurname"/>
          <w:sz w:val="22"/>
          <w:szCs w:val="22"/>
        </w:rPr>
        <w:t>Lebois</w:t>
      </w:r>
      <w:proofErr w:type="spellEnd"/>
      <w:r w:rsidRPr="0034174B">
        <w:rPr>
          <w:sz w:val="22"/>
          <w:szCs w:val="22"/>
        </w:rPr>
        <w:t xml:space="preserve">, </w:t>
      </w:r>
      <w:r w:rsidRPr="0034174B">
        <w:rPr>
          <w:rStyle w:val="bibfname"/>
          <w:sz w:val="22"/>
          <w:szCs w:val="22"/>
        </w:rPr>
        <w:t>L. A. M.</w:t>
      </w:r>
      <w:r w:rsidRPr="0034174B">
        <w:rPr>
          <w:sz w:val="22"/>
          <w:szCs w:val="22"/>
        </w:rPr>
        <w:t xml:space="preserve">, </w:t>
      </w:r>
      <w:proofErr w:type="spellStart"/>
      <w:r w:rsidRPr="0034174B">
        <w:rPr>
          <w:rStyle w:val="bibsurname"/>
          <w:sz w:val="22"/>
          <w:szCs w:val="22"/>
        </w:rPr>
        <w:t>Jovanovic</w:t>
      </w:r>
      <w:proofErr w:type="spellEnd"/>
      <w:r w:rsidRPr="0034174B">
        <w:rPr>
          <w:sz w:val="22"/>
          <w:szCs w:val="22"/>
        </w:rPr>
        <w:t xml:space="preserve">, </w:t>
      </w:r>
      <w:r w:rsidRPr="0034174B">
        <w:rPr>
          <w:rStyle w:val="bibfname"/>
          <w:sz w:val="22"/>
          <w:szCs w:val="22"/>
        </w:rPr>
        <w:t>T.</w:t>
      </w:r>
      <w:r w:rsidRPr="0034174B">
        <w:rPr>
          <w:sz w:val="22"/>
          <w:szCs w:val="22"/>
        </w:rPr>
        <w:t xml:space="preserve">, </w:t>
      </w:r>
      <w:r w:rsidRPr="0034174B">
        <w:rPr>
          <w:rStyle w:val="bibsurname"/>
          <w:sz w:val="22"/>
          <w:szCs w:val="22"/>
        </w:rPr>
        <w:t>House</w:t>
      </w:r>
      <w:r w:rsidRPr="0034174B">
        <w:rPr>
          <w:sz w:val="22"/>
          <w:szCs w:val="22"/>
        </w:rPr>
        <w:t xml:space="preserve">, </w:t>
      </w:r>
      <w:r w:rsidRPr="0034174B">
        <w:rPr>
          <w:rStyle w:val="bibfname"/>
          <w:sz w:val="22"/>
          <w:szCs w:val="22"/>
        </w:rPr>
        <w:t>S. L.</w:t>
      </w:r>
      <w:r w:rsidRPr="0034174B">
        <w:rPr>
          <w:sz w:val="22"/>
          <w:szCs w:val="22"/>
        </w:rPr>
        <w:t xml:space="preserve">, </w:t>
      </w:r>
      <w:r w:rsidRPr="0034174B">
        <w:rPr>
          <w:rStyle w:val="bibsurname"/>
          <w:sz w:val="22"/>
          <w:szCs w:val="22"/>
        </w:rPr>
        <w:t>Bruce</w:t>
      </w:r>
      <w:r w:rsidRPr="0034174B">
        <w:rPr>
          <w:sz w:val="22"/>
          <w:szCs w:val="22"/>
        </w:rPr>
        <w:t xml:space="preserve">, </w:t>
      </w:r>
      <w:r w:rsidRPr="0034174B">
        <w:rPr>
          <w:rStyle w:val="bibfname"/>
          <w:sz w:val="22"/>
          <w:szCs w:val="22"/>
        </w:rPr>
        <w:t>S. E.</w:t>
      </w:r>
      <w:r w:rsidRPr="0034174B">
        <w:rPr>
          <w:sz w:val="22"/>
          <w:szCs w:val="22"/>
        </w:rPr>
        <w:t xml:space="preserve">, </w:t>
      </w:r>
      <w:proofErr w:type="spellStart"/>
      <w:r w:rsidRPr="0034174B">
        <w:rPr>
          <w:rStyle w:val="bibsurname"/>
          <w:sz w:val="22"/>
          <w:szCs w:val="22"/>
        </w:rPr>
        <w:t>Beaudoin</w:t>
      </w:r>
      <w:proofErr w:type="spellEnd"/>
      <w:r w:rsidRPr="0034174B">
        <w:rPr>
          <w:sz w:val="22"/>
          <w:szCs w:val="22"/>
        </w:rPr>
        <w:t xml:space="preserve">, </w:t>
      </w:r>
      <w:r w:rsidRPr="0034174B">
        <w:rPr>
          <w:rStyle w:val="bibfname"/>
          <w:sz w:val="22"/>
          <w:szCs w:val="22"/>
        </w:rPr>
        <w:t>F. L.</w:t>
      </w:r>
      <w:r w:rsidRPr="0034174B">
        <w:rPr>
          <w:sz w:val="22"/>
          <w:szCs w:val="22"/>
        </w:rPr>
        <w:t xml:space="preserve">, </w:t>
      </w:r>
      <w:r w:rsidRPr="0034174B">
        <w:rPr>
          <w:rStyle w:val="bibsurname"/>
          <w:sz w:val="22"/>
          <w:szCs w:val="22"/>
        </w:rPr>
        <w:t>An</w:t>
      </w:r>
      <w:r w:rsidRPr="0034174B">
        <w:rPr>
          <w:sz w:val="22"/>
          <w:szCs w:val="22"/>
        </w:rPr>
        <w:t xml:space="preserve">, </w:t>
      </w:r>
      <w:r w:rsidRPr="0034174B">
        <w:rPr>
          <w:rStyle w:val="bibfname"/>
          <w:sz w:val="22"/>
          <w:szCs w:val="22"/>
        </w:rPr>
        <w:t>X.</w:t>
      </w:r>
      <w:r w:rsidRPr="0034174B">
        <w:rPr>
          <w:sz w:val="22"/>
          <w:szCs w:val="22"/>
        </w:rPr>
        <w:t xml:space="preserve">, </w:t>
      </w:r>
      <w:proofErr w:type="spellStart"/>
      <w:r w:rsidRPr="0034174B">
        <w:rPr>
          <w:rStyle w:val="bibsurname"/>
          <w:sz w:val="22"/>
          <w:szCs w:val="22"/>
        </w:rPr>
        <w:t>Neylan</w:t>
      </w:r>
      <w:proofErr w:type="spellEnd"/>
      <w:r w:rsidRPr="0034174B">
        <w:rPr>
          <w:sz w:val="22"/>
          <w:szCs w:val="22"/>
        </w:rPr>
        <w:t xml:space="preserve">, </w:t>
      </w:r>
      <w:r w:rsidRPr="0034174B">
        <w:rPr>
          <w:rStyle w:val="bibfname"/>
          <w:sz w:val="22"/>
          <w:szCs w:val="22"/>
        </w:rPr>
        <w:t>T. C.</w:t>
      </w:r>
      <w:r w:rsidRPr="0034174B">
        <w:rPr>
          <w:sz w:val="22"/>
          <w:szCs w:val="22"/>
        </w:rPr>
        <w:t xml:space="preserve">, </w:t>
      </w:r>
      <w:r w:rsidRPr="0034174B">
        <w:rPr>
          <w:rStyle w:val="bibsurname"/>
          <w:sz w:val="22"/>
          <w:szCs w:val="22"/>
        </w:rPr>
        <w:t>Clifford</w:t>
      </w:r>
      <w:r w:rsidRPr="0034174B">
        <w:rPr>
          <w:sz w:val="22"/>
          <w:szCs w:val="22"/>
        </w:rPr>
        <w:t xml:space="preserve">, </w:t>
      </w:r>
      <w:r w:rsidRPr="0034174B">
        <w:rPr>
          <w:rStyle w:val="bibfname"/>
          <w:sz w:val="22"/>
          <w:szCs w:val="22"/>
        </w:rPr>
        <w:t>G. D.</w:t>
      </w:r>
      <w:r w:rsidRPr="0034174B">
        <w:rPr>
          <w:sz w:val="22"/>
          <w:szCs w:val="22"/>
        </w:rPr>
        <w:t xml:space="preserve">, </w:t>
      </w:r>
      <w:proofErr w:type="spellStart"/>
      <w:r w:rsidRPr="0034174B">
        <w:rPr>
          <w:rStyle w:val="bibsurname"/>
          <w:sz w:val="22"/>
          <w:szCs w:val="22"/>
        </w:rPr>
        <w:t>Linnstaedt</w:t>
      </w:r>
      <w:proofErr w:type="spellEnd"/>
      <w:r w:rsidRPr="0034174B">
        <w:rPr>
          <w:sz w:val="22"/>
          <w:szCs w:val="22"/>
        </w:rPr>
        <w:t xml:space="preserve">, </w:t>
      </w:r>
      <w:r w:rsidRPr="0034174B">
        <w:rPr>
          <w:rStyle w:val="bibfname"/>
          <w:sz w:val="22"/>
          <w:szCs w:val="22"/>
        </w:rPr>
        <w:t>S. D.</w:t>
      </w:r>
      <w:r w:rsidRPr="0034174B">
        <w:rPr>
          <w:sz w:val="22"/>
          <w:szCs w:val="22"/>
        </w:rPr>
        <w:t xml:space="preserve">, </w:t>
      </w:r>
      <w:proofErr w:type="spellStart"/>
      <w:r w:rsidRPr="0034174B">
        <w:rPr>
          <w:rStyle w:val="bibsurname"/>
          <w:sz w:val="22"/>
          <w:szCs w:val="22"/>
        </w:rPr>
        <w:t>Germine</w:t>
      </w:r>
      <w:proofErr w:type="spellEnd"/>
      <w:r w:rsidRPr="0034174B">
        <w:rPr>
          <w:sz w:val="22"/>
          <w:szCs w:val="22"/>
        </w:rPr>
        <w:t xml:space="preserve">, </w:t>
      </w:r>
      <w:r w:rsidRPr="0034174B">
        <w:rPr>
          <w:rStyle w:val="bibfname"/>
          <w:sz w:val="22"/>
          <w:szCs w:val="22"/>
        </w:rPr>
        <w:t>L. T.</w:t>
      </w:r>
      <w:r w:rsidRPr="0034174B">
        <w:rPr>
          <w:sz w:val="22"/>
          <w:szCs w:val="22"/>
        </w:rPr>
        <w:t xml:space="preserve">, </w:t>
      </w:r>
      <w:proofErr w:type="spellStart"/>
      <w:r w:rsidRPr="0034174B">
        <w:rPr>
          <w:rStyle w:val="bibsurname"/>
          <w:sz w:val="22"/>
          <w:szCs w:val="22"/>
        </w:rPr>
        <w:t>Bollen</w:t>
      </w:r>
      <w:proofErr w:type="spellEnd"/>
      <w:r w:rsidRPr="0034174B">
        <w:rPr>
          <w:sz w:val="22"/>
          <w:szCs w:val="22"/>
        </w:rPr>
        <w:t xml:space="preserve">, </w:t>
      </w:r>
      <w:r w:rsidRPr="0034174B">
        <w:rPr>
          <w:rStyle w:val="bibfname"/>
          <w:sz w:val="22"/>
          <w:szCs w:val="22"/>
        </w:rPr>
        <w:t>K. A.</w:t>
      </w:r>
      <w:r w:rsidRPr="0034174B">
        <w:rPr>
          <w:sz w:val="22"/>
          <w:szCs w:val="22"/>
        </w:rPr>
        <w:t xml:space="preserve">, </w:t>
      </w:r>
      <w:r w:rsidRPr="0034174B">
        <w:rPr>
          <w:rStyle w:val="bibsurname"/>
          <w:sz w:val="22"/>
          <w:szCs w:val="22"/>
        </w:rPr>
        <w:t>Rauch</w:t>
      </w:r>
      <w:r w:rsidRPr="0034174B">
        <w:rPr>
          <w:sz w:val="22"/>
          <w:szCs w:val="22"/>
        </w:rPr>
        <w:t xml:space="preserve">, </w:t>
      </w:r>
      <w:r w:rsidRPr="0034174B">
        <w:rPr>
          <w:rStyle w:val="bibfname"/>
          <w:sz w:val="22"/>
          <w:szCs w:val="22"/>
        </w:rPr>
        <w:t>S. L.</w:t>
      </w:r>
      <w:r w:rsidRPr="0034174B">
        <w:rPr>
          <w:sz w:val="22"/>
          <w:szCs w:val="22"/>
        </w:rPr>
        <w:t xml:space="preserve">, </w:t>
      </w:r>
      <w:r w:rsidRPr="0034174B">
        <w:rPr>
          <w:rStyle w:val="bibsurname"/>
          <w:sz w:val="22"/>
          <w:szCs w:val="22"/>
        </w:rPr>
        <w:t>Haran</w:t>
      </w:r>
      <w:r w:rsidRPr="0034174B">
        <w:rPr>
          <w:sz w:val="22"/>
          <w:szCs w:val="22"/>
        </w:rPr>
        <w:t xml:space="preserve">, </w:t>
      </w:r>
      <w:r w:rsidRPr="0034174B">
        <w:rPr>
          <w:rStyle w:val="bibfname"/>
          <w:sz w:val="22"/>
          <w:szCs w:val="22"/>
        </w:rPr>
        <w:t>J. P.</w:t>
      </w:r>
      <w:r w:rsidRPr="0034174B">
        <w:rPr>
          <w:sz w:val="22"/>
          <w:szCs w:val="22"/>
        </w:rPr>
        <w:t xml:space="preserve">, … </w:t>
      </w:r>
      <w:r w:rsidRPr="0034174B">
        <w:rPr>
          <w:rStyle w:val="bibsurname"/>
          <w:sz w:val="22"/>
          <w:szCs w:val="22"/>
        </w:rPr>
        <w:t>Stevens</w:t>
      </w:r>
      <w:r w:rsidRPr="0034174B">
        <w:rPr>
          <w:sz w:val="22"/>
          <w:szCs w:val="22"/>
        </w:rPr>
        <w:t xml:space="preserve">, </w:t>
      </w:r>
      <w:r w:rsidRPr="0034174B">
        <w:rPr>
          <w:rStyle w:val="bibfname"/>
          <w:sz w:val="22"/>
          <w:szCs w:val="22"/>
        </w:rPr>
        <w:t>J. S.</w:t>
      </w:r>
      <w:r w:rsidRPr="0034174B">
        <w:rPr>
          <w:sz w:val="22"/>
          <w:szCs w:val="22"/>
        </w:rPr>
        <w:t xml:space="preserve"> (</w:t>
      </w:r>
      <w:r w:rsidRPr="0034174B">
        <w:rPr>
          <w:rStyle w:val="bibyear"/>
          <w:sz w:val="22"/>
          <w:szCs w:val="22"/>
        </w:rPr>
        <w:t>2024</w:t>
      </w:r>
      <w:r w:rsidRPr="0034174B">
        <w:rPr>
          <w:sz w:val="22"/>
          <w:szCs w:val="22"/>
        </w:rPr>
        <w:t xml:space="preserve">). </w:t>
      </w:r>
      <w:r w:rsidRPr="0034174B">
        <w:rPr>
          <w:rStyle w:val="bibarticle"/>
          <w:sz w:val="22"/>
          <w:szCs w:val="22"/>
        </w:rPr>
        <w:t xml:space="preserve">Defining the </w:t>
      </w:r>
      <w:proofErr w:type="gramStart"/>
      <w:r w:rsidRPr="0034174B">
        <w:rPr>
          <w:rStyle w:val="bibarticle"/>
          <w:sz w:val="22"/>
          <w:szCs w:val="22"/>
        </w:rPr>
        <w:t>r</w:t>
      </w:r>
      <w:proofErr w:type="gramEnd"/>
      <w:r w:rsidRPr="0034174B">
        <w:rPr>
          <w:rStyle w:val="bibarticle"/>
          <w:sz w:val="22"/>
          <w:szCs w:val="22"/>
        </w:rPr>
        <w:t xml:space="preserve"> factor for post-trauma resilience and its neural predictors</w:t>
      </w:r>
      <w:r w:rsidRPr="0034174B">
        <w:rPr>
          <w:sz w:val="22"/>
          <w:szCs w:val="22"/>
        </w:rPr>
        <w:t xml:space="preserve">. </w:t>
      </w:r>
      <w:r w:rsidRPr="00AF39F4">
        <w:rPr>
          <w:rStyle w:val="bibjournal"/>
          <w:i/>
        </w:rPr>
        <w:t>Nature Mental Health</w:t>
      </w:r>
      <w:r w:rsidRPr="002515FB">
        <w:t xml:space="preserve">, </w:t>
      </w:r>
      <w:r w:rsidRPr="0034174B">
        <w:rPr>
          <w:rStyle w:val="bibvolume"/>
          <w:i/>
          <w:iCs/>
          <w:sz w:val="22"/>
          <w:szCs w:val="22"/>
        </w:rPr>
        <w:t>2</w:t>
      </w:r>
      <w:r w:rsidRPr="0034174B">
        <w:rPr>
          <w:sz w:val="22"/>
          <w:szCs w:val="22"/>
        </w:rPr>
        <w:t>(</w:t>
      </w:r>
      <w:r w:rsidRPr="0034174B">
        <w:rPr>
          <w:rStyle w:val="bibissue"/>
          <w:sz w:val="22"/>
          <w:szCs w:val="22"/>
        </w:rPr>
        <w:t>6</w:t>
      </w:r>
      <w:r w:rsidRPr="0034174B">
        <w:rPr>
          <w:sz w:val="22"/>
          <w:szCs w:val="22"/>
        </w:rPr>
        <w:t xml:space="preserve">), </w:t>
      </w:r>
      <w:r w:rsidRPr="0034174B">
        <w:rPr>
          <w:rStyle w:val="bibfpage"/>
          <w:sz w:val="22"/>
          <w:szCs w:val="22"/>
        </w:rPr>
        <w:t>680</w:t>
      </w:r>
      <w:r w:rsidRPr="0034174B">
        <w:rPr>
          <w:sz w:val="22"/>
          <w:szCs w:val="22"/>
        </w:rPr>
        <w:t>–</w:t>
      </w:r>
      <w:r w:rsidRPr="0034174B">
        <w:rPr>
          <w:rStyle w:val="biblpage"/>
          <w:sz w:val="22"/>
          <w:szCs w:val="22"/>
        </w:rPr>
        <w:t>693</w:t>
      </w:r>
      <w:r w:rsidRPr="0034174B">
        <w:rPr>
          <w:sz w:val="22"/>
          <w:szCs w:val="22"/>
        </w:rPr>
        <w:t xml:space="preserve">. </w:t>
      </w:r>
      <w:hyperlink r:id="rId39" w:history="1">
        <w:r w:rsidRPr="0034174B">
          <w:rPr>
            <w:rStyle w:val="bibdoi"/>
            <w:sz w:val="22"/>
            <w:szCs w:val="22"/>
          </w:rPr>
          <w:t>https://doi.org/10.1038/s44220-024-00242-0</w:t>
        </w:r>
      </w:hyperlink>
    </w:p>
    <w:p w14:paraId="684B9B43" w14:textId="57F53761" w:rsidR="005E60AC" w:rsidRPr="0034174B" w:rsidRDefault="005E60AC" w:rsidP="005E60AC">
      <w:pPr>
        <w:pStyle w:val="REF-U"/>
        <w:spacing w:line="480" w:lineRule="auto"/>
        <w:rPr>
          <w:rStyle w:val="AQ"/>
          <w:sz w:val="22"/>
          <w:szCs w:val="22"/>
        </w:rPr>
      </w:pPr>
      <w:proofErr w:type="gramStart"/>
      <w:r w:rsidRPr="0034174B">
        <w:rPr>
          <w:rStyle w:val="bibsurname"/>
          <w:sz w:val="22"/>
          <w:szCs w:val="22"/>
        </w:rPr>
        <w:t>Wang</w:t>
      </w:r>
      <w:r w:rsidRPr="0034174B">
        <w:rPr>
          <w:rStyle w:val="AQ"/>
          <w:sz w:val="22"/>
          <w:szCs w:val="22"/>
        </w:rPr>
        <w:t xml:space="preserve">, </w:t>
      </w:r>
      <w:r w:rsidRPr="0034174B">
        <w:rPr>
          <w:rStyle w:val="bibfname"/>
          <w:sz w:val="22"/>
          <w:szCs w:val="22"/>
        </w:rPr>
        <w:t>K.</w:t>
      </w:r>
      <w:r w:rsidRPr="0034174B">
        <w:rPr>
          <w:rStyle w:val="AQ"/>
          <w:sz w:val="22"/>
          <w:szCs w:val="22"/>
        </w:rPr>
        <w:t xml:space="preserve">, </w:t>
      </w:r>
      <w:r w:rsidRPr="0034174B">
        <w:rPr>
          <w:rStyle w:val="bibsurname"/>
          <w:sz w:val="22"/>
          <w:szCs w:val="22"/>
        </w:rPr>
        <w:t>Burton</w:t>
      </w:r>
      <w:r w:rsidRPr="0034174B">
        <w:rPr>
          <w:rStyle w:val="AQ"/>
          <w:sz w:val="22"/>
          <w:szCs w:val="22"/>
        </w:rPr>
        <w:t xml:space="preserve">, </w:t>
      </w:r>
      <w:r w:rsidRPr="0034174B">
        <w:rPr>
          <w:rStyle w:val="bibfname"/>
          <w:sz w:val="22"/>
          <w:szCs w:val="22"/>
        </w:rPr>
        <w:t>C. L.</w:t>
      </w:r>
      <w:r w:rsidRPr="0034174B">
        <w:rPr>
          <w:rStyle w:val="AQ"/>
          <w:sz w:val="22"/>
          <w:szCs w:val="22"/>
        </w:rPr>
        <w:t xml:space="preserve">, &amp; </w:t>
      </w:r>
      <w:proofErr w:type="spellStart"/>
      <w:r w:rsidRPr="0034174B">
        <w:rPr>
          <w:rStyle w:val="bibsurname"/>
          <w:sz w:val="22"/>
          <w:szCs w:val="22"/>
        </w:rPr>
        <w:t>Pachankis</w:t>
      </w:r>
      <w:proofErr w:type="spellEnd"/>
      <w:r w:rsidRPr="0034174B">
        <w:rPr>
          <w:rStyle w:val="AQ"/>
          <w:sz w:val="22"/>
          <w:szCs w:val="22"/>
        </w:rPr>
        <w:t xml:space="preserve">, </w:t>
      </w:r>
      <w:r w:rsidRPr="0034174B">
        <w:rPr>
          <w:rStyle w:val="bibfname"/>
          <w:sz w:val="22"/>
          <w:szCs w:val="22"/>
        </w:rPr>
        <w:t>J. E.</w:t>
      </w:r>
      <w:r w:rsidRPr="0034174B">
        <w:rPr>
          <w:rStyle w:val="AQ"/>
          <w:sz w:val="22"/>
          <w:szCs w:val="22"/>
        </w:rPr>
        <w:t xml:space="preserve"> (</w:t>
      </w:r>
      <w:r w:rsidRPr="0034174B">
        <w:rPr>
          <w:rStyle w:val="bibyear"/>
          <w:sz w:val="22"/>
          <w:szCs w:val="22"/>
        </w:rPr>
        <w:t>2018</w:t>
      </w:r>
      <w:r w:rsidRPr="0034174B">
        <w:rPr>
          <w:rStyle w:val="AQ"/>
          <w:sz w:val="22"/>
          <w:szCs w:val="22"/>
        </w:rPr>
        <w:t>).</w:t>
      </w:r>
      <w:proofErr w:type="gramEnd"/>
      <w:r w:rsidRPr="0034174B">
        <w:rPr>
          <w:rStyle w:val="AQ"/>
          <w:sz w:val="22"/>
          <w:szCs w:val="22"/>
        </w:rPr>
        <w:t xml:space="preserve"> </w:t>
      </w:r>
      <w:r w:rsidRPr="0034174B">
        <w:rPr>
          <w:rStyle w:val="bibarticle"/>
          <w:sz w:val="22"/>
          <w:szCs w:val="22"/>
        </w:rPr>
        <w:t>Depression and substance use: Towards the development of an emotion regulation model of stigma coping</w:t>
      </w:r>
      <w:r w:rsidRPr="0034174B">
        <w:rPr>
          <w:rStyle w:val="AQ"/>
          <w:sz w:val="22"/>
          <w:szCs w:val="22"/>
        </w:rPr>
        <w:t xml:space="preserve">. </w:t>
      </w:r>
      <w:r w:rsidRPr="0034174B">
        <w:rPr>
          <w:rStyle w:val="bibjournal"/>
          <w:sz w:val="22"/>
          <w:szCs w:val="22"/>
        </w:rPr>
        <w:t>Substance Use and Misuse</w:t>
      </w:r>
      <w:r w:rsidRPr="0034174B">
        <w:rPr>
          <w:sz w:val="22"/>
          <w:szCs w:val="22"/>
        </w:rPr>
        <w:t xml:space="preserve">, </w:t>
      </w:r>
      <w:r w:rsidRPr="0034174B">
        <w:rPr>
          <w:rStyle w:val="bibvolume"/>
          <w:sz w:val="22"/>
          <w:szCs w:val="22"/>
        </w:rPr>
        <w:t>53</w:t>
      </w:r>
      <w:r w:rsidRPr="0034174B">
        <w:rPr>
          <w:sz w:val="22"/>
          <w:szCs w:val="22"/>
        </w:rPr>
        <w:t>(</w:t>
      </w:r>
      <w:r w:rsidRPr="0034174B">
        <w:rPr>
          <w:rStyle w:val="bibissue"/>
          <w:sz w:val="22"/>
          <w:szCs w:val="22"/>
        </w:rPr>
        <w:t>5</w:t>
      </w:r>
      <w:r w:rsidRPr="0034174B">
        <w:rPr>
          <w:sz w:val="22"/>
          <w:szCs w:val="22"/>
        </w:rPr>
        <w:t xml:space="preserve">), </w:t>
      </w:r>
      <w:r w:rsidRPr="0034174B">
        <w:rPr>
          <w:rStyle w:val="bibfpage"/>
          <w:sz w:val="22"/>
          <w:szCs w:val="22"/>
        </w:rPr>
        <w:t>859</w:t>
      </w:r>
      <w:r w:rsidRPr="0034174B">
        <w:rPr>
          <w:sz w:val="22"/>
          <w:szCs w:val="22"/>
        </w:rPr>
        <w:t>–</w:t>
      </w:r>
      <w:r w:rsidRPr="0034174B">
        <w:rPr>
          <w:rStyle w:val="biblpage"/>
          <w:sz w:val="22"/>
          <w:szCs w:val="22"/>
        </w:rPr>
        <w:t>866</w:t>
      </w:r>
      <w:r w:rsidRPr="0034174B">
        <w:rPr>
          <w:sz w:val="22"/>
          <w:szCs w:val="22"/>
        </w:rPr>
        <w:t xml:space="preserve">. </w:t>
      </w:r>
      <w:r w:rsidRPr="0034174B">
        <w:rPr>
          <w:rStyle w:val="bibdoi"/>
          <w:sz w:val="22"/>
          <w:szCs w:val="22"/>
        </w:rPr>
        <w:t>doi:10.1080/10826084.2017.1391011</w:t>
      </w:r>
    </w:p>
    <w:p w14:paraId="37904FE1"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White</w:t>
      </w:r>
      <w:r w:rsidRPr="002515FB">
        <w:rPr>
          <w:sz w:val="22"/>
          <w:szCs w:val="22"/>
          <w:highlight w:val="green"/>
        </w:rPr>
        <w:t xml:space="preserve">, </w:t>
      </w:r>
      <w:r w:rsidRPr="002515FB">
        <w:rPr>
          <w:rStyle w:val="bibfname"/>
          <w:sz w:val="22"/>
          <w:szCs w:val="22"/>
          <w:highlight w:val="green"/>
        </w:rPr>
        <w:t>C. N.</w:t>
      </w:r>
      <w:r w:rsidRPr="002515FB">
        <w:rPr>
          <w:sz w:val="22"/>
          <w:szCs w:val="22"/>
          <w:highlight w:val="green"/>
        </w:rPr>
        <w:t xml:space="preserve">, </w:t>
      </w:r>
      <w:proofErr w:type="spellStart"/>
      <w:r w:rsidRPr="002515FB">
        <w:rPr>
          <w:rStyle w:val="bibsurname"/>
          <w:sz w:val="22"/>
          <w:szCs w:val="22"/>
          <w:highlight w:val="green"/>
        </w:rPr>
        <w:t>Robichaux</w:t>
      </w:r>
      <w:proofErr w:type="spellEnd"/>
      <w:r w:rsidRPr="002515FB">
        <w:rPr>
          <w:sz w:val="22"/>
          <w:szCs w:val="22"/>
          <w:highlight w:val="green"/>
        </w:rPr>
        <w:t xml:space="preserve">, </w:t>
      </w:r>
      <w:r w:rsidRPr="002515FB">
        <w:rPr>
          <w:rStyle w:val="bibfname"/>
          <w:sz w:val="22"/>
          <w:szCs w:val="22"/>
          <w:highlight w:val="green"/>
        </w:rPr>
        <w:t>K.</w:t>
      </w:r>
      <w:r w:rsidRPr="002515FB">
        <w:rPr>
          <w:sz w:val="22"/>
          <w:szCs w:val="22"/>
          <w:highlight w:val="green"/>
        </w:rPr>
        <w:t xml:space="preserve">, </w:t>
      </w:r>
      <w:r w:rsidRPr="002515FB">
        <w:rPr>
          <w:rStyle w:val="bibsurname"/>
          <w:sz w:val="22"/>
          <w:szCs w:val="22"/>
          <w:highlight w:val="green"/>
        </w:rPr>
        <w:t>Huang</w:t>
      </w:r>
      <w:r w:rsidRPr="002515FB">
        <w:rPr>
          <w:sz w:val="22"/>
          <w:szCs w:val="22"/>
          <w:highlight w:val="green"/>
        </w:rPr>
        <w:t xml:space="preserve">, </w:t>
      </w:r>
      <w:r w:rsidRPr="002515FB">
        <w:rPr>
          <w:rStyle w:val="bibfname"/>
          <w:sz w:val="22"/>
          <w:szCs w:val="22"/>
          <w:highlight w:val="green"/>
        </w:rPr>
        <w:t>A.</w:t>
      </w:r>
      <w:r w:rsidRPr="002515FB">
        <w:rPr>
          <w:sz w:val="22"/>
          <w:szCs w:val="22"/>
          <w:highlight w:val="green"/>
        </w:rPr>
        <w:t xml:space="preserve">, &amp; </w:t>
      </w:r>
      <w:proofErr w:type="spellStart"/>
      <w:r w:rsidRPr="002515FB">
        <w:rPr>
          <w:rStyle w:val="bibsurname"/>
          <w:sz w:val="22"/>
          <w:szCs w:val="22"/>
          <w:highlight w:val="green"/>
        </w:rPr>
        <w:t>Luo</w:t>
      </w:r>
      <w:proofErr w:type="spellEnd"/>
      <w:r w:rsidRPr="002515FB">
        <w:rPr>
          <w:sz w:val="22"/>
          <w:szCs w:val="22"/>
          <w:highlight w:val="green"/>
        </w:rPr>
        <w:t xml:space="preserve">, </w:t>
      </w:r>
      <w:r w:rsidRPr="002515FB">
        <w:rPr>
          <w:rStyle w:val="bibfname"/>
          <w:sz w:val="22"/>
          <w:szCs w:val="22"/>
          <w:highlight w:val="green"/>
        </w:rPr>
        <w:t>C.</w:t>
      </w:r>
      <w:r w:rsidRPr="002515FB">
        <w:rPr>
          <w:sz w:val="22"/>
          <w:szCs w:val="22"/>
          <w:highlight w:val="green"/>
        </w:rPr>
        <w:t xml:space="preserve"> (</w:t>
      </w:r>
      <w:r w:rsidRPr="002515FB">
        <w:rPr>
          <w:rStyle w:val="bibyear"/>
          <w:sz w:val="22"/>
          <w:szCs w:val="22"/>
          <w:highlight w:val="green"/>
        </w:rPr>
        <w:t>2024</w:t>
      </w:r>
      <w:r w:rsidRPr="002515FB">
        <w:rPr>
          <w:sz w:val="22"/>
          <w:szCs w:val="22"/>
          <w:highlight w:val="green"/>
        </w:rPr>
        <w:t>).</w:t>
      </w:r>
      <w:proofErr w:type="gramEnd"/>
      <w:r w:rsidRPr="002515FB">
        <w:rPr>
          <w:sz w:val="22"/>
          <w:szCs w:val="22"/>
          <w:highlight w:val="green"/>
        </w:rPr>
        <w:t xml:space="preserve"> </w:t>
      </w:r>
      <w:proofErr w:type="gramStart"/>
      <w:r w:rsidRPr="002515FB">
        <w:rPr>
          <w:rStyle w:val="bibarticle"/>
          <w:sz w:val="22"/>
          <w:szCs w:val="22"/>
          <w:highlight w:val="green"/>
        </w:rPr>
        <w:t>When families become perpetrators: A case series on familial trafficking</w:t>
      </w:r>
      <w:r w:rsidRPr="002515FB">
        <w:rPr>
          <w:sz w:val="22"/>
          <w:szCs w:val="22"/>
          <w:highlight w:val="green"/>
        </w:rPr>
        <w:t>.</w:t>
      </w:r>
      <w:proofErr w:type="gramEnd"/>
      <w:r w:rsidRPr="002515FB">
        <w:rPr>
          <w:sz w:val="22"/>
          <w:szCs w:val="22"/>
          <w:highlight w:val="green"/>
        </w:rPr>
        <w:t xml:space="preserve"> </w:t>
      </w:r>
      <w:r w:rsidRPr="002515FB">
        <w:rPr>
          <w:rStyle w:val="bibjournal"/>
          <w:i/>
          <w:highlight w:val="green"/>
        </w:rPr>
        <w:t>Journal of Family Violence</w:t>
      </w:r>
      <w:r w:rsidRPr="002515FB">
        <w:rPr>
          <w:highlight w:val="green"/>
        </w:rPr>
        <w:t xml:space="preserve">, </w:t>
      </w:r>
      <w:r w:rsidRPr="002515FB">
        <w:rPr>
          <w:rStyle w:val="bibvolume"/>
          <w:i/>
          <w:iCs/>
          <w:sz w:val="22"/>
          <w:szCs w:val="22"/>
          <w:highlight w:val="green"/>
        </w:rPr>
        <w:t>39</w:t>
      </w:r>
      <w:r w:rsidRPr="002515FB">
        <w:rPr>
          <w:sz w:val="22"/>
          <w:szCs w:val="22"/>
          <w:highlight w:val="green"/>
        </w:rPr>
        <w:t>(</w:t>
      </w:r>
      <w:r w:rsidRPr="002515FB">
        <w:rPr>
          <w:rStyle w:val="bibissue"/>
          <w:sz w:val="22"/>
          <w:szCs w:val="22"/>
          <w:highlight w:val="green"/>
        </w:rPr>
        <w:t>3</w:t>
      </w:r>
      <w:r w:rsidRPr="002515FB">
        <w:rPr>
          <w:sz w:val="22"/>
          <w:szCs w:val="22"/>
          <w:highlight w:val="green"/>
        </w:rPr>
        <w:t xml:space="preserve">), </w:t>
      </w:r>
      <w:r w:rsidRPr="002515FB">
        <w:rPr>
          <w:rStyle w:val="bibfpage"/>
          <w:sz w:val="22"/>
          <w:szCs w:val="22"/>
          <w:highlight w:val="green"/>
        </w:rPr>
        <w:t>435</w:t>
      </w:r>
      <w:r w:rsidRPr="002515FB">
        <w:rPr>
          <w:sz w:val="22"/>
          <w:szCs w:val="22"/>
          <w:highlight w:val="green"/>
        </w:rPr>
        <w:t>–</w:t>
      </w:r>
      <w:r w:rsidRPr="002515FB">
        <w:rPr>
          <w:rStyle w:val="biblpage"/>
          <w:sz w:val="22"/>
          <w:szCs w:val="22"/>
          <w:highlight w:val="green"/>
        </w:rPr>
        <w:t>447</w:t>
      </w:r>
      <w:r w:rsidRPr="002515FB">
        <w:rPr>
          <w:sz w:val="22"/>
          <w:szCs w:val="22"/>
          <w:highlight w:val="green"/>
        </w:rPr>
        <w:t xml:space="preserve">. </w:t>
      </w:r>
      <w:r w:rsidRPr="002515FB">
        <w:rPr>
          <w:rStyle w:val="bibdoi"/>
          <w:sz w:val="22"/>
          <w:szCs w:val="22"/>
          <w:highlight w:val="green"/>
        </w:rPr>
        <w:t>https://doi.org/10.1007/s10896-023-00522-w</w:t>
      </w:r>
    </w:p>
    <w:p w14:paraId="36552BDA" w14:textId="77777777" w:rsidR="005E60AC" w:rsidRPr="002515FB" w:rsidRDefault="005E60AC" w:rsidP="005E60AC">
      <w:pPr>
        <w:pStyle w:val="REF-U"/>
        <w:spacing w:line="480" w:lineRule="auto"/>
        <w:rPr>
          <w:rStyle w:val="AQ"/>
          <w:sz w:val="22"/>
          <w:szCs w:val="22"/>
          <w:highlight w:val="green"/>
        </w:rPr>
      </w:pPr>
      <w:proofErr w:type="spellStart"/>
      <w:proofErr w:type="gramStart"/>
      <w:r w:rsidRPr="002515FB">
        <w:rPr>
          <w:rStyle w:val="bibsurname"/>
          <w:sz w:val="22"/>
          <w:szCs w:val="22"/>
          <w:highlight w:val="green"/>
        </w:rPr>
        <w:t>Wiedfeld</w:t>
      </w:r>
      <w:proofErr w:type="spellEnd"/>
      <w:r w:rsidRPr="002515FB">
        <w:rPr>
          <w:rStyle w:val="AQ"/>
          <w:sz w:val="22"/>
          <w:szCs w:val="22"/>
          <w:highlight w:val="green"/>
        </w:rPr>
        <w:t xml:space="preserve">, </w:t>
      </w:r>
      <w:r w:rsidRPr="002515FB">
        <w:rPr>
          <w:rStyle w:val="bibfname"/>
          <w:sz w:val="22"/>
          <w:szCs w:val="22"/>
          <w:highlight w:val="green"/>
        </w:rPr>
        <w:t>C.</w:t>
      </w:r>
      <w:r w:rsidRPr="002515FB">
        <w:rPr>
          <w:rStyle w:val="AQ"/>
          <w:sz w:val="22"/>
          <w:szCs w:val="22"/>
          <w:highlight w:val="green"/>
        </w:rPr>
        <w:t xml:space="preserve">, </w:t>
      </w:r>
      <w:proofErr w:type="spellStart"/>
      <w:r w:rsidRPr="002515FB">
        <w:rPr>
          <w:rStyle w:val="bibsurname"/>
          <w:sz w:val="22"/>
          <w:szCs w:val="22"/>
          <w:highlight w:val="green"/>
        </w:rPr>
        <w:t>Skopp</w:t>
      </w:r>
      <w:proofErr w:type="spellEnd"/>
      <w:r w:rsidRPr="002515FB">
        <w:rPr>
          <w:rStyle w:val="AQ"/>
          <w:sz w:val="22"/>
          <w:szCs w:val="22"/>
          <w:highlight w:val="green"/>
        </w:rPr>
        <w:t xml:space="preserve">, </w:t>
      </w:r>
      <w:r w:rsidRPr="002515FB">
        <w:rPr>
          <w:rStyle w:val="bibfname"/>
          <w:sz w:val="22"/>
          <w:szCs w:val="22"/>
          <w:highlight w:val="green"/>
        </w:rPr>
        <w:t>G.</w:t>
      </w:r>
      <w:r w:rsidRPr="002515FB">
        <w:rPr>
          <w:rStyle w:val="AQ"/>
          <w:sz w:val="22"/>
          <w:szCs w:val="22"/>
          <w:highlight w:val="green"/>
        </w:rPr>
        <w:t xml:space="preserve">, </w:t>
      </w:r>
      <w:proofErr w:type="spellStart"/>
      <w:r w:rsidRPr="002515FB">
        <w:rPr>
          <w:rStyle w:val="bibsurname"/>
          <w:sz w:val="22"/>
          <w:szCs w:val="22"/>
          <w:highlight w:val="green"/>
        </w:rPr>
        <w:t>Kuepper</w:t>
      </w:r>
      <w:proofErr w:type="spellEnd"/>
      <w:r w:rsidRPr="002515FB">
        <w:rPr>
          <w:rStyle w:val="AQ"/>
          <w:sz w:val="22"/>
          <w:szCs w:val="22"/>
          <w:highlight w:val="green"/>
        </w:rPr>
        <w:t xml:space="preserve">, </w:t>
      </w:r>
      <w:r w:rsidRPr="002515FB">
        <w:rPr>
          <w:rStyle w:val="bibfname"/>
          <w:sz w:val="22"/>
          <w:szCs w:val="22"/>
          <w:highlight w:val="green"/>
        </w:rPr>
        <w:t>U.</w:t>
      </w:r>
      <w:r w:rsidRPr="002515FB">
        <w:rPr>
          <w:rStyle w:val="AQ"/>
          <w:sz w:val="22"/>
          <w:szCs w:val="22"/>
          <w:highlight w:val="green"/>
        </w:rPr>
        <w:t xml:space="preserve">, &amp; </w:t>
      </w:r>
      <w:proofErr w:type="spellStart"/>
      <w:r w:rsidRPr="002515FB">
        <w:rPr>
          <w:rStyle w:val="bibsurname"/>
          <w:sz w:val="22"/>
          <w:szCs w:val="22"/>
          <w:highlight w:val="green"/>
        </w:rPr>
        <w:t>Musshoff</w:t>
      </w:r>
      <w:proofErr w:type="spellEnd"/>
      <w:r w:rsidRPr="002515FB">
        <w:rPr>
          <w:rStyle w:val="AQ"/>
          <w:sz w:val="22"/>
          <w:szCs w:val="22"/>
          <w:highlight w:val="green"/>
        </w:rPr>
        <w:t xml:space="preserve">, </w:t>
      </w:r>
      <w:r w:rsidRPr="002515FB">
        <w:rPr>
          <w:rStyle w:val="bibfname"/>
          <w:sz w:val="22"/>
          <w:szCs w:val="22"/>
          <w:highlight w:val="green"/>
        </w:rPr>
        <w:t>F.</w:t>
      </w:r>
      <w:r w:rsidRPr="002515FB">
        <w:rPr>
          <w:rStyle w:val="AQ"/>
          <w:sz w:val="22"/>
          <w:szCs w:val="22"/>
          <w:highlight w:val="green"/>
        </w:rPr>
        <w:t xml:space="preserve"> (</w:t>
      </w:r>
      <w:r w:rsidRPr="002515FB">
        <w:rPr>
          <w:rStyle w:val="bibyear"/>
          <w:sz w:val="22"/>
          <w:szCs w:val="22"/>
          <w:highlight w:val="green"/>
        </w:rPr>
        <w:t>2021</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article"/>
          <w:sz w:val="22"/>
          <w:szCs w:val="22"/>
          <w:highlight w:val="green"/>
        </w:rPr>
        <w:t>Application of single hair analysis reveals multiple administration of a drug mixture in a case of drug‐facilitated sexual assault of a child</w:t>
      </w:r>
      <w:r w:rsidRPr="002515FB">
        <w:rPr>
          <w:rStyle w:val="AQ"/>
          <w:sz w:val="22"/>
          <w:szCs w:val="22"/>
          <w:highlight w:val="green"/>
        </w:rPr>
        <w:t xml:space="preserve">. </w:t>
      </w:r>
      <w:r w:rsidRPr="002515FB">
        <w:rPr>
          <w:rStyle w:val="bibjournal"/>
          <w:i/>
          <w:highlight w:val="green"/>
        </w:rPr>
        <w:t>Drug Testing &amp; Analysis</w:t>
      </w:r>
      <w:r w:rsidRPr="002515FB">
        <w:rPr>
          <w:rStyle w:val="AQ"/>
          <w:i/>
          <w:iCs/>
          <w:sz w:val="22"/>
          <w:szCs w:val="22"/>
          <w:highlight w:val="green"/>
        </w:rPr>
        <w:t xml:space="preserve">, </w:t>
      </w:r>
      <w:r w:rsidRPr="002515FB">
        <w:rPr>
          <w:rStyle w:val="bibvolume"/>
          <w:i/>
          <w:iCs/>
          <w:sz w:val="22"/>
          <w:szCs w:val="22"/>
          <w:highlight w:val="green"/>
        </w:rPr>
        <w:t>13</w:t>
      </w:r>
      <w:r w:rsidRPr="002515FB">
        <w:rPr>
          <w:rStyle w:val="AQ"/>
          <w:sz w:val="22"/>
          <w:szCs w:val="22"/>
          <w:highlight w:val="green"/>
        </w:rPr>
        <w:t>(</w:t>
      </w:r>
      <w:r w:rsidRPr="002515FB">
        <w:rPr>
          <w:rStyle w:val="bibissue"/>
          <w:sz w:val="22"/>
          <w:szCs w:val="22"/>
          <w:highlight w:val="green"/>
        </w:rPr>
        <w:t>8</w:t>
      </w:r>
      <w:r w:rsidRPr="002515FB">
        <w:rPr>
          <w:rStyle w:val="AQ"/>
          <w:sz w:val="22"/>
          <w:szCs w:val="22"/>
          <w:highlight w:val="green"/>
        </w:rPr>
        <w:t xml:space="preserve">), </w:t>
      </w:r>
      <w:r w:rsidRPr="002515FB">
        <w:rPr>
          <w:rStyle w:val="bibfpage"/>
          <w:sz w:val="22"/>
          <w:szCs w:val="22"/>
          <w:highlight w:val="green"/>
        </w:rPr>
        <w:t>1580</w:t>
      </w:r>
      <w:r w:rsidRPr="002515FB">
        <w:rPr>
          <w:rStyle w:val="AQ"/>
          <w:sz w:val="22"/>
          <w:szCs w:val="22"/>
          <w:highlight w:val="green"/>
        </w:rPr>
        <w:t>–</w:t>
      </w:r>
      <w:r w:rsidRPr="002515FB">
        <w:rPr>
          <w:rStyle w:val="biblpage"/>
          <w:sz w:val="22"/>
          <w:szCs w:val="22"/>
          <w:highlight w:val="green"/>
        </w:rPr>
        <w:t>1584</w:t>
      </w:r>
      <w:r w:rsidRPr="002515FB">
        <w:rPr>
          <w:rStyle w:val="AQ"/>
          <w:sz w:val="22"/>
          <w:szCs w:val="22"/>
          <w:highlight w:val="green"/>
        </w:rPr>
        <w:t xml:space="preserve">. </w:t>
      </w:r>
      <w:hyperlink r:id="rId40" w:history="1">
        <w:r w:rsidRPr="002515FB">
          <w:rPr>
            <w:rStyle w:val="bibdoi"/>
            <w:sz w:val="22"/>
            <w:szCs w:val="22"/>
            <w:highlight w:val="green"/>
          </w:rPr>
          <w:t>https://doi.org/10.1002/dta.3057</w:t>
        </w:r>
      </w:hyperlink>
    </w:p>
    <w:p w14:paraId="7C801E1D" w14:textId="77777777" w:rsidR="005E60AC" w:rsidRPr="002515FB" w:rsidRDefault="005E60AC" w:rsidP="005E60AC">
      <w:pPr>
        <w:pStyle w:val="REF-U"/>
        <w:spacing w:line="480" w:lineRule="auto"/>
        <w:rPr>
          <w:sz w:val="22"/>
          <w:szCs w:val="22"/>
          <w:highlight w:val="green"/>
        </w:rPr>
      </w:pPr>
      <w:proofErr w:type="gramStart"/>
      <w:r w:rsidRPr="002515FB">
        <w:rPr>
          <w:rStyle w:val="bibsurname"/>
          <w:sz w:val="22"/>
          <w:szCs w:val="22"/>
          <w:highlight w:val="green"/>
        </w:rPr>
        <w:t>Yin</w:t>
      </w:r>
      <w:r w:rsidRPr="002515FB">
        <w:rPr>
          <w:rStyle w:val="AQ"/>
          <w:sz w:val="22"/>
          <w:szCs w:val="22"/>
          <w:highlight w:val="green"/>
        </w:rPr>
        <w:t xml:space="preserve">, </w:t>
      </w:r>
      <w:r w:rsidRPr="002515FB">
        <w:rPr>
          <w:rStyle w:val="bibfname"/>
          <w:sz w:val="22"/>
          <w:szCs w:val="22"/>
          <w:highlight w:val="green"/>
        </w:rPr>
        <w:t>S.</w:t>
      </w:r>
      <w:r w:rsidRPr="002515FB">
        <w:rPr>
          <w:rStyle w:val="AQ"/>
          <w:sz w:val="22"/>
          <w:szCs w:val="22"/>
          <w:highlight w:val="green"/>
        </w:rPr>
        <w:t xml:space="preserve"> (</w:t>
      </w:r>
      <w:r w:rsidRPr="002515FB">
        <w:rPr>
          <w:rStyle w:val="bibyear"/>
          <w:sz w:val="22"/>
          <w:szCs w:val="22"/>
          <w:highlight w:val="green"/>
        </w:rPr>
        <w:t>2010</w:t>
      </w:r>
      <w:r w:rsidRPr="002515FB">
        <w:rPr>
          <w:rStyle w:val="AQ"/>
          <w:sz w:val="22"/>
          <w:szCs w:val="22"/>
          <w:highlight w:val="green"/>
        </w:rPr>
        <w:t>).</w:t>
      </w:r>
      <w:proofErr w:type="gramEnd"/>
      <w:r w:rsidRPr="002515FB">
        <w:rPr>
          <w:rStyle w:val="AQ"/>
          <w:sz w:val="22"/>
          <w:szCs w:val="22"/>
          <w:highlight w:val="green"/>
        </w:rPr>
        <w:t xml:space="preserve"> </w:t>
      </w:r>
      <w:proofErr w:type="gramStart"/>
      <w:r w:rsidRPr="002515FB">
        <w:rPr>
          <w:rStyle w:val="bibarticle"/>
          <w:sz w:val="22"/>
          <w:szCs w:val="22"/>
          <w:highlight w:val="green"/>
        </w:rPr>
        <w:t>Malicious use of pharmaceuticals in children</w:t>
      </w:r>
      <w:r w:rsidRPr="002515FB">
        <w:rPr>
          <w:rStyle w:val="AQ"/>
          <w:sz w:val="22"/>
          <w:szCs w:val="22"/>
          <w:highlight w:val="green"/>
        </w:rPr>
        <w:t>.</w:t>
      </w:r>
      <w:proofErr w:type="gramEnd"/>
      <w:r w:rsidRPr="002515FB">
        <w:rPr>
          <w:rStyle w:val="AQ"/>
          <w:sz w:val="22"/>
          <w:szCs w:val="22"/>
          <w:highlight w:val="green"/>
        </w:rPr>
        <w:t xml:space="preserve"> </w:t>
      </w:r>
      <w:r w:rsidRPr="002515FB">
        <w:rPr>
          <w:rStyle w:val="bibjournal"/>
          <w:sz w:val="22"/>
          <w:szCs w:val="22"/>
          <w:highlight w:val="green"/>
        </w:rPr>
        <w:t>The Journal of Pediatrics</w:t>
      </w:r>
      <w:r w:rsidRPr="002515FB">
        <w:rPr>
          <w:sz w:val="22"/>
          <w:szCs w:val="22"/>
          <w:highlight w:val="green"/>
        </w:rPr>
        <w:t xml:space="preserve">, </w:t>
      </w:r>
      <w:r w:rsidRPr="002515FB">
        <w:rPr>
          <w:rStyle w:val="bibvolume"/>
          <w:sz w:val="22"/>
          <w:szCs w:val="22"/>
          <w:highlight w:val="green"/>
        </w:rPr>
        <w:t>157</w:t>
      </w:r>
      <w:r w:rsidRPr="002515FB">
        <w:rPr>
          <w:sz w:val="22"/>
          <w:szCs w:val="22"/>
          <w:highlight w:val="green"/>
        </w:rPr>
        <w:t>(</w:t>
      </w:r>
      <w:r w:rsidRPr="002515FB">
        <w:rPr>
          <w:rStyle w:val="bibissue"/>
          <w:sz w:val="22"/>
          <w:szCs w:val="22"/>
          <w:highlight w:val="green"/>
        </w:rPr>
        <w:t>5</w:t>
      </w:r>
      <w:r w:rsidRPr="002515FB">
        <w:rPr>
          <w:sz w:val="22"/>
          <w:szCs w:val="22"/>
          <w:highlight w:val="green"/>
        </w:rPr>
        <w:t xml:space="preserve">), </w:t>
      </w:r>
      <w:r w:rsidRPr="002515FB">
        <w:rPr>
          <w:rStyle w:val="bibfpage"/>
          <w:sz w:val="22"/>
          <w:szCs w:val="22"/>
          <w:highlight w:val="green"/>
        </w:rPr>
        <w:t>832</w:t>
      </w:r>
      <w:r w:rsidRPr="002515FB">
        <w:rPr>
          <w:sz w:val="22"/>
          <w:szCs w:val="22"/>
          <w:highlight w:val="green"/>
        </w:rPr>
        <w:t>–</w:t>
      </w:r>
      <w:r w:rsidRPr="002515FB">
        <w:rPr>
          <w:rStyle w:val="biblpage"/>
          <w:sz w:val="22"/>
          <w:szCs w:val="22"/>
          <w:highlight w:val="green"/>
        </w:rPr>
        <w:t>836</w:t>
      </w:r>
      <w:r w:rsidRPr="002515FB">
        <w:rPr>
          <w:sz w:val="22"/>
          <w:szCs w:val="22"/>
          <w:highlight w:val="green"/>
        </w:rPr>
        <w:t xml:space="preserve">. </w:t>
      </w:r>
      <w:r w:rsidRPr="002515FB">
        <w:rPr>
          <w:rStyle w:val="bibdoi"/>
          <w:sz w:val="22"/>
          <w:szCs w:val="22"/>
          <w:highlight w:val="green"/>
        </w:rPr>
        <w:t>doi:10.1016/j.jpeds.2010.05.040</w:t>
      </w:r>
    </w:p>
    <w:p w14:paraId="7E02D78F" w14:textId="77777777" w:rsidR="000827B4" w:rsidRPr="00C06A48" w:rsidRDefault="00B36EEF" w:rsidP="000827B4">
      <w:pPr>
        <w:pStyle w:val="Para-FL"/>
        <w:jc w:val="left"/>
        <w:rPr>
          <w:rFonts w:cs="Times New Roman"/>
          <w:sz w:val="22"/>
          <w:szCs w:val="22"/>
        </w:rPr>
      </w:pPr>
      <w:r w:rsidRPr="00C06A48">
        <w:rPr>
          <w:rFonts w:cs="Times New Roman"/>
          <w:sz w:val="22"/>
          <w:szCs w:val="22"/>
        </w:rPr>
        <w:br w:type="page"/>
      </w:r>
    </w:p>
    <w:p w14:paraId="4E14954A" w14:textId="77777777" w:rsidR="000827B4" w:rsidRPr="00C06A48" w:rsidRDefault="000827B4" w:rsidP="000827B4">
      <w:pPr>
        <w:pStyle w:val="Para-FL"/>
        <w:jc w:val="center"/>
        <w:rPr>
          <w:rFonts w:cs="Times New Roman"/>
          <w:sz w:val="22"/>
          <w:szCs w:val="22"/>
        </w:rPr>
      </w:pPr>
      <w:r w:rsidRPr="00C06A48">
        <w:rPr>
          <w:rFonts w:cs="Times New Roman"/>
          <w:noProof/>
          <w:sz w:val="22"/>
          <w:szCs w:val="22"/>
          <w:lang w:val="en-IN"/>
        </w:rPr>
        <w:lastRenderedPageBreak/>
        <w:drawing>
          <wp:inline distT="0" distB="0" distL="0" distR="0" wp14:anchorId="4B708C1A" wp14:editId="31F0C053">
            <wp:extent cx="3912870" cy="2240915"/>
            <wp:effectExtent l="0" t="0" r="0" b="6985"/>
            <wp:docPr id="1" name="Picture 1" descr="A diagram of a complex med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lex medication&#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12870" cy="2240915"/>
                    </a:xfrm>
                    <a:prstGeom prst="rect">
                      <a:avLst/>
                    </a:prstGeom>
                    <a:noFill/>
                    <a:ln>
                      <a:noFill/>
                    </a:ln>
                  </pic:spPr>
                </pic:pic>
              </a:graphicData>
            </a:graphic>
          </wp:inline>
        </w:drawing>
      </w:r>
    </w:p>
    <w:p w14:paraId="06B019F8" w14:textId="77777777" w:rsidR="000827B4" w:rsidRPr="00272D09" w:rsidRDefault="000827B4" w:rsidP="00272D09">
      <w:pPr>
        <w:pStyle w:val="FigureLegend"/>
      </w:pPr>
      <w:r w:rsidRPr="00C06A48">
        <w:rPr>
          <w:rStyle w:val="Box-01-Number"/>
          <w:rFonts w:cs="Times New Roman"/>
          <w:sz w:val="22"/>
          <w:szCs w:val="22"/>
        </w:rPr>
        <w:t xml:space="preserve">FIGURE 15.1 </w:t>
      </w:r>
      <w:r w:rsidRPr="00C06A48">
        <w:rPr>
          <w:rFonts w:cs="Times New Roman"/>
          <w:sz w:val="22"/>
          <w:szCs w:val="22"/>
        </w:rPr>
        <w:t>Older adult and trauma survivor irrational medication regimen diagram.</w:t>
      </w:r>
    </w:p>
    <w:p w14:paraId="2CAE0A90" w14:textId="7D2ED807" w:rsidR="004E4D42" w:rsidRPr="00C06A48" w:rsidRDefault="004E4D42" w:rsidP="000827B4">
      <w:pPr>
        <w:pStyle w:val="Para-FL"/>
        <w:rPr>
          <w:rFonts w:cs="Times New Roman"/>
          <w:sz w:val="22"/>
          <w:szCs w:val="22"/>
        </w:rPr>
      </w:pPr>
      <w:r w:rsidRPr="004E4D42">
        <w:rPr>
          <w:rFonts w:cs="Times New Roman"/>
          <w:sz w:val="22"/>
          <w:szCs w:val="22"/>
          <w:highlight w:val="yellow"/>
        </w:rPr>
        <w:t>&lt;Pickup Figure 15.1 in Wheeler 3e/convert to 4/c; original to author&gt;</w:t>
      </w:r>
    </w:p>
    <w:p w14:paraId="7D96EF2D" w14:textId="30CD21C4" w:rsidR="00754AF7" w:rsidRDefault="00754AF7">
      <w:pPr>
        <w:rPr>
          <w:rFonts w:ascii="Times New Roman" w:hAnsi="Times New Roman" w:cs="Times New Roman"/>
          <w:color w:val="000000"/>
          <w:lang w:val="en-US"/>
        </w:rPr>
      </w:pPr>
      <w:r>
        <w:rPr>
          <w:rFonts w:ascii="Times New Roman" w:hAnsi="Times New Roman" w:cs="Times New Roman"/>
          <w:color w:val="000000"/>
          <w:lang w:val="en-US"/>
        </w:rPr>
        <w:br w:type="page"/>
      </w:r>
    </w:p>
    <w:p w14:paraId="1AFBC43B" w14:textId="77777777" w:rsidR="000827B4" w:rsidRPr="00272D09" w:rsidRDefault="000827B4" w:rsidP="00272D09">
      <w:pPr>
        <w:pStyle w:val="Box-01-BoxTitle"/>
      </w:pPr>
      <w:r w:rsidRPr="00C06A48">
        <w:rPr>
          <w:rStyle w:val="Box-01-Number"/>
          <w:rFonts w:cs="Times New Roman"/>
          <w:sz w:val="22"/>
          <w:szCs w:val="22"/>
        </w:rPr>
        <w:lastRenderedPageBreak/>
        <w:t xml:space="preserve">BOX 15.1 </w:t>
      </w:r>
      <w:r w:rsidRPr="000827B4">
        <w:rPr>
          <w:rFonts w:cs="Times New Roman"/>
          <w:b/>
          <w:bCs/>
          <w:sz w:val="22"/>
          <w:szCs w:val="22"/>
        </w:rPr>
        <w:t>Assumptions of the Prescription Contract</w:t>
      </w:r>
    </w:p>
    <w:p w14:paraId="16B879EC" w14:textId="77777777" w:rsidR="007C7624" w:rsidRPr="00C06A48" w:rsidRDefault="007C7624" w:rsidP="007C7624">
      <w:pPr>
        <w:pStyle w:val="Box-01-Para-FL"/>
        <w:pBdr>
          <w:top w:val="single" w:sz="4" w:space="1" w:color="auto"/>
          <w:left w:val="single" w:sz="4" w:space="4" w:color="auto"/>
          <w:bottom w:val="single" w:sz="4" w:space="1" w:color="auto"/>
          <w:right w:val="single" w:sz="4" w:space="4" w:color="auto"/>
        </w:pBdr>
        <w:spacing w:line="480" w:lineRule="auto"/>
        <w:jc w:val="left"/>
        <w:rPr>
          <w:rStyle w:val="BoxItalic"/>
          <w:rFonts w:ascii="Times New Roman" w:hAnsi="Times New Roman" w:cs="Times New Roman"/>
          <w:i w:val="0"/>
          <w:sz w:val="22"/>
          <w:szCs w:val="22"/>
        </w:rPr>
      </w:pPr>
      <w:r w:rsidRPr="00C06A48">
        <w:rPr>
          <w:rStyle w:val="BoxItalic"/>
          <w:rFonts w:ascii="Times New Roman" w:hAnsi="Times New Roman" w:cs="Times New Roman"/>
          <w:i w:val="0"/>
          <w:sz w:val="22"/>
          <w:szCs w:val="22"/>
        </w:rPr>
        <w:t>The APPN communicates the following expectations:</w:t>
      </w:r>
    </w:p>
    <w:p w14:paraId="3E2A0FCD" w14:textId="53756FB6" w:rsidR="007C7624" w:rsidRPr="00C06A48" w:rsidRDefault="000C6DF4" w:rsidP="00272D09">
      <w:pPr>
        <w:pStyle w:val="Box-01-BulletList1"/>
      </w:pPr>
      <w:r w:rsidRPr="00C06A48">
        <w:rPr>
          <w:rFonts w:ascii="Symbol" w:hAnsi="Symbol"/>
        </w:rPr>
        <w:t></w:t>
      </w:r>
      <w:r w:rsidRPr="00C06A48">
        <w:rPr>
          <w:rFonts w:ascii="Symbol" w:hAnsi="Symbol"/>
        </w:rPr>
        <w:tab/>
      </w:r>
      <w:r w:rsidR="007C7624" w:rsidRPr="00C06A48">
        <w:t>Medication will not be shared with others or used to harm self or others.</w:t>
      </w:r>
    </w:p>
    <w:p w14:paraId="6EAD06BC" w14:textId="45972BBB" w:rsidR="007C7624" w:rsidRPr="00C06A48" w:rsidRDefault="000C6DF4" w:rsidP="00272D09">
      <w:pPr>
        <w:pStyle w:val="Box-01-BulletList1"/>
        <w:rPr>
          <w:i w:val="0"/>
          <w:iCs w:val="0"/>
        </w:rPr>
      </w:pPr>
      <w:r w:rsidRPr="00C06A48">
        <w:rPr>
          <w:rFonts w:ascii="Symbol" w:hAnsi="Symbol"/>
          <w:iCs w:val="0"/>
        </w:rPr>
        <w:t></w:t>
      </w:r>
      <w:r w:rsidRPr="00C06A48">
        <w:rPr>
          <w:rFonts w:ascii="Symbol" w:hAnsi="Symbol"/>
          <w:iCs w:val="0"/>
        </w:rPr>
        <w:tab/>
      </w:r>
      <w:proofErr w:type="gramStart"/>
      <w:r w:rsidR="007C7624" w:rsidRPr="00272D09">
        <w:rPr>
          <w:iCs w:val="0"/>
        </w:rPr>
        <w:t>You</w:t>
      </w:r>
      <w:proofErr w:type="gramEnd"/>
      <w:r w:rsidR="007C7624" w:rsidRPr="00272D09">
        <w:rPr>
          <w:iCs w:val="0"/>
        </w:rPr>
        <w:t xml:space="preserve"> will do everything in your power to take medication as prescribed.</w:t>
      </w:r>
    </w:p>
    <w:p w14:paraId="7EE83D46" w14:textId="61639D52" w:rsidR="007C7624" w:rsidRPr="00C06A48" w:rsidRDefault="000C6DF4" w:rsidP="00272D09">
      <w:pPr>
        <w:pStyle w:val="Box-01-BulletList1"/>
        <w:rPr>
          <w:i w:val="0"/>
          <w:iCs w:val="0"/>
        </w:rPr>
      </w:pPr>
      <w:r w:rsidRPr="00C06A48">
        <w:rPr>
          <w:rFonts w:ascii="Symbol" w:hAnsi="Symbol"/>
          <w:iCs w:val="0"/>
        </w:rPr>
        <w:t></w:t>
      </w:r>
      <w:r w:rsidRPr="00C06A48">
        <w:rPr>
          <w:rFonts w:ascii="Symbol" w:hAnsi="Symbol"/>
          <w:iCs w:val="0"/>
        </w:rPr>
        <w:tab/>
      </w:r>
      <w:proofErr w:type="gramStart"/>
      <w:r w:rsidR="007C7624" w:rsidRPr="00272D09">
        <w:rPr>
          <w:iCs w:val="0"/>
        </w:rPr>
        <w:t>If</w:t>
      </w:r>
      <w:proofErr w:type="gramEnd"/>
      <w:r w:rsidR="007C7624" w:rsidRPr="00272D09">
        <w:rPr>
          <w:iCs w:val="0"/>
        </w:rPr>
        <w:t xml:space="preserve"> you are not going to take medication as prescribed, please call first.</w:t>
      </w:r>
    </w:p>
    <w:p w14:paraId="2E83A4AF" w14:textId="3AC98E44" w:rsidR="007C7624" w:rsidRPr="00C06A48" w:rsidRDefault="000C6DF4" w:rsidP="00272D09">
      <w:pPr>
        <w:pStyle w:val="Box-01-BulletList1"/>
      </w:pPr>
      <w:r w:rsidRPr="00C06A48">
        <w:rPr>
          <w:rFonts w:ascii="Symbol" w:hAnsi="Symbol"/>
        </w:rPr>
        <w:t></w:t>
      </w:r>
      <w:r w:rsidRPr="00C06A48">
        <w:rPr>
          <w:rFonts w:ascii="Symbol" w:hAnsi="Symbol"/>
        </w:rPr>
        <w:tab/>
      </w:r>
      <w:proofErr w:type="gramStart"/>
      <w:r w:rsidR="007C7624" w:rsidRPr="00272D09">
        <w:rPr>
          <w:iCs w:val="0"/>
        </w:rPr>
        <w:t>If</w:t>
      </w:r>
      <w:proofErr w:type="gramEnd"/>
      <w:r w:rsidR="007C7624" w:rsidRPr="00272D09">
        <w:rPr>
          <w:iCs w:val="0"/>
        </w:rPr>
        <w:t xml:space="preserve"> you don’t call first, please reach out as soon as you possibly can.</w:t>
      </w:r>
    </w:p>
    <w:p w14:paraId="5CD37CD0" w14:textId="1C0858BA" w:rsidR="00013C0C" w:rsidRDefault="00013C0C">
      <w:pPr>
        <w:rPr>
          <w:rFonts w:ascii="Times New Roman" w:hAnsi="Times New Roman" w:cs="Times New Roman"/>
          <w:color w:val="000000"/>
          <w:lang w:val="en-US"/>
        </w:rPr>
      </w:pPr>
      <w:r w:rsidRPr="00013C0C">
        <w:rPr>
          <w:rFonts w:ascii="Times New Roman" w:hAnsi="Times New Roman" w:cs="Times New Roman"/>
          <w:color w:val="000000"/>
          <w:highlight w:val="yellow"/>
          <w:lang w:val="en-US"/>
        </w:rPr>
        <w:t>&lt;original to author&gt;</w:t>
      </w:r>
    </w:p>
    <w:p w14:paraId="6EDA4665" w14:textId="534A19FA" w:rsidR="00754AF7" w:rsidRDefault="00754AF7">
      <w:pPr>
        <w:rPr>
          <w:rFonts w:ascii="Times New Roman" w:hAnsi="Times New Roman" w:cs="Times New Roman"/>
          <w:color w:val="000000"/>
          <w:lang w:val="en-US"/>
        </w:rPr>
      </w:pPr>
      <w:r>
        <w:rPr>
          <w:rFonts w:ascii="Times New Roman" w:hAnsi="Times New Roman" w:cs="Times New Roman"/>
          <w:color w:val="000000"/>
          <w:lang w:val="en-US"/>
        </w:rPr>
        <w:br w:type="page"/>
      </w:r>
    </w:p>
    <w:p w14:paraId="4228BBEA" w14:textId="77777777" w:rsidR="00D25114" w:rsidRPr="00D25114" w:rsidRDefault="00D25114" w:rsidP="00272D09">
      <w:pPr>
        <w:pStyle w:val="Box-01-BoxTitle"/>
        <w:rPr>
          <w:rFonts w:cs="Times New Roman"/>
          <w:b/>
          <w:bCs/>
          <w:sz w:val="22"/>
          <w:szCs w:val="22"/>
        </w:rPr>
      </w:pPr>
      <w:r w:rsidRPr="00C06A48">
        <w:rPr>
          <w:rStyle w:val="Box-01-Number"/>
          <w:rFonts w:cs="Times New Roman"/>
          <w:sz w:val="22"/>
          <w:szCs w:val="22"/>
        </w:rPr>
        <w:lastRenderedPageBreak/>
        <w:t xml:space="preserve">BOX 15.2 </w:t>
      </w:r>
      <w:r w:rsidRPr="00D25114">
        <w:rPr>
          <w:rFonts w:cs="Times New Roman"/>
          <w:b/>
          <w:bCs/>
          <w:sz w:val="22"/>
          <w:szCs w:val="22"/>
        </w:rPr>
        <w:t>Ms. P’s Medications</w:t>
      </w:r>
    </w:p>
    <w:p w14:paraId="01B0A414"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gramStart"/>
      <w:r w:rsidRPr="00C06A48">
        <w:rPr>
          <w:rFonts w:ascii="Times New Roman" w:hAnsi="Times New Roman" w:cs="Times New Roman"/>
          <w:sz w:val="22"/>
          <w:szCs w:val="22"/>
        </w:rPr>
        <w:t>duloxetine</w:t>
      </w:r>
      <w:proofErr w:type="gramEnd"/>
      <w:r w:rsidRPr="00C06A48">
        <w:rPr>
          <w:rFonts w:ascii="Times New Roman" w:hAnsi="Times New Roman" w:cs="Times New Roman"/>
          <w:sz w:val="22"/>
          <w:szCs w:val="22"/>
        </w:rPr>
        <w:t xml:space="preserve"> 120 mg oral </w:t>
      </w:r>
      <w:proofErr w:type="spellStart"/>
      <w:r w:rsidRPr="00C06A48">
        <w:rPr>
          <w:rFonts w:ascii="Times New Roman" w:hAnsi="Times New Roman" w:cs="Times New Roman"/>
          <w:sz w:val="22"/>
          <w:szCs w:val="22"/>
        </w:rPr>
        <w:t>qAM</w:t>
      </w:r>
      <w:proofErr w:type="spellEnd"/>
    </w:p>
    <w:p w14:paraId="70934E62"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gramStart"/>
      <w:r w:rsidRPr="00C06A48">
        <w:rPr>
          <w:rFonts w:ascii="Times New Roman" w:hAnsi="Times New Roman" w:cs="Times New Roman"/>
          <w:sz w:val="22"/>
          <w:szCs w:val="22"/>
        </w:rPr>
        <w:t>bupropion</w:t>
      </w:r>
      <w:proofErr w:type="gramEnd"/>
      <w:r w:rsidRPr="00C06A48">
        <w:rPr>
          <w:rFonts w:ascii="Times New Roman" w:hAnsi="Times New Roman" w:cs="Times New Roman"/>
          <w:sz w:val="22"/>
          <w:szCs w:val="22"/>
        </w:rPr>
        <w:t xml:space="preserve"> SR 200 mg oral </w:t>
      </w:r>
      <w:proofErr w:type="spellStart"/>
      <w:r w:rsidRPr="00C06A48">
        <w:rPr>
          <w:rFonts w:ascii="Times New Roman" w:hAnsi="Times New Roman" w:cs="Times New Roman"/>
          <w:sz w:val="22"/>
          <w:szCs w:val="22"/>
        </w:rPr>
        <w:t>qAM</w:t>
      </w:r>
      <w:proofErr w:type="spellEnd"/>
    </w:p>
    <w:p w14:paraId="5E32EB81"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proofErr w:type="gramStart"/>
      <w:r w:rsidRPr="00C06A48">
        <w:rPr>
          <w:rFonts w:ascii="Times New Roman" w:hAnsi="Times New Roman" w:cs="Times New Roman"/>
          <w:sz w:val="22"/>
          <w:szCs w:val="22"/>
        </w:rPr>
        <w:t>aripiprazole</w:t>
      </w:r>
      <w:proofErr w:type="spellEnd"/>
      <w:proofErr w:type="gramEnd"/>
      <w:r w:rsidRPr="00C06A48">
        <w:rPr>
          <w:rFonts w:ascii="Times New Roman" w:hAnsi="Times New Roman" w:cs="Times New Roman"/>
          <w:sz w:val="22"/>
          <w:szCs w:val="22"/>
        </w:rPr>
        <w:t xml:space="preserve"> 15 mg oral </w:t>
      </w:r>
      <w:proofErr w:type="spellStart"/>
      <w:r w:rsidRPr="00C06A48">
        <w:rPr>
          <w:rFonts w:ascii="Times New Roman" w:hAnsi="Times New Roman" w:cs="Times New Roman"/>
          <w:sz w:val="22"/>
          <w:szCs w:val="22"/>
        </w:rPr>
        <w:t>qAM</w:t>
      </w:r>
      <w:proofErr w:type="spellEnd"/>
    </w:p>
    <w:p w14:paraId="6281A5FA"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proofErr w:type="gramStart"/>
      <w:r w:rsidRPr="00C06A48">
        <w:rPr>
          <w:rFonts w:ascii="Times New Roman" w:hAnsi="Times New Roman" w:cs="Times New Roman"/>
          <w:sz w:val="22"/>
          <w:szCs w:val="22"/>
        </w:rPr>
        <w:t>pregabalin</w:t>
      </w:r>
      <w:proofErr w:type="spellEnd"/>
      <w:proofErr w:type="gramEnd"/>
      <w:r w:rsidRPr="00C06A48">
        <w:rPr>
          <w:rFonts w:ascii="Times New Roman" w:hAnsi="Times New Roman" w:cs="Times New Roman"/>
          <w:sz w:val="22"/>
          <w:szCs w:val="22"/>
        </w:rPr>
        <w:t xml:space="preserve"> 300 mg oral BID</w:t>
      </w:r>
    </w:p>
    <w:p w14:paraId="22C95A2A"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proofErr w:type="gramStart"/>
      <w:r w:rsidRPr="00C06A48">
        <w:rPr>
          <w:rFonts w:ascii="Times New Roman" w:hAnsi="Times New Roman" w:cs="Times New Roman"/>
          <w:sz w:val="22"/>
          <w:szCs w:val="22"/>
        </w:rPr>
        <w:t>buspirone</w:t>
      </w:r>
      <w:proofErr w:type="spellEnd"/>
      <w:proofErr w:type="gramEnd"/>
      <w:r w:rsidRPr="00C06A48">
        <w:rPr>
          <w:rFonts w:ascii="Times New Roman" w:hAnsi="Times New Roman" w:cs="Times New Roman"/>
          <w:sz w:val="22"/>
          <w:szCs w:val="22"/>
        </w:rPr>
        <w:t xml:space="preserve"> 15 mg oral TID</w:t>
      </w:r>
    </w:p>
    <w:p w14:paraId="2194B7C7"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proofErr w:type="gramStart"/>
      <w:r w:rsidRPr="00C06A48">
        <w:rPr>
          <w:rFonts w:ascii="Times New Roman" w:hAnsi="Times New Roman" w:cs="Times New Roman"/>
          <w:sz w:val="22"/>
          <w:szCs w:val="22"/>
        </w:rPr>
        <w:t>quetiapine</w:t>
      </w:r>
      <w:proofErr w:type="spellEnd"/>
      <w:proofErr w:type="gramEnd"/>
      <w:r w:rsidRPr="00C06A48">
        <w:rPr>
          <w:rFonts w:ascii="Times New Roman" w:hAnsi="Times New Roman" w:cs="Times New Roman"/>
          <w:sz w:val="22"/>
          <w:szCs w:val="22"/>
        </w:rPr>
        <w:t xml:space="preserve"> 100 mg oral </w:t>
      </w:r>
      <w:proofErr w:type="spellStart"/>
      <w:r w:rsidRPr="00C06A48">
        <w:rPr>
          <w:rFonts w:ascii="Times New Roman" w:hAnsi="Times New Roman" w:cs="Times New Roman"/>
          <w:sz w:val="22"/>
          <w:szCs w:val="22"/>
        </w:rPr>
        <w:t>qhs</w:t>
      </w:r>
      <w:proofErr w:type="spellEnd"/>
    </w:p>
    <w:p w14:paraId="615B21CF"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proofErr w:type="gramStart"/>
      <w:r w:rsidRPr="00C06A48">
        <w:rPr>
          <w:rFonts w:ascii="Times New Roman" w:hAnsi="Times New Roman" w:cs="Times New Roman"/>
          <w:sz w:val="22"/>
          <w:szCs w:val="22"/>
        </w:rPr>
        <w:t>butalbital</w:t>
      </w:r>
      <w:proofErr w:type="spellEnd"/>
      <w:r w:rsidRPr="00C06A48">
        <w:rPr>
          <w:rFonts w:ascii="Times New Roman" w:hAnsi="Times New Roman" w:cs="Times New Roman"/>
          <w:sz w:val="22"/>
          <w:szCs w:val="22"/>
        </w:rPr>
        <w:t>/acetaminophen/caffeine</w:t>
      </w:r>
      <w:proofErr w:type="gramEnd"/>
      <w:r w:rsidRPr="00C06A48">
        <w:rPr>
          <w:rFonts w:ascii="Times New Roman" w:hAnsi="Times New Roman" w:cs="Times New Roman"/>
          <w:sz w:val="22"/>
          <w:szCs w:val="22"/>
        </w:rPr>
        <w:t xml:space="preserve"> 2 tabs oral q6h </w:t>
      </w:r>
      <w:proofErr w:type="spellStart"/>
      <w:r w:rsidRPr="00C06A48">
        <w:rPr>
          <w:rFonts w:ascii="Times New Roman" w:hAnsi="Times New Roman" w:cs="Times New Roman"/>
          <w:sz w:val="22"/>
          <w:szCs w:val="22"/>
        </w:rPr>
        <w:t>prn</w:t>
      </w:r>
      <w:proofErr w:type="spellEnd"/>
      <w:r w:rsidRPr="00C06A48">
        <w:rPr>
          <w:rFonts w:ascii="Times New Roman" w:hAnsi="Times New Roman" w:cs="Times New Roman"/>
          <w:sz w:val="22"/>
          <w:szCs w:val="22"/>
        </w:rPr>
        <w:t>, for migraines</w:t>
      </w:r>
    </w:p>
    <w:p w14:paraId="002CFE36"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spellStart"/>
      <w:proofErr w:type="gramStart"/>
      <w:r w:rsidRPr="00C06A48">
        <w:rPr>
          <w:rFonts w:ascii="Times New Roman" w:hAnsi="Times New Roman" w:cs="Times New Roman"/>
          <w:sz w:val="22"/>
          <w:szCs w:val="22"/>
        </w:rPr>
        <w:t>sumatriptan</w:t>
      </w:r>
      <w:proofErr w:type="spellEnd"/>
      <w:proofErr w:type="gramEnd"/>
      <w:r w:rsidRPr="00C06A48">
        <w:rPr>
          <w:rFonts w:ascii="Times New Roman" w:hAnsi="Times New Roman" w:cs="Times New Roman"/>
          <w:sz w:val="22"/>
          <w:szCs w:val="22"/>
        </w:rPr>
        <w:t xml:space="preserve"> 25 mg oral daily </w:t>
      </w:r>
      <w:proofErr w:type="spellStart"/>
      <w:r w:rsidRPr="00C06A48">
        <w:rPr>
          <w:rFonts w:ascii="Times New Roman" w:hAnsi="Times New Roman" w:cs="Times New Roman"/>
          <w:sz w:val="22"/>
          <w:szCs w:val="22"/>
        </w:rPr>
        <w:t>prn</w:t>
      </w:r>
      <w:proofErr w:type="spellEnd"/>
      <w:r w:rsidRPr="00C06A48">
        <w:rPr>
          <w:rFonts w:ascii="Times New Roman" w:hAnsi="Times New Roman" w:cs="Times New Roman"/>
          <w:sz w:val="22"/>
          <w:szCs w:val="22"/>
        </w:rPr>
        <w:t>, for migraine, may repeat x1 in 1 hour</w:t>
      </w:r>
    </w:p>
    <w:p w14:paraId="59210255" w14:textId="77777777" w:rsidR="002D0AEF" w:rsidRPr="00C06A48" w:rsidRDefault="002D0AEF" w:rsidP="002D0AEF">
      <w:pPr>
        <w:pStyle w:val="Box-01-Para-FL"/>
        <w:pBdr>
          <w:top w:val="single" w:sz="4" w:space="1" w:color="auto"/>
          <w:left w:val="single" w:sz="4" w:space="4" w:color="auto"/>
          <w:bottom w:val="single" w:sz="4" w:space="1" w:color="auto"/>
          <w:right w:val="single" w:sz="4" w:space="4" w:color="auto"/>
        </w:pBdr>
        <w:spacing w:line="480" w:lineRule="auto"/>
        <w:jc w:val="left"/>
        <w:rPr>
          <w:rFonts w:ascii="Times New Roman" w:hAnsi="Times New Roman" w:cs="Times New Roman"/>
          <w:sz w:val="22"/>
          <w:szCs w:val="22"/>
        </w:rPr>
      </w:pPr>
      <w:proofErr w:type="gramStart"/>
      <w:r w:rsidRPr="00C06A48">
        <w:rPr>
          <w:rFonts w:ascii="Times New Roman" w:hAnsi="Times New Roman" w:cs="Times New Roman"/>
          <w:sz w:val="22"/>
          <w:szCs w:val="22"/>
        </w:rPr>
        <w:t>oxycodone</w:t>
      </w:r>
      <w:proofErr w:type="gramEnd"/>
      <w:r w:rsidRPr="00C06A48">
        <w:rPr>
          <w:rFonts w:ascii="Times New Roman" w:hAnsi="Times New Roman" w:cs="Times New Roman"/>
          <w:sz w:val="22"/>
          <w:szCs w:val="22"/>
        </w:rPr>
        <w:t xml:space="preserve"> 5 mg TID and daily </w:t>
      </w:r>
      <w:proofErr w:type="spellStart"/>
      <w:r w:rsidRPr="00C06A48">
        <w:rPr>
          <w:rFonts w:ascii="Times New Roman" w:hAnsi="Times New Roman" w:cs="Times New Roman"/>
          <w:sz w:val="22"/>
          <w:szCs w:val="22"/>
        </w:rPr>
        <w:t>prn</w:t>
      </w:r>
      <w:proofErr w:type="spellEnd"/>
      <w:r w:rsidRPr="00C06A48">
        <w:rPr>
          <w:rFonts w:ascii="Times New Roman" w:hAnsi="Times New Roman" w:cs="Times New Roman"/>
          <w:sz w:val="22"/>
          <w:szCs w:val="22"/>
        </w:rPr>
        <w:t>, for chronic low back pain</w:t>
      </w:r>
    </w:p>
    <w:p w14:paraId="019B6971" w14:textId="6D2537A9" w:rsidR="00D25114" w:rsidRPr="00C06A48" w:rsidRDefault="006D1087" w:rsidP="007E4644">
      <w:pPr>
        <w:spacing w:after="0" w:line="480" w:lineRule="auto"/>
        <w:rPr>
          <w:rFonts w:ascii="Times New Roman" w:hAnsi="Times New Roman" w:cs="Times New Roman"/>
          <w:color w:val="000000"/>
          <w:lang w:val="en-US"/>
        </w:rPr>
      </w:pPr>
      <w:r w:rsidRPr="006D1087">
        <w:rPr>
          <w:rFonts w:ascii="Times New Roman" w:hAnsi="Times New Roman" w:cs="Times New Roman"/>
          <w:color w:val="000000"/>
          <w:highlight w:val="yellow"/>
          <w:lang w:val="en-US"/>
        </w:rPr>
        <w:t>&lt;original to author&gt;</w:t>
      </w:r>
    </w:p>
    <w:sectPr w:rsidR="00D25114" w:rsidRPr="00C06A48" w:rsidSect="003B0455">
      <w:footerReference w:type="default" r:id="rId42"/>
      <w:pgSz w:w="12240" w:h="15840"/>
      <w:pgMar w:top="1440" w:right="1440" w:bottom="1440" w:left="1440" w:header="720" w:footer="720" w:gutter="0"/>
      <w:cols w:space="720"/>
      <w:noEndnote/>
      <w:rtlGutter/>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TE" w:date="2025-08-05T18:22:00Z" w:initials="AQ">
    <w:p w14:paraId="46DF06A5" w14:textId="5186819A" w:rsidR="00787289" w:rsidRPr="00787289" w:rsidRDefault="00787289" w:rsidP="00787289">
      <w:pPr>
        <w:rPr>
          <w:rFonts w:ascii="Times New Roman" w:eastAsia="Times New Roman" w:hAnsi="Times New Roman" w:cs="Times New Roman"/>
          <w:sz w:val="24"/>
          <w:szCs w:val="24"/>
        </w:rPr>
      </w:pPr>
      <w:r>
        <w:rPr>
          <w:rStyle w:val="CommentReference"/>
        </w:rPr>
        <w:annotationRef/>
      </w:r>
      <w:r w:rsidRPr="00787289">
        <w:rPr>
          <w:rFonts w:ascii="Calibri" w:eastAsia="Times New Roman" w:hAnsi="Calibri" w:cs="Calibri"/>
          <w:color w:val="000000"/>
          <w:sz w:val="24"/>
          <w:szCs w:val="24"/>
        </w:rPr>
        <w:t>AQ: The reference “</w:t>
      </w:r>
      <w:proofErr w:type="spellStart"/>
      <w:r w:rsidRPr="00C06A48">
        <w:rPr>
          <w:rFonts w:cs="Times New Roman"/>
        </w:rPr>
        <w:t>Fellitti</w:t>
      </w:r>
      <w:proofErr w:type="spellEnd"/>
      <w:r>
        <w:rPr>
          <w:rFonts w:cs="Times New Roman"/>
        </w:rPr>
        <w:t xml:space="preserve"> et al. 2010</w:t>
      </w:r>
      <w:r w:rsidRPr="00787289">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7AC14AD8" w14:textId="646149CF" w:rsidR="00787289" w:rsidRDefault="00787289">
      <w:pPr>
        <w:pStyle w:val="CommentText"/>
      </w:pPr>
    </w:p>
  </w:comment>
  <w:comment w:id="2" w:author="TE" w:date="2025-08-05T18:17:00Z" w:initials="AQ">
    <w:p w14:paraId="64D7EA9C" w14:textId="37D3669B" w:rsidR="00522295" w:rsidRPr="00BF4E42" w:rsidRDefault="00522295" w:rsidP="002515FB">
      <w:r w:rsidRPr="00BF4E42">
        <w:annotationRef/>
      </w:r>
      <w:r w:rsidRPr="00BF4E42">
        <w:t xml:space="preserve">AQ: Note that the citation of reference “van </w:t>
      </w:r>
      <w:proofErr w:type="spellStart"/>
      <w:r w:rsidRPr="00BF4E42">
        <w:t>Rooij</w:t>
      </w:r>
      <w:proofErr w:type="spellEnd"/>
      <w:r w:rsidRPr="00BF4E42">
        <w:t xml:space="preserve"> et al., 2022” has been changed to “van </w:t>
      </w:r>
      <w:proofErr w:type="spellStart"/>
      <w:r w:rsidRPr="00BF4E42">
        <w:t>Rooij</w:t>
      </w:r>
      <w:proofErr w:type="spellEnd"/>
      <w:r w:rsidRPr="00BF4E42">
        <w:t xml:space="preserve"> et al., 2024” to match with the reference list. Please confirm</w:t>
      </w:r>
    </w:p>
    <w:p w14:paraId="223D88DB" w14:textId="2DB809CF" w:rsidR="00522295" w:rsidRPr="00BF4E42" w:rsidRDefault="00522295">
      <w:pPr>
        <w:pStyle w:val="CommentText"/>
      </w:pPr>
    </w:p>
  </w:comment>
  <w:comment w:id="7" w:author="TE" w:date="2025-08-05T18:20:00Z" w:initials="AQ">
    <w:p w14:paraId="25FFFBFB" w14:textId="13CEE726" w:rsidR="00C152E9" w:rsidRPr="00C152E9" w:rsidRDefault="00C152E9" w:rsidP="00C152E9">
      <w:pPr>
        <w:rPr>
          <w:rFonts w:ascii="Times New Roman" w:eastAsia="Times New Roman" w:hAnsi="Times New Roman" w:cs="Times New Roman"/>
          <w:sz w:val="24"/>
          <w:szCs w:val="24"/>
        </w:rPr>
      </w:pPr>
      <w:r>
        <w:rPr>
          <w:rStyle w:val="CommentReference"/>
        </w:rPr>
        <w:annotationRef/>
      </w:r>
      <w:r w:rsidRPr="00C152E9">
        <w:rPr>
          <w:rFonts w:ascii="Calibri" w:eastAsia="Times New Roman" w:hAnsi="Calibri" w:cs="Calibri"/>
          <w:color w:val="000000"/>
          <w:sz w:val="24"/>
          <w:szCs w:val="24"/>
        </w:rPr>
        <w:t>AQ: Note that the citation of reference “</w:t>
      </w:r>
      <w:r w:rsidRPr="00C06A48">
        <w:rPr>
          <w:rFonts w:cs="Times New Roman"/>
        </w:rPr>
        <w:t>Erikson et al., 2021</w:t>
      </w:r>
      <w:r>
        <w:rPr>
          <w:rStyle w:val="CommentReference"/>
        </w:rPr>
        <w:annotationRef/>
      </w:r>
      <w:r w:rsidRPr="00C152E9">
        <w:rPr>
          <w:rFonts w:ascii="Calibri" w:eastAsia="Times New Roman" w:hAnsi="Calibri" w:cs="Calibri"/>
          <w:color w:val="000000"/>
          <w:sz w:val="24"/>
          <w:szCs w:val="24"/>
        </w:rPr>
        <w:t>” has been changed to “</w:t>
      </w:r>
      <w:r w:rsidR="000101C3" w:rsidRPr="00C06A48">
        <w:rPr>
          <w:rFonts w:cs="Times New Roman"/>
        </w:rPr>
        <w:t>Eri</w:t>
      </w:r>
      <w:r w:rsidR="000101C3">
        <w:rPr>
          <w:rFonts w:cs="Times New Roman"/>
        </w:rPr>
        <w:t>c</w:t>
      </w:r>
      <w:r w:rsidR="000101C3" w:rsidRPr="00C06A48">
        <w:rPr>
          <w:rFonts w:cs="Times New Roman"/>
        </w:rPr>
        <w:t>kson et al., 2021</w:t>
      </w:r>
      <w:r w:rsidR="000101C3">
        <w:rPr>
          <w:rStyle w:val="CommentReference"/>
        </w:rPr>
        <w:annotationRef/>
      </w:r>
      <w:r w:rsidRPr="00C152E9">
        <w:rPr>
          <w:rFonts w:ascii="Calibri" w:eastAsia="Times New Roman" w:hAnsi="Calibri" w:cs="Calibri"/>
          <w:color w:val="000000"/>
          <w:sz w:val="24"/>
          <w:szCs w:val="24"/>
        </w:rPr>
        <w:t>” to match with the reference list. Please confirm</w:t>
      </w:r>
    </w:p>
    <w:p w14:paraId="0805C6B0" w14:textId="60A400D0" w:rsidR="00C152E9" w:rsidRDefault="00C152E9">
      <w:pPr>
        <w:pStyle w:val="CommentText"/>
      </w:pPr>
    </w:p>
  </w:comment>
  <w:comment w:id="8" w:author="TE" w:date="2025-08-05T18:24:00Z" w:initials="AQ">
    <w:p w14:paraId="0CEDC816" w14:textId="4873EAC0" w:rsidR="002642FC" w:rsidRPr="002642FC" w:rsidRDefault="002642FC" w:rsidP="002642FC">
      <w:pPr>
        <w:rPr>
          <w:rFonts w:ascii="Times New Roman" w:eastAsia="Times New Roman" w:hAnsi="Times New Roman" w:cs="Times New Roman"/>
          <w:sz w:val="24"/>
          <w:szCs w:val="24"/>
        </w:rPr>
      </w:pPr>
      <w:r>
        <w:rPr>
          <w:rStyle w:val="CommentReference"/>
        </w:rPr>
        <w:annotationRef/>
      </w:r>
      <w:r w:rsidRPr="002642FC">
        <w:rPr>
          <w:rFonts w:ascii="Calibri" w:eastAsia="Times New Roman" w:hAnsi="Calibri" w:cs="Calibri"/>
          <w:color w:val="000000"/>
          <w:sz w:val="24"/>
          <w:szCs w:val="24"/>
        </w:rPr>
        <w:t>AQ: The reference “</w:t>
      </w:r>
      <w:r w:rsidRPr="00C06A48">
        <w:rPr>
          <w:rFonts w:cs="Times New Roman"/>
        </w:rPr>
        <w:t>Barber, 2020</w:t>
      </w:r>
      <w:r>
        <w:rPr>
          <w:rStyle w:val="CommentReference"/>
        </w:rPr>
        <w:annotationRef/>
      </w:r>
      <w:r w:rsidRPr="002642FC">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5A02FAB2" w14:textId="3F5854E8" w:rsidR="002642FC" w:rsidRDefault="002642FC">
      <w:pPr>
        <w:pStyle w:val="CommentText"/>
      </w:pPr>
    </w:p>
  </w:comment>
  <w:comment w:id="9" w:author="TE" w:date="2025-08-05T18:25:00Z" w:initials="AQ">
    <w:p w14:paraId="4F171870" w14:textId="22809224" w:rsidR="005A2BD6" w:rsidRDefault="005A2BD6" w:rsidP="005A2BD6">
      <w:r>
        <w:rPr>
          <w:rStyle w:val="CommentReference"/>
        </w:rPr>
        <w:annotationRef/>
      </w:r>
      <w:r w:rsidRPr="005A2BD6">
        <w:rPr>
          <w:rFonts w:ascii="Calibri" w:eastAsia="Times New Roman" w:hAnsi="Calibri" w:cs="Calibri"/>
          <w:color w:val="000000"/>
          <w:sz w:val="24"/>
          <w:szCs w:val="24"/>
        </w:rPr>
        <w:t>AQ: The reference “</w:t>
      </w:r>
      <w:proofErr w:type="spellStart"/>
      <w:r w:rsidRPr="00C06A48">
        <w:t>Geronimus</w:t>
      </w:r>
      <w:proofErr w:type="spellEnd"/>
      <w:r w:rsidRPr="00C06A48">
        <w:t xml:space="preserve"> 2020</w:t>
      </w:r>
      <w:r>
        <w:rPr>
          <w:rStyle w:val="CommentReference"/>
        </w:rPr>
        <w:annotationRef/>
      </w:r>
      <w:r w:rsidRPr="005A2BD6">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comment>
  <w:comment w:id="10" w:author="TE" w:date="2025-08-05T18:17:00Z" w:initials="AQ">
    <w:p w14:paraId="00B007B7" w14:textId="3A978594" w:rsidR="00522295" w:rsidRPr="00261DDC" w:rsidRDefault="00522295" w:rsidP="00261DDC">
      <w:pPr>
        <w:rPr>
          <w:rFonts w:ascii="Times New Roman" w:eastAsia="Times New Roman" w:hAnsi="Times New Roman" w:cs="Times New Roman"/>
          <w:sz w:val="24"/>
          <w:szCs w:val="24"/>
        </w:rPr>
      </w:pPr>
      <w:r>
        <w:rPr>
          <w:rStyle w:val="CommentReference"/>
        </w:rPr>
        <w:annotationRef/>
      </w:r>
      <w:r w:rsidRPr="00261DDC">
        <w:rPr>
          <w:rFonts w:ascii="Calibri" w:eastAsia="Times New Roman" w:hAnsi="Calibri" w:cs="Calibri"/>
          <w:color w:val="000000"/>
          <w:sz w:val="24"/>
          <w:szCs w:val="24"/>
        </w:rPr>
        <w:t>AQ: The reference “</w:t>
      </w:r>
      <w:proofErr w:type="spellStart"/>
      <w:r w:rsidRPr="00C06A48">
        <w:t>Oexle</w:t>
      </w:r>
      <w:proofErr w:type="spellEnd"/>
      <w:r w:rsidRPr="00C06A48">
        <w:t>, 2022</w:t>
      </w:r>
      <w:r w:rsidRPr="00261DDC">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6370C90C" w14:textId="78DDCC17" w:rsidR="00522295" w:rsidRDefault="00522295">
      <w:pPr>
        <w:pStyle w:val="CommentText"/>
      </w:pPr>
    </w:p>
  </w:comment>
  <w:comment w:id="11" w:author="TE" w:date="2025-08-05T18:17:00Z" w:initials="AQ">
    <w:p w14:paraId="37676E23" w14:textId="05BC4DC5" w:rsidR="00522295" w:rsidRPr="00A11603" w:rsidRDefault="00522295" w:rsidP="00A11603">
      <w:pPr>
        <w:rPr>
          <w:rFonts w:ascii="Times New Roman" w:eastAsia="Times New Roman" w:hAnsi="Times New Roman" w:cs="Times New Roman"/>
          <w:sz w:val="24"/>
          <w:szCs w:val="24"/>
        </w:rPr>
      </w:pPr>
      <w:r>
        <w:rPr>
          <w:rStyle w:val="CommentReference"/>
        </w:rPr>
        <w:annotationRef/>
      </w:r>
      <w:r w:rsidRPr="00A11603">
        <w:rPr>
          <w:rFonts w:ascii="Calibri" w:eastAsia="Times New Roman" w:hAnsi="Calibri" w:cs="Calibri"/>
          <w:color w:val="000000"/>
          <w:sz w:val="24"/>
          <w:szCs w:val="24"/>
        </w:rPr>
        <w:t>AQ: The reference “</w:t>
      </w:r>
      <w:proofErr w:type="spellStart"/>
      <w:r w:rsidRPr="00A11603">
        <w:t>Kirmayer</w:t>
      </w:r>
      <w:proofErr w:type="spellEnd"/>
      <w:r w:rsidRPr="00A11603">
        <w:t>, Gone &amp; Moses, 2023</w:t>
      </w:r>
      <w:r>
        <w:rPr>
          <w:rStyle w:val="CommentReference"/>
        </w:rPr>
        <w:annotationRef/>
      </w:r>
      <w:r w:rsidRPr="00A11603">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4B127552" w14:textId="1E2BB604" w:rsidR="00522295" w:rsidRDefault="00522295">
      <w:pPr>
        <w:pStyle w:val="CommentText"/>
      </w:pPr>
    </w:p>
  </w:comment>
  <w:comment w:id="12" w:author="TE" w:date="2025-08-05T18:17:00Z" w:initials="AQ">
    <w:p w14:paraId="6F829562" w14:textId="05E101D4" w:rsidR="00522295" w:rsidRPr="00A11603" w:rsidRDefault="00522295" w:rsidP="00A11603">
      <w:pPr>
        <w:rPr>
          <w:rFonts w:ascii="Times New Roman" w:eastAsia="Times New Roman" w:hAnsi="Times New Roman" w:cs="Times New Roman"/>
          <w:sz w:val="24"/>
          <w:szCs w:val="24"/>
        </w:rPr>
      </w:pPr>
      <w:r>
        <w:rPr>
          <w:rStyle w:val="CommentReference"/>
        </w:rPr>
        <w:annotationRef/>
      </w:r>
      <w:r w:rsidRPr="00A11603">
        <w:rPr>
          <w:rFonts w:ascii="Calibri" w:eastAsia="Times New Roman" w:hAnsi="Calibri" w:cs="Calibri"/>
          <w:color w:val="000000"/>
          <w:sz w:val="24"/>
          <w:szCs w:val="24"/>
        </w:rPr>
        <w:t>AQ: The reference “</w:t>
      </w:r>
      <w:proofErr w:type="spellStart"/>
      <w:r w:rsidRPr="00C06A48">
        <w:rPr>
          <w:rFonts w:cs="Times New Roman"/>
        </w:rPr>
        <w:t>Kirmayer</w:t>
      </w:r>
      <w:proofErr w:type="spellEnd"/>
      <w:r w:rsidRPr="00C06A48">
        <w:rPr>
          <w:rFonts w:cs="Times New Roman"/>
        </w:rPr>
        <w:t xml:space="preserve"> &amp; Lewis-</w:t>
      </w:r>
      <w:proofErr w:type="spellStart"/>
      <w:r w:rsidRPr="00C06A48">
        <w:rPr>
          <w:rFonts w:cs="Times New Roman"/>
        </w:rPr>
        <w:t>Fernández</w:t>
      </w:r>
      <w:proofErr w:type="spellEnd"/>
      <w:r w:rsidRPr="00C06A48">
        <w:rPr>
          <w:rFonts w:cs="Times New Roman"/>
        </w:rPr>
        <w:t>, 2019</w:t>
      </w:r>
      <w:r>
        <w:rPr>
          <w:rStyle w:val="CommentReference"/>
        </w:rPr>
        <w:annotationRef/>
      </w:r>
      <w:r w:rsidRPr="00A11603">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686E9B4A" w14:textId="76484F3B" w:rsidR="00522295" w:rsidRDefault="00522295">
      <w:pPr>
        <w:pStyle w:val="CommentText"/>
      </w:pPr>
    </w:p>
  </w:comment>
  <w:comment w:id="13" w:author="TE" w:date="2025-08-05T18:17:00Z" w:initials="AQ">
    <w:p w14:paraId="587F00C1" w14:textId="10210ECD" w:rsidR="00522295" w:rsidRPr="002C4220" w:rsidRDefault="00522295" w:rsidP="002C4220">
      <w:pPr>
        <w:rPr>
          <w:rFonts w:ascii="Times New Roman" w:eastAsia="Times New Roman" w:hAnsi="Times New Roman" w:cs="Times New Roman"/>
          <w:sz w:val="24"/>
          <w:szCs w:val="24"/>
        </w:rPr>
      </w:pPr>
      <w:r>
        <w:rPr>
          <w:rStyle w:val="CommentReference"/>
        </w:rPr>
        <w:annotationRef/>
      </w:r>
      <w:r w:rsidRPr="002C4220">
        <w:rPr>
          <w:rFonts w:ascii="Calibri" w:eastAsia="Times New Roman" w:hAnsi="Calibri" w:cs="Calibri"/>
          <w:color w:val="000000"/>
          <w:sz w:val="24"/>
          <w:szCs w:val="24"/>
        </w:rPr>
        <w:t>AQ: Note that the citation of reference “</w:t>
      </w:r>
      <w:r w:rsidRPr="00C06A48">
        <w:rPr>
          <w:rFonts w:cs="Times New Roman"/>
        </w:rPr>
        <w:t>Jarvis et al., 202</w:t>
      </w:r>
      <w:r>
        <w:rPr>
          <w:rStyle w:val="CommentReference"/>
        </w:rPr>
        <w:annotationRef/>
      </w:r>
      <w:r>
        <w:rPr>
          <w:rFonts w:cs="Times New Roman"/>
        </w:rPr>
        <w:t>1</w:t>
      </w:r>
      <w:r w:rsidRPr="002C4220">
        <w:rPr>
          <w:rFonts w:ascii="Calibri" w:eastAsia="Times New Roman" w:hAnsi="Calibri" w:cs="Calibri"/>
          <w:color w:val="000000"/>
          <w:sz w:val="24"/>
          <w:szCs w:val="24"/>
        </w:rPr>
        <w:t>” has been changed to “</w:t>
      </w:r>
      <w:r w:rsidRPr="00C06A48">
        <w:rPr>
          <w:rFonts w:cs="Times New Roman"/>
        </w:rPr>
        <w:t>Jarvis et al., 202</w:t>
      </w:r>
      <w:r>
        <w:rPr>
          <w:rFonts w:cs="Times New Roman"/>
        </w:rPr>
        <w:t>0</w:t>
      </w:r>
      <w:r>
        <w:rPr>
          <w:rStyle w:val="CommentReference"/>
        </w:rPr>
        <w:annotationRef/>
      </w:r>
      <w:r w:rsidRPr="002C4220">
        <w:rPr>
          <w:rFonts w:ascii="Calibri" w:eastAsia="Times New Roman" w:hAnsi="Calibri" w:cs="Calibri"/>
          <w:color w:val="000000"/>
          <w:sz w:val="24"/>
          <w:szCs w:val="24"/>
        </w:rPr>
        <w:t>” to match with the reference list. Please confirm</w:t>
      </w:r>
    </w:p>
    <w:p w14:paraId="580F63E2" w14:textId="6177C98A" w:rsidR="00522295" w:rsidRDefault="00522295">
      <w:pPr>
        <w:pStyle w:val="CommentText"/>
      </w:pPr>
    </w:p>
  </w:comment>
  <w:comment w:id="16" w:author="TE" w:date="2025-08-05T18:21:00Z" w:initials="AQ">
    <w:p w14:paraId="736ABA63" w14:textId="1A06C270" w:rsidR="00377DE9" w:rsidRPr="00377DE9" w:rsidRDefault="00377DE9" w:rsidP="00377DE9">
      <w:pPr>
        <w:rPr>
          <w:rFonts w:ascii="Times New Roman" w:eastAsia="Times New Roman" w:hAnsi="Times New Roman" w:cs="Times New Roman"/>
          <w:sz w:val="24"/>
          <w:szCs w:val="24"/>
        </w:rPr>
      </w:pPr>
      <w:r>
        <w:rPr>
          <w:rStyle w:val="CommentReference"/>
        </w:rPr>
        <w:annotationRef/>
      </w:r>
      <w:r w:rsidRPr="00377DE9">
        <w:rPr>
          <w:rFonts w:ascii="Calibri" w:eastAsia="Times New Roman" w:hAnsi="Calibri" w:cs="Calibri"/>
          <w:color w:val="000000"/>
          <w:sz w:val="24"/>
          <w:szCs w:val="24"/>
        </w:rPr>
        <w:t>AQ: The reference “</w:t>
      </w:r>
      <w:proofErr w:type="spellStart"/>
      <w:r w:rsidRPr="00377DE9">
        <w:t>Bruyère</w:t>
      </w:r>
      <w:proofErr w:type="spellEnd"/>
      <w:r w:rsidRPr="00377DE9">
        <w:t xml:space="preserve"> Research Institute, 2019</w:t>
      </w:r>
      <w:r>
        <w:rPr>
          <w:rStyle w:val="CommentReference"/>
        </w:rPr>
        <w:annotationRef/>
      </w:r>
      <w:r w:rsidRPr="00377DE9">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5BA0397E" w14:textId="2CCA8B70" w:rsidR="00377DE9" w:rsidRDefault="00377DE9">
      <w:pPr>
        <w:pStyle w:val="CommentText"/>
      </w:pPr>
    </w:p>
  </w:comment>
  <w:comment w:id="21" w:author="TE" w:date="2025-08-05T18:21:00Z" w:initials="AQ">
    <w:p w14:paraId="158301A2" w14:textId="4760AB3C" w:rsidR="00787289" w:rsidRDefault="00787289">
      <w:pPr>
        <w:pStyle w:val="CommentText"/>
      </w:pPr>
      <w:r>
        <w:rPr>
          <w:rStyle w:val="CommentReference"/>
        </w:rPr>
        <w:annotationRef/>
      </w:r>
      <w:r>
        <w:t xml:space="preserve">AQ: The reference </w:t>
      </w:r>
      <w:proofErr w:type="gramStart"/>
      <w:r>
        <w:t>" is</w:t>
      </w:r>
      <w:proofErr w:type="gramEnd"/>
      <w:r>
        <w:t xml:space="preserve"> given in the list but not cited in the text. Please cite the reference in the text or delete from the list.</w:t>
      </w:r>
    </w:p>
  </w:comment>
  <w:comment w:id="22" w:author="TE" w:date="2025-08-05T18:18:00Z" w:initials="AQ">
    <w:p w14:paraId="6F836315" w14:textId="07043DA4" w:rsidR="00522295" w:rsidRDefault="00522295">
      <w:pPr>
        <w:pStyle w:val="CommentText"/>
      </w:pPr>
      <w:r>
        <w:rPr>
          <w:rStyle w:val="CommentReference"/>
        </w:rPr>
        <w:annotationRef/>
      </w:r>
      <w:r>
        <w:t>AQ: The reference "</w:t>
      </w:r>
      <w:proofErr w:type="spellStart"/>
      <w:r>
        <w:t>Felitti</w:t>
      </w:r>
      <w:proofErr w:type="spellEnd"/>
      <w:r>
        <w:t xml:space="preserve"> &amp; </w:t>
      </w:r>
      <w:proofErr w:type="spellStart"/>
      <w:r>
        <w:t>Anda</w:t>
      </w:r>
      <w:proofErr w:type="spellEnd"/>
      <w:r>
        <w:t>, 2010" is given in the list but not cited in the text. Please cite the reference in the text or delete from the list.</w:t>
      </w:r>
    </w:p>
  </w:comment>
  <w:comment w:id="23" w:author="TE" w:date="2025-08-05T18:17:00Z" w:initials="AQ">
    <w:p w14:paraId="18110ABE" w14:textId="3A48E177" w:rsidR="00522295" w:rsidRDefault="00522295">
      <w:pPr>
        <w:pStyle w:val="CommentText"/>
      </w:pPr>
      <w:r>
        <w:rPr>
          <w:rStyle w:val="CommentReference"/>
        </w:rPr>
        <w:annotationRef/>
      </w:r>
      <w:r>
        <w:t>AQ: The reference "Hughes et al., 2017" is given in the list but not cited in the text. Please cite the reference in the text or delete from the list.</w:t>
      </w:r>
    </w:p>
  </w:comment>
  <w:comment w:id="24" w:author="TE" w:date="2025-08-05T18:17:00Z" w:initials="AQ">
    <w:p w14:paraId="6F70ADEE" w14:textId="0A91008C" w:rsidR="00522295" w:rsidRDefault="00522295">
      <w:pPr>
        <w:pStyle w:val="CommentText"/>
      </w:pPr>
      <w:r>
        <w:rPr>
          <w:rStyle w:val="CommentReference"/>
        </w:rPr>
        <w:annotationRef/>
      </w:r>
      <w:r>
        <w:t>AQ: The reference "Lewis-</w:t>
      </w:r>
      <w:proofErr w:type="spellStart"/>
      <w:r>
        <w:t>Fernández</w:t>
      </w:r>
      <w:proofErr w:type="spellEnd"/>
      <w:r>
        <w:t xml:space="preserve"> &amp; </w:t>
      </w:r>
      <w:proofErr w:type="spellStart"/>
      <w:r>
        <w:t>Kirmayer</w:t>
      </w:r>
      <w:proofErr w:type="spellEnd"/>
      <w:r>
        <w:t>, 2019" is given in the list but not cited in the text. Please cite the reference in the text or delete from the list.</w:t>
      </w:r>
    </w:p>
  </w:comment>
  <w:comment w:id="25" w:author="TE" w:date="2025-08-05T18:17:00Z" w:initials="AQ">
    <w:p w14:paraId="22D095E8" w14:textId="700EA47D" w:rsidR="00522295" w:rsidRDefault="00522295">
      <w:pPr>
        <w:pStyle w:val="CommentText"/>
      </w:pPr>
      <w:r>
        <w:rPr>
          <w:rStyle w:val="CommentReference"/>
        </w:rPr>
        <w:annotationRef/>
      </w:r>
      <w:r>
        <w:t>AQ: The reference "</w:t>
      </w:r>
      <w:proofErr w:type="spellStart"/>
      <w:r>
        <w:t>Oexle</w:t>
      </w:r>
      <w:proofErr w:type="spellEnd"/>
      <w:r>
        <w:t xml:space="preserve"> et al., 2022" is given in the list but not cited in the text. Please cite the reference in the text or delete from the list.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74A481" w14:textId="77777777" w:rsidR="00546572" w:rsidRDefault="00546572" w:rsidP="003B0455">
      <w:pPr>
        <w:spacing w:after="0" w:line="240" w:lineRule="auto"/>
      </w:pPr>
      <w:r>
        <w:separator/>
      </w:r>
    </w:p>
  </w:endnote>
  <w:endnote w:type="continuationSeparator" w:id="0">
    <w:p w14:paraId="3F1C4A2E" w14:textId="77777777" w:rsidR="00546572" w:rsidRDefault="00546572" w:rsidP="003B0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LT Std 45 Light">
    <w:altName w:val="Calibri"/>
    <w:panose1 w:val="00000000000000000000"/>
    <w:charset w:val="00"/>
    <w:family w:val="auto"/>
    <w:notTrueType/>
    <w:pitch w:val="default"/>
    <w:sig w:usb0="00000003" w:usb1="00000000" w:usb2="00000000" w:usb3="00000000" w:csb0="00000001" w:csb1="00000000"/>
  </w:font>
  <w:font w:name="Palatino LT Std">
    <w:altName w:val="Segoe UI Historic"/>
    <w:charset w:val="4D"/>
    <w:family w:val="auto"/>
    <w:pitch w:val="variable"/>
    <w:sig w:usb0="A00002FF" w:usb1="7800205A" w:usb2="14600000" w:usb3="00000000" w:csb0="00000193" w:csb1="00000000"/>
  </w:font>
  <w:font w:name="Frutiger LT Std 75 Black">
    <w:altName w:val="Calibri"/>
    <w:panose1 w:val="00000000000000000000"/>
    <w:charset w:val="00"/>
    <w:family w:val="auto"/>
    <w:notTrueType/>
    <w:pitch w:val="default"/>
    <w:sig w:usb0="00000003" w:usb1="00000000" w:usb2="00000000" w:usb3="00000000" w:csb0="00000001" w:csb1="00000000"/>
  </w:font>
  <w:font w:name="Frutiger LT Std 55 Roman">
    <w:altName w:val="Calibri"/>
    <w:panose1 w:val="00000000000000000000"/>
    <w:charset w:val="00"/>
    <w:family w:val="auto"/>
    <w:notTrueType/>
    <w:pitch w:val="default"/>
    <w:sig w:usb0="00000003" w:usb1="00000000" w:usb2="00000000" w:usb3="00000000" w:csb0="00000001" w:csb1="00000000"/>
  </w:font>
  <w:font w:name="ITC Zapf Dingbats Std">
    <w:panose1 w:val="00000000000000000000"/>
    <w:charset w:val="02"/>
    <w:family w:val="auto"/>
    <w:notTrueType/>
    <w:pitch w:val="default"/>
  </w:font>
  <w:font w:name="Palatino Bold">
    <w:altName w:val="Palatino"/>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DB5AAE" w14:textId="59F3BD29" w:rsidR="00522295" w:rsidRDefault="00522295" w:rsidP="003B045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9ED05F" w14:textId="77777777" w:rsidR="00546572" w:rsidRDefault="00546572" w:rsidP="003B0455">
      <w:pPr>
        <w:spacing w:after="0" w:line="240" w:lineRule="auto"/>
      </w:pPr>
      <w:r>
        <w:separator/>
      </w:r>
    </w:p>
  </w:footnote>
  <w:footnote w:type="continuationSeparator" w:id="0">
    <w:p w14:paraId="734EB532" w14:textId="77777777" w:rsidR="00546572" w:rsidRDefault="00546572" w:rsidP="003B04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C584A"/>
    <w:multiLevelType w:val="hybridMultilevel"/>
    <w:tmpl w:val="9AECD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F6029A"/>
    <w:multiLevelType w:val="hybridMultilevel"/>
    <w:tmpl w:val="D4B475FC"/>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231C91"/>
    <w:multiLevelType w:val="hybridMultilevel"/>
    <w:tmpl w:val="FCD639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1E947EB"/>
    <w:multiLevelType w:val="hybridMultilevel"/>
    <w:tmpl w:val="96585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F1B659B"/>
    <w:multiLevelType w:val="hybridMultilevel"/>
    <w:tmpl w:val="5CBC12C6"/>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0991CA6"/>
    <w:multiLevelType w:val="hybridMultilevel"/>
    <w:tmpl w:val="996E80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3200871"/>
    <w:multiLevelType w:val="hybridMultilevel"/>
    <w:tmpl w:val="F828CAC0"/>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52E64E1"/>
    <w:multiLevelType w:val="hybridMultilevel"/>
    <w:tmpl w:val="A1C8F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0665CFF"/>
    <w:multiLevelType w:val="hybridMultilevel"/>
    <w:tmpl w:val="941EBF60"/>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2CD03C5"/>
    <w:multiLevelType w:val="hybridMultilevel"/>
    <w:tmpl w:val="77D22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257CCE"/>
    <w:multiLevelType w:val="hybridMultilevel"/>
    <w:tmpl w:val="6F28C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8340D61"/>
    <w:multiLevelType w:val="hybridMultilevel"/>
    <w:tmpl w:val="D26036A0"/>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CA37720"/>
    <w:multiLevelType w:val="hybridMultilevel"/>
    <w:tmpl w:val="A08A7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0E71422"/>
    <w:multiLevelType w:val="hybridMultilevel"/>
    <w:tmpl w:val="07BAA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28E0204"/>
    <w:multiLevelType w:val="hybridMultilevel"/>
    <w:tmpl w:val="EC2840E6"/>
    <w:lvl w:ilvl="0" w:tplc="5CA230CE">
      <w:start w:val="5"/>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AF14A39"/>
    <w:multiLevelType w:val="multilevel"/>
    <w:tmpl w:val="76D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8D0CF2"/>
    <w:multiLevelType w:val="hybridMultilevel"/>
    <w:tmpl w:val="AD005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E1655BB"/>
    <w:multiLevelType w:val="hybridMultilevel"/>
    <w:tmpl w:val="66787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0"/>
  </w:num>
  <w:num w:numId="3">
    <w:abstractNumId w:val="8"/>
  </w:num>
  <w:num w:numId="4">
    <w:abstractNumId w:val="7"/>
  </w:num>
  <w:num w:numId="5">
    <w:abstractNumId w:val="0"/>
  </w:num>
  <w:num w:numId="6">
    <w:abstractNumId w:val="3"/>
  </w:num>
  <w:num w:numId="7">
    <w:abstractNumId w:val="12"/>
  </w:num>
  <w:num w:numId="8">
    <w:abstractNumId w:val="4"/>
  </w:num>
  <w:num w:numId="9">
    <w:abstractNumId w:val="11"/>
  </w:num>
  <w:num w:numId="10">
    <w:abstractNumId w:val="14"/>
  </w:num>
  <w:num w:numId="11">
    <w:abstractNumId w:val="1"/>
  </w:num>
  <w:num w:numId="12">
    <w:abstractNumId w:val="6"/>
  </w:num>
  <w:num w:numId="13">
    <w:abstractNumId w:val="5"/>
  </w:num>
  <w:num w:numId="14">
    <w:abstractNumId w:val="2"/>
  </w:num>
  <w:num w:numId="15">
    <w:abstractNumId w:val="17"/>
  </w:num>
  <w:num w:numId="16">
    <w:abstractNumId w:val="16"/>
  </w:num>
  <w:num w:numId="17">
    <w:abstractNumId w:val="9"/>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907"/>
    <w:rsid w:val="0000312D"/>
    <w:rsid w:val="00003855"/>
    <w:rsid w:val="00004374"/>
    <w:rsid w:val="0000497E"/>
    <w:rsid w:val="000049AE"/>
    <w:rsid w:val="000101C3"/>
    <w:rsid w:val="00012C34"/>
    <w:rsid w:val="00013C0C"/>
    <w:rsid w:val="00015B73"/>
    <w:rsid w:val="00015F21"/>
    <w:rsid w:val="00023A3C"/>
    <w:rsid w:val="000261E3"/>
    <w:rsid w:val="0003115B"/>
    <w:rsid w:val="00036299"/>
    <w:rsid w:val="00036601"/>
    <w:rsid w:val="00044546"/>
    <w:rsid w:val="00047090"/>
    <w:rsid w:val="00051414"/>
    <w:rsid w:val="00056623"/>
    <w:rsid w:val="00056DF0"/>
    <w:rsid w:val="00057BD6"/>
    <w:rsid w:val="00060335"/>
    <w:rsid w:val="00062B56"/>
    <w:rsid w:val="000708B4"/>
    <w:rsid w:val="00074502"/>
    <w:rsid w:val="000745EB"/>
    <w:rsid w:val="00077167"/>
    <w:rsid w:val="00077F8E"/>
    <w:rsid w:val="00080A8D"/>
    <w:rsid w:val="000827B4"/>
    <w:rsid w:val="000827F9"/>
    <w:rsid w:val="000A1B8E"/>
    <w:rsid w:val="000A59BC"/>
    <w:rsid w:val="000A731A"/>
    <w:rsid w:val="000B2EC2"/>
    <w:rsid w:val="000B5057"/>
    <w:rsid w:val="000B51B4"/>
    <w:rsid w:val="000B56EC"/>
    <w:rsid w:val="000B5BE0"/>
    <w:rsid w:val="000B7E12"/>
    <w:rsid w:val="000C27E1"/>
    <w:rsid w:val="000C4AFB"/>
    <w:rsid w:val="000C6DF4"/>
    <w:rsid w:val="000C7D73"/>
    <w:rsid w:val="000D1C4C"/>
    <w:rsid w:val="000D4009"/>
    <w:rsid w:val="000D5091"/>
    <w:rsid w:val="000E0966"/>
    <w:rsid w:val="000E28D0"/>
    <w:rsid w:val="000E4144"/>
    <w:rsid w:val="000F039D"/>
    <w:rsid w:val="000F3A50"/>
    <w:rsid w:val="000F51F5"/>
    <w:rsid w:val="000F5479"/>
    <w:rsid w:val="000F66BA"/>
    <w:rsid w:val="000F6BC5"/>
    <w:rsid w:val="000F6FF3"/>
    <w:rsid w:val="0010019F"/>
    <w:rsid w:val="00102077"/>
    <w:rsid w:val="00107EE6"/>
    <w:rsid w:val="00116EC2"/>
    <w:rsid w:val="001174B7"/>
    <w:rsid w:val="0012060E"/>
    <w:rsid w:val="00134022"/>
    <w:rsid w:val="001369D1"/>
    <w:rsid w:val="001373D5"/>
    <w:rsid w:val="00142BBD"/>
    <w:rsid w:val="00142C86"/>
    <w:rsid w:val="001430E9"/>
    <w:rsid w:val="001435BE"/>
    <w:rsid w:val="00150DB4"/>
    <w:rsid w:val="0015379F"/>
    <w:rsid w:val="001539A5"/>
    <w:rsid w:val="00157260"/>
    <w:rsid w:val="0016297D"/>
    <w:rsid w:val="0017004D"/>
    <w:rsid w:val="00172946"/>
    <w:rsid w:val="00181A8E"/>
    <w:rsid w:val="00183134"/>
    <w:rsid w:val="00183740"/>
    <w:rsid w:val="001847D8"/>
    <w:rsid w:val="00184CAD"/>
    <w:rsid w:val="00186F8C"/>
    <w:rsid w:val="00190053"/>
    <w:rsid w:val="00190BAB"/>
    <w:rsid w:val="001A6FCF"/>
    <w:rsid w:val="001A70B7"/>
    <w:rsid w:val="001A70F6"/>
    <w:rsid w:val="001B6009"/>
    <w:rsid w:val="001C1902"/>
    <w:rsid w:val="001C22B6"/>
    <w:rsid w:val="001C356B"/>
    <w:rsid w:val="001C5653"/>
    <w:rsid w:val="001C73DD"/>
    <w:rsid w:val="001D15A1"/>
    <w:rsid w:val="001D3B3F"/>
    <w:rsid w:val="001D44ED"/>
    <w:rsid w:val="001D582B"/>
    <w:rsid w:val="001E0B12"/>
    <w:rsid w:val="001E24AF"/>
    <w:rsid w:val="001E4012"/>
    <w:rsid w:val="001E5B07"/>
    <w:rsid w:val="001F23AD"/>
    <w:rsid w:val="00204ED9"/>
    <w:rsid w:val="0021280E"/>
    <w:rsid w:val="00215A8B"/>
    <w:rsid w:val="00216A06"/>
    <w:rsid w:val="00216E49"/>
    <w:rsid w:val="00222F4D"/>
    <w:rsid w:val="00224C0E"/>
    <w:rsid w:val="00230B6C"/>
    <w:rsid w:val="00232F04"/>
    <w:rsid w:val="00233786"/>
    <w:rsid w:val="00236B12"/>
    <w:rsid w:val="00241BD5"/>
    <w:rsid w:val="00242BE4"/>
    <w:rsid w:val="0024453C"/>
    <w:rsid w:val="00246AC1"/>
    <w:rsid w:val="002515FB"/>
    <w:rsid w:val="00252B1C"/>
    <w:rsid w:val="00252F91"/>
    <w:rsid w:val="00253307"/>
    <w:rsid w:val="002540AE"/>
    <w:rsid w:val="00256073"/>
    <w:rsid w:val="00257BAE"/>
    <w:rsid w:val="00261DDC"/>
    <w:rsid w:val="00263E16"/>
    <w:rsid w:val="002642FC"/>
    <w:rsid w:val="002721AF"/>
    <w:rsid w:val="00272D09"/>
    <w:rsid w:val="002770FE"/>
    <w:rsid w:val="00282EC8"/>
    <w:rsid w:val="0029027E"/>
    <w:rsid w:val="00291E9D"/>
    <w:rsid w:val="002924CB"/>
    <w:rsid w:val="00294B7F"/>
    <w:rsid w:val="002956C9"/>
    <w:rsid w:val="00295C10"/>
    <w:rsid w:val="002A1A15"/>
    <w:rsid w:val="002A3B2D"/>
    <w:rsid w:val="002A4491"/>
    <w:rsid w:val="002A6936"/>
    <w:rsid w:val="002B2C2F"/>
    <w:rsid w:val="002C084F"/>
    <w:rsid w:val="002C249F"/>
    <w:rsid w:val="002C2962"/>
    <w:rsid w:val="002C4220"/>
    <w:rsid w:val="002C533D"/>
    <w:rsid w:val="002C5342"/>
    <w:rsid w:val="002C7515"/>
    <w:rsid w:val="002D0103"/>
    <w:rsid w:val="002D0AEF"/>
    <w:rsid w:val="002D0B0F"/>
    <w:rsid w:val="002D1EFB"/>
    <w:rsid w:val="002D5BF6"/>
    <w:rsid w:val="002E1995"/>
    <w:rsid w:val="002E2A54"/>
    <w:rsid w:val="002E3716"/>
    <w:rsid w:val="002E5142"/>
    <w:rsid w:val="002F3640"/>
    <w:rsid w:val="002F39C7"/>
    <w:rsid w:val="003003C5"/>
    <w:rsid w:val="003060ED"/>
    <w:rsid w:val="00314156"/>
    <w:rsid w:val="00315E44"/>
    <w:rsid w:val="00320FDA"/>
    <w:rsid w:val="0032510C"/>
    <w:rsid w:val="00326CB8"/>
    <w:rsid w:val="003342C0"/>
    <w:rsid w:val="00344DCC"/>
    <w:rsid w:val="00351546"/>
    <w:rsid w:val="003534D3"/>
    <w:rsid w:val="00354433"/>
    <w:rsid w:val="003573FD"/>
    <w:rsid w:val="00361D50"/>
    <w:rsid w:val="00364D37"/>
    <w:rsid w:val="003672B3"/>
    <w:rsid w:val="00370BDD"/>
    <w:rsid w:val="00371520"/>
    <w:rsid w:val="0037570B"/>
    <w:rsid w:val="00375B18"/>
    <w:rsid w:val="00377403"/>
    <w:rsid w:val="00377DE9"/>
    <w:rsid w:val="00383856"/>
    <w:rsid w:val="00383889"/>
    <w:rsid w:val="00386CF8"/>
    <w:rsid w:val="0039171F"/>
    <w:rsid w:val="00394D07"/>
    <w:rsid w:val="003A04FF"/>
    <w:rsid w:val="003A0A3C"/>
    <w:rsid w:val="003A3FA1"/>
    <w:rsid w:val="003A4107"/>
    <w:rsid w:val="003A475B"/>
    <w:rsid w:val="003A57B5"/>
    <w:rsid w:val="003A734F"/>
    <w:rsid w:val="003B0455"/>
    <w:rsid w:val="003B158C"/>
    <w:rsid w:val="003B4282"/>
    <w:rsid w:val="003B5EAB"/>
    <w:rsid w:val="003C4912"/>
    <w:rsid w:val="003C549E"/>
    <w:rsid w:val="003C6EA9"/>
    <w:rsid w:val="003D002C"/>
    <w:rsid w:val="003D1696"/>
    <w:rsid w:val="003D4293"/>
    <w:rsid w:val="003D433C"/>
    <w:rsid w:val="003D4C21"/>
    <w:rsid w:val="003D5D64"/>
    <w:rsid w:val="003D692D"/>
    <w:rsid w:val="003D6F29"/>
    <w:rsid w:val="003D79AD"/>
    <w:rsid w:val="003D7C13"/>
    <w:rsid w:val="003E0A46"/>
    <w:rsid w:val="003E30BB"/>
    <w:rsid w:val="003F4C1D"/>
    <w:rsid w:val="0040538E"/>
    <w:rsid w:val="00421458"/>
    <w:rsid w:val="0042588D"/>
    <w:rsid w:val="00426256"/>
    <w:rsid w:val="00435B5F"/>
    <w:rsid w:val="004400D0"/>
    <w:rsid w:val="00443C3B"/>
    <w:rsid w:val="00447F63"/>
    <w:rsid w:val="00461A3B"/>
    <w:rsid w:val="0046425A"/>
    <w:rsid w:val="004665AA"/>
    <w:rsid w:val="0047182C"/>
    <w:rsid w:val="00471BCD"/>
    <w:rsid w:val="00472000"/>
    <w:rsid w:val="0047266C"/>
    <w:rsid w:val="00476D89"/>
    <w:rsid w:val="00480DB2"/>
    <w:rsid w:val="00487FE2"/>
    <w:rsid w:val="00491D47"/>
    <w:rsid w:val="004978CF"/>
    <w:rsid w:val="004A20A9"/>
    <w:rsid w:val="004A6776"/>
    <w:rsid w:val="004B2938"/>
    <w:rsid w:val="004B41A8"/>
    <w:rsid w:val="004B755A"/>
    <w:rsid w:val="004C0699"/>
    <w:rsid w:val="004C49F5"/>
    <w:rsid w:val="004C6179"/>
    <w:rsid w:val="004C71DD"/>
    <w:rsid w:val="004D0429"/>
    <w:rsid w:val="004D0A99"/>
    <w:rsid w:val="004E0363"/>
    <w:rsid w:val="004E0B2B"/>
    <w:rsid w:val="004E17BA"/>
    <w:rsid w:val="004E4708"/>
    <w:rsid w:val="004E4A02"/>
    <w:rsid w:val="004E4D42"/>
    <w:rsid w:val="004E687C"/>
    <w:rsid w:val="004F4089"/>
    <w:rsid w:val="004F5907"/>
    <w:rsid w:val="004F62AE"/>
    <w:rsid w:val="004F725D"/>
    <w:rsid w:val="004F72D7"/>
    <w:rsid w:val="00500E64"/>
    <w:rsid w:val="00503B1A"/>
    <w:rsid w:val="00504755"/>
    <w:rsid w:val="005049F8"/>
    <w:rsid w:val="00507923"/>
    <w:rsid w:val="00511AA6"/>
    <w:rsid w:val="00522295"/>
    <w:rsid w:val="005224F2"/>
    <w:rsid w:val="005243DC"/>
    <w:rsid w:val="00532001"/>
    <w:rsid w:val="00532231"/>
    <w:rsid w:val="005323C8"/>
    <w:rsid w:val="00534913"/>
    <w:rsid w:val="00534F4B"/>
    <w:rsid w:val="00536916"/>
    <w:rsid w:val="00541C6E"/>
    <w:rsid w:val="005436DE"/>
    <w:rsid w:val="005440A2"/>
    <w:rsid w:val="00544B62"/>
    <w:rsid w:val="00546572"/>
    <w:rsid w:val="00550CC1"/>
    <w:rsid w:val="00551CA6"/>
    <w:rsid w:val="00555CC3"/>
    <w:rsid w:val="00566A57"/>
    <w:rsid w:val="00575560"/>
    <w:rsid w:val="00580154"/>
    <w:rsid w:val="00580AB8"/>
    <w:rsid w:val="005829BD"/>
    <w:rsid w:val="0058533F"/>
    <w:rsid w:val="00585AAE"/>
    <w:rsid w:val="00587071"/>
    <w:rsid w:val="00587FC4"/>
    <w:rsid w:val="00591B8B"/>
    <w:rsid w:val="005946BE"/>
    <w:rsid w:val="00594B56"/>
    <w:rsid w:val="005956E2"/>
    <w:rsid w:val="005963C6"/>
    <w:rsid w:val="00597B9C"/>
    <w:rsid w:val="005A2591"/>
    <w:rsid w:val="005A2BD6"/>
    <w:rsid w:val="005A33E8"/>
    <w:rsid w:val="005A38F2"/>
    <w:rsid w:val="005B22F8"/>
    <w:rsid w:val="005B76FE"/>
    <w:rsid w:val="005C67D5"/>
    <w:rsid w:val="005C68B9"/>
    <w:rsid w:val="005C7051"/>
    <w:rsid w:val="005C70D2"/>
    <w:rsid w:val="005C78B9"/>
    <w:rsid w:val="005D1C27"/>
    <w:rsid w:val="005D33A2"/>
    <w:rsid w:val="005E17D2"/>
    <w:rsid w:val="005E4323"/>
    <w:rsid w:val="005E60AC"/>
    <w:rsid w:val="005F1A29"/>
    <w:rsid w:val="00600112"/>
    <w:rsid w:val="00611F96"/>
    <w:rsid w:val="006120C0"/>
    <w:rsid w:val="00612471"/>
    <w:rsid w:val="006178AB"/>
    <w:rsid w:val="0063082E"/>
    <w:rsid w:val="00637BEA"/>
    <w:rsid w:val="00637C06"/>
    <w:rsid w:val="00643E40"/>
    <w:rsid w:val="0064460B"/>
    <w:rsid w:val="006447B5"/>
    <w:rsid w:val="006459BF"/>
    <w:rsid w:val="0064693A"/>
    <w:rsid w:val="006507FB"/>
    <w:rsid w:val="00653825"/>
    <w:rsid w:val="00656D38"/>
    <w:rsid w:val="00672B24"/>
    <w:rsid w:val="00672EB3"/>
    <w:rsid w:val="0067454F"/>
    <w:rsid w:val="00681592"/>
    <w:rsid w:val="00685313"/>
    <w:rsid w:val="00686238"/>
    <w:rsid w:val="00692FAF"/>
    <w:rsid w:val="006B2116"/>
    <w:rsid w:val="006B6746"/>
    <w:rsid w:val="006C5212"/>
    <w:rsid w:val="006D0485"/>
    <w:rsid w:val="006D1087"/>
    <w:rsid w:val="006D1495"/>
    <w:rsid w:val="006D1650"/>
    <w:rsid w:val="006D37CE"/>
    <w:rsid w:val="006D4D4B"/>
    <w:rsid w:val="006D6609"/>
    <w:rsid w:val="006E59C1"/>
    <w:rsid w:val="006E7072"/>
    <w:rsid w:val="006E78C4"/>
    <w:rsid w:val="006F078C"/>
    <w:rsid w:val="0070358D"/>
    <w:rsid w:val="0070392F"/>
    <w:rsid w:val="007061AC"/>
    <w:rsid w:val="00712F29"/>
    <w:rsid w:val="00715648"/>
    <w:rsid w:val="00722089"/>
    <w:rsid w:val="00724DEF"/>
    <w:rsid w:val="0072620E"/>
    <w:rsid w:val="00735269"/>
    <w:rsid w:val="00736480"/>
    <w:rsid w:val="00736B18"/>
    <w:rsid w:val="007464FC"/>
    <w:rsid w:val="00753AD5"/>
    <w:rsid w:val="00754AF7"/>
    <w:rsid w:val="007551BA"/>
    <w:rsid w:val="00762877"/>
    <w:rsid w:val="007630EE"/>
    <w:rsid w:val="00764415"/>
    <w:rsid w:val="00764C5A"/>
    <w:rsid w:val="00773523"/>
    <w:rsid w:val="0077799A"/>
    <w:rsid w:val="00780DC1"/>
    <w:rsid w:val="007852AD"/>
    <w:rsid w:val="00787289"/>
    <w:rsid w:val="00787EA3"/>
    <w:rsid w:val="00792C74"/>
    <w:rsid w:val="007A3AD4"/>
    <w:rsid w:val="007A5620"/>
    <w:rsid w:val="007A5BF5"/>
    <w:rsid w:val="007A6DCB"/>
    <w:rsid w:val="007B0CCD"/>
    <w:rsid w:val="007B0EF6"/>
    <w:rsid w:val="007B14E5"/>
    <w:rsid w:val="007B65D0"/>
    <w:rsid w:val="007C0A8D"/>
    <w:rsid w:val="007C4698"/>
    <w:rsid w:val="007C7624"/>
    <w:rsid w:val="007D6EB2"/>
    <w:rsid w:val="007E15EA"/>
    <w:rsid w:val="007E4644"/>
    <w:rsid w:val="007E4D10"/>
    <w:rsid w:val="007F6A3E"/>
    <w:rsid w:val="00800B6C"/>
    <w:rsid w:val="00803B15"/>
    <w:rsid w:val="0080724D"/>
    <w:rsid w:val="00811BB1"/>
    <w:rsid w:val="008143B5"/>
    <w:rsid w:val="0081694A"/>
    <w:rsid w:val="00823FAD"/>
    <w:rsid w:val="00846598"/>
    <w:rsid w:val="00853744"/>
    <w:rsid w:val="00854290"/>
    <w:rsid w:val="00860F28"/>
    <w:rsid w:val="0086246E"/>
    <w:rsid w:val="00863278"/>
    <w:rsid w:val="00871318"/>
    <w:rsid w:val="008722F9"/>
    <w:rsid w:val="00872C53"/>
    <w:rsid w:val="0088634A"/>
    <w:rsid w:val="00897B20"/>
    <w:rsid w:val="008A0CD4"/>
    <w:rsid w:val="008A50E3"/>
    <w:rsid w:val="008A64FB"/>
    <w:rsid w:val="008B0450"/>
    <w:rsid w:val="008C0708"/>
    <w:rsid w:val="008C5C90"/>
    <w:rsid w:val="008C629E"/>
    <w:rsid w:val="008D1628"/>
    <w:rsid w:val="008D3472"/>
    <w:rsid w:val="008D5671"/>
    <w:rsid w:val="008D6E7E"/>
    <w:rsid w:val="008E17D1"/>
    <w:rsid w:val="008E7813"/>
    <w:rsid w:val="008F0570"/>
    <w:rsid w:val="008F4410"/>
    <w:rsid w:val="008F4670"/>
    <w:rsid w:val="008F49C9"/>
    <w:rsid w:val="008F52A9"/>
    <w:rsid w:val="008F7596"/>
    <w:rsid w:val="008F7EBC"/>
    <w:rsid w:val="009000C1"/>
    <w:rsid w:val="009012EB"/>
    <w:rsid w:val="009029B6"/>
    <w:rsid w:val="009029F1"/>
    <w:rsid w:val="00903EDF"/>
    <w:rsid w:val="009066AE"/>
    <w:rsid w:val="009119A1"/>
    <w:rsid w:val="0091529B"/>
    <w:rsid w:val="00916F35"/>
    <w:rsid w:val="00917FB1"/>
    <w:rsid w:val="00921323"/>
    <w:rsid w:val="00923AE2"/>
    <w:rsid w:val="00932DE2"/>
    <w:rsid w:val="009366BC"/>
    <w:rsid w:val="00936990"/>
    <w:rsid w:val="009406FA"/>
    <w:rsid w:val="009413B2"/>
    <w:rsid w:val="00941481"/>
    <w:rsid w:val="0095195D"/>
    <w:rsid w:val="00954443"/>
    <w:rsid w:val="00964FF5"/>
    <w:rsid w:val="009653E6"/>
    <w:rsid w:val="00967BB9"/>
    <w:rsid w:val="00971446"/>
    <w:rsid w:val="0097327B"/>
    <w:rsid w:val="00977977"/>
    <w:rsid w:val="00982C89"/>
    <w:rsid w:val="0098684D"/>
    <w:rsid w:val="00990E29"/>
    <w:rsid w:val="00992272"/>
    <w:rsid w:val="00995084"/>
    <w:rsid w:val="00996954"/>
    <w:rsid w:val="009A4B16"/>
    <w:rsid w:val="009A4EBE"/>
    <w:rsid w:val="009A6578"/>
    <w:rsid w:val="009A7763"/>
    <w:rsid w:val="009A7A1D"/>
    <w:rsid w:val="009B1D06"/>
    <w:rsid w:val="009B2EAD"/>
    <w:rsid w:val="009B35C9"/>
    <w:rsid w:val="009B6D49"/>
    <w:rsid w:val="009C048C"/>
    <w:rsid w:val="009C170B"/>
    <w:rsid w:val="009C4FBE"/>
    <w:rsid w:val="009D1B45"/>
    <w:rsid w:val="009D32C6"/>
    <w:rsid w:val="009D7871"/>
    <w:rsid w:val="009E2429"/>
    <w:rsid w:val="009E4DD0"/>
    <w:rsid w:val="009E5B29"/>
    <w:rsid w:val="009F234B"/>
    <w:rsid w:val="009F2B27"/>
    <w:rsid w:val="009F2BD9"/>
    <w:rsid w:val="009F2BEB"/>
    <w:rsid w:val="009F7585"/>
    <w:rsid w:val="00A07A2A"/>
    <w:rsid w:val="00A11603"/>
    <w:rsid w:val="00A117D7"/>
    <w:rsid w:val="00A1197E"/>
    <w:rsid w:val="00A22734"/>
    <w:rsid w:val="00A229CF"/>
    <w:rsid w:val="00A242B5"/>
    <w:rsid w:val="00A24502"/>
    <w:rsid w:val="00A249A3"/>
    <w:rsid w:val="00A253B7"/>
    <w:rsid w:val="00A26883"/>
    <w:rsid w:val="00A26D0B"/>
    <w:rsid w:val="00A275B1"/>
    <w:rsid w:val="00A32A0C"/>
    <w:rsid w:val="00A349D9"/>
    <w:rsid w:val="00A356B2"/>
    <w:rsid w:val="00A42EF1"/>
    <w:rsid w:val="00A47BD5"/>
    <w:rsid w:val="00A516B9"/>
    <w:rsid w:val="00A53861"/>
    <w:rsid w:val="00A5527F"/>
    <w:rsid w:val="00A57BFD"/>
    <w:rsid w:val="00A57EA1"/>
    <w:rsid w:val="00A6130D"/>
    <w:rsid w:val="00A6278B"/>
    <w:rsid w:val="00A63A48"/>
    <w:rsid w:val="00A67594"/>
    <w:rsid w:val="00A71BFF"/>
    <w:rsid w:val="00A73E31"/>
    <w:rsid w:val="00A74866"/>
    <w:rsid w:val="00A807D5"/>
    <w:rsid w:val="00A84831"/>
    <w:rsid w:val="00A878A7"/>
    <w:rsid w:val="00A90836"/>
    <w:rsid w:val="00A9382C"/>
    <w:rsid w:val="00A93A6B"/>
    <w:rsid w:val="00A93BCB"/>
    <w:rsid w:val="00AA2376"/>
    <w:rsid w:val="00AA5BAB"/>
    <w:rsid w:val="00AA6640"/>
    <w:rsid w:val="00AA7A7F"/>
    <w:rsid w:val="00AB27A4"/>
    <w:rsid w:val="00AB3C9C"/>
    <w:rsid w:val="00AB44F6"/>
    <w:rsid w:val="00AB5013"/>
    <w:rsid w:val="00AC2663"/>
    <w:rsid w:val="00AC2CA8"/>
    <w:rsid w:val="00AC36D9"/>
    <w:rsid w:val="00AC3FAC"/>
    <w:rsid w:val="00AC4E8E"/>
    <w:rsid w:val="00AD0A0C"/>
    <w:rsid w:val="00AD10FF"/>
    <w:rsid w:val="00AD1564"/>
    <w:rsid w:val="00AD2CC8"/>
    <w:rsid w:val="00AD5767"/>
    <w:rsid w:val="00AD6E4E"/>
    <w:rsid w:val="00AE325F"/>
    <w:rsid w:val="00AE33D2"/>
    <w:rsid w:val="00AE43C6"/>
    <w:rsid w:val="00AE43ED"/>
    <w:rsid w:val="00AE7BAC"/>
    <w:rsid w:val="00AF0FD9"/>
    <w:rsid w:val="00AF16B5"/>
    <w:rsid w:val="00AF1EBA"/>
    <w:rsid w:val="00AF39F4"/>
    <w:rsid w:val="00B02E71"/>
    <w:rsid w:val="00B10121"/>
    <w:rsid w:val="00B12C96"/>
    <w:rsid w:val="00B146B1"/>
    <w:rsid w:val="00B265CC"/>
    <w:rsid w:val="00B26F41"/>
    <w:rsid w:val="00B30D4F"/>
    <w:rsid w:val="00B31E0C"/>
    <w:rsid w:val="00B32131"/>
    <w:rsid w:val="00B35BDD"/>
    <w:rsid w:val="00B36C73"/>
    <w:rsid w:val="00B36EEF"/>
    <w:rsid w:val="00B42151"/>
    <w:rsid w:val="00B45114"/>
    <w:rsid w:val="00B45F2A"/>
    <w:rsid w:val="00B51182"/>
    <w:rsid w:val="00B60D5C"/>
    <w:rsid w:val="00B6153D"/>
    <w:rsid w:val="00B617A3"/>
    <w:rsid w:val="00B640FE"/>
    <w:rsid w:val="00B65E7A"/>
    <w:rsid w:val="00B7115A"/>
    <w:rsid w:val="00B762A0"/>
    <w:rsid w:val="00B762D6"/>
    <w:rsid w:val="00B963F5"/>
    <w:rsid w:val="00B971FA"/>
    <w:rsid w:val="00BA0CD9"/>
    <w:rsid w:val="00BA2BDC"/>
    <w:rsid w:val="00BA6A42"/>
    <w:rsid w:val="00BB0022"/>
    <w:rsid w:val="00BB3798"/>
    <w:rsid w:val="00BB46C0"/>
    <w:rsid w:val="00BB62B4"/>
    <w:rsid w:val="00BC1714"/>
    <w:rsid w:val="00BC794B"/>
    <w:rsid w:val="00BD2658"/>
    <w:rsid w:val="00BD5718"/>
    <w:rsid w:val="00BE066E"/>
    <w:rsid w:val="00BE5989"/>
    <w:rsid w:val="00BE707A"/>
    <w:rsid w:val="00BF084B"/>
    <w:rsid w:val="00BF4E42"/>
    <w:rsid w:val="00C00EAC"/>
    <w:rsid w:val="00C06A48"/>
    <w:rsid w:val="00C1451B"/>
    <w:rsid w:val="00C1526C"/>
    <w:rsid w:val="00C152E9"/>
    <w:rsid w:val="00C20837"/>
    <w:rsid w:val="00C23B68"/>
    <w:rsid w:val="00C26EA7"/>
    <w:rsid w:val="00C30194"/>
    <w:rsid w:val="00C33F9D"/>
    <w:rsid w:val="00C347C6"/>
    <w:rsid w:val="00C372B6"/>
    <w:rsid w:val="00C37B41"/>
    <w:rsid w:val="00C44AF7"/>
    <w:rsid w:val="00C47EDC"/>
    <w:rsid w:val="00C505F4"/>
    <w:rsid w:val="00C57F19"/>
    <w:rsid w:val="00C60607"/>
    <w:rsid w:val="00C60E70"/>
    <w:rsid w:val="00C64F2E"/>
    <w:rsid w:val="00C67690"/>
    <w:rsid w:val="00C77AEC"/>
    <w:rsid w:val="00C84192"/>
    <w:rsid w:val="00C8594A"/>
    <w:rsid w:val="00C85ABA"/>
    <w:rsid w:val="00C8706D"/>
    <w:rsid w:val="00C91D39"/>
    <w:rsid w:val="00C91E1B"/>
    <w:rsid w:val="00C946EF"/>
    <w:rsid w:val="00C94FAA"/>
    <w:rsid w:val="00C95543"/>
    <w:rsid w:val="00C96CC9"/>
    <w:rsid w:val="00CA19DE"/>
    <w:rsid w:val="00CA30D1"/>
    <w:rsid w:val="00CB144E"/>
    <w:rsid w:val="00CB19BB"/>
    <w:rsid w:val="00CB1FD5"/>
    <w:rsid w:val="00CB3EBB"/>
    <w:rsid w:val="00CB7F48"/>
    <w:rsid w:val="00CC631F"/>
    <w:rsid w:val="00CC63F2"/>
    <w:rsid w:val="00CD4AB4"/>
    <w:rsid w:val="00CD5778"/>
    <w:rsid w:val="00CD6C89"/>
    <w:rsid w:val="00CD6F9F"/>
    <w:rsid w:val="00CD7AA6"/>
    <w:rsid w:val="00CE18DF"/>
    <w:rsid w:val="00CE6659"/>
    <w:rsid w:val="00CE695A"/>
    <w:rsid w:val="00CE6A72"/>
    <w:rsid w:val="00CF16C6"/>
    <w:rsid w:val="00CF6DBE"/>
    <w:rsid w:val="00D011F9"/>
    <w:rsid w:val="00D01A84"/>
    <w:rsid w:val="00D02D16"/>
    <w:rsid w:val="00D03700"/>
    <w:rsid w:val="00D03BD1"/>
    <w:rsid w:val="00D061A8"/>
    <w:rsid w:val="00D071B1"/>
    <w:rsid w:val="00D17C80"/>
    <w:rsid w:val="00D217BA"/>
    <w:rsid w:val="00D22F71"/>
    <w:rsid w:val="00D2367D"/>
    <w:rsid w:val="00D25114"/>
    <w:rsid w:val="00D27145"/>
    <w:rsid w:val="00D3227B"/>
    <w:rsid w:val="00D33153"/>
    <w:rsid w:val="00D3449C"/>
    <w:rsid w:val="00D40AAE"/>
    <w:rsid w:val="00D4728B"/>
    <w:rsid w:val="00D50159"/>
    <w:rsid w:val="00D51341"/>
    <w:rsid w:val="00D52C5C"/>
    <w:rsid w:val="00D63E25"/>
    <w:rsid w:val="00D70C40"/>
    <w:rsid w:val="00D70D17"/>
    <w:rsid w:val="00D72718"/>
    <w:rsid w:val="00D74B2F"/>
    <w:rsid w:val="00D75198"/>
    <w:rsid w:val="00D753AA"/>
    <w:rsid w:val="00D76193"/>
    <w:rsid w:val="00D82AF7"/>
    <w:rsid w:val="00D82E19"/>
    <w:rsid w:val="00D84788"/>
    <w:rsid w:val="00D85A87"/>
    <w:rsid w:val="00D871FA"/>
    <w:rsid w:val="00D90E4A"/>
    <w:rsid w:val="00D927D0"/>
    <w:rsid w:val="00D92F93"/>
    <w:rsid w:val="00DA0EBB"/>
    <w:rsid w:val="00DA587A"/>
    <w:rsid w:val="00DB1D0C"/>
    <w:rsid w:val="00DB4358"/>
    <w:rsid w:val="00DC1D5A"/>
    <w:rsid w:val="00DC76E2"/>
    <w:rsid w:val="00DD5B22"/>
    <w:rsid w:val="00DE44C9"/>
    <w:rsid w:val="00DE4F8D"/>
    <w:rsid w:val="00DE75B3"/>
    <w:rsid w:val="00DF64EF"/>
    <w:rsid w:val="00E007E8"/>
    <w:rsid w:val="00E015C7"/>
    <w:rsid w:val="00E023D1"/>
    <w:rsid w:val="00E03E6F"/>
    <w:rsid w:val="00E05306"/>
    <w:rsid w:val="00E11CB9"/>
    <w:rsid w:val="00E1303D"/>
    <w:rsid w:val="00E1787A"/>
    <w:rsid w:val="00E20281"/>
    <w:rsid w:val="00E2379D"/>
    <w:rsid w:val="00E24B0F"/>
    <w:rsid w:val="00E329A7"/>
    <w:rsid w:val="00E32D99"/>
    <w:rsid w:val="00E334A6"/>
    <w:rsid w:val="00E33B00"/>
    <w:rsid w:val="00E342DF"/>
    <w:rsid w:val="00E34325"/>
    <w:rsid w:val="00E35AE5"/>
    <w:rsid w:val="00E42664"/>
    <w:rsid w:val="00E47113"/>
    <w:rsid w:val="00E511BC"/>
    <w:rsid w:val="00E534B7"/>
    <w:rsid w:val="00E556AA"/>
    <w:rsid w:val="00E55DBE"/>
    <w:rsid w:val="00E568CB"/>
    <w:rsid w:val="00E6178E"/>
    <w:rsid w:val="00E661E1"/>
    <w:rsid w:val="00E70F43"/>
    <w:rsid w:val="00E727FE"/>
    <w:rsid w:val="00E73546"/>
    <w:rsid w:val="00E763D5"/>
    <w:rsid w:val="00E76F7A"/>
    <w:rsid w:val="00E84CA7"/>
    <w:rsid w:val="00E8642D"/>
    <w:rsid w:val="00E90649"/>
    <w:rsid w:val="00E91ACC"/>
    <w:rsid w:val="00EA617F"/>
    <w:rsid w:val="00EB180B"/>
    <w:rsid w:val="00EB1EBB"/>
    <w:rsid w:val="00EB467F"/>
    <w:rsid w:val="00EB691C"/>
    <w:rsid w:val="00ED10A7"/>
    <w:rsid w:val="00ED2F82"/>
    <w:rsid w:val="00ED3843"/>
    <w:rsid w:val="00ED4B90"/>
    <w:rsid w:val="00ED5D7D"/>
    <w:rsid w:val="00EE06BE"/>
    <w:rsid w:val="00EE41D2"/>
    <w:rsid w:val="00EF3069"/>
    <w:rsid w:val="00F021C0"/>
    <w:rsid w:val="00F05D50"/>
    <w:rsid w:val="00F07B76"/>
    <w:rsid w:val="00F1005C"/>
    <w:rsid w:val="00F11193"/>
    <w:rsid w:val="00F129DF"/>
    <w:rsid w:val="00F20553"/>
    <w:rsid w:val="00F26EE3"/>
    <w:rsid w:val="00F27897"/>
    <w:rsid w:val="00F3585F"/>
    <w:rsid w:val="00F40892"/>
    <w:rsid w:val="00F43B11"/>
    <w:rsid w:val="00F50075"/>
    <w:rsid w:val="00F55CB9"/>
    <w:rsid w:val="00F63215"/>
    <w:rsid w:val="00F663A4"/>
    <w:rsid w:val="00F7268F"/>
    <w:rsid w:val="00F7575C"/>
    <w:rsid w:val="00F84574"/>
    <w:rsid w:val="00F84B06"/>
    <w:rsid w:val="00F95BED"/>
    <w:rsid w:val="00F974C9"/>
    <w:rsid w:val="00F976A5"/>
    <w:rsid w:val="00FA34BD"/>
    <w:rsid w:val="00FB06DE"/>
    <w:rsid w:val="00FB1A99"/>
    <w:rsid w:val="00FB6DE6"/>
    <w:rsid w:val="00FC0659"/>
    <w:rsid w:val="00FC16DB"/>
    <w:rsid w:val="00FC516B"/>
    <w:rsid w:val="00FD202D"/>
    <w:rsid w:val="00FD3337"/>
    <w:rsid w:val="00FD3FE6"/>
    <w:rsid w:val="00FD78B4"/>
    <w:rsid w:val="00FE1CDA"/>
    <w:rsid w:val="00FF3429"/>
    <w:rsid w:val="00FF5459"/>
    <w:rsid w:val="00FF7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582B0E"/>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hapterNumber">
    <w:name w:val="ChapterNumber"/>
    <w:basedOn w:val="NoParagraphStyle"/>
    <w:uiPriority w:val="99"/>
    <w:rsid w:val="000D1C4C"/>
    <w:pPr>
      <w:spacing w:line="480" w:lineRule="auto"/>
      <w:ind w:left="23"/>
    </w:pPr>
    <w:rPr>
      <w:rFonts w:cs="Frutiger LT Std 45 Light"/>
      <w:szCs w:val="118"/>
    </w:rPr>
  </w:style>
  <w:style w:type="paragraph" w:customStyle="1" w:styleId="ChapterTitle">
    <w:name w:val="ChapterTitle"/>
    <w:uiPriority w:val="99"/>
    <w:rsid w:val="000D1C4C"/>
    <w:pPr>
      <w:suppressAutoHyphens/>
      <w:spacing w:line="480" w:lineRule="auto"/>
    </w:pPr>
    <w:rPr>
      <w:rFonts w:ascii="Times New Roman" w:hAnsi="Times New Roman" w:cs="Palatino LT Std"/>
      <w:color w:val="000000"/>
      <w:sz w:val="24"/>
      <w:szCs w:val="56"/>
      <w:lang w:val="en-US"/>
    </w:rPr>
  </w:style>
  <w:style w:type="paragraph" w:customStyle="1" w:styleId="BasicParagraph">
    <w:name w:val="[Basic Paragraph]"/>
    <w:basedOn w:val="NoParagraphStyle"/>
    <w:uiPriority w:val="99"/>
    <w:pPr>
      <w:spacing w:line="240" w:lineRule="atLeast"/>
    </w:pPr>
    <w:rPr>
      <w:rFonts w:ascii="Palatino LT Std" w:hAnsi="Palatino LT Std" w:cs="Palatino LT Std"/>
      <w:sz w:val="20"/>
      <w:szCs w:val="20"/>
    </w:rPr>
  </w:style>
  <w:style w:type="paragraph" w:customStyle="1" w:styleId="ChapterAuthor">
    <w:name w:val="ChapterAuthor"/>
    <w:basedOn w:val="BasicParagraph"/>
    <w:uiPriority w:val="99"/>
    <w:rsid w:val="000D1C4C"/>
    <w:pPr>
      <w:suppressAutoHyphens/>
      <w:spacing w:line="480" w:lineRule="auto"/>
    </w:pPr>
    <w:rPr>
      <w:rFonts w:ascii="Times New Roman" w:hAnsi="Times New Roman"/>
      <w:iCs/>
      <w:sz w:val="24"/>
      <w:szCs w:val="28"/>
    </w:rPr>
  </w:style>
  <w:style w:type="paragraph" w:customStyle="1" w:styleId="Para-FL">
    <w:name w:val="Para-FL"/>
    <w:basedOn w:val="NoParagraphStyle"/>
    <w:uiPriority w:val="99"/>
    <w:rsid w:val="000D1C4C"/>
    <w:pPr>
      <w:spacing w:line="480" w:lineRule="auto"/>
      <w:jc w:val="both"/>
    </w:pPr>
    <w:rPr>
      <w:rFonts w:cs="Palatino LT Std"/>
      <w:szCs w:val="20"/>
    </w:rPr>
  </w:style>
  <w:style w:type="paragraph" w:customStyle="1" w:styleId="ParaFirstLine-Ind">
    <w:name w:val="ParaFirstLine-Ind"/>
    <w:basedOn w:val="NoParagraphStyle"/>
    <w:link w:val="ParaFirstLine-IndChar"/>
    <w:uiPriority w:val="99"/>
    <w:rsid w:val="000D1C4C"/>
    <w:pPr>
      <w:spacing w:line="480" w:lineRule="auto"/>
      <w:ind w:firstLine="261"/>
      <w:jc w:val="both"/>
    </w:pPr>
    <w:rPr>
      <w:rFonts w:cs="Palatino LT Std"/>
      <w:szCs w:val="20"/>
    </w:rPr>
  </w:style>
  <w:style w:type="character" w:customStyle="1" w:styleId="ParaFirstLine-IndChar">
    <w:name w:val="ParaFirstLine-Ind Char"/>
    <w:basedOn w:val="DefaultParagraphFont"/>
    <w:link w:val="ParaFirstLine-Ind"/>
    <w:uiPriority w:val="99"/>
    <w:rsid w:val="000D1C4C"/>
    <w:rPr>
      <w:rFonts w:ascii="Times New Roman" w:hAnsi="Times New Roman" w:cs="Palatino LT Std"/>
      <w:color w:val="000000"/>
      <w:sz w:val="24"/>
      <w:szCs w:val="20"/>
      <w:lang w:val="en-US"/>
    </w:rPr>
  </w:style>
  <w:style w:type="paragraph" w:customStyle="1" w:styleId="Head1">
    <w:name w:val="Head1"/>
    <w:basedOn w:val="NoParagraphStyle"/>
    <w:uiPriority w:val="99"/>
    <w:rsid w:val="000D1C4C"/>
    <w:pPr>
      <w:keepNext/>
      <w:keepLines/>
      <w:suppressAutoHyphens/>
      <w:spacing w:before="540" w:after="260" w:line="480" w:lineRule="auto"/>
      <w:ind w:left="318" w:hanging="318"/>
    </w:pPr>
    <w:rPr>
      <w:rFonts w:cs="Frutiger LT Std 75 Black"/>
      <w:b/>
      <w:caps/>
      <w:szCs w:val="20"/>
      <w:u w:val="single"/>
    </w:rPr>
  </w:style>
  <w:style w:type="paragraph" w:customStyle="1" w:styleId="Head2blwH1">
    <w:name w:val="Head2 blw H1"/>
    <w:basedOn w:val="NoParagraphStyle"/>
    <w:uiPriority w:val="99"/>
    <w:rsid w:val="000B2EC2"/>
    <w:pPr>
      <w:keepNext/>
      <w:keepLines/>
      <w:suppressAutoHyphens/>
      <w:spacing w:after="200" w:line="260" w:lineRule="atLeast"/>
    </w:pPr>
    <w:rPr>
      <w:rFonts w:ascii="Frutiger LT Std 45 Light" w:hAnsi="Frutiger LT Std 45 Light" w:cs="Frutiger LT Std 45 Light"/>
      <w:b/>
      <w:bCs/>
      <w:caps/>
      <w:spacing w:val="4"/>
      <w:sz w:val="22"/>
      <w:szCs w:val="22"/>
    </w:rPr>
  </w:style>
  <w:style w:type="paragraph" w:customStyle="1" w:styleId="Head2">
    <w:name w:val="Head2"/>
    <w:basedOn w:val="NoParagraphStyle"/>
    <w:uiPriority w:val="99"/>
    <w:rsid w:val="000B2EC2"/>
    <w:pPr>
      <w:keepNext/>
      <w:keepLines/>
      <w:suppressAutoHyphens/>
      <w:spacing w:before="300" w:after="200" w:line="260" w:lineRule="atLeast"/>
    </w:pPr>
    <w:rPr>
      <w:rFonts w:ascii="Frutiger LT Std 45 Light" w:hAnsi="Frutiger LT Std 45 Light" w:cs="Frutiger LT Std 45 Light"/>
      <w:b/>
      <w:bCs/>
      <w:caps/>
      <w:spacing w:val="4"/>
      <w:sz w:val="22"/>
      <w:szCs w:val="22"/>
    </w:rPr>
  </w:style>
  <w:style w:type="paragraph" w:customStyle="1" w:styleId="CaseStudy-Dialogue">
    <w:name w:val="CaseStudy-Dialogue"/>
    <w:uiPriority w:val="99"/>
    <w:rsid w:val="000D1C4C"/>
    <w:pPr>
      <w:spacing w:before="120"/>
      <w:ind w:left="1440" w:hanging="1440"/>
    </w:pPr>
    <w:rPr>
      <w:rFonts w:ascii="Times New Roman" w:hAnsi="Times New Roman" w:cs="Palatino LT Std"/>
      <w:color w:val="000000"/>
      <w:sz w:val="24"/>
      <w:szCs w:val="20"/>
      <w:lang w:val="en-US"/>
    </w:rPr>
  </w:style>
  <w:style w:type="paragraph" w:customStyle="1" w:styleId="Head3">
    <w:name w:val="Head3"/>
    <w:uiPriority w:val="99"/>
    <w:rsid w:val="000D1C4C"/>
    <w:pPr>
      <w:spacing w:before="240" w:after="100" w:line="220" w:lineRule="atLeast"/>
    </w:pPr>
    <w:rPr>
      <w:rFonts w:ascii="Times New Roman" w:hAnsi="Times New Roman" w:cs="Frutiger LT Std 55 Roman"/>
      <w:b/>
      <w:bCs/>
      <w:color w:val="000000"/>
      <w:spacing w:val="4"/>
      <w:sz w:val="24"/>
      <w:szCs w:val="18"/>
      <w:lang w:val="en-US"/>
    </w:rPr>
  </w:style>
  <w:style w:type="paragraph" w:customStyle="1" w:styleId="Head3blwh2">
    <w:name w:val="Head3_blw_h2"/>
    <w:basedOn w:val="Head3"/>
    <w:uiPriority w:val="99"/>
    <w:pPr>
      <w:spacing w:before="0"/>
    </w:pPr>
  </w:style>
  <w:style w:type="paragraph" w:customStyle="1" w:styleId="BulletList1">
    <w:name w:val="BulletList1"/>
    <w:basedOn w:val="NoParagraphStyle"/>
    <w:uiPriority w:val="99"/>
    <w:rsid w:val="000D1C4C"/>
    <w:pPr>
      <w:tabs>
        <w:tab w:val="left" w:pos="240"/>
      </w:tabs>
      <w:spacing w:line="480" w:lineRule="auto"/>
      <w:ind w:left="238" w:hanging="238"/>
      <w:jc w:val="both"/>
    </w:pPr>
    <w:rPr>
      <w:rFonts w:cs="Palatino LT Std"/>
      <w:szCs w:val="20"/>
    </w:rPr>
  </w:style>
  <w:style w:type="paragraph" w:customStyle="1" w:styleId="BulletList1last">
    <w:name w:val="BulletList1_last"/>
    <w:uiPriority w:val="99"/>
    <w:rsid w:val="00612471"/>
    <w:pPr>
      <w:spacing w:after="260" w:line="480" w:lineRule="auto"/>
    </w:pPr>
    <w:rPr>
      <w:rFonts w:ascii="Times New Roman" w:hAnsi="Times New Roman" w:cs="Palatino LT Std"/>
      <w:color w:val="000000"/>
      <w:sz w:val="24"/>
      <w:szCs w:val="20"/>
      <w:lang w:val="en-US"/>
    </w:rPr>
  </w:style>
  <w:style w:type="paragraph" w:customStyle="1" w:styleId="BulletList1first">
    <w:name w:val="BulletList1_first"/>
    <w:basedOn w:val="NoParagraphStyle"/>
    <w:uiPriority w:val="99"/>
    <w:rsid w:val="000D1C4C"/>
    <w:pPr>
      <w:tabs>
        <w:tab w:val="left" w:pos="240"/>
      </w:tabs>
      <w:spacing w:before="260" w:line="480" w:lineRule="auto"/>
      <w:ind w:left="238" w:hanging="238"/>
      <w:jc w:val="both"/>
    </w:pPr>
    <w:rPr>
      <w:rFonts w:cs="Palatino LT Std"/>
      <w:szCs w:val="20"/>
    </w:rPr>
  </w:style>
  <w:style w:type="paragraph" w:customStyle="1" w:styleId="CaseStudy-Dialoguefirst">
    <w:name w:val="CaseStudy-Dialogue_first"/>
    <w:uiPriority w:val="99"/>
    <w:rsid w:val="00A117D7"/>
    <w:pPr>
      <w:spacing w:before="240" w:line="480" w:lineRule="auto"/>
    </w:pPr>
    <w:rPr>
      <w:rFonts w:ascii="Times New Roman" w:hAnsi="Times New Roman" w:cs="Palatino LT Std"/>
      <w:color w:val="000000"/>
      <w:sz w:val="24"/>
      <w:szCs w:val="20"/>
      <w:lang w:val="en-US"/>
    </w:rPr>
  </w:style>
  <w:style w:type="paragraph" w:customStyle="1" w:styleId="CaseStudy-Dialoguelast">
    <w:name w:val="CaseStudy-Dialogue_last"/>
    <w:uiPriority w:val="99"/>
    <w:rsid w:val="00A117D7"/>
    <w:pPr>
      <w:spacing w:after="240" w:line="480" w:lineRule="auto"/>
    </w:pPr>
    <w:rPr>
      <w:rFonts w:ascii="Times New Roman" w:hAnsi="Times New Roman" w:cs="Palatino LT Std"/>
      <w:color w:val="000000"/>
      <w:sz w:val="24"/>
      <w:szCs w:val="20"/>
      <w:lang w:val="en-US"/>
    </w:rPr>
  </w:style>
  <w:style w:type="paragraph" w:customStyle="1" w:styleId="ReferencesHeading">
    <w:name w:val="ReferencesHeading"/>
    <w:basedOn w:val="NoParagraphStyle"/>
    <w:uiPriority w:val="99"/>
    <w:pPr>
      <w:keepNext/>
      <w:keepLines/>
      <w:shd w:val="clear" w:color="auto" w:fill="000000"/>
      <w:suppressAutoHyphens/>
      <w:spacing w:before="540" w:after="260" w:line="260" w:lineRule="atLeast"/>
      <w:ind w:left="240" w:right="240"/>
    </w:pPr>
    <w:rPr>
      <w:rFonts w:ascii="Frutiger LT Std 75 Black" w:hAnsi="Frutiger LT Std 75 Black" w:cs="Frutiger LT Std 75 Black"/>
      <w:caps/>
      <w:sz w:val="20"/>
      <w:szCs w:val="20"/>
    </w:rPr>
  </w:style>
  <w:style w:type="paragraph" w:customStyle="1" w:styleId="NumberList12digit">
    <w:name w:val="NumberList1_2digit"/>
    <w:basedOn w:val="NoParagraphStyle"/>
    <w:uiPriority w:val="99"/>
    <w:pPr>
      <w:spacing w:line="240" w:lineRule="atLeast"/>
      <w:ind w:left="364" w:hanging="120"/>
      <w:jc w:val="both"/>
    </w:pPr>
    <w:rPr>
      <w:rFonts w:ascii="Palatino LT Std" w:hAnsi="Palatino LT Std" w:cs="Palatino LT Std"/>
      <w:sz w:val="20"/>
      <w:szCs w:val="20"/>
    </w:rPr>
  </w:style>
  <w:style w:type="paragraph" w:customStyle="1" w:styleId="NumberList1first2digit">
    <w:name w:val="NumberList1_first_2digit"/>
    <w:basedOn w:val="NumberList12digit"/>
    <w:uiPriority w:val="99"/>
    <w:pPr>
      <w:spacing w:before="240"/>
    </w:pPr>
  </w:style>
  <w:style w:type="paragraph" w:customStyle="1" w:styleId="NumberList1">
    <w:name w:val="NumberList1"/>
    <w:basedOn w:val="NumberList1first2digit"/>
    <w:uiPriority w:val="99"/>
    <w:pPr>
      <w:spacing w:before="0"/>
      <w:ind w:left="240" w:hanging="240"/>
    </w:pPr>
  </w:style>
  <w:style w:type="paragraph" w:customStyle="1" w:styleId="Lc-AlphaList2">
    <w:name w:val="Lc-AlphaList2"/>
    <w:basedOn w:val="NoParagraphStyle"/>
    <w:uiPriority w:val="99"/>
    <w:pPr>
      <w:tabs>
        <w:tab w:val="left" w:pos="240"/>
      </w:tabs>
      <w:spacing w:line="240" w:lineRule="atLeast"/>
      <w:ind w:left="480" w:hanging="240"/>
      <w:jc w:val="both"/>
    </w:pPr>
    <w:rPr>
      <w:rFonts w:ascii="Palatino LT Std" w:hAnsi="Palatino LT Std" w:cs="Palatino LT Std"/>
      <w:sz w:val="20"/>
      <w:szCs w:val="20"/>
    </w:rPr>
  </w:style>
  <w:style w:type="paragraph" w:customStyle="1" w:styleId="NumberList2">
    <w:name w:val="NumberList2"/>
    <w:basedOn w:val="NumberList1"/>
    <w:uiPriority w:val="99"/>
    <w:pPr>
      <w:ind w:left="480"/>
    </w:pPr>
  </w:style>
  <w:style w:type="paragraph" w:customStyle="1" w:styleId="NumberList1para">
    <w:name w:val="NumberList1_para"/>
    <w:basedOn w:val="NumberList2"/>
    <w:uiPriority w:val="99"/>
    <w:pPr>
      <w:ind w:left="240" w:firstLine="0"/>
    </w:pPr>
  </w:style>
  <w:style w:type="paragraph" w:customStyle="1" w:styleId="Reference-Alphabetical">
    <w:name w:val="Reference-Alphabetical"/>
    <w:basedOn w:val="NoParagraphStyle"/>
    <w:uiPriority w:val="99"/>
    <w:pPr>
      <w:suppressAutoHyphens/>
      <w:spacing w:line="220" w:lineRule="atLeast"/>
      <w:ind w:left="240" w:hanging="240"/>
    </w:pPr>
    <w:rPr>
      <w:rFonts w:ascii="Palatino LT Std" w:hAnsi="Palatino LT Std" w:cs="Palatino LT Std"/>
      <w:sz w:val="18"/>
      <w:szCs w:val="18"/>
    </w:rPr>
  </w:style>
  <w:style w:type="paragraph" w:customStyle="1" w:styleId="Figurecaption">
    <w:name w:val="Figure caption"/>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BoxTitle">
    <w:name w:val="Box-01-BoxTitle"/>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Para-FL">
    <w:name w:val="Box-01-Para-FL"/>
    <w:basedOn w:val="NoParagraphStyle"/>
    <w:uiPriority w:val="99"/>
    <w:pPr>
      <w:spacing w:line="220" w:lineRule="atLeast"/>
      <w:jc w:val="both"/>
    </w:pPr>
    <w:rPr>
      <w:rFonts w:ascii="Frutiger LT Std 55 Roman" w:hAnsi="Frutiger LT Std 55 Roman" w:cs="Frutiger LT Std 55 Roman"/>
      <w:sz w:val="18"/>
      <w:szCs w:val="18"/>
    </w:rPr>
  </w:style>
  <w:style w:type="paragraph" w:customStyle="1" w:styleId="BoxBulletList1">
    <w:name w:val="Box BulletList1"/>
    <w:basedOn w:val="BulletList1"/>
    <w:uiPriority w:val="99"/>
    <w:pPr>
      <w:spacing w:line="220" w:lineRule="atLeast"/>
    </w:pPr>
    <w:rPr>
      <w:rFonts w:ascii="Frutiger LT Std 55 Roman" w:hAnsi="Frutiger LT Std 55 Roman" w:cs="Frutiger LT Std 55 Roman"/>
      <w:sz w:val="18"/>
      <w:szCs w:val="18"/>
    </w:rPr>
  </w:style>
  <w:style w:type="character" w:customStyle="1" w:styleId="AQ">
    <w:name w:val="AQ"/>
    <w:uiPriority w:val="99"/>
    <w:rPr>
      <w:u w:val="thick" w:color="000000"/>
    </w:rPr>
  </w:style>
  <w:style w:type="character" w:customStyle="1" w:styleId="italic">
    <w:name w:val="italic"/>
    <w:uiPriority w:val="99"/>
    <w:rPr>
      <w:i/>
      <w:iCs/>
    </w:rPr>
  </w:style>
  <w:style w:type="character" w:customStyle="1" w:styleId="bold">
    <w:name w:val="bold"/>
    <w:uiPriority w:val="99"/>
    <w:rPr>
      <w:b/>
      <w:bCs/>
    </w:rPr>
  </w:style>
  <w:style w:type="character" w:customStyle="1" w:styleId="bolditalics">
    <w:name w:val="bolditalics"/>
    <w:uiPriority w:val="99"/>
    <w:rPr>
      <w:b/>
      <w:bCs/>
      <w:i/>
      <w:iCs/>
    </w:rPr>
  </w:style>
  <w:style w:type="character" w:customStyle="1" w:styleId="Box-01-Number">
    <w:name w:val="Box-01-Number"/>
    <w:uiPriority w:val="99"/>
    <w:rPr>
      <w:b/>
      <w:bCs/>
      <w:caps/>
      <w:sz w:val="18"/>
      <w:szCs w:val="18"/>
    </w:rPr>
  </w:style>
  <w:style w:type="character" w:customStyle="1" w:styleId="BoxItalic">
    <w:name w:val="Box_Italic"/>
    <w:uiPriority w:val="99"/>
    <w:rPr>
      <w:i/>
      <w:iCs/>
    </w:rPr>
  </w:style>
  <w:style w:type="character" w:customStyle="1" w:styleId="H1DING">
    <w:name w:val="H1_DING"/>
    <w:uiPriority w:val="99"/>
    <w:rPr>
      <w:rFonts w:ascii="ITC Zapf Dingbats Std" w:hAnsi="ITC Zapf Dingbats Std" w:cs="ITC Zapf Dingbats Std"/>
      <w:color w:val="000000"/>
    </w:rPr>
  </w:style>
  <w:style w:type="paragraph" w:styleId="Header">
    <w:name w:val="header"/>
    <w:basedOn w:val="Normal"/>
    <w:link w:val="HeaderChar"/>
    <w:uiPriority w:val="99"/>
    <w:unhideWhenUsed/>
    <w:rsid w:val="003B0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455"/>
  </w:style>
  <w:style w:type="paragraph" w:styleId="Footer">
    <w:name w:val="footer"/>
    <w:basedOn w:val="Normal"/>
    <w:link w:val="FooterChar"/>
    <w:uiPriority w:val="99"/>
    <w:unhideWhenUsed/>
    <w:rsid w:val="003B0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455"/>
  </w:style>
  <w:style w:type="table" w:styleId="TableGrid">
    <w:name w:val="Table Grid"/>
    <w:basedOn w:val="TableNormal"/>
    <w:uiPriority w:val="39"/>
    <w:rsid w:val="000B2E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
    <w:name w:val="H2"/>
    <w:basedOn w:val="Normal"/>
    <w:uiPriority w:val="99"/>
    <w:rsid w:val="00B36EEF"/>
    <w:pPr>
      <w:keepNext/>
      <w:keepLines/>
      <w:widowControl w:val="0"/>
      <w:autoSpaceDE w:val="0"/>
      <w:autoSpaceDN w:val="0"/>
      <w:adjustRightInd w:val="0"/>
      <w:spacing w:before="345" w:after="100" w:line="280" w:lineRule="atLeast"/>
      <w:jc w:val="both"/>
      <w:textAlignment w:val="center"/>
    </w:pPr>
    <w:rPr>
      <w:rFonts w:ascii="Palatino Bold" w:hAnsi="Palatino Bold" w:cs="Palatino Bold"/>
      <w:b/>
      <w:bCs/>
      <w:color w:val="000000"/>
      <w:sz w:val="24"/>
      <w:szCs w:val="24"/>
      <w:lang w:val="en-GB"/>
    </w:rPr>
  </w:style>
  <w:style w:type="character" w:styleId="Hyperlink">
    <w:name w:val="Hyperlink"/>
    <w:basedOn w:val="DefaultParagraphFont"/>
    <w:uiPriority w:val="99"/>
    <w:unhideWhenUsed/>
    <w:rsid w:val="005D33A2"/>
    <w:rPr>
      <w:color w:val="0563C1" w:themeColor="hyperlink"/>
      <w:u w:val="single"/>
    </w:rPr>
  </w:style>
  <w:style w:type="character" w:customStyle="1" w:styleId="UnresolvedMention">
    <w:name w:val="Unresolved Mention"/>
    <w:basedOn w:val="DefaultParagraphFont"/>
    <w:uiPriority w:val="99"/>
    <w:semiHidden/>
    <w:unhideWhenUsed/>
    <w:rsid w:val="005D33A2"/>
    <w:rPr>
      <w:color w:val="605E5C"/>
      <w:shd w:val="clear" w:color="auto" w:fill="E1DFDD"/>
    </w:rPr>
  </w:style>
  <w:style w:type="character" w:styleId="CommentReference">
    <w:name w:val="annotation reference"/>
    <w:basedOn w:val="DefaultParagraphFont"/>
    <w:uiPriority w:val="99"/>
    <w:semiHidden/>
    <w:unhideWhenUsed/>
    <w:rsid w:val="00344DCC"/>
    <w:rPr>
      <w:sz w:val="16"/>
      <w:szCs w:val="16"/>
    </w:rPr>
  </w:style>
  <w:style w:type="paragraph" w:styleId="CommentText">
    <w:name w:val="annotation text"/>
    <w:basedOn w:val="Normal"/>
    <w:link w:val="CommentTextChar"/>
    <w:uiPriority w:val="99"/>
    <w:unhideWhenUsed/>
    <w:rsid w:val="00344DCC"/>
    <w:pPr>
      <w:spacing w:line="240" w:lineRule="auto"/>
    </w:pPr>
    <w:rPr>
      <w:sz w:val="20"/>
      <w:szCs w:val="20"/>
    </w:rPr>
  </w:style>
  <w:style w:type="character" w:customStyle="1" w:styleId="CommentTextChar">
    <w:name w:val="Comment Text Char"/>
    <w:basedOn w:val="DefaultParagraphFont"/>
    <w:link w:val="CommentText"/>
    <w:uiPriority w:val="99"/>
    <w:rsid w:val="00344DCC"/>
    <w:rPr>
      <w:sz w:val="20"/>
      <w:szCs w:val="20"/>
    </w:rPr>
  </w:style>
  <w:style w:type="paragraph" w:styleId="CommentSubject">
    <w:name w:val="annotation subject"/>
    <w:basedOn w:val="CommentText"/>
    <w:next w:val="CommentText"/>
    <w:link w:val="CommentSubjectChar"/>
    <w:uiPriority w:val="99"/>
    <w:semiHidden/>
    <w:unhideWhenUsed/>
    <w:rsid w:val="00344DCC"/>
    <w:rPr>
      <w:b/>
      <w:bCs/>
    </w:rPr>
  </w:style>
  <w:style w:type="character" w:customStyle="1" w:styleId="CommentSubjectChar">
    <w:name w:val="Comment Subject Char"/>
    <w:basedOn w:val="CommentTextChar"/>
    <w:link w:val="CommentSubject"/>
    <w:uiPriority w:val="99"/>
    <w:semiHidden/>
    <w:rsid w:val="00344DCC"/>
    <w:rPr>
      <w:b/>
      <w:bCs/>
      <w:sz w:val="20"/>
      <w:szCs w:val="20"/>
    </w:rPr>
  </w:style>
  <w:style w:type="character" w:customStyle="1" w:styleId="al-author-delim">
    <w:name w:val="al-author-delim"/>
    <w:basedOn w:val="DefaultParagraphFont"/>
    <w:rsid w:val="0000312D"/>
  </w:style>
  <w:style w:type="character" w:customStyle="1" w:styleId="Subtitle1">
    <w:name w:val="Subtitle1"/>
    <w:basedOn w:val="DefaultParagraphFont"/>
    <w:rsid w:val="0000312D"/>
  </w:style>
  <w:style w:type="character" w:customStyle="1" w:styleId="colon-for-citation-subtitle">
    <w:name w:val="colon-for-citation-subtitle"/>
    <w:basedOn w:val="DefaultParagraphFont"/>
    <w:rsid w:val="0000312D"/>
  </w:style>
  <w:style w:type="character" w:styleId="Emphasis">
    <w:name w:val="Emphasis"/>
    <w:basedOn w:val="DefaultParagraphFont"/>
    <w:uiPriority w:val="20"/>
    <w:qFormat/>
    <w:rsid w:val="0000312D"/>
    <w:rPr>
      <w:i/>
      <w:iCs/>
    </w:rPr>
  </w:style>
  <w:style w:type="character" w:styleId="FollowedHyperlink">
    <w:name w:val="FollowedHyperlink"/>
    <w:basedOn w:val="DefaultParagraphFont"/>
    <w:uiPriority w:val="99"/>
    <w:semiHidden/>
    <w:unhideWhenUsed/>
    <w:rsid w:val="00C1451B"/>
    <w:rPr>
      <w:color w:val="954F72" w:themeColor="followedHyperlink"/>
      <w:u w:val="single"/>
    </w:rPr>
  </w:style>
  <w:style w:type="paragraph" w:styleId="Revision">
    <w:name w:val="Revision"/>
    <w:hidden/>
    <w:uiPriority w:val="99"/>
    <w:semiHidden/>
    <w:rsid w:val="000F6BC5"/>
    <w:pPr>
      <w:spacing w:after="0" w:line="240" w:lineRule="auto"/>
    </w:pPr>
  </w:style>
  <w:style w:type="paragraph" w:customStyle="1" w:styleId="paragraph">
    <w:name w:val="paragraph"/>
    <w:basedOn w:val="Normal"/>
    <w:rsid w:val="003B5EA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3B5EAB"/>
  </w:style>
  <w:style w:type="paragraph" w:styleId="BalloonText">
    <w:name w:val="Balloon Text"/>
    <w:basedOn w:val="Normal"/>
    <w:link w:val="BalloonTextChar"/>
    <w:uiPriority w:val="99"/>
    <w:semiHidden/>
    <w:unhideWhenUsed/>
    <w:rsid w:val="007C7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7624"/>
    <w:rPr>
      <w:rFonts w:ascii="Tahoma" w:hAnsi="Tahoma" w:cs="Tahoma"/>
      <w:sz w:val="16"/>
      <w:szCs w:val="16"/>
    </w:rPr>
  </w:style>
  <w:style w:type="paragraph" w:customStyle="1" w:styleId="SpecialHeading2">
    <w:name w:val="SpecialHeading2"/>
    <w:basedOn w:val="Normal"/>
    <w:qFormat/>
    <w:rsid w:val="000D1C4C"/>
    <w:pPr>
      <w:spacing w:after="0" w:line="480" w:lineRule="auto"/>
    </w:pPr>
    <w:rPr>
      <w:rFonts w:ascii="Times New Roman" w:hAnsi="Times New Roman" w:cs="Times New Roman"/>
      <w:b/>
      <w:bCs/>
    </w:rPr>
  </w:style>
  <w:style w:type="paragraph" w:customStyle="1" w:styleId="CaseStudyTitle">
    <w:name w:val="CaseStudyTitle"/>
    <w:basedOn w:val="Head1"/>
    <w:qFormat/>
    <w:rsid w:val="00A24502"/>
    <w:pPr>
      <w:spacing w:before="0" w:after="0"/>
      <w:ind w:left="0" w:firstLine="0"/>
    </w:pPr>
  </w:style>
  <w:style w:type="paragraph" w:customStyle="1" w:styleId="CaseStudy-Heading1">
    <w:name w:val="CaseStudy-Heading1"/>
    <w:qFormat/>
    <w:rsid w:val="00A24502"/>
    <w:pPr>
      <w:spacing w:after="0" w:line="480" w:lineRule="auto"/>
    </w:pPr>
    <w:rPr>
      <w:rFonts w:ascii="Times New Roman" w:hAnsi="Times New Roman" w:cs="Frutiger LT Std 75 Black"/>
      <w:b/>
      <w:color w:val="000000"/>
      <w:sz w:val="24"/>
      <w:szCs w:val="20"/>
      <w:lang w:val="en-US"/>
    </w:rPr>
  </w:style>
  <w:style w:type="paragraph" w:customStyle="1" w:styleId="CaseStudy-ParaFirstLine-Ind">
    <w:name w:val="CaseStudy-ParaFirstLine-Ind"/>
    <w:basedOn w:val="ParaFirstLine-Ind"/>
    <w:qFormat/>
    <w:rsid w:val="00A24502"/>
    <w:pPr>
      <w:jc w:val="left"/>
    </w:pPr>
    <w:rPr>
      <w:rFonts w:cs="Times New Roman"/>
      <w:sz w:val="22"/>
      <w:szCs w:val="22"/>
    </w:rPr>
  </w:style>
  <w:style w:type="paragraph" w:customStyle="1" w:styleId="CaseStudy-Para-FL">
    <w:name w:val="CaseStudy-Para-FL"/>
    <w:basedOn w:val="ParaFirstLine-Ind"/>
    <w:qFormat/>
    <w:rsid w:val="00A24502"/>
    <w:pPr>
      <w:ind w:firstLine="0"/>
      <w:jc w:val="left"/>
    </w:pPr>
    <w:rPr>
      <w:rFonts w:cs="Times New Roman"/>
      <w:sz w:val="22"/>
      <w:szCs w:val="22"/>
    </w:rPr>
  </w:style>
  <w:style w:type="paragraph" w:customStyle="1" w:styleId="EOC-NumberList1first">
    <w:name w:val="EOC-NumberList1_first"/>
    <w:basedOn w:val="Normal"/>
    <w:qFormat/>
    <w:rsid w:val="00272D09"/>
    <w:pPr>
      <w:spacing w:after="0" w:line="480" w:lineRule="auto"/>
      <w:ind w:left="720" w:hanging="720"/>
    </w:pPr>
    <w:rPr>
      <w:rFonts w:ascii="Times New Roman" w:hAnsi="Times New Roman"/>
      <w:sz w:val="24"/>
    </w:rPr>
  </w:style>
  <w:style w:type="paragraph" w:customStyle="1" w:styleId="EOC-NumberList1">
    <w:name w:val="EOC-NumberList1"/>
    <w:basedOn w:val="Normal"/>
    <w:qFormat/>
    <w:rsid w:val="00272D09"/>
    <w:pPr>
      <w:spacing w:after="0" w:line="480" w:lineRule="auto"/>
      <w:ind w:left="720" w:hanging="720"/>
    </w:pPr>
    <w:rPr>
      <w:rFonts w:ascii="Times New Roman" w:eastAsia="Times New Roman" w:hAnsi="Times New Roman" w:cs="Times New Roman"/>
      <w:lang w:val="en-US" w:eastAsia="en-US"/>
    </w:rPr>
  </w:style>
  <w:style w:type="paragraph" w:customStyle="1" w:styleId="EOC-Answer">
    <w:name w:val="EOC-Answer"/>
    <w:basedOn w:val="Normal"/>
    <w:qFormat/>
    <w:rsid w:val="00272D09"/>
    <w:pPr>
      <w:spacing w:after="0" w:line="480" w:lineRule="auto"/>
    </w:pPr>
  </w:style>
  <w:style w:type="paragraph" w:customStyle="1" w:styleId="EOC-BulletList2">
    <w:name w:val="EOC-BulletList2"/>
    <w:basedOn w:val="NumberList1"/>
    <w:qFormat/>
    <w:rsid w:val="00272D09"/>
    <w:pPr>
      <w:tabs>
        <w:tab w:val="left" w:pos="720"/>
      </w:tabs>
      <w:spacing w:line="480" w:lineRule="auto"/>
      <w:ind w:left="720" w:hanging="360"/>
      <w:jc w:val="left"/>
    </w:pPr>
  </w:style>
  <w:style w:type="paragraph" w:customStyle="1" w:styleId="EOC-Para-FL">
    <w:name w:val="EOC-Para-FL"/>
    <w:basedOn w:val="NumberList1"/>
    <w:qFormat/>
    <w:rsid w:val="00272D09"/>
    <w:pPr>
      <w:spacing w:line="480" w:lineRule="auto"/>
      <w:jc w:val="left"/>
    </w:pPr>
  </w:style>
  <w:style w:type="paragraph" w:customStyle="1" w:styleId="EOC-Lc-AlphaList2">
    <w:name w:val="EOC-Lc-AlphaList2"/>
    <w:basedOn w:val="Lc-AlphaList2"/>
    <w:qFormat/>
    <w:rsid w:val="00272D09"/>
    <w:pPr>
      <w:spacing w:line="480" w:lineRule="auto"/>
      <w:ind w:left="580"/>
      <w:jc w:val="left"/>
    </w:pPr>
    <w:rPr>
      <w:rFonts w:ascii="Times New Roman" w:hAnsi="Times New Roman" w:cs="Times New Roman"/>
      <w:sz w:val="22"/>
      <w:szCs w:val="22"/>
    </w:rPr>
  </w:style>
  <w:style w:type="paragraph" w:customStyle="1" w:styleId="EOC-Answer-Para-FL">
    <w:name w:val="EOC-Answer-Para-FL"/>
    <w:basedOn w:val="NumberList1"/>
    <w:qFormat/>
    <w:rsid w:val="00272D09"/>
    <w:pPr>
      <w:spacing w:line="480" w:lineRule="auto"/>
      <w:ind w:left="0" w:firstLine="720"/>
    </w:pPr>
    <w:rPr>
      <w:rFonts w:ascii="Times New Roman" w:hAnsi="Times New Roman" w:cs="Times New Roman"/>
      <w:sz w:val="22"/>
      <w:szCs w:val="22"/>
    </w:rPr>
  </w:style>
  <w:style w:type="paragraph" w:customStyle="1" w:styleId="EOC-Dialogue">
    <w:name w:val="EOC-Dialogue"/>
    <w:basedOn w:val="NumberList1"/>
    <w:qFormat/>
    <w:rsid w:val="00272D09"/>
    <w:pPr>
      <w:spacing w:line="480" w:lineRule="auto"/>
      <w:jc w:val="left"/>
    </w:pPr>
  </w:style>
  <w:style w:type="paragraph" w:customStyle="1" w:styleId="Box-01-BulletList1">
    <w:name w:val="Box-01-BulletList1"/>
    <w:basedOn w:val="BoxBulletList1"/>
    <w:qFormat/>
    <w:rsid w:val="00272D09"/>
    <w:pPr>
      <w:pBdr>
        <w:top w:val="single" w:sz="4" w:space="1" w:color="auto"/>
        <w:left w:val="single" w:sz="4" w:space="4" w:color="auto"/>
        <w:bottom w:val="single" w:sz="4" w:space="1" w:color="auto"/>
        <w:right w:val="single" w:sz="4" w:space="4" w:color="auto"/>
      </w:pBdr>
      <w:spacing w:line="480" w:lineRule="auto"/>
      <w:ind w:left="360" w:hanging="360"/>
      <w:jc w:val="left"/>
    </w:pPr>
    <w:rPr>
      <w:rFonts w:ascii="Times New Roman" w:hAnsi="Times New Roman" w:cs="Times New Roman"/>
      <w:i/>
      <w:iCs/>
      <w:sz w:val="22"/>
      <w:szCs w:val="22"/>
    </w:rPr>
  </w:style>
  <w:style w:type="paragraph" w:customStyle="1" w:styleId="FigureLegend">
    <w:name w:val="FigureLegend"/>
    <w:basedOn w:val="Para-FL"/>
    <w:qFormat/>
    <w:rsid w:val="00272D09"/>
  </w:style>
  <w:style w:type="character" w:customStyle="1" w:styleId="bibissue">
    <w:name w:val="bib_issue"/>
    <w:rsid w:val="00D74B2F"/>
    <w:rPr>
      <w:rFonts w:ascii="Times New Roman" w:hAnsi="Times New Roman"/>
      <w:sz w:val="24"/>
      <w:bdr w:val="none" w:sz="0" w:space="0" w:color="auto"/>
      <w:shd w:val="clear" w:color="auto" w:fill="FFFFAB"/>
    </w:rPr>
  </w:style>
  <w:style w:type="character" w:customStyle="1" w:styleId="bibdoi">
    <w:name w:val="bib_doi"/>
    <w:rsid w:val="00D74B2F"/>
    <w:rPr>
      <w:rFonts w:ascii="Times New Roman" w:hAnsi="Times New Roman"/>
      <w:sz w:val="24"/>
      <w:bdr w:val="none" w:sz="0" w:space="0" w:color="auto"/>
      <w:shd w:val="clear" w:color="auto" w:fill="CCFFCC"/>
    </w:rPr>
  </w:style>
  <w:style w:type="character" w:customStyle="1" w:styleId="bibfpage">
    <w:name w:val="bib_fpage"/>
    <w:rsid w:val="00D74B2F"/>
    <w:rPr>
      <w:rFonts w:ascii="Times New Roman" w:hAnsi="Times New Roman"/>
      <w:sz w:val="24"/>
      <w:bdr w:val="none" w:sz="0" w:space="0" w:color="auto"/>
      <w:shd w:val="clear" w:color="auto" w:fill="E6E6E6"/>
    </w:rPr>
  </w:style>
  <w:style w:type="character" w:customStyle="1" w:styleId="biblpage">
    <w:name w:val="bib_lpage"/>
    <w:rsid w:val="00D74B2F"/>
    <w:rPr>
      <w:rFonts w:ascii="Times New Roman" w:hAnsi="Times New Roman"/>
      <w:sz w:val="24"/>
      <w:bdr w:val="none" w:sz="0" w:space="0" w:color="auto"/>
      <w:shd w:val="clear" w:color="auto" w:fill="D9D9D9"/>
    </w:rPr>
  </w:style>
  <w:style w:type="character" w:customStyle="1" w:styleId="bibyear">
    <w:name w:val="bib_year"/>
    <w:rsid w:val="00D74B2F"/>
    <w:rPr>
      <w:rFonts w:ascii="Times New Roman" w:hAnsi="Times New Roman"/>
      <w:sz w:val="24"/>
      <w:bdr w:val="none" w:sz="0" w:space="0" w:color="auto"/>
      <w:shd w:val="clear" w:color="auto" w:fill="FFCCFF"/>
    </w:rPr>
  </w:style>
  <w:style w:type="character" w:customStyle="1" w:styleId="bibvolume">
    <w:name w:val="bib_volume"/>
    <w:rsid w:val="00D74B2F"/>
    <w:rPr>
      <w:rFonts w:ascii="Times New Roman" w:hAnsi="Times New Roman"/>
      <w:sz w:val="24"/>
      <w:bdr w:val="none" w:sz="0" w:space="0" w:color="auto"/>
      <w:shd w:val="clear" w:color="auto" w:fill="CCECFF"/>
    </w:rPr>
  </w:style>
  <w:style w:type="character" w:customStyle="1" w:styleId="bibfname">
    <w:name w:val="bib_fname"/>
    <w:rsid w:val="00D74B2F"/>
    <w:rPr>
      <w:rFonts w:ascii="Times New Roman" w:hAnsi="Times New Roman"/>
      <w:sz w:val="24"/>
      <w:bdr w:val="none" w:sz="0" w:space="0" w:color="auto"/>
      <w:shd w:val="clear" w:color="auto" w:fill="FFFFCC"/>
    </w:rPr>
  </w:style>
  <w:style w:type="character" w:customStyle="1" w:styleId="bibsurname">
    <w:name w:val="bib_surname"/>
    <w:rsid w:val="00D74B2F"/>
    <w:rPr>
      <w:rFonts w:ascii="Times New Roman" w:hAnsi="Times New Roman"/>
      <w:sz w:val="24"/>
      <w:bdr w:val="none" w:sz="0" w:space="0" w:color="auto"/>
      <w:shd w:val="clear" w:color="auto" w:fill="CCFF99"/>
    </w:rPr>
  </w:style>
  <w:style w:type="character" w:customStyle="1" w:styleId="bibarticle">
    <w:name w:val="bib_article"/>
    <w:rsid w:val="00D74B2F"/>
    <w:rPr>
      <w:rFonts w:ascii="Times New Roman" w:hAnsi="Times New Roman"/>
      <w:sz w:val="24"/>
      <w:bdr w:val="none" w:sz="0" w:space="0" w:color="auto"/>
      <w:shd w:val="clear" w:color="auto" w:fill="CCFFFF"/>
    </w:rPr>
  </w:style>
  <w:style w:type="character" w:customStyle="1" w:styleId="biborganization">
    <w:name w:val="bib_organization"/>
    <w:rsid w:val="00D74B2F"/>
    <w:rPr>
      <w:rFonts w:ascii="Times New Roman" w:hAnsi="Times New Roman"/>
      <w:sz w:val="24"/>
      <w:bdr w:val="none" w:sz="0" w:space="0" w:color="auto"/>
      <w:shd w:val="clear" w:color="auto" w:fill="CCFF99"/>
    </w:rPr>
  </w:style>
  <w:style w:type="character" w:customStyle="1" w:styleId="biblocation">
    <w:name w:val="bib_location"/>
    <w:rsid w:val="00D74B2F"/>
    <w:rPr>
      <w:rFonts w:ascii="Times New Roman" w:hAnsi="Times New Roman"/>
      <w:sz w:val="24"/>
      <w:bdr w:val="none" w:sz="0" w:space="0" w:color="auto"/>
      <w:shd w:val="clear" w:color="auto" w:fill="FFCCCC"/>
    </w:rPr>
  </w:style>
  <w:style w:type="character" w:customStyle="1" w:styleId="bibpublisher">
    <w:name w:val="bib_publisher"/>
    <w:rsid w:val="00D74B2F"/>
    <w:rPr>
      <w:rFonts w:ascii="Times New Roman" w:hAnsi="Times New Roman"/>
      <w:sz w:val="24"/>
      <w:bdr w:val="none" w:sz="0" w:space="0" w:color="auto"/>
      <w:shd w:val="clear" w:color="auto" w:fill="FF99CC"/>
    </w:rPr>
  </w:style>
  <w:style w:type="character" w:customStyle="1" w:styleId="bibeditionno">
    <w:name w:val="bib_editionno"/>
    <w:rsid w:val="00D74B2F"/>
    <w:rPr>
      <w:rFonts w:ascii="Times New Roman" w:hAnsi="Times New Roman"/>
      <w:sz w:val="24"/>
      <w:bdr w:val="none" w:sz="0" w:space="0" w:color="auto"/>
      <w:shd w:val="clear" w:color="auto" w:fill="FFCC00"/>
    </w:rPr>
  </w:style>
  <w:style w:type="character" w:customStyle="1" w:styleId="bibjournal">
    <w:name w:val="bib_journal"/>
    <w:rsid w:val="00D74B2F"/>
    <w:rPr>
      <w:rFonts w:ascii="Times New Roman" w:hAnsi="Times New Roman"/>
      <w:sz w:val="24"/>
      <w:bdr w:val="none" w:sz="0" w:space="0" w:color="auto"/>
      <w:shd w:val="clear" w:color="auto" w:fill="F9DECF"/>
    </w:rPr>
  </w:style>
  <w:style w:type="character" w:customStyle="1" w:styleId="bibbook">
    <w:name w:val="bib_book"/>
    <w:rsid w:val="00D74B2F"/>
    <w:rPr>
      <w:rFonts w:ascii="Times New Roman" w:hAnsi="Times New Roman"/>
      <w:sz w:val="24"/>
      <w:bdr w:val="none" w:sz="0" w:space="0" w:color="auto"/>
      <w:shd w:val="clear" w:color="auto" w:fill="99CCFF"/>
    </w:rPr>
  </w:style>
  <w:style w:type="character" w:customStyle="1" w:styleId="bibalt-year">
    <w:name w:val="bib_alt-year"/>
    <w:rsid w:val="00D74B2F"/>
    <w:rPr>
      <w:rFonts w:ascii="Times New Roman" w:hAnsi="Times New Roman"/>
      <w:sz w:val="24"/>
      <w:szCs w:val="24"/>
      <w:bdr w:val="none" w:sz="0" w:space="0" w:color="auto"/>
      <w:shd w:val="clear" w:color="auto" w:fill="CC99FF"/>
    </w:rPr>
  </w:style>
  <w:style w:type="character" w:customStyle="1" w:styleId="bibbase">
    <w:name w:val="bib_base"/>
    <w:rsid w:val="00D74B2F"/>
    <w:rPr>
      <w:rFonts w:ascii="Times New Roman" w:hAnsi="Times New Roman"/>
      <w:sz w:val="24"/>
    </w:rPr>
  </w:style>
  <w:style w:type="character" w:customStyle="1" w:styleId="bibchapterno">
    <w:name w:val="bib_chapterno"/>
    <w:rsid w:val="00D74B2F"/>
    <w:rPr>
      <w:rFonts w:ascii="Times New Roman" w:hAnsi="Times New Roman"/>
      <w:sz w:val="24"/>
      <w:bdr w:val="none" w:sz="0" w:space="0" w:color="auto"/>
      <w:shd w:val="clear" w:color="auto" w:fill="D9D9D9"/>
    </w:rPr>
  </w:style>
  <w:style w:type="character" w:customStyle="1" w:styleId="bibchaptertitle">
    <w:name w:val="bib_chaptertitle"/>
    <w:rsid w:val="00D74B2F"/>
    <w:rPr>
      <w:rFonts w:ascii="Times New Roman" w:hAnsi="Times New Roman"/>
      <w:sz w:val="24"/>
      <w:bdr w:val="none" w:sz="0" w:space="0" w:color="auto"/>
      <w:shd w:val="clear" w:color="auto" w:fill="FF9D5B"/>
    </w:rPr>
  </w:style>
  <w:style w:type="character" w:customStyle="1" w:styleId="bibcomment">
    <w:name w:val="bib_comment"/>
    <w:rsid w:val="00D74B2F"/>
    <w:rPr>
      <w:rFonts w:ascii="Times New Roman" w:hAnsi="Times New Roman"/>
      <w:sz w:val="24"/>
    </w:rPr>
  </w:style>
  <w:style w:type="character" w:customStyle="1" w:styleId="bibconfacronym">
    <w:name w:val="bib_confacronym"/>
    <w:rsid w:val="00D74B2F"/>
    <w:rPr>
      <w:rFonts w:ascii="Times New Roman" w:hAnsi="Times New Roman"/>
      <w:sz w:val="24"/>
      <w:bdr w:val="none" w:sz="0" w:space="0" w:color="auto"/>
      <w:shd w:val="clear" w:color="auto" w:fill="FD77F3"/>
    </w:rPr>
  </w:style>
  <w:style w:type="character" w:customStyle="1" w:styleId="bibconfdate">
    <w:name w:val="bib_confdate"/>
    <w:rsid w:val="00D74B2F"/>
    <w:rPr>
      <w:rFonts w:ascii="Times New Roman" w:hAnsi="Times New Roman"/>
      <w:sz w:val="24"/>
      <w:bdr w:val="none" w:sz="0" w:space="0" w:color="auto"/>
      <w:shd w:val="clear" w:color="auto" w:fill="3CE0C1"/>
    </w:rPr>
  </w:style>
  <w:style w:type="character" w:customStyle="1" w:styleId="bibconference">
    <w:name w:val="bib_conference"/>
    <w:rsid w:val="00D74B2F"/>
    <w:rPr>
      <w:rFonts w:ascii="Times New Roman" w:hAnsi="Times New Roman"/>
      <w:sz w:val="24"/>
      <w:bdr w:val="none" w:sz="0" w:space="0" w:color="auto"/>
      <w:shd w:val="clear" w:color="auto" w:fill="9CB3FE"/>
    </w:rPr>
  </w:style>
  <w:style w:type="character" w:customStyle="1" w:styleId="bibconflocation">
    <w:name w:val="bib_conflocation"/>
    <w:rsid w:val="00D74B2F"/>
    <w:rPr>
      <w:rFonts w:ascii="Times New Roman" w:hAnsi="Times New Roman"/>
      <w:sz w:val="24"/>
      <w:bdr w:val="none" w:sz="0" w:space="0" w:color="auto"/>
      <w:shd w:val="clear" w:color="auto" w:fill="EC493C"/>
    </w:rPr>
  </w:style>
  <w:style w:type="character" w:customStyle="1" w:styleId="bibconfpaper">
    <w:name w:val="bib_confpaper"/>
    <w:rsid w:val="00D74B2F"/>
    <w:rPr>
      <w:rFonts w:ascii="Times New Roman" w:hAnsi="Times New Roman"/>
      <w:sz w:val="24"/>
      <w:bdr w:val="none" w:sz="0" w:space="0" w:color="auto"/>
      <w:shd w:val="clear" w:color="auto" w:fill="61FF65"/>
    </w:rPr>
  </w:style>
  <w:style w:type="character" w:customStyle="1" w:styleId="bibconfproceedings">
    <w:name w:val="bib_confproceedings"/>
    <w:rsid w:val="00D74B2F"/>
    <w:rPr>
      <w:rFonts w:ascii="Times New Roman" w:hAnsi="Times New Roman"/>
      <w:sz w:val="24"/>
      <w:bdr w:val="none" w:sz="0" w:space="0" w:color="auto"/>
      <w:shd w:val="clear" w:color="auto" w:fill="FDBA35"/>
    </w:rPr>
  </w:style>
  <w:style w:type="character" w:customStyle="1" w:styleId="bibday">
    <w:name w:val="bib_day"/>
    <w:rsid w:val="00D74B2F"/>
    <w:rPr>
      <w:rFonts w:ascii="Times New Roman" w:hAnsi="Times New Roman"/>
      <w:sz w:val="24"/>
      <w:bdr w:val="none" w:sz="0" w:space="0" w:color="auto"/>
      <w:shd w:val="clear" w:color="auto" w:fill="FFFF66"/>
    </w:rPr>
  </w:style>
  <w:style w:type="character" w:customStyle="1" w:styleId="bibdeg">
    <w:name w:val="bib_deg"/>
    <w:rsid w:val="00D74B2F"/>
    <w:rPr>
      <w:rFonts w:ascii="Times New Roman" w:hAnsi="Times New Roman"/>
      <w:sz w:val="24"/>
    </w:rPr>
  </w:style>
  <w:style w:type="character" w:customStyle="1" w:styleId="bibed-etal">
    <w:name w:val="bib_ed-etal"/>
    <w:rsid w:val="00D74B2F"/>
    <w:rPr>
      <w:rFonts w:ascii="Times New Roman" w:hAnsi="Times New Roman"/>
      <w:sz w:val="24"/>
      <w:bdr w:val="none" w:sz="0" w:space="0" w:color="auto"/>
      <w:shd w:val="clear" w:color="auto" w:fill="00F4EE"/>
    </w:rPr>
  </w:style>
  <w:style w:type="character" w:customStyle="1" w:styleId="bibed-fname">
    <w:name w:val="bib_ed-fname"/>
    <w:rsid w:val="00D74B2F"/>
    <w:rPr>
      <w:rFonts w:ascii="Times New Roman" w:hAnsi="Times New Roman"/>
      <w:sz w:val="24"/>
      <w:bdr w:val="none" w:sz="0" w:space="0" w:color="auto"/>
      <w:shd w:val="clear" w:color="auto" w:fill="FFFFB7"/>
    </w:rPr>
  </w:style>
  <w:style w:type="character" w:customStyle="1" w:styleId="bibed-organization">
    <w:name w:val="bib_ed-organization"/>
    <w:rsid w:val="00D74B2F"/>
    <w:rPr>
      <w:rFonts w:ascii="Times New Roman" w:hAnsi="Times New Roman"/>
      <w:sz w:val="24"/>
      <w:bdr w:val="none" w:sz="0" w:space="0" w:color="auto"/>
      <w:shd w:val="clear" w:color="auto" w:fill="FCAAC3"/>
    </w:rPr>
  </w:style>
  <w:style w:type="character" w:customStyle="1" w:styleId="bibed-suffix">
    <w:name w:val="bib_ed-suffix"/>
    <w:rsid w:val="00D74B2F"/>
    <w:rPr>
      <w:rFonts w:ascii="Times New Roman" w:hAnsi="Times New Roman"/>
      <w:sz w:val="24"/>
      <w:bdr w:val="none" w:sz="0" w:space="0" w:color="auto"/>
      <w:shd w:val="clear" w:color="auto" w:fill="CCFFCC"/>
    </w:rPr>
  </w:style>
  <w:style w:type="character" w:customStyle="1" w:styleId="bibed-surname">
    <w:name w:val="bib_ed-surname"/>
    <w:rsid w:val="00D74B2F"/>
    <w:rPr>
      <w:rFonts w:ascii="Times New Roman" w:hAnsi="Times New Roman"/>
      <w:sz w:val="24"/>
      <w:bdr w:val="none" w:sz="0" w:space="0" w:color="auto"/>
      <w:shd w:val="clear" w:color="auto" w:fill="FFFF00"/>
    </w:rPr>
  </w:style>
  <w:style w:type="character" w:customStyle="1" w:styleId="bibetal">
    <w:name w:val="bib_etal"/>
    <w:rsid w:val="00D74B2F"/>
    <w:rPr>
      <w:rFonts w:ascii="Times New Roman" w:hAnsi="Times New Roman"/>
      <w:sz w:val="24"/>
      <w:bdr w:val="none" w:sz="0" w:space="0" w:color="auto"/>
      <w:shd w:val="clear" w:color="auto" w:fill="CCFF99"/>
    </w:rPr>
  </w:style>
  <w:style w:type="character" w:customStyle="1" w:styleId="bibextlink">
    <w:name w:val="bib_extlink"/>
    <w:rsid w:val="00D74B2F"/>
    <w:rPr>
      <w:rFonts w:ascii="Times New Roman" w:hAnsi="Times New Roman"/>
      <w:sz w:val="20"/>
      <w:bdr w:val="none" w:sz="0" w:space="0" w:color="auto"/>
      <w:shd w:val="clear" w:color="auto" w:fill="6CCE9D"/>
    </w:rPr>
  </w:style>
  <w:style w:type="character" w:customStyle="1" w:styleId="bibinstitution">
    <w:name w:val="bib_institution"/>
    <w:rsid w:val="00D74B2F"/>
    <w:rPr>
      <w:rFonts w:ascii="Times New Roman" w:hAnsi="Times New Roman"/>
      <w:sz w:val="24"/>
      <w:bdr w:val="none" w:sz="0" w:space="0" w:color="auto"/>
      <w:shd w:val="clear" w:color="auto" w:fill="CCFFCC"/>
    </w:rPr>
  </w:style>
  <w:style w:type="character" w:customStyle="1" w:styleId="bibisbn">
    <w:name w:val="bib_isbn"/>
    <w:rsid w:val="00D74B2F"/>
    <w:rPr>
      <w:rFonts w:ascii="Times New Roman" w:hAnsi="Times New Roman"/>
      <w:sz w:val="24"/>
      <w:shd w:val="clear" w:color="auto" w:fill="D9D9D9"/>
    </w:rPr>
  </w:style>
  <w:style w:type="character" w:customStyle="1" w:styleId="bibmedline">
    <w:name w:val="bib_medline"/>
    <w:rsid w:val="00D74B2F"/>
    <w:rPr>
      <w:rFonts w:ascii="Times New Roman" w:hAnsi="Times New Roman"/>
      <w:sz w:val="24"/>
    </w:rPr>
  </w:style>
  <w:style w:type="character" w:customStyle="1" w:styleId="bibmonth">
    <w:name w:val="bib_month"/>
    <w:rsid w:val="00D74B2F"/>
    <w:rPr>
      <w:rFonts w:ascii="Times New Roman" w:hAnsi="Times New Roman"/>
      <w:sz w:val="24"/>
      <w:szCs w:val="24"/>
      <w:bdr w:val="none" w:sz="0" w:space="0" w:color="auto"/>
      <w:shd w:val="clear" w:color="auto" w:fill="CCFF33"/>
    </w:rPr>
  </w:style>
  <w:style w:type="character" w:customStyle="1" w:styleId="bibnumber">
    <w:name w:val="bib_number"/>
    <w:rsid w:val="00D74B2F"/>
    <w:rPr>
      <w:rFonts w:ascii="Times New Roman" w:hAnsi="Times New Roman"/>
      <w:sz w:val="24"/>
      <w:bdr w:val="none" w:sz="0" w:space="0" w:color="auto"/>
      <w:shd w:val="clear" w:color="auto" w:fill="CCCCFF"/>
    </w:rPr>
  </w:style>
  <w:style w:type="character" w:customStyle="1" w:styleId="bibpagecount">
    <w:name w:val="bib_pagecount"/>
    <w:rsid w:val="00D74B2F"/>
    <w:rPr>
      <w:rFonts w:ascii="Times New Roman" w:hAnsi="Times New Roman"/>
      <w:sz w:val="24"/>
      <w:bdr w:val="none" w:sz="0" w:space="0" w:color="auto"/>
      <w:shd w:val="clear" w:color="auto" w:fill="00FF00"/>
    </w:rPr>
  </w:style>
  <w:style w:type="character" w:customStyle="1" w:styleId="bibpapernumber">
    <w:name w:val="bib_papernumber"/>
    <w:uiPriority w:val="1"/>
    <w:rsid w:val="00D74B2F"/>
    <w:rPr>
      <w:rFonts w:ascii="Times New Roman" w:hAnsi="Times New Roman"/>
      <w:sz w:val="24"/>
      <w:bdr w:val="none" w:sz="0" w:space="0" w:color="auto"/>
      <w:shd w:val="clear" w:color="auto" w:fill="FFFF66"/>
    </w:rPr>
  </w:style>
  <w:style w:type="character" w:customStyle="1" w:styleId="bibpatent">
    <w:name w:val="bib_patent"/>
    <w:rsid w:val="00D74B2F"/>
    <w:rPr>
      <w:rFonts w:ascii="Times New Roman" w:hAnsi="Times New Roman"/>
      <w:sz w:val="24"/>
      <w:bdr w:val="none" w:sz="0" w:space="0" w:color="auto"/>
      <w:shd w:val="clear" w:color="auto" w:fill="66FFCC"/>
    </w:rPr>
  </w:style>
  <w:style w:type="character" w:customStyle="1" w:styleId="bibreportnum">
    <w:name w:val="bib_reportnum"/>
    <w:rsid w:val="00D74B2F"/>
    <w:rPr>
      <w:rFonts w:ascii="Times New Roman" w:hAnsi="Times New Roman"/>
      <w:sz w:val="24"/>
      <w:bdr w:val="none" w:sz="0" w:space="0" w:color="auto"/>
      <w:shd w:val="clear" w:color="auto" w:fill="CCCCFF"/>
    </w:rPr>
  </w:style>
  <w:style w:type="character" w:customStyle="1" w:styleId="bibschool">
    <w:name w:val="bib_school"/>
    <w:rsid w:val="00D74B2F"/>
    <w:rPr>
      <w:rFonts w:ascii="Times New Roman" w:hAnsi="Times New Roman"/>
      <w:sz w:val="24"/>
      <w:bdr w:val="none" w:sz="0" w:space="0" w:color="auto"/>
      <w:shd w:val="clear" w:color="auto" w:fill="FFCC66"/>
    </w:rPr>
  </w:style>
  <w:style w:type="character" w:customStyle="1" w:styleId="bibseason">
    <w:name w:val="bib_season"/>
    <w:rsid w:val="00D74B2F"/>
    <w:rPr>
      <w:rFonts w:ascii="Times New Roman" w:hAnsi="Times New Roman"/>
      <w:sz w:val="24"/>
      <w:szCs w:val="24"/>
      <w:bdr w:val="none" w:sz="0" w:space="0" w:color="auto"/>
      <w:shd w:val="clear" w:color="auto" w:fill="FF6600"/>
    </w:rPr>
  </w:style>
  <w:style w:type="character" w:customStyle="1" w:styleId="bibseries">
    <w:name w:val="bib_series"/>
    <w:rsid w:val="00D74B2F"/>
    <w:rPr>
      <w:rFonts w:ascii="Times New Roman" w:hAnsi="Times New Roman"/>
      <w:sz w:val="24"/>
      <w:shd w:val="clear" w:color="auto" w:fill="FFCC99"/>
    </w:rPr>
  </w:style>
  <w:style w:type="character" w:customStyle="1" w:styleId="bibseriesno">
    <w:name w:val="bib_seriesno"/>
    <w:rsid w:val="00D74B2F"/>
    <w:rPr>
      <w:rFonts w:ascii="Times New Roman" w:hAnsi="Times New Roman"/>
      <w:sz w:val="24"/>
      <w:shd w:val="clear" w:color="auto" w:fill="FFFF99"/>
    </w:rPr>
  </w:style>
  <w:style w:type="character" w:customStyle="1" w:styleId="bibsuffix">
    <w:name w:val="bib_suffix"/>
    <w:rsid w:val="00D74B2F"/>
    <w:rPr>
      <w:rFonts w:ascii="Times New Roman" w:hAnsi="Times New Roman"/>
      <w:sz w:val="24"/>
    </w:rPr>
  </w:style>
  <w:style w:type="character" w:customStyle="1" w:styleId="bibsuppl">
    <w:name w:val="bib_suppl"/>
    <w:rsid w:val="00D74B2F"/>
    <w:rPr>
      <w:rFonts w:ascii="Times New Roman" w:hAnsi="Times New Roman"/>
      <w:sz w:val="24"/>
      <w:bdr w:val="none" w:sz="0" w:space="0" w:color="auto"/>
      <w:shd w:val="clear" w:color="auto" w:fill="FFCC66"/>
    </w:rPr>
  </w:style>
  <w:style w:type="character" w:customStyle="1" w:styleId="bibtitle">
    <w:name w:val="bib_title"/>
    <w:rsid w:val="00D74B2F"/>
    <w:rPr>
      <w:sz w:val="24"/>
      <w:effect w:val="none"/>
      <w:bdr w:val="none" w:sz="0" w:space="0" w:color="auto"/>
      <w:shd w:val="clear" w:color="auto" w:fill="D99594"/>
    </w:rPr>
  </w:style>
  <w:style w:type="character" w:customStyle="1" w:styleId="bibtrans">
    <w:name w:val="bib_trans"/>
    <w:rsid w:val="00D74B2F"/>
    <w:rPr>
      <w:rFonts w:ascii="Times New Roman" w:hAnsi="Times New Roman"/>
      <w:sz w:val="24"/>
      <w:shd w:val="clear" w:color="auto" w:fill="99CC00"/>
    </w:rPr>
  </w:style>
  <w:style w:type="character" w:customStyle="1" w:styleId="bibunpubl">
    <w:name w:val="bib_unpubl"/>
    <w:rsid w:val="00D74B2F"/>
    <w:rPr>
      <w:rFonts w:ascii="Times New Roman" w:hAnsi="Times New Roman"/>
      <w:sz w:val="24"/>
    </w:rPr>
  </w:style>
  <w:style w:type="character" w:customStyle="1" w:styleId="biburl">
    <w:name w:val="bib_url"/>
    <w:rsid w:val="00D74B2F"/>
    <w:rPr>
      <w:rFonts w:ascii="Times New Roman" w:hAnsi="Times New Roman"/>
      <w:sz w:val="24"/>
      <w:bdr w:val="none" w:sz="0" w:space="0" w:color="auto"/>
      <w:shd w:val="clear" w:color="auto" w:fill="CCFF66"/>
    </w:rPr>
  </w:style>
  <w:style w:type="character" w:customStyle="1" w:styleId="bibvolcount">
    <w:name w:val="bib_volcount"/>
    <w:rsid w:val="00D74B2F"/>
    <w:rPr>
      <w:rFonts w:ascii="Times New Roman" w:hAnsi="Times New Roman"/>
      <w:sz w:val="20"/>
      <w:bdr w:val="none" w:sz="0" w:space="0" w:color="auto"/>
      <w:shd w:val="clear" w:color="auto" w:fill="00FF00"/>
    </w:rPr>
  </w:style>
  <w:style w:type="character" w:customStyle="1" w:styleId="citebib">
    <w:name w:val="cite_bib"/>
    <w:rsid w:val="00D74B2F"/>
    <w:rPr>
      <w:sz w:val="24"/>
      <w:bdr w:val="none" w:sz="0" w:space="0" w:color="auto"/>
      <w:shd w:val="clear" w:color="auto" w:fill="CCFFFF"/>
    </w:rPr>
  </w:style>
  <w:style w:type="paragraph" w:customStyle="1" w:styleId="REFH1">
    <w:name w:val="REFH1"/>
    <w:basedOn w:val="Normal"/>
    <w:uiPriority w:val="99"/>
    <w:rsid w:val="005E60AC"/>
    <w:pPr>
      <w:widowControl w:val="0"/>
      <w:autoSpaceDE w:val="0"/>
      <w:autoSpaceDN w:val="0"/>
      <w:adjustRightInd w:val="0"/>
      <w:spacing w:after="0" w:line="240" w:lineRule="atLeast"/>
      <w:ind w:left="240" w:hanging="240"/>
      <w:jc w:val="both"/>
      <w:textAlignment w:val="center"/>
    </w:pPr>
    <w:rPr>
      <w:rFonts w:ascii="Palatino LT Std" w:hAnsi="Palatino LT Std" w:cs="Palatino LT Std"/>
      <w:color w:val="000000"/>
      <w:sz w:val="20"/>
      <w:szCs w:val="20"/>
      <w:lang w:val="en-US"/>
    </w:rPr>
  </w:style>
  <w:style w:type="paragraph" w:customStyle="1" w:styleId="REF-U">
    <w:name w:val="REF-U"/>
    <w:basedOn w:val="Normal"/>
    <w:uiPriority w:val="99"/>
    <w:rsid w:val="005E60A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WebsiteReferenceTitle">
    <w:name w:val="WebsiteReferenceTitle"/>
    <w:rsid w:val="005E60AC"/>
  </w:style>
  <w:style w:type="character" w:customStyle="1" w:styleId="URL">
    <w:name w:val="URL"/>
    <w:rsid w:val="005E60AC"/>
  </w:style>
  <w:style w:type="character" w:styleId="PlaceholderText">
    <w:name w:val="Placeholder Text"/>
    <w:basedOn w:val="DefaultParagraphFont"/>
    <w:uiPriority w:val="99"/>
    <w:semiHidden/>
    <w:rsid w:val="002515F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hapterNumber">
    <w:name w:val="ChapterNumber"/>
    <w:basedOn w:val="NoParagraphStyle"/>
    <w:uiPriority w:val="99"/>
    <w:rsid w:val="000D1C4C"/>
    <w:pPr>
      <w:spacing w:line="480" w:lineRule="auto"/>
      <w:ind w:left="23"/>
    </w:pPr>
    <w:rPr>
      <w:rFonts w:cs="Frutiger LT Std 45 Light"/>
      <w:szCs w:val="118"/>
    </w:rPr>
  </w:style>
  <w:style w:type="paragraph" w:customStyle="1" w:styleId="ChapterTitle">
    <w:name w:val="ChapterTitle"/>
    <w:uiPriority w:val="99"/>
    <w:rsid w:val="000D1C4C"/>
    <w:pPr>
      <w:suppressAutoHyphens/>
      <w:spacing w:line="480" w:lineRule="auto"/>
    </w:pPr>
    <w:rPr>
      <w:rFonts w:ascii="Times New Roman" w:hAnsi="Times New Roman" w:cs="Palatino LT Std"/>
      <w:color w:val="000000"/>
      <w:sz w:val="24"/>
      <w:szCs w:val="56"/>
      <w:lang w:val="en-US"/>
    </w:rPr>
  </w:style>
  <w:style w:type="paragraph" w:customStyle="1" w:styleId="BasicParagraph">
    <w:name w:val="[Basic Paragraph]"/>
    <w:basedOn w:val="NoParagraphStyle"/>
    <w:uiPriority w:val="99"/>
    <w:pPr>
      <w:spacing w:line="240" w:lineRule="atLeast"/>
    </w:pPr>
    <w:rPr>
      <w:rFonts w:ascii="Palatino LT Std" w:hAnsi="Palatino LT Std" w:cs="Palatino LT Std"/>
      <w:sz w:val="20"/>
      <w:szCs w:val="20"/>
    </w:rPr>
  </w:style>
  <w:style w:type="paragraph" w:customStyle="1" w:styleId="ChapterAuthor">
    <w:name w:val="ChapterAuthor"/>
    <w:basedOn w:val="BasicParagraph"/>
    <w:uiPriority w:val="99"/>
    <w:rsid w:val="000D1C4C"/>
    <w:pPr>
      <w:suppressAutoHyphens/>
      <w:spacing w:line="480" w:lineRule="auto"/>
    </w:pPr>
    <w:rPr>
      <w:rFonts w:ascii="Times New Roman" w:hAnsi="Times New Roman"/>
      <w:iCs/>
      <w:sz w:val="24"/>
      <w:szCs w:val="28"/>
    </w:rPr>
  </w:style>
  <w:style w:type="paragraph" w:customStyle="1" w:styleId="Para-FL">
    <w:name w:val="Para-FL"/>
    <w:basedOn w:val="NoParagraphStyle"/>
    <w:uiPriority w:val="99"/>
    <w:rsid w:val="000D1C4C"/>
    <w:pPr>
      <w:spacing w:line="480" w:lineRule="auto"/>
      <w:jc w:val="both"/>
    </w:pPr>
    <w:rPr>
      <w:rFonts w:cs="Palatino LT Std"/>
      <w:szCs w:val="20"/>
    </w:rPr>
  </w:style>
  <w:style w:type="paragraph" w:customStyle="1" w:styleId="ParaFirstLine-Ind">
    <w:name w:val="ParaFirstLine-Ind"/>
    <w:basedOn w:val="NoParagraphStyle"/>
    <w:link w:val="ParaFirstLine-IndChar"/>
    <w:uiPriority w:val="99"/>
    <w:rsid w:val="000D1C4C"/>
    <w:pPr>
      <w:spacing w:line="480" w:lineRule="auto"/>
      <w:ind w:firstLine="261"/>
      <w:jc w:val="both"/>
    </w:pPr>
    <w:rPr>
      <w:rFonts w:cs="Palatino LT Std"/>
      <w:szCs w:val="20"/>
    </w:rPr>
  </w:style>
  <w:style w:type="character" w:customStyle="1" w:styleId="ParaFirstLine-IndChar">
    <w:name w:val="ParaFirstLine-Ind Char"/>
    <w:basedOn w:val="DefaultParagraphFont"/>
    <w:link w:val="ParaFirstLine-Ind"/>
    <w:uiPriority w:val="99"/>
    <w:rsid w:val="000D1C4C"/>
    <w:rPr>
      <w:rFonts w:ascii="Times New Roman" w:hAnsi="Times New Roman" w:cs="Palatino LT Std"/>
      <w:color w:val="000000"/>
      <w:sz w:val="24"/>
      <w:szCs w:val="20"/>
      <w:lang w:val="en-US"/>
    </w:rPr>
  </w:style>
  <w:style w:type="paragraph" w:customStyle="1" w:styleId="Head1">
    <w:name w:val="Head1"/>
    <w:basedOn w:val="NoParagraphStyle"/>
    <w:uiPriority w:val="99"/>
    <w:rsid w:val="000D1C4C"/>
    <w:pPr>
      <w:keepNext/>
      <w:keepLines/>
      <w:suppressAutoHyphens/>
      <w:spacing w:before="540" w:after="260" w:line="480" w:lineRule="auto"/>
      <w:ind w:left="318" w:hanging="318"/>
    </w:pPr>
    <w:rPr>
      <w:rFonts w:cs="Frutiger LT Std 75 Black"/>
      <w:b/>
      <w:caps/>
      <w:szCs w:val="20"/>
      <w:u w:val="single"/>
    </w:rPr>
  </w:style>
  <w:style w:type="paragraph" w:customStyle="1" w:styleId="Head2blwH1">
    <w:name w:val="Head2 blw H1"/>
    <w:basedOn w:val="NoParagraphStyle"/>
    <w:uiPriority w:val="99"/>
    <w:rsid w:val="000B2EC2"/>
    <w:pPr>
      <w:keepNext/>
      <w:keepLines/>
      <w:suppressAutoHyphens/>
      <w:spacing w:after="200" w:line="260" w:lineRule="atLeast"/>
    </w:pPr>
    <w:rPr>
      <w:rFonts w:ascii="Frutiger LT Std 45 Light" w:hAnsi="Frutiger LT Std 45 Light" w:cs="Frutiger LT Std 45 Light"/>
      <w:b/>
      <w:bCs/>
      <w:caps/>
      <w:spacing w:val="4"/>
      <w:sz w:val="22"/>
      <w:szCs w:val="22"/>
    </w:rPr>
  </w:style>
  <w:style w:type="paragraph" w:customStyle="1" w:styleId="Head2">
    <w:name w:val="Head2"/>
    <w:basedOn w:val="NoParagraphStyle"/>
    <w:uiPriority w:val="99"/>
    <w:rsid w:val="000B2EC2"/>
    <w:pPr>
      <w:keepNext/>
      <w:keepLines/>
      <w:suppressAutoHyphens/>
      <w:spacing w:before="300" w:after="200" w:line="260" w:lineRule="atLeast"/>
    </w:pPr>
    <w:rPr>
      <w:rFonts w:ascii="Frutiger LT Std 45 Light" w:hAnsi="Frutiger LT Std 45 Light" w:cs="Frutiger LT Std 45 Light"/>
      <w:b/>
      <w:bCs/>
      <w:caps/>
      <w:spacing w:val="4"/>
      <w:sz w:val="22"/>
      <w:szCs w:val="22"/>
    </w:rPr>
  </w:style>
  <w:style w:type="paragraph" w:customStyle="1" w:styleId="CaseStudy-Dialogue">
    <w:name w:val="CaseStudy-Dialogue"/>
    <w:uiPriority w:val="99"/>
    <w:rsid w:val="000D1C4C"/>
    <w:pPr>
      <w:spacing w:before="120"/>
      <w:ind w:left="1440" w:hanging="1440"/>
    </w:pPr>
    <w:rPr>
      <w:rFonts w:ascii="Times New Roman" w:hAnsi="Times New Roman" w:cs="Palatino LT Std"/>
      <w:color w:val="000000"/>
      <w:sz w:val="24"/>
      <w:szCs w:val="20"/>
      <w:lang w:val="en-US"/>
    </w:rPr>
  </w:style>
  <w:style w:type="paragraph" w:customStyle="1" w:styleId="Head3">
    <w:name w:val="Head3"/>
    <w:uiPriority w:val="99"/>
    <w:rsid w:val="000D1C4C"/>
    <w:pPr>
      <w:spacing w:before="240" w:after="100" w:line="220" w:lineRule="atLeast"/>
    </w:pPr>
    <w:rPr>
      <w:rFonts w:ascii="Times New Roman" w:hAnsi="Times New Roman" w:cs="Frutiger LT Std 55 Roman"/>
      <w:b/>
      <w:bCs/>
      <w:color w:val="000000"/>
      <w:spacing w:val="4"/>
      <w:sz w:val="24"/>
      <w:szCs w:val="18"/>
      <w:lang w:val="en-US"/>
    </w:rPr>
  </w:style>
  <w:style w:type="paragraph" w:customStyle="1" w:styleId="Head3blwh2">
    <w:name w:val="Head3_blw_h2"/>
    <w:basedOn w:val="Head3"/>
    <w:uiPriority w:val="99"/>
    <w:pPr>
      <w:spacing w:before="0"/>
    </w:pPr>
  </w:style>
  <w:style w:type="paragraph" w:customStyle="1" w:styleId="BulletList1">
    <w:name w:val="BulletList1"/>
    <w:basedOn w:val="NoParagraphStyle"/>
    <w:uiPriority w:val="99"/>
    <w:rsid w:val="000D1C4C"/>
    <w:pPr>
      <w:tabs>
        <w:tab w:val="left" w:pos="240"/>
      </w:tabs>
      <w:spacing w:line="480" w:lineRule="auto"/>
      <w:ind w:left="238" w:hanging="238"/>
      <w:jc w:val="both"/>
    </w:pPr>
    <w:rPr>
      <w:rFonts w:cs="Palatino LT Std"/>
      <w:szCs w:val="20"/>
    </w:rPr>
  </w:style>
  <w:style w:type="paragraph" w:customStyle="1" w:styleId="BulletList1last">
    <w:name w:val="BulletList1_last"/>
    <w:uiPriority w:val="99"/>
    <w:rsid w:val="00612471"/>
    <w:pPr>
      <w:spacing w:after="260" w:line="480" w:lineRule="auto"/>
    </w:pPr>
    <w:rPr>
      <w:rFonts w:ascii="Times New Roman" w:hAnsi="Times New Roman" w:cs="Palatino LT Std"/>
      <w:color w:val="000000"/>
      <w:sz w:val="24"/>
      <w:szCs w:val="20"/>
      <w:lang w:val="en-US"/>
    </w:rPr>
  </w:style>
  <w:style w:type="paragraph" w:customStyle="1" w:styleId="BulletList1first">
    <w:name w:val="BulletList1_first"/>
    <w:basedOn w:val="NoParagraphStyle"/>
    <w:uiPriority w:val="99"/>
    <w:rsid w:val="000D1C4C"/>
    <w:pPr>
      <w:tabs>
        <w:tab w:val="left" w:pos="240"/>
      </w:tabs>
      <w:spacing w:before="260" w:line="480" w:lineRule="auto"/>
      <w:ind w:left="238" w:hanging="238"/>
      <w:jc w:val="both"/>
    </w:pPr>
    <w:rPr>
      <w:rFonts w:cs="Palatino LT Std"/>
      <w:szCs w:val="20"/>
    </w:rPr>
  </w:style>
  <w:style w:type="paragraph" w:customStyle="1" w:styleId="CaseStudy-Dialoguefirst">
    <w:name w:val="CaseStudy-Dialogue_first"/>
    <w:uiPriority w:val="99"/>
    <w:rsid w:val="00A117D7"/>
    <w:pPr>
      <w:spacing w:before="240" w:line="480" w:lineRule="auto"/>
    </w:pPr>
    <w:rPr>
      <w:rFonts w:ascii="Times New Roman" w:hAnsi="Times New Roman" w:cs="Palatino LT Std"/>
      <w:color w:val="000000"/>
      <w:sz w:val="24"/>
      <w:szCs w:val="20"/>
      <w:lang w:val="en-US"/>
    </w:rPr>
  </w:style>
  <w:style w:type="paragraph" w:customStyle="1" w:styleId="CaseStudy-Dialoguelast">
    <w:name w:val="CaseStudy-Dialogue_last"/>
    <w:uiPriority w:val="99"/>
    <w:rsid w:val="00A117D7"/>
    <w:pPr>
      <w:spacing w:after="240" w:line="480" w:lineRule="auto"/>
    </w:pPr>
    <w:rPr>
      <w:rFonts w:ascii="Times New Roman" w:hAnsi="Times New Roman" w:cs="Palatino LT Std"/>
      <w:color w:val="000000"/>
      <w:sz w:val="24"/>
      <w:szCs w:val="20"/>
      <w:lang w:val="en-US"/>
    </w:rPr>
  </w:style>
  <w:style w:type="paragraph" w:customStyle="1" w:styleId="ReferencesHeading">
    <w:name w:val="ReferencesHeading"/>
    <w:basedOn w:val="NoParagraphStyle"/>
    <w:uiPriority w:val="99"/>
    <w:pPr>
      <w:keepNext/>
      <w:keepLines/>
      <w:shd w:val="clear" w:color="auto" w:fill="000000"/>
      <w:suppressAutoHyphens/>
      <w:spacing w:before="540" w:after="260" w:line="260" w:lineRule="atLeast"/>
      <w:ind w:left="240" w:right="240"/>
    </w:pPr>
    <w:rPr>
      <w:rFonts w:ascii="Frutiger LT Std 75 Black" w:hAnsi="Frutiger LT Std 75 Black" w:cs="Frutiger LT Std 75 Black"/>
      <w:caps/>
      <w:sz w:val="20"/>
      <w:szCs w:val="20"/>
    </w:rPr>
  </w:style>
  <w:style w:type="paragraph" w:customStyle="1" w:styleId="NumberList12digit">
    <w:name w:val="NumberList1_2digit"/>
    <w:basedOn w:val="NoParagraphStyle"/>
    <w:uiPriority w:val="99"/>
    <w:pPr>
      <w:spacing w:line="240" w:lineRule="atLeast"/>
      <w:ind w:left="364" w:hanging="120"/>
      <w:jc w:val="both"/>
    </w:pPr>
    <w:rPr>
      <w:rFonts w:ascii="Palatino LT Std" w:hAnsi="Palatino LT Std" w:cs="Palatino LT Std"/>
      <w:sz w:val="20"/>
      <w:szCs w:val="20"/>
    </w:rPr>
  </w:style>
  <w:style w:type="paragraph" w:customStyle="1" w:styleId="NumberList1first2digit">
    <w:name w:val="NumberList1_first_2digit"/>
    <w:basedOn w:val="NumberList12digit"/>
    <w:uiPriority w:val="99"/>
    <w:pPr>
      <w:spacing w:before="240"/>
    </w:pPr>
  </w:style>
  <w:style w:type="paragraph" w:customStyle="1" w:styleId="NumberList1">
    <w:name w:val="NumberList1"/>
    <w:basedOn w:val="NumberList1first2digit"/>
    <w:uiPriority w:val="99"/>
    <w:pPr>
      <w:spacing w:before="0"/>
      <w:ind w:left="240" w:hanging="240"/>
    </w:pPr>
  </w:style>
  <w:style w:type="paragraph" w:customStyle="1" w:styleId="Lc-AlphaList2">
    <w:name w:val="Lc-AlphaList2"/>
    <w:basedOn w:val="NoParagraphStyle"/>
    <w:uiPriority w:val="99"/>
    <w:pPr>
      <w:tabs>
        <w:tab w:val="left" w:pos="240"/>
      </w:tabs>
      <w:spacing w:line="240" w:lineRule="atLeast"/>
      <w:ind w:left="480" w:hanging="240"/>
      <w:jc w:val="both"/>
    </w:pPr>
    <w:rPr>
      <w:rFonts w:ascii="Palatino LT Std" w:hAnsi="Palatino LT Std" w:cs="Palatino LT Std"/>
      <w:sz w:val="20"/>
      <w:szCs w:val="20"/>
    </w:rPr>
  </w:style>
  <w:style w:type="paragraph" w:customStyle="1" w:styleId="NumberList2">
    <w:name w:val="NumberList2"/>
    <w:basedOn w:val="NumberList1"/>
    <w:uiPriority w:val="99"/>
    <w:pPr>
      <w:ind w:left="480"/>
    </w:pPr>
  </w:style>
  <w:style w:type="paragraph" w:customStyle="1" w:styleId="NumberList1para">
    <w:name w:val="NumberList1_para"/>
    <w:basedOn w:val="NumberList2"/>
    <w:uiPriority w:val="99"/>
    <w:pPr>
      <w:ind w:left="240" w:firstLine="0"/>
    </w:pPr>
  </w:style>
  <w:style w:type="paragraph" w:customStyle="1" w:styleId="Reference-Alphabetical">
    <w:name w:val="Reference-Alphabetical"/>
    <w:basedOn w:val="NoParagraphStyle"/>
    <w:uiPriority w:val="99"/>
    <w:pPr>
      <w:suppressAutoHyphens/>
      <w:spacing w:line="220" w:lineRule="atLeast"/>
      <w:ind w:left="240" w:hanging="240"/>
    </w:pPr>
    <w:rPr>
      <w:rFonts w:ascii="Palatino LT Std" w:hAnsi="Palatino LT Std" w:cs="Palatino LT Std"/>
      <w:sz w:val="18"/>
      <w:szCs w:val="18"/>
    </w:rPr>
  </w:style>
  <w:style w:type="paragraph" w:customStyle="1" w:styleId="Figurecaption">
    <w:name w:val="Figure caption"/>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BoxTitle">
    <w:name w:val="Box-01-BoxTitle"/>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Para-FL">
    <w:name w:val="Box-01-Para-FL"/>
    <w:basedOn w:val="NoParagraphStyle"/>
    <w:uiPriority w:val="99"/>
    <w:pPr>
      <w:spacing w:line="220" w:lineRule="atLeast"/>
      <w:jc w:val="both"/>
    </w:pPr>
    <w:rPr>
      <w:rFonts w:ascii="Frutiger LT Std 55 Roman" w:hAnsi="Frutiger LT Std 55 Roman" w:cs="Frutiger LT Std 55 Roman"/>
      <w:sz w:val="18"/>
      <w:szCs w:val="18"/>
    </w:rPr>
  </w:style>
  <w:style w:type="paragraph" w:customStyle="1" w:styleId="BoxBulletList1">
    <w:name w:val="Box BulletList1"/>
    <w:basedOn w:val="BulletList1"/>
    <w:uiPriority w:val="99"/>
    <w:pPr>
      <w:spacing w:line="220" w:lineRule="atLeast"/>
    </w:pPr>
    <w:rPr>
      <w:rFonts w:ascii="Frutiger LT Std 55 Roman" w:hAnsi="Frutiger LT Std 55 Roman" w:cs="Frutiger LT Std 55 Roman"/>
      <w:sz w:val="18"/>
      <w:szCs w:val="18"/>
    </w:rPr>
  </w:style>
  <w:style w:type="character" w:customStyle="1" w:styleId="AQ">
    <w:name w:val="AQ"/>
    <w:uiPriority w:val="99"/>
    <w:rPr>
      <w:u w:val="thick" w:color="000000"/>
    </w:rPr>
  </w:style>
  <w:style w:type="character" w:customStyle="1" w:styleId="italic">
    <w:name w:val="italic"/>
    <w:uiPriority w:val="99"/>
    <w:rPr>
      <w:i/>
      <w:iCs/>
    </w:rPr>
  </w:style>
  <w:style w:type="character" w:customStyle="1" w:styleId="bold">
    <w:name w:val="bold"/>
    <w:uiPriority w:val="99"/>
    <w:rPr>
      <w:b/>
      <w:bCs/>
    </w:rPr>
  </w:style>
  <w:style w:type="character" w:customStyle="1" w:styleId="bolditalics">
    <w:name w:val="bolditalics"/>
    <w:uiPriority w:val="99"/>
    <w:rPr>
      <w:b/>
      <w:bCs/>
      <w:i/>
      <w:iCs/>
    </w:rPr>
  </w:style>
  <w:style w:type="character" w:customStyle="1" w:styleId="Box-01-Number">
    <w:name w:val="Box-01-Number"/>
    <w:uiPriority w:val="99"/>
    <w:rPr>
      <w:b/>
      <w:bCs/>
      <w:caps/>
      <w:sz w:val="18"/>
      <w:szCs w:val="18"/>
    </w:rPr>
  </w:style>
  <w:style w:type="character" w:customStyle="1" w:styleId="BoxItalic">
    <w:name w:val="Box_Italic"/>
    <w:uiPriority w:val="99"/>
    <w:rPr>
      <w:i/>
      <w:iCs/>
    </w:rPr>
  </w:style>
  <w:style w:type="character" w:customStyle="1" w:styleId="H1DING">
    <w:name w:val="H1_DING"/>
    <w:uiPriority w:val="99"/>
    <w:rPr>
      <w:rFonts w:ascii="ITC Zapf Dingbats Std" w:hAnsi="ITC Zapf Dingbats Std" w:cs="ITC Zapf Dingbats Std"/>
      <w:color w:val="000000"/>
    </w:rPr>
  </w:style>
  <w:style w:type="paragraph" w:styleId="Header">
    <w:name w:val="header"/>
    <w:basedOn w:val="Normal"/>
    <w:link w:val="HeaderChar"/>
    <w:uiPriority w:val="99"/>
    <w:unhideWhenUsed/>
    <w:rsid w:val="003B0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455"/>
  </w:style>
  <w:style w:type="paragraph" w:styleId="Footer">
    <w:name w:val="footer"/>
    <w:basedOn w:val="Normal"/>
    <w:link w:val="FooterChar"/>
    <w:uiPriority w:val="99"/>
    <w:unhideWhenUsed/>
    <w:rsid w:val="003B0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455"/>
  </w:style>
  <w:style w:type="table" w:styleId="TableGrid">
    <w:name w:val="Table Grid"/>
    <w:basedOn w:val="TableNormal"/>
    <w:uiPriority w:val="39"/>
    <w:rsid w:val="000B2E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
    <w:name w:val="H2"/>
    <w:basedOn w:val="Normal"/>
    <w:uiPriority w:val="99"/>
    <w:rsid w:val="00B36EEF"/>
    <w:pPr>
      <w:keepNext/>
      <w:keepLines/>
      <w:widowControl w:val="0"/>
      <w:autoSpaceDE w:val="0"/>
      <w:autoSpaceDN w:val="0"/>
      <w:adjustRightInd w:val="0"/>
      <w:spacing w:before="345" w:after="100" w:line="280" w:lineRule="atLeast"/>
      <w:jc w:val="both"/>
      <w:textAlignment w:val="center"/>
    </w:pPr>
    <w:rPr>
      <w:rFonts w:ascii="Palatino Bold" w:hAnsi="Palatino Bold" w:cs="Palatino Bold"/>
      <w:b/>
      <w:bCs/>
      <w:color w:val="000000"/>
      <w:sz w:val="24"/>
      <w:szCs w:val="24"/>
      <w:lang w:val="en-GB"/>
    </w:rPr>
  </w:style>
  <w:style w:type="character" w:styleId="Hyperlink">
    <w:name w:val="Hyperlink"/>
    <w:basedOn w:val="DefaultParagraphFont"/>
    <w:uiPriority w:val="99"/>
    <w:unhideWhenUsed/>
    <w:rsid w:val="005D33A2"/>
    <w:rPr>
      <w:color w:val="0563C1" w:themeColor="hyperlink"/>
      <w:u w:val="single"/>
    </w:rPr>
  </w:style>
  <w:style w:type="character" w:customStyle="1" w:styleId="UnresolvedMention">
    <w:name w:val="Unresolved Mention"/>
    <w:basedOn w:val="DefaultParagraphFont"/>
    <w:uiPriority w:val="99"/>
    <w:semiHidden/>
    <w:unhideWhenUsed/>
    <w:rsid w:val="005D33A2"/>
    <w:rPr>
      <w:color w:val="605E5C"/>
      <w:shd w:val="clear" w:color="auto" w:fill="E1DFDD"/>
    </w:rPr>
  </w:style>
  <w:style w:type="character" w:styleId="CommentReference">
    <w:name w:val="annotation reference"/>
    <w:basedOn w:val="DefaultParagraphFont"/>
    <w:uiPriority w:val="99"/>
    <w:semiHidden/>
    <w:unhideWhenUsed/>
    <w:rsid w:val="00344DCC"/>
    <w:rPr>
      <w:sz w:val="16"/>
      <w:szCs w:val="16"/>
    </w:rPr>
  </w:style>
  <w:style w:type="paragraph" w:styleId="CommentText">
    <w:name w:val="annotation text"/>
    <w:basedOn w:val="Normal"/>
    <w:link w:val="CommentTextChar"/>
    <w:uiPriority w:val="99"/>
    <w:unhideWhenUsed/>
    <w:rsid w:val="00344DCC"/>
    <w:pPr>
      <w:spacing w:line="240" w:lineRule="auto"/>
    </w:pPr>
    <w:rPr>
      <w:sz w:val="20"/>
      <w:szCs w:val="20"/>
    </w:rPr>
  </w:style>
  <w:style w:type="character" w:customStyle="1" w:styleId="CommentTextChar">
    <w:name w:val="Comment Text Char"/>
    <w:basedOn w:val="DefaultParagraphFont"/>
    <w:link w:val="CommentText"/>
    <w:uiPriority w:val="99"/>
    <w:rsid w:val="00344DCC"/>
    <w:rPr>
      <w:sz w:val="20"/>
      <w:szCs w:val="20"/>
    </w:rPr>
  </w:style>
  <w:style w:type="paragraph" w:styleId="CommentSubject">
    <w:name w:val="annotation subject"/>
    <w:basedOn w:val="CommentText"/>
    <w:next w:val="CommentText"/>
    <w:link w:val="CommentSubjectChar"/>
    <w:uiPriority w:val="99"/>
    <w:semiHidden/>
    <w:unhideWhenUsed/>
    <w:rsid w:val="00344DCC"/>
    <w:rPr>
      <w:b/>
      <w:bCs/>
    </w:rPr>
  </w:style>
  <w:style w:type="character" w:customStyle="1" w:styleId="CommentSubjectChar">
    <w:name w:val="Comment Subject Char"/>
    <w:basedOn w:val="CommentTextChar"/>
    <w:link w:val="CommentSubject"/>
    <w:uiPriority w:val="99"/>
    <w:semiHidden/>
    <w:rsid w:val="00344DCC"/>
    <w:rPr>
      <w:b/>
      <w:bCs/>
      <w:sz w:val="20"/>
      <w:szCs w:val="20"/>
    </w:rPr>
  </w:style>
  <w:style w:type="character" w:customStyle="1" w:styleId="al-author-delim">
    <w:name w:val="al-author-delim"/>
    <w:basedOn w:val="DefaultParagraphFont"/>
    <w:rsid w:val="0000312D"/>
  </w:style>
  <w:style w:type="character" w:customStyle="1" w:styleId="Subtitle1">
    <w:name w:val="Subtitle1"/>
    <w:basedOn w:val="DefaultParagraphFont"/>
    <w:rsid w:val="0000312D"/>
  </w:style>
  <w:style w:type="character" w:customStyle="1" w:styleId="colon-for-citation-subtitle">
    <w:name w:val="colon-for-citation-subtitle"/>
    <w:basedOn w:val="DefaultParagraphFont"/>
    <w:rsid w:val="0000312D"/>
  </w:style>
  <w:style w:type="character" w:styleId="Emphasis">
    <w:name w:val="Emphasis"/>
    <w:basedOn w:val="DefaultParagraphFont"/>
    <w:uiPriority w:val="20"/>
    <w:qFormat/>
    <w:rsid w:val="0000312D"/>
    <w:rPr>
      <w:i/>
      <w:iCs/>
    </w:rPr>
  </w:style>
  <w:style w:type="character" w:styleId="FollowedHyperlink">
    <w:name w:val="FollowedHyperlink"/>
    <w:basedOn w:val="DefaultParagraphFont"/>
    <w:uiPriority w:val="99"/>
    <w:semiHidden/>
    <w:unhideWhenUsed/>
    <w:rsid w:val="00C1451B"/>
    <w:rPr>
      <w:color w:val="954F72" w:themeColor="followedHyperlink"/>
      <w:u w:val="single"/>
    </w:rPr>
  </w:style>
  <w:style w:type="paragraph" w:styleId="Revision">
    <w:name w:val="Revision"/>
    <w:hidden/>
    <w:uiPriority w:val="99"/>
    <w:semiHidden/>
    <w:rsid w:val="000F6BC5"/>
    <w:pPr>
      <w:spacing w:after="0" w:line="240" w:lineRule="auto"/>
    </w:pPr>
  </w:style>
  <w:style w:type="paragraph" w:customStyle="1" w:styleId="paragraph">
    <w:name w:val="paragraph"/>
    <w:basedOn w:val="Normal"/>
    <w:rsid w:val="003B5EA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3B5EAB"/>
  </w:style>
  <w:style w:type="paragraph" w:styleId="BalloonText">
    <w:name w:val="Balloon Text"/>
    <w:basedOn w:val="Normal"/>
    <w:link w:val="BalloonTextChar"/>
    <w:uiPriority w:val="99"/>
    <w:semiHidden/>
    <w:unhideWhenUsed/>
    <w:rsid w:val="007C7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7624"/>
    <w:rPr>
      <w:rFonts w:ascii="Tahoma" w:hAnsi="Tahoma" w:cs="Tahoma"/>
      <w:sz w:val="16"/>
      <w:szCs w:val="16"/>
    </w:rPr>
  </w:style>
  <w:style w:type="paragraph" w:customStyle="1" w:styleId="SpecialHeading2">
    <w:name w:val="SpecialHeading2"/>
    <w:basedOn w:val="Normal"/>
    <w:qFormat/>
    <w:rsid w:val="000D1C4C"/>
    <w:pPr>
      <w:spacing w:after="0" w:line="480" w:lineRule="auto"/>
    </w:pPr>
    <w:rPr>
      <w:rFonts w:ascii="Times New Roman" w:hAnsi="Times New Roman" w:cs="Times New Roman"/>
      <w:b/>
      <w:bCs/>
    </w:rPr>
  </w:style>
  <w:style w:type="paragraph" w:customStyle="1" w:styleId="CaseStudyTitle">
    <w:name w:val="CaseStudyTitle"/>
    <w:basedOn w:val="Head1"/>
    <w:qFormat/>
    <w:rsid w:val="00A24502"/>
    <w:pPr>
      <w:spacing w:before="0" w:after="0"/>
      <w:ind w:left="0" w:firstLine="0"/>
    </w:pPr>
  </w:style>
  <w:style w:type="paragraph" w:customStyle="1" w:styleId="CaseStudy-Heading1">
    <w:name w:val="CaseStudy-Heading1"/>
    <w:qFormat/>
    <w:rsid w:val="00A24502"/>
    <w:pPr>
      <w:spacing w:after="0" w:line="480" w:lineRule="auto"/>
    </w:pPr>
    <w:rPr>
      <w:rFonts w:ascii="Times New Roman" w:hAnsi="Times New Roman" w:cs="Frutiger LT Std 75 Black"/>
      <w:b/>
      <w:color w:val="000000"/>
      <w:sz w:val="24"/>
      <w:szCs w:val="20"/>
      <w:lang w:val="en-US"/>
    </w:rPr>
  </w:style>
  <w:style w:type="paragraph" w:customStyle="1" w:styleId="CaseStudy-ParaFirstLine-Ind">
    <w:name w:val="CaseStudy-ParaFirstLine-Ind"/>
    <w:basedOn w:val="ParaFirstLine-Ind"/>
    <w:qFormat/>
    <w:rsid w:val="00A24502"/>
    <w:pPr>
      <w:jc w:val="left"/>
    </w:pPr>
    <w:rPr>
      <w:rFonts w:cs="Times New Roman"/>
      <w:sz w:val="22"/>
      <w:szCs w:val="22"/>
    </w:rPr>
  </w:style>
  <w:style w:type="paragraph" w:customStyle="1" w:styleId="CaseStudy-Para-FL">
    <w:name w:val="CaseStudy-Para-FL"/>
    <w:basedOn w:val="ParaFirstLine-Ind"/>
    <w:qFormat/>
    <w:rsid w:val="00A24502"/>
    <w:pPr>
      <w:ind w:firstLine="0"/>
      <w:jc w:val="left"/>
    </w:pPr>
    <w:rPr>
      <w:rFonts w:cs="Times New Roman"/>
      <w:sz w:val="22"/>
      <w:szCs w:val="22"/>
    </w:rPr>
  </w:style>
  <w:style w:type="paragraph" w:customStyle="1" w:styleId="EOC-NumberList1first">
    <w:name w:val="EOC-NumberList1_first"/>
    <w:basedOn w:val="Normal"/>
    <w:qFormat/>
    <w:rsid w:val="00272D09"/>
    <w:pPr>
      <w:spacing w:after="0" w:line="480" w:lineRule="auto"/>
      <w:ind w:left="720" w:hanging="720"/>
    </w:pPr>
    <w:rPr>
      <w:rFonts w:ascii="Times New Roman" w:hAnsi="Times New Roman"/>
      <w:sz w:val="24"/>
    </w:rPr>
  </w:style>
  <w:style w:type="paragraph" w:customStyle="1" w:styleId="EOC-NumberList1">
    <w:name w:val="EOC-NumberList1"/>
    <w:basedOn w:val="Normal"/>
    <w:qFormat/>
    <w:rsid w:val="00272D09"/>
    <w:pPr>
      <w:spacing w:after="0" w:line="480" w:lineRule="auto"/>
      <w:ind w:left="720" w:hanging="720"/>
    </w:pPr>
    <w:rPr>
      <w:rFonts w:ascii="Times New Roman" w:eastAsia="Times New Roman" w:hAnsi="Times New Roman" w:cs="Times New Roman"/>
      <w:lang w:val="en-US" w:eastAsia="en-US"/>
    </w:rPr>
  </w:style>
  <w:style w:type="paragraph" w:customStyle="1" w:styleId="EOC-Answer">
    <w:name w:val="EOC-Answer"/>
    <w:basedOn w:val="Normal"/>
    <w:qFormat/>
    <w:rsid w:val="00272D09"/>
    <w:pPr>
      <w:spacing w:after="0" w:line="480" w:lineRule="auto"/>
    </w:pPr>
  </w:style>
  <w:style w:type="paragraph" w:customStyle="1" w:styleId="EOC-BulletList2">
    <w:name w:val="EOC-BulletList2"/>
    <w:basedOn w:val="NumberList1"/>
    <w:qFormat/>
    <w:rsid w:val="00272D09"/>
    <w:pPr>
      <w:tabs>
        <w:tab w:val="left" w:pos="720"/>
      </w:tabs>
      <w:spacing w:line="480" w:lineRule="auto"/>
      <w:ind w:left="720" w:hanging="360"/>
      <w:jc w:val="left"/>
    </w:pPr>
  </w:style>
  <w:style w:type="paragraph" w:customStyle="1" w:styleId="EOC-Para-FL">
    <w:name w:val="EOC-Para-FL"/>
    <w:basedOn w:val="NumberList1"/>
    <w:qFormat/>
    <w:rsid w:val="00272D09"/>
    <w:pPr>
      <w:spacing w:line="480" w:lineRule="auto"/>
      <w:jc w:val="left"/>
    </w:pPr>
  </w:style>
  <w:style w:type="paragraph" w:customStyle="1" w:styleId="EOC-Lc-AlphaList2">
    <w:name w:val="EOC-Lc-AlphaList2"/>
    <w:basedOn w:val="Lc-AlphaList2"/>
    <w:qFormat/>
    <w:rsid w:val="00272D09"/>
    <w:pPr>
      <w:spacing w:line="480" w:lineRule="auto"/>
      <w:ind w:left="580"/>
      <w:jc w:val="left"/>
    </w:pPr>
    <w:rPr>
      <w:rFonts w:ascii="Times New Roman" w:hAnsi="Times New Roman" w:cs="Times New Roman"/>
      <w:sz w:val="22"/>
      <w:szCs w:val="22"/>
    </w:rPr>
  </w:style>
  <w:style w:type="paragraph" w:customStyle="1" w:styleId="EOC-Answer-Para-FL">
    <w:name w:val="EOC-Answer-Para-FL"/>
    <w:basedOn w:val="NumberList1"/>
    <w:qFormat/>
    <w:rsid w:val="00272D09"/>
    <w:pPr>
      <w:spacing w:line="480" w:lineRule="auto"/>
      <w:ind w:left="0" w:firstLine="720"/>
    </w:pPr>
    <w:rPr>
      <w:rFonts w:ascii="Times New Roman" w:hAnsi="Times New Roman" w:cs="Times New Roman"/>
      <w:sz w:val="22"/>
      <w:szCs w:val="22"/>
    </w:rPr>
  </w:style>
  <w:style w:type="paragraph" w:customStyle="1" w:styleId="EOC-Dialogue">
    <w:name w:val="EOC-Dialogue"/>
    <w:basedOn w:val="NumberList1"/>
    <w:qFormat/>
    <w:rsid w:val="00272D09"/>
    <w:pPr>
      <w:spacing w:line="480" w:lineRule="auto"/>
      <w:jc w:val="left"/>
    </w:pPr>
  </w:style>
  <w:style w:type="paragraph" w:customStyle="1" w:styleId="Box-01-BulletList1">
    <w:name w:val="Box-01-BulletList1"/>
    <w:basedOn w:val="BoxBulletList1"/>
    <w:qFormat/>
    <w:rsid w:val="00272D09"/>
    <w:pPr>
      <w:pBdr>
        <w:top w:val="single" w:sz="4" w:space="1" w:color="auto"/>
        <w:left w:val="single" w:sz="4" w:space="4" w:color="auto"/>
        <w:bottom w:val="single" w:sz="4" w:space="1" w:color="auto"/>
        <w:right w:val="single" w:sz="4" w:space="4" w:color="auto"/>
      </w:pBdr>
      <w:spacing w:line="480" w:lineRule="auto"/>
      <w:ind w:left="360" w:hanging="360"/>
      <w:jc w:val="left"/>
    </w:pPr>
    <w:rPr>
      <w:rFonts w:ascii="Times New Roman" w:hAnsi="Times New Roman" w:cs="Times New Roman"/>
      <w:i/>
      <w:iCs/>
      <w:sz w:val="22"/>
      <w:szCs w:val="22"/>
    </w:rPr>
  </w:style>
  <w:style w:type="paragraph" w:customStyle="1" w:styleId="FigureLegend">
    <w:name w:val="FigureLegend"/>
    <w:basedOn w:val="Para-FL"/>
    <w:qFormat/>
    <w:rsid w:val="00272D09"/>
  </w:style>
  <w:style w:type="character" w:customStyle="1" w:styleId="bibissue">
    <w:name w:val="bib_issue"/>
    <w:rsid w:val="00D74B2F"/>
    <w:rPr>
      <w:rFonts w:ascii="Times New Roman" w:hAnsi="Times New Roman"/>
      <w:sz w:val="24"/>
      <w:bdr w:val="none" w:sz="0" w:space="0" w:color="auto"/>
      <w:shd w:val="clear" w:color="auto" w:fill="FFFFAB"/>
    </w:rPr>
  </w:style>
  <w:style w:type="character" w:customStyle="1" w:styleId="bibdoi">
    <w:name w:val="bib_doi"/>
    <w:rsid w:val="00D74B2F"/>
    <w:rPr>
      <w:rFonts w:ascii="Times New Roman" w:hAnsi="Times New Roman"/>
      <w:sz w:val="24"/>
      <w:bdr w:val="none" w:sz="0" w:space="0" w:color="auto"/>
      <w:shd w:val="clear" w:color="auto" w:fill="CCFFCC"/>
    </w:rPr>
  </w:style>
  <w:style w:type="character" w:customStyle="1" w:styleId="bibfpage">
    <w:name w:val="bib_fpage"/>
    <w:rsid w:val="00D74B2F"/>
    <w:rPr>
      <w:rFonts w:ascii="Times New Roman" w:hAnsi="Times New Roman"/>
      <w:sz w:val="24"/>
      <w:bdr w:val="none" w:sz="0" w:space="0" w:color="auto"/>
      <w:shd w:val="clear" w:color="auto" w:fill="E6E6E6"/>
    </w:rPr>
  </w:style>
  <w:style w:type="character" w:customStyle="1" w:styleId="biblpage">
    <w:name w:val="bib_lpage"/>
    <w:rsid w:val="00D74B2F"/>
    <w:rPr>
      <w:rFonts w:ascii="Times New Roman" w:hAnsi="Times New Roman"/>
      <w:sz w:val="24"/>
      <w:bdr w:val="none" w:sz="0" w:space="0" w:color="auto"/>
      <w:shd w:val="clear" w:color="auto" w:fill="D9D9D9"/>
    </w:rPr>
  </w:style>
  <w:style w:type="character" w:customStyle="1" w:styleId="bibyear">
    <w:name w:val="bib_year"/>
    <w:rsid w:val="00D74B2F"/>
    <w:rPr>
      <w:rFonts w:ascii="Times New Roman" w:hAnsi="Times New Roman"/>
      <w:sz w:val="24"/>
      <w:bdr w:val="none" w:sz="0" w:space="0" w:color="auto"/>
      <w:shd w:val="clear" w:color="auto" w:fill="FFCCFF"/>
    </w:rPr>
  </w:style>
  <w:style w:type="character" w:customStyle="1" w:styleId="bibvolume">
    <w:name w:val="bib_volume"/>
    <w:rsid w:val="00D74B2F"/>
    <w:rPr>
      <w:rFonts w:ascii="Times New Roman" w:hAnsi="Times New Roman"/>
      <w:sz w:val="24"/>
      <w:bdr w:val="none" w:sz="0" w:space="0" w:color="auto"/>
      <w:shd w:val="clear" w:color="auto" w:fill="CCECFF"/>
    </w:rPr>
  </w:style>
  <w:style w:type="character" w:customStyle="1" w:styleId="bibfname">
    <w:name w:val="bib_fname"/>
    <w:rsid w:val="00D74B2F"/>
    <w:rPr>
      <w:rFonts w:ascii="Times New Roman" w:hAnsi="Times New Roman"/>
      <w:sz w:val="24"/>
      <w:bdr w:val="none" w:sz="0" w:space="0" w:color="auto"/>
      <w:shd w:val="clear" w:color="auto" w:fill="FFFFCC"/>
    </w:rPr>
  </w:style>
  <w:style w:type="character" w:customStyle="1" w:styleId="bibsurname">
    <w:name w:val="bib_surname"/>
    <w:rsid w:val="00D74B2F"/>
    <w:rPr>
      <w:rFonts w:ascii="Times New Roman" w:hAnsi="Times New Roman"/>
      <w:sz w:val="24"/>
      <w:bdr w:val="none" w:sz="0" w:space="0" w:color="auto"/>
      <w:shd w:val="clear" w:color="auto" w:fill="CCFF99"/>
    </w:rPr>
  </w:style>
  <w:style w:type="character" w:customStyle="1" w:styleId="bibarticle">
    <w:name w:val="bib_article"/>
    <w:rsid w:val="00D74B2F"/>
    <w:rPr>
      <w:rFonts w:ascii="Times New Roman" w:hAnsi="Times New Roman"/>
      <w:sz w:val="24"/>
      <w:bdr w:val="none" w:sz="0" w:space="0" w:color="auto"/>
      <w:shd w:val="clear" w:color="auto" w:fill="CCFFFF"/>
    </w:rPr>
  </w:style>
  <w:style w:type="character" w:customStyle="1" w:styleId="biborganization">
    <w:name w:val="bib_organization"/>
    <w:rsid w:val="00D74B2F"/>
    <w:rPr>
      <w:rFonts w:ascii="Times New Roman" w:hAnsi="Times New Roman"/>
      <w:sz w:val="24"/>
      <w:bdr w:val="none" w:sz="0" w:space="0" w:color="auto"/>
      <w:shd w:val="clear" w:color="auto" w:fill="CCFF99"/>
    </w:rPr>
  </w:style>
  <w:style w:type="character" w:customStyle="1" w:styleId="biblocation">
    <w:name w:val="bib_location"/>
    <w:rsid w:val="00D74B2F"/>
    <w:rPr>
      <w:rFonts w:ascii="Times New Roman" w:hAnsi="Times New Roman"/>
      <w:sz w:val="24"/>
      <w:bdr w:val="none" w:sz="0" w:space="0" w:color="auto"/>
      <w:shd w:val="clear" w:color="auto" w:fill="FFCCCC"/>
    </w:rPr>
  </w:style>
  <w:style w:type="character" w:customStyle="1" w:styleId="bibpublisher">
    <w:name w:val="bib_publisher"/>
    <w:rsid w:val="00D74B2F"/>
    <w:rPr>
      <w:rFonts w:ascii="Times New Roman" w:hAnsi="Times New Roman"/>
      <w:sz w:val="24"/>
      <w:bdr w:val="none" w:sz="0" w:space="0" w:color="auto"/>
      <w:shd w:val="clear" w:color="auto" w:fill="FF99CC"/>
    </w:rPr>
  </w:style>
  <w:style w:type="character" w:customStyle="1" w:styleId="bibeditionno">
    <w:name w:val="bib_editionno"/>
    <w:rsid w:val="00D74B2F"/>
    <w:rPr>
      <w:rFonts w:ascii="Times New Roman" w:hAnsi="Times New Roman"/>
      <w:sz w:val="24"/>
      <w:bdr w:val="none" w:sz="0" w:space="0" w:color="auto"/>
      <w:shd w:val="clear" w:color="auto" w:fill="FFCC00"/>
    </w:rPr>
  </w:style>
  <w:style w:type="character" w:customStyle="1" w:styleId="bibjournal">
    <w:name w:val="bib_journal"/>
    <w:rsid w:val="00D74B2F"/>
    <w:rPr>
      <w:rFonts w:ascii="Times New Roman" w:hAnsi="Times New Roman"/>
      <w:sz w:val="24"/>
      <w:bdr w:val="none" w:sz="0" w:space="0" w:color="auto"/>
      <w:shd w:val="clear" w:color="auto" w:fill="F9DECF"/>
    </w:rPr>
  </w:style>
  <w:style w:type="character" w:customStyle="1" w:styleId="bibbook">
    <w:name w:val="bib_book"/>
    <w:rsid w:val="00D74B2F"/>
    <w:rPr>
      <w:rFonts w:ascii="Times New Roman" w:hAnsi="Times New Roman"/>
      <w:sz w:val="24"/>
      <w:bdr w:val="none" w:sz="0" w:space="0" w:color="auto"/>
      <w:shd w:val="clear" w:color="auto" w:fill="99CCFF"/>
    </w:rPr>
  </w:style>
  <w:style w:type="character" w:customStyle="1" w:styleId="bibalt-year">
    <w:name w:val="bib_alt-year"/>
    <w:rsid w:val="00D74B2F"/>
    <w:rPr>
      <w:rFonts w:ascii="Times New Roman" w:hAnsi="Times New Roman"/>
      <w:sz w:val="24"/>
      <w:szCs w:val="24"/>
      <w:bdr w:val="none" w:sz="0" w:space="0" w:color="auto"/>
      <w:shd w:val="clear" w:color="auto" w:fill="CC99FF"/>
    </w:rPr>
  </w:style>
  <w:style w:type="character" w:customStyle="1" w:styleId="bibbase">
    <w:name w:val="bib_base"/>
    <w:rsid w:val="00D74B2F"/>
    <w:rPr>
      <w:rFonts w:ascii="Times New Roman" w:hAnsi="Times New Roman"/>
      <w:sz w:val="24"/>
    </w:rPr>
  </w:style>
  <w:style w:type="character" w:customStyle="1" w:styleId="bibchapterno">
    <w:name w:val="bib_chapterno"/>
    <w:rsid w:val="00D74B2F"/>
    <w:rPr>
      <w:rFonts w:ascii="Times New Roman" w:hAnsi="Times New Roman"/>
      <w:sz w:val="24"/>
      <w:bdr w:val="none" w:sz="0" w:space="0" w:color="auto"/>
      <w:shd w:val="clear" w:color="auto" w:fill="D9D9D9"/>
    </w:rPr>
  </w:style>
  <w:style w:type="character" w:customStyle="1" w:styleId="bibchaptertitle">
    <w:name w:val="bib_chaptertitle"/>
    <w:rsid w:val="00D74B2F"/>
    <w:rPr>
      <w:rFonts w:ascii="Times New Roman" w:hAnsi="Times New Roman"/>
      <w:sz w:val="24"/>
      <w:bdr w:val="none" w:sz="0" w:space="0" w:color="auto"/>
      <w:shd w:val="clear" w:color="auto" w:fill="FF9D5B"/>
    </w:rPr>
  </w:style>
  <w:style w:type="character" w:customStyle="1" w:styleId="bibcomment">
    <w:name w:val="bib_comment"/>
    <w:rsid w:val="00D74B2F"/>
    <w:rPr>
      <w:rFonts w:ascii="Times New Roman" w:hAnsi="Times New Roman"/>
      <w:sz w:val="24"/>
    </w:rPr>
  </w:style>
  <w:style w:type="character" w:customStyle="1" w:styleId="bibconfacronym">
    <w:name w:val="bib_confacronym"/>
    <w:rsid w:val="00D74B2F"/>
    <w:rPr>
      <w:rFonts w:ascii="Times New Roman" w:hAnsi="Times New Roman"/>
      <w:sz w:val="24"/>
      <w:bdr w:val="none" w:sz="0" w:space="0" w:color="auto"/>
      <w:shd w:val="clear" w:color="auto" w:fill="FD77F3"/>
    </w:rPr>
  </w:style>
  <w:style w:type="character" w:customStyle="1" w:styleId="bibconfdate">
    <w:name w:val="bib_confdate"/>
    <w:rsid w:val="00D74B2F"/>
    <w:rPr>
      <w:rFonts w:ascii="Times New Roman" w:hAnsi="Times New Roman"/>
      <w:sz w:val="24"/>
      <w:bdr w:val="none" w:sz="0" w:space="0" w:color="auto"/>
      <w:shd w:val="clear" w:color="auto" w:fill="3CE0C1"/>
    </w:rPr>
  </w:style>
  <w:style w:type="character" w:customStyle="1" w:styleId="bibconference">
    <w:name w:val="bib_conference"/>
    <w:rsid w:val="00D74B2F"/>
    <w:rPr>
      <w:rFonts w:ascii="Times New Roman" w:hAnsi="Times New Roman"/>
      <w:sz w:val="24"/>
      <w:bdr w:val="none" w:sz="0" w:space="0" w:color="auto"/>
      <w:shd w:val="clear" w:color="auto" w:fill="9CB3FE"/>
    </w:rPr>
  </w:style>
  <w:style w:type="character" w:customStyle="1" w:styleId="bibconflocation">
    <w:name w:val="bib_conflocation"/>
    <w:rsid w:val="00D74B2F"/>
    <w:rPr>
      <w:rFonts w:ascii="Times New Roman" w:hAnsi="Times New Roman"/>
      <w:sz w:val="24"/>
      <w:bdr w:val="none" w:sz="0" w:space="0" w:color="auto"/>
      <w:shd w:val="clear" w:color="auto" w:fill="EC493C"/>
    </w:rPr>
  </w:style>
  <w:style w:type="character" w:customStyle="1" w:styleId="bibconfpaper">
    <w:name w:val="bib_confpaper"/>
    <w:rsid w:val="00D74B2F"/>
    <w:rPr>
      <w:rFonts w:ascii="Times New Roman" w:hAnsi="Times New Roman"/>
      <w:sz w:val="24"/>
      <w:bdr w:val="none" w:sz="0" w:space="0" w:color="auto"/>
      <w:shd w:val="clear" w:color="auto" w:fill="61FF65"/>
    </w:rPr>
  </w:style>
  <w:style w:type="character" w:customStyle="1" w:styleId="bibconfproceedings">
    <w:name w:val="bib_confproceedings"/>
    <w:rsid w:val="00D74B2F"/>
    <w:rPr>
      <w:rFonts w:ascii="Times New Roman" w:hAnsi="Times New Roman"/>
      <w:sz w:val="24"/>
      <w:bdr w:val="none" w:sz="0" w:space="0" w:color="auto"/>
      <w:shd w:val="clear" w:color="auto" w:fill="FDBA35"/>
    </w:rPr>
  </w:style>
  <w:style w:type="character" w:customStyle="1" w:styleId="bibday">
    <w:name w:val="bib_day"/>
    <w:rsid w:val="00D74B2F"/>
    <w:rPr>
      <w:rFonts w:ascii="Times New Roman" w:hAnsi="Times New Roman"/>
      <w:sz w:val="24"/>
      <w:bdr w:val="none" w:sz="0" w:space="0" w:color="auto"/>
      <w:shd w:val="clear" w:color="auto" w:fill="FFFF66"/>
    </w:rPr>
  </w:style>
  <w:style w:type="character" w:customStyle="1" w:styleId="bibdeg">
    <w:name w:val="bib_deg"/>
    <w:rsid w:val="00D74B2F"/>
    <w:rPr>
      <w:rFonts w:ascii="Times New Roman" w:hAnsi="Times New Roman"/>
      <w:sz w:val="24"/>
    </w:rPr>
  </w:style>
  <w:style w:type="character" w:customStyle="1" w:styleId="bibed-etal">
    <w:name w:val="bib_ed-etal"/>
    <w:rsid w:val="00D74B2F"/>
    <w:rPr>
      <w:rFonts w:ascii="Times New Roman" w:hAnsi="Times New Roman"/>
      <w:sz w:val="24"/>
      <w:bdr w:val="none" w:sz="0" w:space="0" w:color="auto"/>
      <w:shd w:val="clear" w:color="auto" w:fill="00F4EE"/>
    </w:rPr>
  </w:style>
  <w:style w:type="character" w:customStyle="1" w:styleId="bibed-fname">
    <w:name w:val="bib_ed-fname"/>
    <w:rsid w:val="00D74B2F"/>
    <w:rPr>
      <w:rFonts w:ascii="Times New Roman" w:hAnsi="Times New Roman"/>
      <w:sz w:val="24"/>
      <w:bdr w:val="none" w:sz="0" w:space="0" w:color="auto"/>
      <w:shd w:val="clear" w:color="auto" w:fill="FFFFB7"/>
    </w:rPr>
  </w:style>
  <w:style w:type="character" w:customStyle="1" w:styleId="bibed-organization">
    <w:name w:val="bib_ed-organization"/>
    <w:rsid w:val="00D74B2F"/>
    <w:rPr>
      <w:rFonts w:ascii="Times New Roman" w:hAnsi="Times New Roman"/>
      <w:sz w:val="24"/>
      <w:bdr w:val="none" w:sz="0" w:space="0" w:color="auto"/>
      <w:shd w:val="clear" w:color="auto" w:fill="FCAAC3"/>
    </w:rPr>
  </w:style>
  <w:style w:type="character" w:customStyle="1" w:styleId="bibed-suffix">
    <w:name w:val="bib_ed-suffix"/>
    <w:rsid w:val="00D74B2F"/>
    <w:rPr>
      <w:rFonts w:ascii="Times New Roman" w:hAnsi="Times New Roman"/>
      <w:sz w:val="24"/>
      <w:bdr w:val="none" w:sz="0" w:space="0" w:color="auto"/>
      <w:shd w:val="clear" w:color="auto" w:fill="CCFFCC"/>
    </w:rPr>
  </w:style>
  <w:style w:type="character" w:customStyle="1" w:styleId="bibed-surname">
    <w:name w:val="bib_ed-surname"/>
    <w:rsid w:val="00D74B2F"/>
    <w:rPr>
      <w:rFonts w:ascii="Times New Roman" w:hAnsi="Times New Roman"/>
      <w:sz w:val="24"/>
      <w:bdr w:val="none" w:sz="0" w:space="0" w:color="auto"/>
      <w:shd w:val="clear" w:color="auto" w:fill="FFFF00"/>
    </w:rPr>
  </w:style>
  <w:style w:type="character" w:customStyle="1" w:styleId="bibetal">
    <w:name w:val="bib_etal"/>
    <w:rsid w:val="00D74B2F"/>
    <w:rPr>
      <w:rFonts w:ascii="Times New Roman" w:hAnsi="Times New Roman"/>
      <w:sz w:val="24"/>
      <w:bdr w:val="none" w:sz="0" w:space="0" w:color="auto"/>
      <w:shd w:val="clear" w:color="auto" w:fill="CCFF99"/>
    </w:rPr>
  </w:style>
  <w:style w:type="character" w:customStyle="1" w:styleId="bibextlink">
    <w:name w:val="bib_extlink"/>
    <w:rsid w:val="00D74B2F"/>
    <w:rPr>
      <w:rFonts w:ascii="Times New Roman" w:hAnsi="Times New Roman"/>
      <w:sz w:val="20"/>
      <w:bdr w:val="none" w:sz="0" w:space="0" w:color="auto"/>
      <w:shd w:val="clear" w:color="auto" w:fill="6CCE9D"/>
    </w:rPr>
  </w:style>
  <w:style w:type="character" w:customStyle="1" w:styleId="bibinstitution">
    <w:name w:val="bib_institution"/>
    <w:rsid w:val="00D74B2F"/>
    <w:rPr>
      <w:rFonts w:ascii="Times New Roman" w:hAnsi="Times New Roman"/>
      <w:sz w:val="24"/>
      <w:bdr w:val="none" w:sz="0" w:space="0" w:color="auto"/>
      <w:shd w:val="clear" w:color="auto" w:fill="CCFFCC"/>
    </w:rPr>
  </w:style>
  <w:style w:type="character" w:customStyle="1" w:styleId="bibisbn">
    <w:name w:val="bib_isbn"/>
    <w:rsid w:val="00D74B2F"/>
    <w:rPr>
      <w:rFonts w:ascii="Times New Roman" w:hAnsi="Times New Roman"/>
      <w:sz w:val="24"/>
      <w:shd w:val="clear" w:color="auto" w:fill="D9D9D9"/>
    </w:rPr>
  </w:style>
  <w:style w:type="character" w:customStyle="1" w:styleId="bibmedline">
    <w:name w:val="bib_medline"/>
    <w:rsid w:val="00D74B2F"/>
    <w:rPr>
      <w:rFonts w:ascii="Times New Roman" w:hAnsi="Times New Roman"/>
      <w:sz w:val="24"/>
    </w:rPr>
  </w:style>
  <w:style w:type="character" w:customStyle="1" w:styleId="bibmonth">
    <w:name w:val="bib_month"/>
    <w:rsid w:val="00D74B2F"/>
    <w:rPr>
      <w:rFonts w:ascii="Times New Roman" w:hAnsi="Times New Roman"/>
      <w:sz w:val="24"/>
      <w:szCs w:val="24"/>
      <w:bdr w:val="none" w:sz="0" w:space="0" w:color="auto"/>
      <w:shd w:val="clear" w:color="auto" w:fill="CCFF33"/>
    </w:rPr>
  </w:style>
  <w:style w:type="character" w:customStyle="1" w:styleId="bibnumber">
    <w:name w:val="bib_number"/>
    <w:rsid w:val="00D74B2F"/>
    <w:rPr>
      <w:rFonts w:ascii="Times New Roman" w:hAnsi="Times New Roman"/>
      <w:sz w:val="24"/>
      <w:bdr w:val="none" w:sz="0" w:space="0" w:color="auto"/>
      <w:shd w:val="clear" w:color="auto" w:fill="CCCCFF"/>
    </w:rPr>
  </w:style>
  <w:style w:type="character" w:customStyle="1" w:styleId="bibpagecount">
    <w:name w:val="bib_pagecount"/>
    <w:rsid w:val="00D74B2F"/>
    <w:rPr>
      <w:rFonts w:ascii="Times New Roman" w:hAnsi="Times New Roman"/>
      <w:sz w:val="24"/>
      <w:bdr w:val="none" w:sz="0" w:space="0" w:color="auto"/>
      <w:shd w:val="clear" w:color="auto" w:fill="00FF00"/>
    </w:rPr>
  </w:style>
  <w:style w:type="character" w:customStyle="1" w:styleId="bibpapernumber">
    <w:name w:val="bib_papernumber"/>
    <w:uiPriority w:val="1"/>
    <w:rsid w:val="00D74B2F"/>
    <w:rPr>
      <w:rFonts w:ascii="Times New Roman" w:hAnsi="Times New Roman"/>
      <w:sz w:val="24"/>
      <w:bdr w:val="none" w:sz="0" w:space="0" w:color="auto"/>
      <w:shd w:val="clear" w:color="auto" w:fill="FFFF66"/>
    </w:rPr>
  </w:style>
  <w:style w:type="character" w:customStyle="1" w:styleId="bibpatent">
    <w:name w:val="bib_patent"/>
    <w:rsid w:val="00D74B2F"/>
    <w:rPr>
      <w:rFonts w:ascii="Times New Roman" w:hAnsi="Times New Roman"/>
      <w:sz w:val="24"/>
      <w:bdr w:val="none" w:sz="0" w:space="0" w:color="auto"/>
      <w:shd w:val="clear" w:color="auto" w:fill="66FFCC"/>
    </w:rPr>
  </w:style>
  <w:style w:type="character" w:customStyle="1" w:styleId="bibreportnum">
    <w:name w:val="bib_reportnum"/>
    <w:rsid w:val="00D74B2F"/>
    <w:rPr>
      <w:rFonts w:ascii="Times New Roman" w:hAnsi="Times New Roman"/>
      <w:sz w:val="24"/>
      <w:bdr w:val="none" w:sz="0" w:space="0" w:color="auto"/>
      <w:shd w:val="clear" w:color="auto" w:fill="CCCCFF"/>
    </w:rPr>
  </w:style>
  <w:style w:type="character" w:customStyle="1" w:styleId="bibschool">
    <w:name w:val="bib_school"/>
    <w:rsid w:val="00D74B2F"/>
    <w:rPr>
      <w:rFonts w:ascii="Times New Roman" w:hAnsi="Times New Roman"/>
      <w:sz w:val="24"/>
      <w:bdr w:val="none" w:sz="0" w:space="0" w:color="auto"/>
      <w:shd w:val="clear" w:color="auto" w:fill="FFCC66"/>
    </w:rPr>
  </w:style>
  <w:style w:type="character" w:customStyle="1" w:styleId="bibseason">
    <w:name w:val="bib_season"/>
    <w:rsid w:val="00D74B2F"/>
    <w:rPr>
      <w:rFonts w:ascii="Times New Roman" w:hAnsi="Times New Roman"/>
      <w:sz w:val="24"/>
      <w:szCs w:val="24"/>
      <w:bdr w:val="none" w:sz="0" w:space="0" w:color="auto"/>
      <w:shd w:val="clear" w:color="auto" w:fill="FF6600"/>
    </w:rPr>
  </w:style>
  <w:style w:type="character" w:customStyle="1" w:styleId="bibseries">
    <w:name w:val="bib_series"/>
    <w:rsid w:val="00D74B2F"/>
    <w:rPr>
      <w:rFonts w:ascii="Times New Roman" w:hAnsi="Times New Roman"/>
      <w:sz w:val="24"/>
      <w:shd w:val="clear" w:color="auto" w:fill="FFCC99"/>
    </w:rPr>
  </w:style>
  <w:style w:type="character" w:customStyle="1" w:styleId="bibseriesno">
    <w:name w:val="bib_seriesno"/>
    <w:rsid w:val="00D74B2F"/>
    <w:rPr>
      <w:rFonts w:ascii="Times New Roman" w:hAnsi="Times New Roman"/>
      <w:sz w:val="24"/>
      <w:shd w:val="clear" w:color="auto" w:fill="FFFF99"/>
    </w:rPr>
  </w:style>
  <w:style w:type="character" w:customStyle="1" w:styleId="bibsuffix">
    <w:name w:val="bib_suffix"/>
    <w:rsid w:val="00D74B2F"/>
    <w:rPr>
      <w:rFonts w:ascii="Times New Roman" w:hAnsi="Times New Roman"/>
      <w:sz w:val="24"/>
    </w:rPr>
  </w:style>
  <w:style w:type="character" w:customStyle="1" w:styleId="bibsuppl">
    <w:name w:val="bib_suppl"/>
    <w:rsid w:val="00D74B2F"/>
    <w:rPr>
      <w:rFonts w:ascii="Times New Roman" w:hAnsi="Times New Roman"/>
      <w:sz w:val="24"/>
      <w:bdr w:val="none" w:sz="0" w:space="0" w:color="auto"/>
      <w:shd w:val="clear" w:color="auto" w:fill="FFCC66"/>
    </w:rPr>
  </w:style>
  <w:style w:type="character" w:customStyle="1" w:styleId="bibtitle">
    <w:name w:val="bib_title"/>
    <w:rsid w:val="00D74B2F"/>
    <w:rPr>
      <w:sz w:val="24"/>
      <w:effect w:val="none"/>
      <w:bdr w:val="none" w:sz="0" w:space="0" w:color="auto"/>
      <w:shd w:val="clear" w:color="auto" w:fill="D99594"/>
    </w:rPr>
  </w:style>
  <w:style w:type="character" w:customStyle="1" w:styleId="bibtrans">
    <w:name w:val="bib_trans"/>
    <w:rsid w:val="00D74B2F"/>
    <w:rPr>
      <w:rFonts w:ascii="Times New Roman" w:hAnsi="Times New Roman"/>
      <w:sz w:val="24"/>
      <w:shd w:val="clear" w:color="auto" w:fill="99CC00"/>
    </w:rPr>
  </w:style>
  <w:style w:type="character" w:customStyle="1" w:styleId="bibunpubl">
    <w:name w:val="bib_unpubl"/>
    <w:rsid w:val="00D74B2F"/>
    <w:rPr>
      <w:rFonts w:ascii="Times New Roman" w:hAnsi="Times New Roman"/>
      <w:sz w:val="24"/>
    </w:rPr>
  </w:style>
  <w:style w:type="character" w:customStyle="1" w:styleId="biburl">
    <w:name w:val="bib_url"/>
    <w:rsid w:val="00D74B2F"/>
    <w:rPr>
      <w:rFonts w:ascii="Times New Roman" w:hAnsi="Times New Roman"/>
      <w:sz w:val="24"/>
      <w:bdr w:val="none" w:sz="0" w:space="0" w:color="auto"/>
      <w:shd w:val="clear" w:color="auto" w:fill="CCFF66"/>
    </w:rPr>
  </w:style>
  <w:style w:type="character" w:customStyle="1" w:styleId="bibvolcount">
    <w:name w:val="bib_volcount"/>
    <w:rsid w:val="00D74B2F"/>
    <w:rPr>
      <w:rFonts w:ascii="Times New Roman" w:hAnsi="Times New Roman"/>
      <w:sz w:val="20"/>
      <w:bdr w:val="none" w:sz="0" w:space="0" w:color="auto"/>
      <w:shd w:val="clear" w:color="auto" w:fill="00FF00"/>
    </w:rPr>
  </w:style>
  <w:style w:type="character" w:customStyle="1" w:styleId="citebib">
    <w:name w:val="cite_bib"/>
    <w:rsid w:val="00D74B2F"/>
    <w:rPr>
      <w:sz w:val="24"/>
      <w:bdr w:val="none" w:sz="0" w:space="0" w:color="auto"/>
      <w:shd w:val="clear" w:color="auto" w:fill="CCFFFF"/>
    </w:rPr>
  </w:style>
  <w:style w:type="paragraph" w:customStyle="1" w:styleId="REFH1">
    <w:name w:val="REFH1"/>
    <w:basedOn w:val="Normal"/>
    <w:uiPriority w:val="99"/>
    <w:rsid w:val="005E60AC"/>
    <w:pPr>
      <w:widowControl w:val="0"/>
      <w:autoSpaceDE w:val="0"/>
      <w:autoSpaceDN w:val="0"/>
      <w:adjustRightInd w:val="0"/>
      <w:spacing w:after="0" w:line="240" w:lineRule="atLeast"/>
      <w:ind w:left="240" w:hanging="240"/>
      <w:jc w:val="both"/>
      <w:textAlignment w:val="center"/>
    </w:pPr>
    <w:rPr>
      <w:rFonts w:ascii="Palatino LT Std" w:hAnsi="Palatino LT Std" w:cs="Palatino LT Std"/>
      <w:color w:val="000000"/>
      <w:sz w:val="20"/>
      <w:szCs w:val="20"/>
      <w:lang w:val="en-US"/>
    </w:rPr>
  </w:style>
  <w:style w:type="paragraph" w:customStyle="1" w:styleId="REF-U">
    <w:name w:val="REF-U"/>
    <w:basedOn w:val="Normal"/>
    <w:uiPriority w:val="99"/>
    <w:rsid w:val="005E60A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WebsiteReferenceTitle">
    <w:name w:val="WebsiteReferenceTitle"/>
    <w:rsid w:val="005E60AC"/>
  </w:style>
  <w:style w:type="character" w:customStyle="1" w:styleId="URL">
    <w:name w:val="URL"/>
    <w:rsid w:val="005E60AC"/>
  </w:style>
  <w:style w:type="character" w:styleId="PlaceholderText">
    <w:name w:val="Placeholder Text"/>
    <w:basedOn w:val="DefaultParagraphFont"/>
    <w:uiPriority w:val="99"/>
    <w:semiHidden/>
    <w:rsid w:val="002515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360792">
      <w:bodyDiv w:val="1"/>
      <w:marLeft w:val="0"/>
      <w:marRight w:val="0"/>
      <w:marTop w:val="0"/>
      <w:marBottom w:val="0"/>
      <w:divBdr>
        <w:top w:val="none" w:sz="0" w:space="0" w:color="auto"/>
        <w:left w:val="none" w:sz="0" w:space="0" w:color="auto"/>
        <w:bottom w:val="none" w:sz="0" w:space="0" w:color="auto"/>
        <w:right w:val="none" w:sz="0" w:space="0" w:color="auto"/>
      </w:divBdr>
      <w:divsChild>
        <w:div w:id="421419681">
          <w:marLeft w:val="480"/>
          <w:marRight w:val="0"/>
          <w:marTop w:val="0"/>
          <w:marBottom w:val="0"/>
          <w:divBdr>
            <w:top w:val="none" w:sz="0" w:space="0" w:color="auto"/>
            <w:left w:val="none" w:sz="0" w:space="0" w:color="auto"/>
            <w:bottom w:val="none" w:sz="0" w:space="0" w:color="auto"/>
            <w:right w:val="none" w:sz="0" w:space="0" w:color="auto"/>
          </w:divBdr>
          <w:divsChild>
            <w:div w:id="15831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9514">
      <w:bodyDiv w:val="1"/>
      <w:marLeft w:val="0"/>
      <w:marRight w:val="0"/>
      <w:marTop w:val="0"/>
      <w:marBottom w:val="0"/>
      <w:divBdr>
        <w:top w:val="none" w:sz="0" w:space="0" w:color="auto"/>
        <w:left w:val="none" w:sz="0" w:space="0" w:color="auto"/>
        <w:bottom w:val="none" w:sz="0" w:space="0" w:color="auto"/>
        <w:right w:val="none" w:sz="0" w:space="0" w:color="auto"/>
      </w:divBdr>
    </w:div>
    <w:div w:id="212279519">
      <w:bodyDiv w:val="1"/>
      <w:marLeft w:val="0"/>
      <w:marRight w:val="0"/>
      <w:marTop w:val="0"/>
      <w:marBottom w:val="0"/>
      <w:divBdr>
        <w:top w:val="none" w:sz="0" w:space="0" w:color="auto"/>
        <w:left w:val="none" w:sz="0" w:space="0" w:color="auto"/>
        <w:bottom w:val="none" w:sz="0" w:space="0" w:color="auto"/>
        <w:right w:val="none" w:sz="0" w:space="0" w:color="auto"/>
      </w:divBdr>
    </w:div>
    <w:div w:id="374550982">
      <w:bodyDiv w:val="1"/>
      <w:marLeft w:val="0"/>
      <w:marRight w:val="0"/>
      <w:marTop w:val="0"/>
      <w:marBottom w:val="0"/>
      <w:divBdr>
        <w:top w:val="none" w:sz="0" w:space="0" w:color="auto"/>
        <w:left w:val="none" w:sz="0" w:space="0" w:color="auto"/>
        <w:bottom w:val="none" w:sz="0" w:space="0" w:color="auto"/>
        <w:right w:val="none" w:sz="0" w:space="0" w:color="auto"/>
      </w:divBdr>
    </w:div>
    <w:div w:id="489491097">
      <w:bodyDiv w:val="1"/>
      <w:marLeft w:val="0"/>
      <w:marRight w:val="0"/>
      <w:marTop w:val="0"/>
      <w:marBottom w:val="0"/>
      <w:divBdr>
        <w:top w:val="none" w:sz="0" w:space="0" w:color="auto"/>
        <w:left w:val="none" w:sz="0" w:space="0" w:color="auto"/>
        <w:bottom w:val="none" w:sz="0" w:space="0" w:color="auto"/>
        <w:right w:val="none" w:sz="0" w:space="0" w:color="auto"/>
      </w:divBdr>
      <w:divsChild>
        <w:div w:id="59914852">
          <w:marLeft w:val="480"/>
          <w:marRight w:val="0"/>
          <w:marTop w:val="0"/>
          <w:marBottom w:val="0"/>
          <w:divBdr>
            <w:top w:val="none" w:sz="0" w:space="0" w:color="auto"/>
            <w:left w:val="none" w:sz="0" w:space="0" w:color="auto"/>
            <w:bottom w:val="none" w:sz="0" w:space="0" w:color="auto"/>
            <w:right w:val="none" w:sz="0" w:space="0" w:color="auto"/>
          </w:divBdr>
          <w:divsChild>
            <w:div w:id="14197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363">
      <w:bodyDiv w:val="1"/>
      <w:marLeft w:val="0"/>
      <w:marRight w:val="0"/>
      <w:marTop w:val="0"/>
      <w:marBottom w:val="0"/>
      <w:divBdr>
        <w:top w:val="none" w:sz="0" w:space="0" w:color="auto"/>
        <w:left w:val="none" w:sz="0" w:space="0" w:color="auto"/>
        <w:bottom w:val="none" w:sz="0" w:space="0" w:color="auto"/>
        <w:right w:val="none" w:sz="0" w:space="0" w:color="auto"/>
      </w:divBdr>
    </w:div>
    <w:div w:id="537400150">
      <w:bodyDiv w:val="1"/>
      <w:marLeft w:val="0"/>
      <w:marRight w:val="0"/>
      <w:marTop w:val="0"/>
      <w:marBottom w:val="0"/>
      <w:divBdr>
        <w:top w:val="none" w:sz="0" w:space="0" w:color="auto"/>
        <w:left w:val="none" w:sz="0" w:space="0" w:color="auto"/>
        <w:bottom w:val="none" w:sz="0" w:space="0" w:color="auto"/>
        <w:right w:val="none" w:sz="0" w:space="0" w:color="auto"/>
      </w:divBdr>
      <w:divsChild>
        <w:div w:id="1170827425">
          <w:marLeft w:val="480"/>
          <w:marRight w:val="0"/>
          <w:marTop w:val="0"/>
          <w:marBottom w:val="0"/>
          <w:divBdr>
            <w:top w:val="none" w:sz="0" w:space="0" w:color="auto"/>
            <w:left w:val="none" w:sz="0" w:space="0" w:color="auto"/>
            <w:bottom w:val="none" w:sz="0" w:space="0" w:color="auto"/>
            <w:right w:val="none" w:sz="0" w:space="0" w:color="auto"/>
          </w:divBdr>
          <w:divsChild>
            <w:div w:id="9559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6729">
      <w:bodyDiv w:val="1"/>
      <w:marLeft w:val="0"/>
      <w:marRight w:val="0"/>
      <w:marTop w:val="0"/>
      <w:marBottom w:val="0"/>
      <w:divBdr>
        <w:top w:val="none" w:sz="0" w:space="0" w:color="auto"/>
        <w:left w:val="none" w:sz="0" w:space="0" w:color="auto"/>
        <w:bottom w:val="none" w:sz="0" w:space="0" w:color="auto"/>
        <w:right w:val="none" w:sz="0" w:space="0" w:color="auto"/>
      </w:divBdr>
    </w:div>
    <w:div w:id="602688909">
      <w:bodyDiv w:val="1"/>
      <w:marLeft w:val="0"/>
      <w:marRight w:val="0"/>
      <w:marTop w:val="0"/>
      <w:marBottom w:val="0"/>
      <w:divBdr>
        <w:top w:val="none" w:sz="0" w:space="0" w:color="auto"/>
        <w:left w:val="none" w:sz="0" w:space="0" w:color="auto"/>
        <w:bottom w:val="none" w:sz="0" w:space="0" w:color="auto"/>
        <w:right w:val="none" w:sz="0" w:space="0" w:color="auto"/>
      </w:divBdr>
    </w:div>
    <w:div w:id="644089766">
      <w:bodyDiv w:val="1"/>
      <w:marLeft w:val="0"/>
      <w:marRight w:val="0"/>
      <w:marTop w:val="0"/>
      <w:marBottom w:val="0"/>
      <w:divBdr>
        <w:top w:val="none" w:sz="0" w:space="0" w:color="auto"/>
        <w:left w:val="none" w:sz="0" w:space="0" w:color="auto"/>
        <w:bottom w:val="none" w:sz="0" w:space="0" w:color="auto"/>
        <w:right w:val="none" w:sz="0" w:space="0" w:color="auto"/>
      </w:divBdr>
    </w:div>
    <w:div w:id="955791945">
      <w:bodyDiv w:val="1"/>
      <w:marLeft w:val="0"/>
      <w:marRight w:val="0"/>
      <w:marTop w:val="0"/>
      <w:marBottom w:val="0"/>
      <w:divBdr>
        <w:top w:val="none" w:sz="0" w:space="0" w:color="auto"/>
        <w:left w:val="none" w:sz="0" w:space="0" w:color="auto"/>
        <w:bottom w:val="none" w:sz="0" w:space="0" w:color="auto"/>
        <w:right w:val="none" w:sz="0" w:space="0" w:color="auto"/>
      </w:divBdr>
    </w:div>
    <w:div w:id="972445673">
      <w:bodyDiv w:val="1"/>
      <w:marLeft w:val="0"/>
      <w:marRight w:val="0"/>
      <w:marTop w:val="0"/>
      <w:marBottom w:val="0"/>
      <w:divBdr>
        <w:top w:val="none" w:sz="0" w:space="0" w:color="auto"/>
        <w:left w:val="none" w:sz="0" w:space="0" w:color="auto"/>
        <w:bottom w:val="none" w:sz="0" w:space="0" w:color="auto"/>
        <w:right w:val="none" w:sz="0" w:space="0" w:color="auto"/>
      </w:divBdr>
      <w:divsChild>
        <w:div w:id="1949119496">
          <w:marLeft w:val="480"/>
          <w:marRight w:val="0"/>
          <w:marTop w:val="0"/>
          <w:marBottom w:val="0"/>
          <w:divBdr>
            <w:top w:val="none" w:sz="0" w:space="0" w:color="auto"/>
            <w:left w:val="none" w:sz="0" w:space="0" w:color="auto"/>
            <w:bottom w:val="none" w:sz="0" w:space="0" w:color="auto"/>
            <w:right w:val="none" w:sz="0" w:space="0" w:color="auto"/>
          </w:divBdr>
          <w:divsChild>
            <w:div w:id="4322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4278">
      <w:bodyDiv w:val="1"/>
      <w:marLeft w:val="0"/>
      <w:marRight w:val="0"/>
      <w:marTop w:val="0"/>
      <w:marBottom w:val="0"/>
      <w:divBdr>
        <w:top w:val="none" w:sz="0" w:space="0" w:color="auto"/>
        <w:left w:val="none" w:sz="0" w:space="0" w:color="auto"/>
        <w:bottom w:val="none" w:sz="0" w:space="0" w:color="auto"/>
        <w:right w:val="none" w:sz="0" w:space="0" w:color="auto"/>
      </w:divBdr>
    </w:div>
    <w:div w:id="1027222464">
      <w:bodyDiv w:val="1"/>
      <w:marLeft w:val="0"/>
      <w:marRight w:val="0"/>
      <w:marTop w:val="0"/>
      <w:marBottom w:val="0"/>
      <w:divBdr>
        <w:top w:val="none" w:sz="0" w:space="0" w:color="auto"/>
        <w:left w:val="none" w:sz="0" w:space="0" w:color="auto"/>
        <w:bottom w:val="none" w:sz="0" w:space="0" w:color="auto"/>
        <w:right w:val="none" w:sz="0" w:space="0" w:color="auto"/>
      </w:divBdr>
    </w:div>
    <w:div w:id="1280337924">
      <w:bodyDiv w:val="1"/>
      <w:marLeft w:val="0"/>
      <w:marRight w:val="0"/>
      <w:marTop w:val="0"/>
      <w:marBottom w:val="0"/>
      <w:divBdr>
        <w:top w:val="none" w:sz="0" w:space="0" w:color="auto"/>
        <w:left w:val="none" w:sz="0" w:space="0" w:color="auto"/>
        <w:bottom w:val="none" w:sz="0" w:space="0" w:color="auto"/>
        <w:right w:val="none" w:sz="0" w:space="0" w:color="auto"/>
      </w:divBdr>
    </w:div>
    <w:div w:id="1388601031">
      <w:bodyDiv w:val="1"/>
      <w:marLeft w:val="0"/>
      <w:marRight w:val="0"/>
      <w:marTop w:val="0"/>
      <w:marBottom w:val="0"/>
      <w:divBdr>
        <w:top w:val="none" w:sz="0" w:space="0" w:color="auto"/>
        <w:left w:val="none" w:sz="0" w:space="0" w:color="auto"/>
        <w:bottom w:val="none" w:sz="0" w:space="0" w:color="auto"/>
        <w:right w:val="none" w:sz="0" w:space="0" w:color="auto"/>
      </w:divBdr>
    </w:div>
    <w:div w:id="1775710162">
      <w:bodyDiv w:val="1"/>
      <w:marLeft w:val="0"/>
      <w:marRight w:val="0"/>
      <w:marTop w:val="0"/>
      <w:marBottom w:val="0"/>
      <w:divBdr>
        <w:top w:val="none" w:sz="0" w:space="0" w:color="auto"/>
        <w:left w:val="none" w:sz="0" w:space="0" w:color="auto"/>
        <w:bottom w:val="none" w:sz="0" w:space="0" w:color="auto"/>
        <w:right w:val="none" w:sz="0" w:space="0" w:color="auto"/>
      </w:divBdr>
      <w:divsChild>
        <w:div w:id="329022178">
          <w:marLeft w:val="480"/>
          <w:marRight w:val="0"/>
          <w:marTop w:val="0"/>
          <w:marBottom w:val="0"/>
          <w:divBdr>
            <w:top w:val="none" w:sz="0" w:space="0" w:color="auto"/>
            <w:left w:val="none" w:sz="0" w:space="0" w:color="auto"/>
            <w:bottom w:val="none" w:sz="0" w:space="0" w:color="auto"/>
            <w:right w:val="none" w:sz="0" w:space="0" w:color="auto"/>
          </w:divBdr>
          <w:divsChild>
            <w:div w:id="13373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3792">
      <w:bodyDiv w:val="1"/>
      <w:marLeft w:val="0"/>
      <w:marRight w:val="0"/>
      <w:marTop w:val="0"/>
      <w:marBottom w:val="0"/>
      <w:divBdr>
        <w:top w:val="none" w:sz="0" w:space="0" w:color="auto"/>
        <w:left w:val="none" w:sz="0" w:space="0" w:color="auto"/>
        <w:bottom w:val="none" w:sz="0" w:space="0" w:color="auto"/>
        <w:right w:val="none" w:sz="0" w:space="0" w:color="auto"/>
      </w:divBdr>
    </w:div>
    <w:div w:id="1916548481">
      <w:bodyDiv w:val="1"/>
      <w:marLeft w:val="0"/>
      <w:marRight w:val="0"/>
      <w:marTop w:val="0"/>
      <w:marBottom w:val="0"/>
      <w:divBdr>
        <w:top w:val="none" w:sz="0" w:space="0" w:color="auto"/>
        <w:left w:val="none" w:sz="0" w:space="0" w:color="auto"/>
        <w:bottom w:val="none" w:sz="0" w:space="0" w:color="auto"/>
        <w:right w:val="none" w:sz="0" w:space="0" w:color="auto"/>
      </w:divBdr>
      <w:divsChild>
        <w:div w:id="867451508">
          <w:marLeft w:val="480"/>
          <w:marRight w:val="0"/>
          <w:marTop w:val="0"/>
          <w:marBottom w:val="0"/>
          <w:divBdr>
            <w:top w:val="none" w:sz="0" w:space="0" w:color="auto"/>
            <w:left w:val="none" w:sz="0" w:space="0" w:color="auto"/>
            <w:bottom w:val="none" w:sz="0" w:space="0" w:color="auto"/>
            <w:right w:val="none" w:sz="0" w:space="0" w:color="auto"/>
          </w:divBdr>
          <w:divsChild>
            <w:div w:id="13840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6452">
      <w:bodyDiv w:val="1"/>
      <w:marLeft w:val="0"/>
      <w:marRight w:val="0"/>
      <w:marTop w:val="0"/>
      <w:marBottom w:val="0"/>
      <w:divBdr>
        <w:top w:val="none" w:sz="0" w:space="0" w:color="auto"/>
        <w:left w:val="none" w:sz="0" w:space="0" w:color="auto"/>
        <w:bottom w:val="none" w:sz="0" w:space="0" w:color="auto"/>
        <w:right w:val="none" w:sz="0" w:space="0" w:color="auto"/>
      </w:divBdr>
    </w:div>
    <w:div w:id="2008360585">
      <w:bodyDiv w:val="1"/>
      <w:marLeft w:val="0"/>
      <w:marRight w:val="0"/>
      <w:marTop w:val="0"/>
      <w:marBottom w:val="0"/>
      <w:divBdr>
        <w:top w:val="none" w:sz="0" w:space="0" w:color="auto"/>
        <w:left w:val="none" w:sz="0" w:space="0" w:color="auto"/>
        <w:bottom w:val="none" w:sz="0" w:space="0" w:color="auto"/>
        <w:right w:val="none" w:sz="0" w:space="0" w:color="auto"/>
      </w:divBdr>
    </w:div>
    <w:div w:id="2055277453">
      <w:bodyDiv w:val="1"/>
      <w:marLeft w:val="0"/>
      <w:marRight w:val="0"/>
      <w:marTop w:val="0"/>
      <w:marBottom w:val="0"/>
      <w:divBdr>
        <w:top w:val="none" w:sz="0" w:space="0" w:color="auto"/>
        <w:left w:val="none" w:sz="0" w:space="0" w:color="auto"/>
        <w:bottom w:val="none" w:sz="0" w:space="0" w:color="auto"/>
        <w:right w:val="none" w:sz="0" w:space="0" w:color="auto"/>
      </w:divBdr>
      <w:divsChild>
        <w:div w:id="827483059">
          <w:marLeft w:val="480"/>
          <w:marRight w:val="0"/>
          <w:marTop w:val="0"/>
          <w:marBottom w:val="0"/>
          <w:divBdr>
            <w:top w:val="none" w:sz="0" w:space="0" w:color="auto"/>
            <w:left w:val="none" w:sz="0" w:space="0" w:color="auto"/>
            <w:bottom w:val="none" w:sz="0" w:space="0" w:color="auto"/>
            <w:right w:val="none" w:sz="0" w:space="0" w:color="auto"/>
          </w:divBdr>
          <w:divsChild>
            <w:div w:id="2891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4472">
      <w:bodyDiv w:val="1"/>
      <w:marLeft w:val="0"/>
      <w:marRight w:val="0"/>
      <w:marTop w:val="0"/>
      <w:marBottom w:val="0"/>
      <w:divBdr>
        <w:top w:val="none" w:sz="0" w:space="0" w:color="auto"/>
        <w:left w:val="none" w:sz="0" w:space="0" w:color="auto"/>
        <w:bottom w:val="none" w:sz="0" w:space="0" w:color="auto"/>
        <w:right w:val="none" w:sz="0" w:space="0" w:color="auto"/>
      </w:divBdr>
      <w:divsChild>
        <w:div w:id="1124230982">
          <w:marLeft w:val="480"/>
          <w:marRight w:val="0"/>
          <w:marTop w:val="0"/>
          <w:marBottom w:val="0"/>
          <w:divBdr>
            <w:top w:val="none" w:sz="0" w:space="0" w:color="auto"/>
            <w:left w:val="none" w:sz="0" w:space="0" w:color="auto"/>
            <w:bottom w:val="none" w:sz="0" w:space="0" w:color="auto"/>
            <w:right w:val="none" w:sz="0" w:space="0" w:color="auto"/>
          </w:divBdr>
          <w:divsChild>
            <w:div w:id="20872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6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emdria.org" TargetMode="External"/><Relationship Id="rId18" Type="http://schemas.openxmlformats.org/officeDocument/2006/relationships/hyperlink" Target="https://www.healthquality.va.gov/guidelines/MH/ptsd/VA-DoD-CPG-PTSD-Full-CPGAug242023.pdf" TargetMode="External"/><Relationship Id="rId26" Type="http://schemas.openxmlformats.org/officeDocument/2006/relationships/hyperlink" Target="https://doi.org/10.1177/1363461514536358" TargetMode="External"/><Relationship Id="rId39" Type="http://schemas.openxmlformats.org/officeDocument/2006/relationships/hyperlink" Target="https://doi.org/10.1038/s44220-024-00242-0" TargetMode="External"/><Relationship Id="rId3" Type="http://schemas.openxmlformats.org/officeDocument/2006/relationships/customXml" Target="../customXml/item3.xml"/><Relationship Id="rId21" Type="http://schemas.openxmlformats.org/officeDocument/2006/relationships/hyperlink" Target="https://psycnet.apa.org/doi/10.1037/tra0000596" TargetMode="External"/><Relationship Id="rId34" Type="http://schemas.openxmlformats.org/officeDocument/2006/relationships/hyperlink" Target="https://doi.org/10.1002/brb3.2999" TargetMode="External"/><Relationship Id="rId42"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comments" Target="comments.xml"/><Relationship Id="rId17" Type="http://schemas.openxmlformats.org/officeDocument/2006/relationships/hyperlink" Target="https://doi.org/10.1002/jts.22370" TargetMode="External"/><Relationship Id="rId25" Type="http://schemas.openxmlformats.org/officeDocument/2006/relationships/hyperlink" Target="https://doi.org/10.1177/13634615231205544" TargetMode="External"/><Relationship Id="rId33" Type="http://schemas.openxmlformats.org/officeDocument/2006/relationships/hyperlink" Target="https://doi.org/10.12968/bjcn.2021.26.6.290" TargetMode="External"/><Relationship Id="rId38" Type="http://schemas.openxmlformats.org/officeDocument/2006/relationships/hyperlink" Target="https://doi.org/10.1146/annurev-med-070822-101947" TargetMode="External"/><Relationship Id="rId2" Type="http://schemas.openxmlformats.org/officeDocument/2006/relationships/customXml" Target="../customXml/item2.xml"/><Relationship Id="rId16" Type="http://schemas.openxmlformats.org/officeDocument/2006/relationships/hyperlink" Target="https://doi.org/10.1007/s11013-021-09719-4" TargetMode="External"/><Relationship Id="rId20" Type="http://schemas.openxmlformats.org/officeDocument/2006/relationships/hyperlink" Target="https://doi.org/10.1002/dad2.12150" TargetMode="External"/><Relationship Id="rId29" Type="http://schemas.openxmlformats.org/officeDocument/2006/relationships/hyperlink" Target="https://doi.org/10.1002/ggn2.202200017" TargetMode="External"/><Relationship Id="rId41"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doi.org/10.1176/appi.focus.20190037" TargetMode="External"/><Relationship Id="rId32" Type="http://schemas.openxmlformats.org/officeDocument/2006/relationships/hyperlink" Target="https://doi.org/10.1080/20008066.2023.2265773" TargetMode="External"/><Relationship Id="rId37" Type="http://schemas.openxmlformats.org/officeDocument/2006/relationships/hyperlink" Target="https://doi.org/10.1111/jnu.12973" TargetMode="External"/><Relationship Id="rId40" Type="http://schemas.openxmlformats.org/officeDocument/2006/relationships/hyperlink" Target="https://doi.org/10.1002/dta.3057"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i.org/10.1177/1049732318825145" TargetMode="External"/><Relationship Id="rId23" Type="http://schemas.openxmlformats.org/officeDocument/2006/relationships/hyperlink" Target="https://doi.org/10.1016/j.pedhc.2019.04.017" TargetMode="External"/><Relationship Id="rId28" Type="http://schemas.openxmlformats.org/officeDocument/2006/relationships/hyperlink" Target="https://doi.org/10.1136/bmjopen-2021-055247" TargetMode="External"/><Relationship Id="rId36" Type="http://schemas.openxmlformats.org/officeDocument/2006/relationships/hyperlink" Target="https://doi.org/10.1606/1044-3894.2017.98.38" TargetMode="External"/><Relationship Id="rId10" Type="http://schemas.openxmlformats.org/officeDocument/2006/relationships/footnotes" Target="footnotes.xml"/><Relationship Id="rId19" Type="http://schemas.openxmlformats.org/officeDocument/2006/relationships/hyperlink" Target="https://doi.org/10.3390/healthcare10112303" TargetMode="External"/><Relationship Id="rId31" Type="http://schemas.openxmlformats.org/officeDocument/2006/relationships/hyperlink" Target="https://doi.org/10.4088/PCC.23f03643"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springerpub.com/courseconnect" TargetMode="External"/><Relationship Id="rId22" Type="http://schemas.openxmlformats.org/officeDocument/2006/relationships/hyperlink" Target="https://doi.org/10.1016/S2468-2667(24)00157-9" TargetMode="External"/><Relationship Id="rId27" Type="http://schemas.openxmlformats.org/officeDocument/2006/relationships/hyperlink" Target="https://doi.org/10.1111/inm.12390" TargetMode="External"/><Relationship Id="rId30" Type="http://schemas.openxmlformats.org/officeDocument/2006/relationships/hyperlink" Target="https://doi.org/10.1017/S2045796022000610" TargetMode="External"/><Relationship Id="rId35" Type="http://schemas.openxmlformats.org/officeDocument/2006/relationships/hyperlink" Target="https://doi.org/10.1371/journal.pone.0278830" TargetMode="External"/><Relationship Id="rId43"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D6FC23C1-68D2-4D53-B34C-0F4F3B760A5A}"/>
      </w:docPartPr>
      <w:docPartBody>
        <w:p w:rsidR="00830F0E" w:rsidRDefault="00830F0E">
          <w:r w:rsidRPr="008A7E4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LT Std 45 Light">
    <w:altName w:val="Calibri"/>
    <w:panose1 w:val="00000000000000000000"/>
    <w:charset w:val="00"/>
    <w:family w:val="auto"/>
    <w:notTrueType/>
    <w:pitch w:val="default"/>
    <w:sig w:usb0="00000003" w:usb1="00000000" w:usb2="00000000" w:usb3="00000000" w:csb0="00000001" w:csb1="00000000"/>
  </w:font>
  <w:font w:name="Palatino LT Std">
    <w:altName w:val="Segoe UI Historic"/>
    <w:charset w:val="4D"/>
    <w:family w:val="auto"/>
    <w:pitch w:val="variable"/>
    <w:sig w:usb0="A00002FF" w:usb1="7800205A" w:usb2="14600000" w:usb3="00000000" w:csb0="00000193" w:csb1="00000000"/>
  </w:font>
  <w:font w:name="Frutiger LT Std 75 Black">
    <w:altName w:val="Calibri"/>
    <w:panose1 w:val="00000000000000000000"/>
    <w:charset w:val="00"/>
    <w:family w:val="auto"/>
    <w:notTrueType/>
    <w:pitch w:val="default"/>
    <w:sig w:usb0="00000003" w:usb1="00000000" w:usb2="00000000" w:usb3="00000000" w:csb0="00000001" w:csb1="00000000"/>
  </w:font>
  <w:font w:name="Frutiger LT Std 55 Roman">
    <w:altName w:val="Calibri"/>
    <w:panose1 w:val="00000000000000000000"/>
    <w:charset w:val="00"/>
    <w:family w:val="auto"/>
    <w:notTrueType/>
    <w:pitch w:val="default"/>
    <w:sig w:usb0="00000003" w:usb1="00000000" w:usb2="00000000" w:usb3="00000000" w:csb0="00000001" w:csb1="00000000"/>
  </w:font>
  <w:font w:name="ITC Zapf Dingbats Std">
    <w:panose1 w:val="00000000000000000000"/>
    <w:charset w:val="02"/>
    <w:family w:val="auto"/>
    <w:notTrueType/>
    <w:pitch w:val="default"/>
  </w:font>
  <w:font w:name="Palatino Bold">
    <w:altName w:val="Palatino"/>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0F0E"/>
    <w:rsid w:val="00830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0F0E"/>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0F0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9708749B536343AEB97F16E392C1CD" ma:contentTypeVersion="21" ma:contentTypeDescription="Create a new document." ma:contentTypeScope="" ma:versionID="f0bc8abac7614b331e8f2baeb233364f">
  <xsd:schema xmlns:xsd="http://www.w3.org/2001/XMLSchema" xmlns:xs="http://www.w3.org/2001/XMLSchema" xmlns:p="http://schemas.microsoft.com/office/2006/metadata/properties" xmlns:ns2="d9d6713a-d15c-4738-b4cb-8f7c63f5821a" xmlns:ns3="146c2986-b4c8-458a-adf9-7b15cb4776a4" targetNamespace="http://schemas.microsoft.com/office/2006/metadata/properties" ma:root="true" ma:fieldsID="79e1cb1d92dcda06e555f9d7d82c5b0e" ns2:_="" ns3:_="">
    <xsd:import namespace="d9d6713a-d15c-4738-b4cb-8f7c63f5821a"/>
    <xsd:import namespace="146c2986-b4c8-458a-adf9-7b15cb4776a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Folder_x0020_Note" minOccurs="0"/>
                <xsd:element ref="ns2:lcf76f155ced4ddcb4097134ff3c332f" minOccurs="0"/>
                <xsd:element ref="ns3:TaxCatchAll" minOccurs="0"/>
                <xsd:element ref="ns2:MediaServiceObjectDetectorVersions" minOccurs="0"/>
                <xsd:element ref="ns2:Imag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6713a-d15c-4738-b4cb-8f7c63f58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Folder_x0020_Note" ma:index="21" nillable="true" ma:displayName="Folder Note" ma:internalName="Folder_x0020_Note">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Image" ma:index="26" nillable="true" ma:displayName="Image" ma:format="Thumbnail" ma:internalName="Image">
      <xsd:simpleType>
        <xsd:restriction base="dms:Unknow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c2986-b4c8-458a-adf9-7b15cb4776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dc71c0-c02a-4b3d-8d81-7599098697d9}" ma:internalName="TaxCatchAll" ma:showField="CatchAllData" ma:web="146c2986-b4c8-458a-adf9-7b15cb477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mage xmlns="d9d6713a-d15c-4738-b4cb-8f7c63f5821a" xsi:nil="true"/>
    <Folder_x0020_Note xmlns="d9d6713a-d15c-4738-b4cb-8f7c63f5821a" xsi:nil="true"/>
    <lcf76f155ced4ddcb4097134ff3c332f xmlns="d9d6713a-d15c-4738-b4cb-8f7c63f5821a">
      <Terms xmlns="http://schemas.microsoft.com/office/infopath/2007/PartnerControls"/>
    </lcf76f155ced4ddcb4097134ff3c332f>
    <TaxCatchAll xmlns="146c2986-b4c8-458a-adf9-7b15cb4776a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9F5C9-2E39-475E-8883-F8230D076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6713a-d15c-4738-b4cb-8f7c63f5821a"/>
    <ds:schemaRef ds:uri="146c2986-b4c8-458a-adf9-7b15cb477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2CC9A0-E16D-40DC-9ADA-9082B59B4340}">
  <ds:schemaRefs>
    <ds:schemaRef ds:uri="http://schemas.microsoft.com/sharepoint/v3/contenttype/forms"/>
  </ds:schemaRefs>
</ds:datastoreItem>
</file>

<file path=customXml/itemProps3.xml><?xml version="1.0" encoding="utf-8"?>
<ds:datastoreItem xmlns:ds="http://schemas.openxmlformats.org/officeDocument/2006/customXml" ds:itemID="{5796CC99-E384-49C0-BDDB-3C4DB3733EB1}">
  <ds:schemaRefs>
    <ds:schemaRef ds:uri="http://schemas.microsoft.com/office/2006/metadata/properties"/>
    <ds:schemaRef ds:uri="http://schemas.microsoft.com/office/infopath/2007/PartnerControls"/>
    <ds:schemaRef ds:uri="d9d6713a-d15c-4738-b4cb-8f7c63f5821a"/>
    <ds:schemaRef ds:uri="146c2986-b4c8-458a-adf9-7b15cb4776a4"/>
  </ds:schemaRefs>
</ds:datastoreItem>
</file>

<file path=customXml/itemProps4.xml><?xml version="1.0" encoding="utf-8"?>
<ds:datastoreItem xmlns:ds="http://schemas.openxmlformats.org/officeDocument/2006/customXml" ds:itemID="{27321E08-BC39-4CCE-A592-83183BB47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60</Pages>
  <Words>17494</Words>
  <Characters>99721</Characters>
  <Application>Microsoft Office Word</Application>
  <DocSecurity>0</DocSecurity>
  <Lines>831</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M</dc:creator>
  <cp:keywords/>
  <dc:description/>
  <cp:lastModifiedBy>TE</cp:lastModifiedBy>
  <cp:revision>117</cp:revision>
  <dcterms:created xsi:type="dcterms:W3CDTF">2025-01-20T17:32:00Z</dcterms:created>
  <dcterms:modified xsi:type="dcterms:W3CDTF">2025-08-05T13:08:00Z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0x010100859708749B536343AEB97F16E392C1CD</vt:lpwstr>
  </property>
</Properties>
</file>